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5A4C" w:rsidRDefault="00695A4C" w14:paraId="00000001" w14:textId="77777777">
      <w:pPr>
        <w:widowControl w:val="0"/>
        <w:pBdr>
          <w:top w:val="nil"/>
          <w:left w:val="nil"/>
          <w:bottom w:val="nil"/>
          <w:right w:val="nil"/>
          <w:between w:val="nil"/>
        </w:pBdr>
        <w:ind w:hanging="2"/>
      </w:pPr>
    </w:p>
    <w:p w:rsidR="00695A4C" w:rsidRDefault="00695A4C" w14:paraId="00000002" w14:textId="77777777">
      <w:pPr>
        <w:widowControl w:val="0"/>
        <w:pBdr>
          <w:top w:val="nil"/>
          <w:left w:val="nil"/>
          <w:bottom w:val="nil"/>
          <w:right w:val="nil"/>
          <w:between w:val="nil"/>
        </w:pBdr>
        <w:ind w:hanging="2"/>
      </w:pPr>
    </w:p>
    <w:p w:rsidR="00695A4C" w:rsidRDefault="00695A4C" w14:paraId="00000003" w14:textId="77777777">
      <w:pPr>
        <w:widowControl w:val="0"/>
        <w:pBdr>
          <w:top w:val="nil"/>
          <w:left w:val="nil"/>
          <w:bottom w:val="nil"/>
          <w:right w:val="nil"/>
          <w:between w:val="nil"/>
        </w:pBdr>
        <w:ind w:hanging="2"/>
      </w:pPr>
    </w:p>
    <w:p w:rsidR="00695A4C" w:rsidRDefault="00695A4C" w14:paraId="00000004" w14:textId="77777777">
      <w:pPr>
        <w:widowControl w:val="0"/>
        <w:pBdr>
          <w:top w:val="nil"/>
          <w:left w:val="nil"/>
          <w:bottom w:val="nil"/>
          <w:right w:val="nil"/>
          <w:between w:val="nil"/>
        </w:pBdr>
        <w:ind w:hanging="2"/>
      </w:pPr>
    </w:p>
    <w:p w:rsidR="00695A4C" w:rsidRDefault="00832EA4" w14:paraId="00000005" w14:textId="77777777">
      <w:pPr>
        <w:widowControl w:val="0"/>
        <w:pBdr>
          <w:top w:val="nil"/>
          <w:left w:val="nil"/>
          <w:bottom w:val="nil"/>
          <w:right w:val="nil"/>
          <w:between w:val="nil"/>
        </w:pBdr>
        <w:ind w:hanging="2"/>
      </w:pPr>
      <w:r>
        <w:t xml:space="preserve"> </w:t>
      </w:r>
    </w:p>
    <w:p w:rsidR="00695A4C" w:rsidRDefault="00695A4C" w14:paraId="00000006" w14:textId="77777777">
      <w:pPr>
        <w:widowControl w:val="0"/>
        <w:pBdr>
          <w:top w:val="nil"/>
          <w:left w:val="nil"/>
          <w:bottom w:val="nil"/>
          <w:right w:val="nil"/>
          <w:between w:val="nil"/>
        </w:pBdr>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57"/>
      </w:tblGrid>
      <w:tr w:rsidR="00695A4C" w14:paraId="50975DB2" w14:textId="77777777">
        <w:tc>
          <w:tcPr>
            <w:tcW w:w="9357" w:type="dxa"/>
            <w:shd w:val="clear" w:color="auto" w:fill="073763"/>
            <w:tcMar>
              <w:top w:w="100" w:type="dxa"/>
              <w:left w:w="100" w:type="dxa"/>
              <w:bottom w:w="100" w:type="dxa"/>
              <w:right w:w="100" w:type="dxa"/>
            </w:tcMar>
          </w:tcPr>
          <w:p w:rsidR="00695A4C" w:rsidRDefault="00832EA4" w14:paraId="00000007" w14:textId="77777777">
            <w:pPr>
              <w:ind w:left="3" w:hanging="5"/>
              <w:rPr>
                <w:b/>
                <w:bCs/>
                <w:color w:val="FFFFFF"/>
                <w:sz w:val="48"/>
                <w:szCs w:val="48"/>
              </w:rPr>
            </w:pPr>
            <w:r>
              <w:rPr>
                <w:b/>
                <w:bCs/>
                <w:color w:val="FFFFFF"/>
                <w:sz w:val="48"/>
                <w:szCs w:val="48"/>
              </w:rPr>
              <w:t xml:space="preserve">TÀI LIỆU MÔ TẢ </w:t>
            </w:r>
          </w:p>
          <w:p w:rsidR="00695A4C" w:rsidRDefault="00832EA4" w14:paraId="00000008" w14:textId="77777777">
            <w:pPr>
              <w:ind w:left="3" w:hanging="5"/>
              <w:rPr>
                <w:color w:val="FFFFFF"/>
                <w:sz w:val="48"/>
                <w:szCs w:val="48"/>
              </w:rPr>
            </w:pPr>
            <w:r>
              <w:rPr>
                <w:b/>
                <w:bCs/>
                <w:color w:val="FFFFFF"/>
                <w:sz w:val="48"/>
                <w:szCs w:val="48"/>
              </w:rPr>
              <w:t>YÊU CẦU NGƯỜI DÙNG (URD)</w:t>
            </w:r>
          </w:p>
        </w:tc>
      </w:tr>
    </w:tbl>
    <w:p w:rsidR="00695A4C" w:rsidRDefault="00695A4C" w14:paraId="00000009" w14:textId="77777777">
      <w:pPr>
        <w:widowControl w:val="0"/>
        <w:pBdr>
          <w:top w:val="nil"/>
          <w:left w:val="nil"/>
          <w:bottom w:val="nil"/>
          <w:right w:val="nil"/>
          <w:between w:val="nil"/>
        </w:pBdr>
        <w:ind w:hanging="2"/>
      </w:pPr>
    </w:p>
    <w:p w:rsidR="00695A4C" w:rsidRDefault="00695A4C" w14:paraId="0000000A" w14:textId="77777777">
      <w:pPr>
        <w:widowControl w:val="0"/>
        <w:pBdr>
          <w:top w:val="nil"/>
          <w:left w:val="nil"/>
          <w:bottom w:val="nil"/>
          <w:right w:val="nil"/>
          <w:between w:val="nil"/>
        </w:pBdr>
        <w:ind w:hanging="2"/>
      </w:pPr>
    </w:p>
    <w:p w:rsidR="00695A4C" w:rsidRDefault="00695A4C" w14:paraId="0000000B" w14:textId="77777777">
      <w:pPr>
        <w:pBdr>
          <w:top w:val="nil"/>
          <w:left w:val="nil"/>
          <w:bottom w:val="nil"/>
          <w:right w:val="nil"/>
          <w:between w:val="nil"/>
        </w:pBdr>
        <w:ind w:left="1" w:hanging="3"/>
      </w:pPr>
    </w:p>
    <w:p w:rsidR="00695A4C" w:rsidRDefault="00695A4C" w14:paraId="0000000C" w14:textId="77777777">
      <w:pPr>
        <w:ind w:hanging="2"/>
      </w:pPr>
    </w:p>
    <w:p w:rsidR="00695A4C" w:rsidRDefault="00695A4C" w14:paraId="0000000D" w14:textId="77777777">
      <w:pPr>
        <w:widowControl w:val="0"/>
        <w:ind w:left="-2" w:right="710"/>
      </w:pPr>
    </w:p>
    <w:p w:rsidR="00695A4C" w:rsidRDefault="00695A4C" w14:paraId="0000000E" w14:textId="77777777">
      <w:pPr>
        <w:widowControl w:val="0"/>
        <w:ind w:left="-2" w:right="710"/>
      </w:pPr>
    </w:p>
    <w:p w:rsidR="00695A4C" w:rsidRDefault="00695A4C" w14:paraId="0000000F" w14:textId="77777777">
      <w:pPr>
        <w:pBdr>
          <w:top w:val="nil"/>
          <w:left w:val="nil"/>
          <w:bottom w:val="nil"/>
          <w:right w:val="nil"/>
          <w:between w:val="nil"/>
        </w:pBdr>
        <w:tabs>
          <w:tab w:val="left" w:pos="4598"/>
        </w:tabs>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78"/>
        <w:gridCol w:w="4679"/>
      </w:tblGrid>
      <w:tr w:rsidR="00695A4C" w:rsidTr="2689F980" w14:paraId="59F2520D"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0" w14:textId="77777777">
            <w:pPr>
              <w:widowControl w:val="0"/>
              <w:ind w:left="1559"/>
            </w:pPr>
            <w:r w:rsidRPr="78B6F757">
              <w:rPr>
                <w:lang w:val="en-US"/>
              </w:rPr>
              <w:t>Người lập:</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3" w14:textId="6999EACA">
            <w:pPr>
              <w:widowControl w:val="0"/>
              <w:ind w:right="1620"/>
            </w:pPr>
            <w:del w:author="AEQUIT-DTT" w:date="2026-07-27T04:27:00Z" w16du:dateUtc="2026-07-27T04:27:46Z" w:id="0">
              <w:r w:rsidDel="65A972A9">
                <w:delText>Nguyễn Chính Nam</w:delText>
              </w:r>
            </w:del>
          </w:p>
        </w:tc>
      </w:tr>
      <w:tr w:rsidR="00695A4C" w:rsidTr="2689F980" w14:paraId="4042952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57C8F1DB" w14:paraId="00000014" w14:textId="659A9F80">
            <w:pPr>
              <w:widowControl w:val="0"/>
              <w:ind w:left="1559"/>
              <w:rPr>
                <w:lang w:val="en-US"/>
              </w:rPr>
            </w:pPr>
            <w:r w:rsidRPr="217BEFA0">
              <w:rPr>
                <w:lang w:val="en-US"/>
              </w:rPr>
              <w:t>Tên dự án</w:t>
            </w:r>
            <w:r w:rsidRPr="217BEFA0" w:rsidR="07F6679C">
              <w:rPr>
                <w:lang w:val="en-US"/>
              </w:rPr>
              <w: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40791DC7" w14:paraId="00000015" w14:textId="7FAEA5C6">
            <w:pPr>
              <w:widowControl w:val="0"/>
              <w:ind w:right="1620"/>
              <w:jc w:val="left"/>
              <w:rPr>
                <w:color w:val="000000" w:themeColor="text1"/>
                <w:lang w:val="en-US"/>
              </w:rPr>
            </w:pPr>
            <w:r w:rsidRPr="217BEFA0">
              <w:rPr>
                <w:color w:val="000000" w:themeColor="text1"/>
                <w:lang w:val="en-US"/>
              </w:rPr>
              <w:t>Thuê DV phần mềm phục vụ công tác quản lý phát triển bền vững cho</w:t>
            </w:r>
            <w:r w:rsidRPr="217BEFA0" w:rsidR="7856702D">
              <w:rPr>
                <w:color w:val="000000" w:themeColor="text1"/>
                <w:lang w:val="en-US"/>
              </w:rPr>
              <w:t xml:space="preserve"> </w:t>
            </w:r>
            <w:r w:rsidRPr="217BEFA0">
              <w:rPr>
                <w:color w:val="000000" w:themeColor="text1"/>
                <w:lang w:val="en-US"/>
              </w:rPr>
              <w:t>TCTHK (VNA Netzero)</w:t>
            </w:r>
          </w:p>
        </w:tc>
      </w:tr>
      <w:tr w:rsidR="00695A4C" w:rsidTr="2689F980" w14:paraId="55604671"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6" w14:textId="77777777">
            <w:pPr>
              <w:widowControl w:val="0"/>
              <w:ind w:left="1559"/>
            </w:pPr>
            <w:r w:rsidRPr="78B6F757">
              <w:rPr>
                <w:lang w:val="en-US"/>
              </w:rPr>
              <w:t>Mã tài liệu:</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7" w14:textId="27B6666C">
            <w:pPr>
              <w:widowControl w:val="0"/>
              <w:ind w:right="1620"/>
            </w:pPr>
            <w:r w:rsidRPr="217BEFA0">
              <w:rPr>
                <w:lang w:val="en-US"/>
              </w:rPr>
              <w:t>VNA-</w:t>
            </w:r>
            <w:r w:rsidRPr="217BEFA0" w:rsidR="647B52D6">
              <w:rPr>
                <w:lang w:val="en-US"/>
              </w:rPr>
              <w:t>Netzero</w:t>
            </w:r>
            <w:r w:rsidRPr="217BEFA0">
              <w:rPr>
                <w:lang w:val="en-US"/>
              </w:rPr>
              <w:t>_URD</w:t>
            </w:r>
          </w:p>
        </w:tc>
      </w:tr>
      <w:tr w:rsidR="00695A4C" w:rsidTr="2689F980" w14:paraId="697B380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8" w14:textId="77777777">
            <w:pPr>
              <w:widowControl w:val="0"/>
              <w:ind w:left="1559"/>
            </w:pPr>
            <w:r w:rsidRPr="78B6F757">
              <w:rPr>
                <w:lang w:val="en-US"/>
              </w:rPr>
              <w:t>Phiên bản:</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9" w14:textId="3A8A4C8D">
            <w:pPr>
              <w:widowControl w:val="0"/>
              <w:ind w:right="1620"/>
            </w:pPr>
            <w:r w:rsidR="0AEC4C13">
              <w:rPr/>
              <w:t>1</w:t>
            </w:r>
            <w:r w:rsidR="00832EA4">
              <w:rPr/>
              <w:t>.0</w:t>
            </w:r>
          </w:p>
        </w:tc>
      </w:tr>
      <w:tr w:rsidR="00695A4C" w:rsidTr="2689F980" w14:paraId="3720B890"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A" w14:textId="77777777">
            <w:pPr>
              <w:widowControl w:val="0"/>
              <w:ind w:left="1559"/>
            </w:pPr>
            <w:r w:rsidRPr="78B6F757">
              <w:rPr>
                <w:lang w:val="en-US"/>
              </w:rPr>
              <w:t>Ngày cập nhật: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B" w14:textId="2D676754">
            <w:pPr>
              <w:widowControl w:val="0"/>
              <w:ind w:right="1620"/>
            </w:pPr>
            <w:r w:rsidR="422B4BC6">
              <w:rPr/>
              <w:t>13</w:t>
            </w:r>
            <w:r w:rsidR="0064297F">
              <w:rPr/>
              <w:t>/</w:t>
            </w:r>
            <w:r w:rsidR="3708ABC8">
              <w:rPr/>
              <w:t>10</w:t>
            </w:r>
            <w:r w:rsidR="0064297F">
              <w:rPr/>
              <w:t>/2026</w:t>
            </w:r>
          </w:p>
        </w:tc>
      </w:tr>
    </w:tbl>
    <w:p w:rsidR="00695A4C" w:rsidRDefault="00695A4C" w14:paraId="0000001C" w14:textId="77777777">
      <w:pPr>
        <w:pBdr>
          <w:top w:val="nil"/>
          <w:left w:val="nil"/>
          <w:bottom w:val="nil"/>
          <w:right w:val="nil"/>
          <w:between w:val="nil"/>
        </w:pBdr>
        <w:tabs>
          <w:tab w:val="left" w:pos="4598"/>
        </w:tabs>
        <w:ind w:hanging="2"/>
      </w:pPr>
    </w:p>
    <w:p w:rsidR="00695A4C" w:rsidRDefault="00695A4C" w14:paraId="0000001D" w14:textId="77777777">
      <w:pPr>
        <w:pBdr>
          <w:top w:val="nil"/>
          <w:left w:val="nil"/>
          <w:bottom w:val="nil"/>
          <w:right w:val="nil"/>
          <w:between w:val="nil"/>
        </w:pBdr>
        <w:tabs>
          <w:tab w:val="left" w:pos="4244"/>
        </w:tabs>
        <w:ind w:hanging="2"/>
      </w:pPr>
    </w:p>
    <w:p w:rsidR="00695A4C" w:rsidRDefault="00695A4C" w14:paraId="0000001E" w14:textId="77777777">
      <w:pPr>
        <w:pBdr>
          <w:top w:val="nil"/>
          <w:left w:val="nil"/>
          <w:bottom w:val="nil"/>
          <w:right w:val="nil"/>
          <w:between w:val="nil"/>
        </w:pBdr>
        <w:tabs>
          <w:tab w:val="left" w:pos="4244"/>
        </w:tabs>
        <w:ind w:hanging="2"/>
      </w:pPr>
    </w:p>
    <w:p w:rsidR="00695A4C" w:rsidRDefault="00695A4C" w14:paraId="0000001F" w14:textId="77777777">
      <w:pPr>
        <w:pBdr>
          <w:top w:val="nil"/>
          <w:left w:val="nil"/>
          <w:bottom w:val="nil"/>
          <w:right w:val="nil"/>
          <w:between w:val="nil"/>
        </w:pBdr>
        <w:tabs>
          <w:tab w:val="left" w:pos="4244"/>
        </w:tabs>
        <w:ind w:hanging="2"/>
      </w:pPr>
    </w:p>
    <w:p w:rsidR="00695A4C" w:rsidP="78B6F757" w:rsidRDefault="07F6679C" w14:paraId="00000020" w14:textId="7D053A09">
      <w:pPr>
        <w:pBdr>
          <w:top w:val="nil"/>
          <w:left w:val="nil"/>
          <w:bottom w:val="nil"/>
          <w:right w:val="nil"/>
          <w:between w:val="nil"/>
        </w:pBdr>
        <w:ind w:hanging="2"/>
        <w:jc w:val="center"/>
        <w:rPr>
          <w:b/>
          <w:bCs/>
          <w:lang w:val="en-US"/>
        </w:rPr>
        <w:sectPr w:rsidR="00695A4C">
          <w:headerReference w:type="even" r:id="rId12"/>
          <w:headerReference w:type="default" r:id="rId13"/>
          <w:footerReference w:type="even" r:id="rId14"/>
          <w:footerReference w:type="default" r:id="rId15"/>
          <w:headerReference w:type="first" r:id="rId16"/>
          <w:footerReference w:type="first" r:id="rId17"/>
          <w:pgSz w:w="11907" w:h="16839" w:orient="portrait"/>
          <w:pgMar w:top="1133" w:right="850" w:bottom="1133" w:left="1700" w:header="431" w:footer="431" w:gutter="0"/>
          <w:pgNumType w:start="0"/>
          <w:cols w:space="720"/>
          <w:titlePg/>
        </w:sectPr>
      </w:pPr>
      <w:r w:rsidRPr="78B6F757">
        <w:rPr>
          <w:b/>
          <w:bCs/>
          <w:lang w:val="en-US"/>
        </w:rPr>
        <w:t>Hà Nội, 0</w:t>
      </w:r>
      <w:r w:rsidRPr="78B6F757" w:rsidR="2E0D3654">
        <w:rPr>
          <w:b/>
          <w:bCs/>
          <w:lang w:val="en-US"/>
        </w:rPr>
        <w:t>6</w:t>
      </w:r>
      <w:r w:rsidRPr="78B6F757">
        <w:rPr>
          <w:b/>
          <w:bCs/>
          <w:lang w:val="en-US"/>
        </w:rPr>
        <w:t>/202</w:t>
      </w:r>
      <w:r w:rsidRPr="78B6F757" w:rsidR="2E0D3654">
        <w:rPr>
          <w:b/>
          <w:bCs/>
          <w:lang w:val="en-US"/>
        </w:rPr>
        <w:t>6</w:t>
      </w:r>
    </w:p>
    <w:p w:rsidR="00695A4C" w:rsidRDefault="00832EA4" w14:paraId="00000021" w14:textId="77777777">
      <w:pPr>
        <w:pStyle w:val="Heading1"/>
        <w:spacing w:before="60" w:after="60"/>
        <w:rPr>
          <w:sz w:val="24"/>
          <w:szCs w:val="24"/>
        </w:rPr>
      </w:pPr>
      <w:bookmarkStart w:name="_Toc232700083" w:id="2"/>
      <w:bookmarkStart w:name="_Toc242783264" w:id="3"/>
      <w:r>
        <w:rPr>
          <w:szCs w:val="24"/>
        </w:rPr>
        <w:t>KIỂM SOÁT PHIÊN BẢN TÀI LIỆU</w:t>
      </w:r>
      <w:bookmarkEnd w:id="2"/>
      <w:bookmarkEnd w:id="3"/>
    </w:p>
    <w:p w:rsidR="00695A4C" w:rsidRDefault="07F6679C" w14:paraId="00000022" w14:textId="77777777">
      <w:pPr>
        <w:ind w:left="1" w:hanging="3"/>
      </w:pPr>
      <w:r w:rsidRPr="78B6F757">
        <w:rPr>
          <w:u w:val="single"/>
          <w:lang w:val="en-US"/>
        </w:rPr>
        <w:t>Trạng thái thay đổi:</w:t>
      </w:r>
      <w:r w:rsidRPr="78B6F757">
        <w:rPr>
          <w:lang w:val="en-US"/>
        </w:rPr>
        <w:t xml:space="preserve"> A: Add (Tạo mới); U: Update (Cập nhật điều chỉnh); D: Delete (Xóa)</w:t>
      </w:r>
    </w:p>
    <w:tbl>
      <w:tblPr>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0"/>
        <w:gridCol w:w="1320"/>
        <w:gridCol w:w="930"/>
        <w:gridCol w:w="2280"/>
        <w:gridCol w:w="1140"/>
        <w:gridCol w:w="2265"/>
      </w:tblGrid>
      <w:tr w:rsidR="00695A4C" w:rsidTr="2689F980" w14:paraId="421EBBE9" w14:textId="77777777">
        <w:trPr>
          <w:trHeight w:val="648"/>
        </w:trPr>
        <w:tc>
          <w:tcPr>
            <w:tcW w:w="1410" w:type="dxa"/>
            <w:shd w:val="clear" w:color="auto" w:fill="073763"/>
            <w:tcMar>
              <w:top w:w="99" w:type="dxa"/>
              <w:left w:w="99" w:type="dxa"/>
              <w:bottom w:w="99" w:type="dxa"/>
              <w:right w:w="99" w:type="dxa"/>
            </w:tcMar>
          </w:tcPr>
          <w:p w:rsidR="00695A4C" w:rsidP="78B6F757" w:rsidRDefault="07F6679C" w14:paraId="00000023" w14:textId="77777777">
            <w:pPr>
              <w:keepNext/>
              <w:pBdr>
                <w:top w:val="nil"/>
                <w:left w:val="nil"/>
                <w:bottom w:val="nil"/>
                <w:right w:val="nil"/>
                <w:between w:val="nil"/>
              </w:pBdr>
              <w:spacing w:before="0"/>
              <w:ind w:hanging="2"/>
              <w:rPr>
                <w:color w:val="FFFFFF"/>
                <w:lang w:val="en-US"/>
              </w:rPr>
            </w:pPr>
            <w:r w:rsidRPr="78B6F757">
              <w:rPr>
                <w:b/>
                <w:bCs/>
                <w:color w:val="FFFFFF" w:themeColor="background1"/>
                <w:lang w:val="en-US"/>
              </w:rPr>
              <w:t>Ngày</w:t>
            </w:r>
          </w:p>
        </w:tc>
        <w:tc>
          <w:tcPr>
            <w:tcW w:w="1320" w:type="dxa"/>
            <w:shd w:val="clear" w:color="auto" w:fill="073763"/>
            <w:tcMar>
              <w:top w:w="99" w:type="dxa"/>
              <w:left w:w="99" w:type="dxa"/>
              <w:bottom w:w="99" w:type="dxa"/>
              <w:right w:w="99" w:type="dxa"/>
            </w:tcMar>
          </w:tcPr>
          <w:p w:rsidR="00695A4C" w:rsidP="78B6F757" w:rsidRDefault="07F6679C" w14:paraId="00000024"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Vị trí tài liệu</w:t>
            </w:r>
          </w:p>
        </w:tc>
        <w:tc>
          <w:tcPr>
            <w:tcW w:w="930" w:type="dxa"/>
            <w:shd w:val="clear" w:color="auto" w:fill="073763"/>
            <w:tcMar>
              <w:top w:w="99" w:type="dxa"/>
              <w:left w:w="99" w:type="dxa"/>
              <w:bottom w:w="99" w:type="dxa"/>
              <w:right w:w="99" w:type="dxa"/>
            </w:tcMar>
          </w:tcPr>
          <w:p w:rsidR="00695A4C" w:rsidP="63246D75" w:rsidRDefault="07F6679C" w14:paraId="00000025" w14:textId="77777777">
            <w:pPr>
              <w:keepNext/>
              <w:spacing w:before="0"/>
              <w:ind w:hanging="2"/>
              <w:rPr>
                <w:b/>
                <w:bCs/>
                <w:color w:val="FFFFFF"/>
                <w:lang w:val="en-US"/>
              </w:rPr>
            </w:pPr>
            <w:r w:rsidRPr="78B6F757">
              <w:rPr>
                <w:b/>
                <w:bCs/>
                <w:color w:val="FFFFFF" w:themeColor="background1"/>
                <w:lang w:val="en-US"/>
              </w:rPr>
              <w:t>Trạng thái</w:t>
            </w:r>
          </w:p>
        </w:tc>
        <w:tc>
          <w:tcPr>
            <w:tcW w:w="2280" w:type="dxa"/>
            <w:shd w:val="clear" w:color="auto" w:fill="073763"/>
            <w:tcMar>
              <w:top w:w="99" w:type="dxa"/>
              <w:left w:w="99" w:type="dxa"/>
              <w:bottom w:w="99" w:type="dxa"/>
              <w:right w:w="99" w:type="dxa"/>
            </w:tcMar>
          </w:tcPr>
          <w:p w:rsidR="00695A4C" w:rsidP="63246D75" w:rsidRDefault="07F6679C" w14:paraId="00000026" w14:textId="77777777">
            <w:pPr>
              <w:keepNext/>
              <w:spacing w:before="0"/>
              <w:ind w:hanging="2"/>
              <w:rPr>
                <w:color w:val="FFFFFF"/>
                <w:lang w:val="en-US"/>
              </w:rPr>
            </w:pPr>
            <w:r w:rsidRPr="78B6F757">
              <w:rPr>
                <w:b/>
                <w:bCs/>
                <w:color w:val="FFFFFF" w:themeColor="background1"/>
                <w:lang w:val="en-US"/>
              </w:rPr>
              <w:t>Mô tả thay đổi</w:t>
            </w:r>
          </w:p>
        </w:tc>
        <w:tc>
          <w:tcPr>
            <w:tcW w:w="1140" w:type="dxa"/>
            <w:shd w:val="clear" w:color="auto" w:fill="073763"/>
            <w:tcMar>
              <w:top w:w="99" w:type="dxa"/>
              <w:left w:w="99" w:type="dxa"/>
              <w:bottom w:w="99" w:type="dxa"/>
              <w:right w:w="99" w:type="dxa"/>
            </w:tcMar>
          </w:tcPr>
          <w:p w:rsidR="00695A4C" w:rsidP="78B6F757" w:rsidRDefault="07F6679C" w14:paraId="00000027"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Phiên bản</w:t>
            </w:r>
          </w:p>
        </w:tc>
        <w:tc>
          <w:tcPr>
            <w:tcW w:w="2265" w:type="dxa"/>
            <w:shd w:val="clear" w:color="auto" w:fill="073763"/>
            <w:tcMar>
              <w:top w:w="99" w:type="dxa"/>
              <w:left w:w="99" w:type="dxa"/>
              <w:bottom w:w="99" w:type="dxa"/>
              <w:right w:w="99" w:type="dxa"/>
            </w:tcMar>
          </w:tcPr>
          <w:p w:rsidR="00695A4C" w:rsidP="78B6F757" w:rsidRDefault="07F6679C" w14:paraId="00000028"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Người thay đổi</w:t>
            </w:r>
          </w:p>
        </w:tc>
      </w:tr>
      <w:tr w:rsidR="00695A4C" w:rsidTr="2689F980" w14:paraId="301BA8FF" w14:textId="77777777">
        <w:trPr>
          <w:trHeight w:val="648"/>
        </w:trPr>
        <w:tc>
          <w:tcPr>
            <w:tcW w:w="1410" w:type="dxa"/>
            <w:tcMar>
              <w:top w:w="99" w:type="dxa"/>
              <w:left w:w="99" w:type="dxa"/>
              <w:bottom w:w="99" w:type="dxa"/>
              <w:right w:w="99" w:type="dxa"/>
            </w:tcMar>
          </w:tcPr>
          <w:p w:rsidR="00695A4C" w:rsidRDefault="0064297F" w14:paraId="00000029" w14:textId="0852BF00">
            <w:pPr>
              <w:widowControl w:val="0"/>
              <w:pBdr>
                <w:top w:val="nil"/>
                <w:left w:val="nil"/>
                <w:bottom w:val="nil"/>
                <w:right w:val="nil"/>
                <w:between w:val="nil"/>
              </w:pBdr>
              <w:spacing w:before="0"/>
              <w:ind w:hanging="2"/>
              <w:rPr>
                <w:color w:val="000000"/>
              </w:rPr>
            </w:pPr>
            <w:r>
              <w:rPr>
                <w:color w:val="000000"/>
              </w:rPr>
              <w:t>18/06/2025</w:t>
            </w:r>
          </w:p>
        </w:tc>
        <w:tc>
          <w:tcPr>
            <w:tcW w:w="1320" w:type="dxa"/>
            <w:tcMar>
              <w:top w:w="99" w:type="dxa"/>
              <w:left w:w="99" w:type="dxa"/>
              <w:bottom w:w="99" w:type="dxa"/>
              <w:right w:w="99" w:type="dxa"/>
            </w:tcMar>
          </w:tcPr>
          <w:p w:rsidR="00695A4C" w:rsidRDefault="00695A4C" w14:paraId="0000002A" w14:textId="77777777">
            <w:pPr>
              <w:widowControl w:val="0"/>
              <w:pBdr>
                <w:top w:val="nil"/>
                <w:left w:val="nil"/>
                <w:bottom w:val="nil"/>
                <w:right w:val="nil"/>
                <w:between w:val="nil"/>
              </w:pBdr>
              <w:spacing w:before="0"/>
              <w:ind w:hanging="2"/>
              <w:rPr>
                <w:color w:val="000000"/>
              </w:rPr>
            </w:pPr>
          </w:p>
        </w:tc>
        <w:tc>
          <w:tcPr>
            <w:tcW w:w="930" w:type="dxa"/>
            <w:tcMar>
              <w:top w:w="99" w:type="dxa"/>
              <w:left w:w="99" w:type="dxa"/>
              <w:bottom w:w="99" w:type="dxa"/>
              <w:right w:w="99" w:type="dxa"/>
            </w:tcMar>
          </w:tcPr>
          <w:p w:rsidR="00695A4C" w:rsidRDefault="00832EA4" w14:paraId="0000002B" w14:textId="77777777">
            <w:pPr>
              <w:widowControl w:val="0"/>
              <w:spacing w:before="0"/>
              <w:ind w:hanging="2"/>
              <w:rPr>
                <w:color w:val="000000"/>
              </w:rPr>
            </w:pPr>
            <w:r>
              <w:rPr>
                <w:color w:val="000000"/>
              </w:rPr>
              <w:t>A</w:t>
            </w:r>
          </w:p>
        </w:tc>
        <w:tc>
          <w:tcPr>
            <w:tcW w:w="2280" w:type="dxa"/>
            <w:tcMar>
              <w:top w:w="99" w:type="dxa"/>
              <w:left w:w="99" w:type="dxa"/>
              <w:bottom w:w="99" w:type="dxa"/>
              <w:right w:w="99" w:type="dxa"/>
            </w:tcMar>
          </w:tcPr>
          <w:p w:rsidR="00695A4C" w:rsidP="63246D75" w:rsidRDefault="07F6679C" w14:paraId="0000002C" w14:textId="77777777">
            <w:pPr>
              <w:widowControl w:val="0"/>
              <w:spacing w:before="0"/>
              <w:ind w:hanging="2"/>
              <w:rPr>
                <w:color w:val="000000"/>
                <w:lang w:val="en-US"/>
              </w:rPr>
            </w:pPr>
            <w:r w:rsidRPr="78B6F757">
              <w:rPr>
                <w:color w:val="000000" w:themeColor="text1"/>
                <w:lang w:val="en-US"/>
              </w:rPr>
              <w:t>Tạo mới</w:t>
            </w:r>
          </w:p>
        </w:tc>
        <w:tc>
          <w:tcPr>
            <w:tcW w:w="1140" w:type="dxa"/>
            <w:tcMar>
              <w:top w:w="99" w:type="dxa"/>
              <w:left w:w="99" w:type="dxa"/>
              <w:bottom w:w="99" w:type="dxa"/>
              <w:right w:w="99" w:type="dxa"/>
            </w:tcMar>
          </w:tcPr>
          <w:p w:rsidR="00695A4C" w:rsidRDefault="00832EA4" w14:paraId="0000002D" w14:textId="77777777">
            <w:pPr>
              <w:widowControl w:val="0"/>
              <w:pBdr>
                <w:top w:val="nil"/>
                <w:left w:val="nil"/>
                <w:bottom w:val="nil"/>
                <w:right w:val="nil"/>
                <w:between w:val="nil"/>
              </w:pBdr>
              <w:spacing w:before="0"/>
              <w:ind w:hanging="2"/>
              <w:rPr>
                <w:color w:val="000000"/>
              </w:rPr>
            </w:pPr>
            <w:r>
              <w:rPr>
                <w:color w:val="000000"/>
              </w:rPr>
              <w:t>1.0</w:t>
            </w:r>
          </w:p>
        </w:tc>
        <w:tc>
          <w:tcPr>
            <w:tcW w:w="2265" w:type="dxa"/>
            <w:tcMar>
              <w:top w:w="99" w:type="dxa"/>
              <w:left w:w="99" w:type="dxa"/>
              <w:bottom w:w="99" w:type="dxa"/>
              <w:right w:w="99" w:type="dxa"/>
            </w:tcMar>
          </w:tcPr>
          <w:p w:rsidR="0064297F" w:rsidP="0064297F" w:rsidRDefault="0064297F" w14:paraId="00000030" w14:textId="6E024243">
            <w:pPr>
              <w:widowControl w:val="0"/>
              <w:pBdr>
                <w:top w:val="nil"/>
                <w:left w:val="nil"/>
                <w:bottom w:val="nil"/>
                <w:right w:val="nil"/>
                <w:between w:val="nil"/>
              </w:pBdr>
              <w:spacing w:before="0"/>
              <w:ind w:hanging="2"/>
              <w:rPr>
                <w:color w:val="000000"/>
              </w:rPr>
            </w:pPr>
            <w:r>
              <w:rPr>
                <w:color w:val="000000"/>
              </w:rPr>
              <w:t>Nguyễn Chính Nam</w:t>
            </w:r>
          </w:p>
        </w:tc>
      </w:tr>
      <w:tr w:rsidR="00695A4C" w:rsidTr="2689F980" w14:paraId="6EEAF787" w14:textId="77777777">
        <w:trPr>
          <w:trHeight w:val="648"/>
        </w:trPr>
        <w:tc>
          <w:tcPr>
            <w:tcW w:w="1410" w:type="dxa"/>
            <w:tcMar>
              <w:top w:w="99" w:type="dxa"/>
              <w:left w:w="99" w:type="dxa"/>
              <w:bottom w:w="99" w:type="dxa"/>
              <w:right w:w="99" w:type="dxa"/>
            </w:tcMar>
          </w:tcPr>
          <w:p w:rsidR="00695A4C" w:rsidRDefault="0064297F" w14:paraId="35EC0B6A" w14:textId="77777777">
            <w:pPr>
              <w:widowControl w:val="0"/>
              <w:pBdr>
                <w:top w:val="nil"/>
                <w:left w:val="nil"/>
                <w:bottom w:val="nil"/>
                <w:right w:val="nil"/>
                <w:between w:val="nil"/>
              </w:pBdr>
              <w:spacing w:before="0"/>
              <w:ind w:hanging="2"/>
              <w:rPr>
                <w:color w:val="000000"/>
              </w:rPr>
            </w:pPr>
            <w:r>
              <w:rPr>
                <w:color w:val="000000"/>
              </w:rPr>
              <w:t>13/10/2026</w:t>
            </w:r>
          </w:p>
        </w:tc>
        <w:tc>
          <w:tcPr>
            <w:tcW w:w="1320" w:type="dxa"/>
            <w:tcMar>
              <w:top w:w="99" w:type="dxa"/>
              <w:left w:w="99" w:type="dxa"/>
              <w:bottom w:w="99" w:type="dxa"/>
              <w:right w:w="99" w:type="dxa"/>
            </w:tcMar>
          </w:tcPr>
          <w:p w:rsidR="00695A4C" w:rsidP="2689F980" w:rsidRDefault="00695A4C" w14:paraId="3B7EA5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ind w:hanging="2"/>
              <w:rPr>
                <w:color w:val="000000"/>
                <w:lang w:val="en-US"/>
              </w:rPr>
            </w:pPr>
            <w:r w:rsidRPr="2689F980" w:rsidR="00695A4C">
              <w:rPr>
                <w:color w:val="000000" w:themeColor="text1" w:themeTint="FF" w:themeShade="FF"/>
                <w:lang w:val="en-US"/>
              </w:rPr>
              <w:t>Mục 2.2, 2.3, 2.4, 2.5</w:t>
            </w:r>
          </w:p>
        </w:tc>
        <w:tc>
          <w:tcPr>
            <w:tcW w:w="930" w:type="dxa"/>
            <w:tcMar>
              <w:top w:w="99" w:type="dxa"/>
              <w:left w:w="99" w:type="dxa"/>
              <w:bottom w:w="99" w:type="dxa"/>
              <w:right w:w="99" w:type="dxa"/>
            </w:tcMar>
          </w:tcPr>
          <w:p w:rsidR="00695A4C" w:rsidRDefault="00832EA4" w14:paraId="04A47C83" w14:textId="77777777">
            <w:pPr>
              <w:widowControl w:val="0"/>
              <w:spacing w:before="0"/>
              <w:ind w:hanging="2"/>
              <w:rPr>
                <w:color w:val="000000"/>
              </w:rPr>
            </w:pPr>
            <w:r>
              <w:rPr>
                <w:color w:val="000000"/>
              </w:rPr>
              <w:t>U</w:t>
            </w:r>
          </w:p>
        </w:tc>
        <w:tc>
          <w:tcPr>
            <w:tcW w:w="2280" w:type="dxa"/>
            <w:tcMar>
              <w:top w:w="99" w:type="dxa"/>
              <w:left w:w="99" w:type="dxa"/>
              <w:bottom w:w="99" w:type="dxa"/>
              <w:right w:w="99" w:type="dxa"/>
            </w:tcMar>
          </w:tcPr>
          <w:p w:rsidR="00695A4C" w:rsidP="63246D75" w:rsidRDefault="07F6679C" w14:paraId="35496676" w14:textId="77777777">
            <w:pPr>
              <w:widowControl w:val="0"/>
              <w:spacing w:before="0"/>
              <w:ind w:hanging="2"/>
              <w:rPr>
                <w:color w:val="000000"/>
                <w:lang w:val="en-US"/>
              </w:rPr>
            </w:pPr>
            <w:r w:rsidRPr="78B6F757">
              <w:rPr>
                <w:color w:val="000000" w:themeColor="text1"/>
                <w:lang w:val="en-US"/>
              </w:rPr>
              <w:t>Cập nhật tên báo cáo, danh sách, mã và nội dung chỉ tiêu con, tab và bộ lọc theo hệ thống báo cáo hiện hành (Metabase, rà soát ngày 11-13/10/2026) và bộ Phụ lục ver2.1 (05/10/2026)</w:t>
            </w:r>
          </w:p>
        </w:tc>
        <w:tc>
          <w:tcPr>
            <w:tcW w:w="1140" w:type="dxa"/>
            <w:tcMar>
              <w:top w:w="99" w:type="dxa"/>
              <w:left w:w="99" w:type="dxa"/>
              <w:bottom w:w="99" w:type="dxa"/>
              <w:right w:w="99" w:type="dxa"/>
            </w:tcMar>
          </w:tcPr>
          <w:p w:rsidR="00695A4C" w:rsidRDefault="00832EA4" w14:paraId="5BEC9189" w14:textId="77777777">
            <w:pPr>
              <w:widowControl w:val="0"/>
              <w:pBdr>
                <w:top w:val="nil"/>
                <w:left w:val="nil"/>
                <w:bottom w:val="nil"/>
                <w:right w:val="nil"/>
                <w:between w:val="nil"/>
              </w:pBdr>
              <w:spacing w:before="0"/>
              <w:ind w:hanging="2"/>
              <w:rPr>
                <w:color w:val="000000"/>
              </w:rPr>
            </w:pPr>
            <w:r>
              <w:rPr>
                <w:color w:val="000000"/>
              </w:rPr>
              <w:t>2.1</w:t>
            </w:r>
          </w:p>
        </w:tc>
        <w:tc>
          <w:tcPr>
            <w:tcW w:w="2265" w:type="dxa"/>
            <w:tcMar>
              <w:top w:w="99" w:type="dxa"/>
              <w:left w:w="99" w:type="dxa"/>
              <w:bottom w:w="99" w:type="dxa"/>
              <w:right w:w="99" w:type="dxa"/>
            </w:tcMar>
          </w:tcPr>
          <w:p w:rsidR="0064297F" w:rsidP="0064297F" w:rsidRDefault="0064297F" w14:paraId="1D98185A" w14:textId="77777777">
            <w:pPr>
              <w:widowControl w:val="0"/>
              <w:pBdr>
                <w:top w:val="nil"/>
                <w:left w:val="nil"/>
                <w:bottom w:val="nil"/>
                <w:right w:val="nil"/>
                <w:between w:val="nil"/>
              </w:pBdr>
              <w:spacing w:before="0"/>
              <w:ind w:hanging="2"/>
              <w:rPr>
                <w:color w:val="000000"/>
              </w:rPr>
            </w:pPr>
          </w:p>
        </w:tc>
      </w:tr>
    </w:tbl>
    <w:p w:rsidR="00695A4C" w:rsidRDefault="00695A4C" w14:paraId="00000031" w14:textId="77777777">
      <w:pPr>
        <w:pBdr>
          <w:top w:val="nil"/>
          <w:left w:val="nil"/>
          <w:bottom w:val="nil"/>
          <w:right w:val="nil"/>
          <w:between w:val="nil"/>
        </w:pBdr>
        <w:ind w:left="1" w:hanging="3"/>
      </w:pPr>
    </w:p>
    <w:p w:rsidR="00EE3AD0" w:rsidRDefault="00832EA4" w14:paraId="294524A9" w14:textId="77777777">
      <w:pPr>
        <w:pStyle w:val="Heading1"/>
      </w:pPr>
      <w:bookmarkStart w:name="_Toc232700084" w:id="4"/>
      <w:bookmarkStart w:name="_Toc242783265" w:id="5"/>
      <w:r>
        <w:t>TÀI LIỆU LIÊN QUAN</w:t>
      </w:r>
      <w:bookmarkEnd w:id="4"/>
      <w:bookmarkEnd w:id="5"/>
    </w:p>
    <w:tbl>
      <w:tblPr>
        <w:tblW w:w="93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900"/>
        <w:gridCol w:w="6375"/>
        <w:gridCol w:w="2070"/>
      </w:tblGrid>
      <w:tr w:rsidR="00695A4C" w:rsidTr="2689F980" w14:paraId="302EFFD3" w14:textId="77777777">
        <w:trPr>
          <w:trHeight w:val="106"/>
          <w:tblHeader/>
        </w:trPr>
        <w:tc>
          <w:tcPr>
            <w:tcW w:w="900" w:type="dxa"/>
            <w:shd w:val="clear" w:color="auto" w:fill="073763"/>
            <w:tcMar>
              <w:top w:w="100" w:type="dxa"/>
              <w:left w:w="100" w:type="dxa"/>
              <w:bottom w:w="100" w:type="dxa"/>
              <w:right w:w="100" w:type="dxa"/>
            </w:tcMar>
          </w:tcPr>
          <w:p w:rsidR="00695A4C" w:rsidRDefault="00832EA4" w14:paraId="00000033" w14:textId="77777777">
            <w:pPr>
              <w:widowControl w:val="0"/>
              <w:spacing w:before="0"/>
              <w:ind w:hanging="2"/>
              <w:rPr>
                <w:b/>
                <w:color w:val="FFFFFF"/>
              </w:rPr>
            </w:pPr>
            <w:r>
              <w:rPr>
                <w:b/>
                <w:color w:val="FFFFFF"/>
              </w:rPr>
              <w:t>TT</w:t>
            </w:r>
          </w:p>
        </w:tc>
        <w:tc>
          <w:tcPr>
            <w:tcW w:w="6375" w:type="dxa"/>
            <w:shd w:val="clear" w:color="auto" w:fill="073763"/>
            <w:tcMar>
              <w:top w:w="100" w:type="dxa"/>
              <w:left w:w="100" w:type="dxa"/>
              <w:bottom w:w="100" w:type="dxa"/>
              <w:right w:w="100" w:type="dxa"/>
            </w:tcMar>
          </w:tcPr>
          <w:p w:rsidR="00695A4C" w:rsidP="63246D75" w:rsidRDefault="07F6679C" w14:paraId="00000034" w14:textId="77777777">
            <w:pPr>
              <w:widowControl w:val="0"/>
              <w:spacing w:before="0"/>
              <w:ind w:hanging="2"/>
              <w:rPr>
                <w:b/>
                <w:bCs/>
                <w:color w:val="FFFFFF"/>
                <w:lang w:val="en-US"/>
              </w:rPr>
            </w:pPr>
            <w:r w:rsidRPr="78B6F757">
              <w:rPr>
                <w:b/>
                <w:bCs/>
                <w:color w:val="FFFFFF" w:themeColor="background1"/>
                <w:lang w:val="en-US"/>
              </w:rPr>
              <w:t>Tên tài liệu</w:t>
            </w:r>
          </w:p>
        </w:tc>
        <w:tc>
          <w:tcPr>
            <w:tcW w:w="2070" w:type="dxa"/>
            <w:shd w:val="clear" w:color="auto" w:fill="073763"/>
            <w:tcMar>
              <w:top w:w="99" w:type="dxa"/>
              <w:left w:w="99" w:type="dxa"/>
              <w:bottom w:w="99" w:type="dxa"/>
              <w:right w:w="99" w:type="dxa"/>
            </w:tcMar>
          </w:tcPr>
          <w:p w:rsidR="00695A4C" w:rsidP="63246D75" w:rsidRDefault="07F6679C" w14:paraId="00000035" w14:textId="151D8914">
            <w:pPr>
              <w:widowControl w:val="0"/>
              <w:spacing w:before="0"/>
              <w:ind w:hanging="2"/>
              <w:rPr>
                <w:b/>
                <w:bCs/>
                <w:color w:val="FFFFFF"/>
                <w:lang w:val="en-US"/>
              </w:rPr>
            </w:pPr>
            <w:r w:rsidRPr="217BEFA0">
              <w:rPr>
                <w:b/>
                <w:bCs/>
                <w:color w:val="FFFFFF" w:themeColor="background1"/>
                <w:lang w:val="en-US"/>
              </w:rPr>
              <w:t>Nguồn</w:t>
            </w:r>
            <w:r w:rsidRPr="217BEFA0" w:rsidR="14F6D72A">
              <w:rPr>
                <w:b/>
                <w:bCs/>
                <w:color w:val="FFFFFF" w:themeColor="background1"/>
                <w:lang w:val="en-US"/>
              </w:rPr>
              <w:t>/Tác giả</w:t>
            </w:r>
          </w:p>
        </w:tc>
      </w:tr>
      <w:tr w:rsidRPr="009904F1" w:rsidR="00695A4C" w:rsidTr="2689F980" w14:paraId="16191C8B" w14:textId="77777777">
        <w:trPr>
          <w:trHeight w:val="106"/>
        </w:trPr>
        <w:tc>
          <w:tcPr>
            <w:tcW w:w="900" w:type="dxa"/>
            <w:tcMar>
              <w:top w:w="100" w:type="dxa"/>
              <w:left w:w="100" w:type="dxa"/>
              <w:bottom w:w="100" w:type="dxa"/>
              <w:right w:w="100" w:type="dxa"/>
            </w:tcMar>
            <w:vAlign w:val="center"/>
          </w:tcPr>
          <w:p w:rsidR="00695A4C" w:rsidP="217BEFA0" w:rsidRDefault="217BEFA0" w14:paraId="00000036" w14:textId="690A15AA">
            <w:pPr>
              <w:widowControl w:val="0"/>
              <w:spacing w:before="0"/>
              <w:ind w:hanging="2"/>
              <w:jc w:val="left"/>
              <w:rPr>
                <w:color w:val="000000"/>
              </w:rPr>
            </w:pPr>
            <w:r w:rsidRPr="217BEFA0">
              <w:rPr>
                <w:color w:val="000000" w:themeColor="text1"/>
              </w:rPr>
              <w:t>1</w:t>
            </w:r>
          </w:p>
        </w:tc>
        <w:tc>
          <w:tcPr>
            <w:tcW w:w="6375" w:type="dxa"/>
            <w:tcBorders>
              <w:bottom w:val="single" w:color="000000" w:themeColor="text1" w:sz="6" w:space="0"/>
            </w:tcBorders>
            <w:tcMar>
              <w:top w:w="100" w:type="dxa"/>
              <w:left w:w="100" w:type="dxa"/>
              <w:bottom w:w="100" w:type="dxa"/>
              <w:right w:w="100" w:type="dxa"/>
            </w:tcMar>
            <w:vAlign w:val="center"/>
          </w:tcPr>
          <w:p w:rsidR="00695A4C" w:rsidP="217BEFA0" w:rsidRDefault="5C165859" w14:paraId="00000037" w14:textId="217980F7">
            <w:pPr>
              <w:spacing w:before="0"/>
              <w:jc w:val="left"/>
            </w:pPr>
            <w:r w:rsidRPr="217BEFA0">
              <w:rPr>
                <w:color w:val="000000" w:themeColor="text1"/>
                <w:lang w:val="en-US"/>
              </w:rPr>
              <w:t>ASRH Edition</w:t>
            </w:r>
          </w:p>
        </w:tc>
        <w:tc>
          <w:tcPr>
            <w:tcW w:w="2070" w:type="dxa"/>
            <w:tcBorders>
              <w:bottom w:val="single" w:color="000000" w:themeColor="text1" w:sz="4" w:space="0"/>
            </w:tcBorders>
            <w:tcMar>
              <w:top w:w="100" w:type="dxa"/>
              <w:left w:w="100" w:type="dxa"/>
              <w:bottom w:w="100" w:type="dxa"/>
              <w:right w:w="100" w:type="dxa"/>
            </w:tcMar>
            <w:vAlign w:val="center"/>
          </w:tcPr>
          <w:p w:rsidRPr="00AD38B4" w:rsidR="00695A4C" w:rsidP="217BEFA0" w:rsidRDefault="59D5B060" w14:paraId="00000038" w14:textId="691DBAD1">
            <w:pPr>
              <w:widowControl w:val="0"/>
              <w:spacing w:before="0"/>
              <w:ind w:left="-2"/>
              <w:jc w:val="left"/>
              <w:rPr>
                <w:lang w:val="fr-FR"/>
              </w:rPr>
            </w:pPr>
            <w:r w:rsidRPr="00AD38B4">
              <w:rPr>
                <w:color w:val="000000" w:themeColor="text1"/>
                <w:lang w:val="fr-FR"/>
              </w:rPr>
              <w:t>IATA - International Air Transport Association</w:t>
            </w:r>
          </w:p>
        </w:tc>
      </w:tr>
      <w:tr w:rsidR="00695A4C" w:rsidTr="2689F980" w14:paraId="5C68C0A2"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9" w14:textId="642079C0">
            <w:pPr>
              <w:widowControl w:val="0"/>
              <w:spacing w:before="0"/>
              <w:ind w:hanging="2"/>
              <w:jc w:val="left"/>
              <w:rPr>
                <w:color w:val="000000"/>
              </w:rPr>
            </w:pPr>
            <w:r w:rsidRPr="217BEFA0">
              <w:rPr>
                <w:color w:val="000000" w:themeColor="text1"/>
              </w:rPr>
              <w:t>2</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EE47B8B" w14:paraId="0000003A" w14:textId="08AFD3D4">
            <w:pPr>
              <w:widowControl w:val="0"/>
              <w:spacing w:before="0"/>
              <w:jc w:val="left"/>
            </w:pPr>
            <w:r w:rsidRPr="217BEFA0">
              <w:rPr>
                <w:color w:val="000000" w:themeColor="text1"/>
                <w:lang w:val="en-US"/>
              </w:rPr>
              <w:t>Biên bản khảo sát nghiệp vụ các tổ ban</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0C7CDB9C" w14:paraId="0000003B" w14:textId="3085B80E">
            <w:pPr>
              <w:widowControl w:val="0"/>
              <w:spacing w:before="0"/>
              <w:ind w:hanging="2"/>
              <w:jc w:val="left"/>
              <w:rPr>
                <w:color w:val="000000"/>
              </w:rPr>
            </w:pPr>
            <w:hyperlink r:id="rId18">
              <w:r w:rsidRPr="217BEFA0">
                <w:rPr>
                  <w:rStyle w:val="Hyperlink"/>
                </w:rPr>
                <w:t>Phòng ban chức năng</w:t>
              </w:r>
            </w:hyperlink>
          </w:p>
        </w:tc>
      </w:tr>
      <w:tr w:rsidR="00695A4C" w:rsidTr="2689F980" w14:paraId="39B2F346"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C" w14:textId="5EA3F744">
            <w:pPr>
              <w:widowControl w:val="0"/>
              <w:spacing w:before="0"/>
              <w:ind w:hanging="2"/>
              <w:jc w:val="left"/>
              <w:rPr>
                <w:color w:val="000000"/>
              </w:rPr>
            </w:pPr>
            <w:r w:rsidRPr="217BEFA0">
              <w:rPr>
                <w:color w:val="000000" w:themeColor="text1"/>
              </w:rPr>
              <w:t>3</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F7A491D" w14:paraId="0000003D" w14:textId="66A6D194">
            <w:pPr>
              <w:widowControl w:val="0"/>
              <w:spacing w:before="0"/>
              <w:jc w:val="left"/>
            </w:pPr>
            <w:r w:rsidRPr="217BEFA0">
              <w:rPr>
                <w:color w:val="000000" w:themeColor="text1"/>
                <w:lang w:val="en-US"/>
              </w:rPr>
              <w:t>Template các tài liệu nhập liệu thủ công</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1F7A491D" w14:paraId="0000003E" w14:textId="16B4DD2B">
            <w:pPr>
              <w:widowControl w:val="0"/>
              <w:spacing w:before="0"/>
              <w:ind w:hanging="2"/>
              <w:jc w:val="left"/>
            </w:pPr>
            <w:r w:rsidRPr="217BEFA0">
              <w:rPr>
                <w:color w:val="000000" w:themeColor="text1"/>
                <w:lang w:val="en-US"/>
              </w:rPr>
              <w:t>Phòng ban chức năng</w:t>
            </w:r>
          </w:p>
        </w:tc>
      </w:tr>
    </w:tbl>
    <w:p w:rsidR="00695A4C" w:rsidRDefault="00695A4C" w14:paraId="00000054" w14:textId="77777777">
      <w:pPr>
        <w:ind w:left="1" w:hanging="3"/>
        <w:rPr>
          <w:b/>
          <w:bCs/>
        </w:rPr>
      </w:pPr>
    </w:p>
    <w:p w:rsidR="00695A4C" w:rsidRDefault="00695A4C" w14:paraId="00000055" w14:textId="77777777">
      <w:pPr>
        <w:rPr>
          <w:b/>
          <w:bCs/>
        </w:rPr>
      </w:pPr>
    </w:p>
    <w:p w:rsidR="00695A4C" w:rsidRDefault="00832EA4" w14:paraId="00000056" w14:textId="77777777">
      <w:pPr>
        <w:rPr>
          <w:b/>
          <w:bCs/>
        </w:rPr>
      </w:pPr>
      <w:r>
        <w:br w:type="page"/>
      </w:r>
    </w:p>
    <w:p w:rsidR="00EE3AD0" w:rsidRDefault="00832EA4" w14:paraId="2CE648C2" w14:textId="77777777">
      <w:pPr>
        <w:pStyle w:val="Heading1"/>
      </w:pPr>
      <w:bookmarkStart w:name="_Toc232700085" w:id="6"/>
      <w:bookmarkStart w:name="_Toc242783266" w:id="7"/>
      <w:r>
        <w:t>DANH MỤC VIẾT TẮT</w:t>
      </w:r>
      <w:bookmarkEnd w:id="6"/>
      <w:bookmarkEnd w:id="7"/>
    </w:p>
    <w:tbl>
      <w:tblPr>
        <w:tblW w:w="93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0"/>
        <w:gridCol w:w="1980"/>
        <w:gridCol w:w="6450"/>
      </w:tblGrid>
      <w:tr w:rsidR="00AA6F77" w:rsidTr="22A86903" w14:paraId="6F270C7F" w14:textId="77777777">
        <w:trPr>
          <w:trHeight w:val="281"/>
          <w:tblHeader/>
        </w:trPr>
        <w:tc>
          <w:tcPr>
            <w:tcW w:w="900" w:type="dxa"/>
            <w:shd w:val="clear" w:color="auto" w:fill="073763"/>
            <w:tcMar>
              <w:top w:w="80" w:type="dxa"/>
              <w:left w:w="80" w:type="dxa"/>
              <w:bottom w:w="80" w:type="dxa"/>
              <w:right w:w="80" w:type="dxa"/>
            </w:tcMar>
            <w:vAlign w:val="center"/>
          </w:tcPr>
          <w:p w:rsidR="00AA6F77" w:rsidP="00453BFD" w:rsidRDefault="00AA6F77" w14:paraId="0A911A69" w14:textId="77777777">
            <w:pPr>
              <w:spacing w:before="0"/>
              <w:jc w:val="center"/>
            </w:pPr>
            <w:r>
              <w:rPr>
                <w:b/>
              </w:rPr>
              <w:t>TT</w:t>
            </w:r>
          </w:p>
        </w:tc>
        <w:tc>
          <w:tcPr>
            <w:tcW w:w="1980" w:type="dxa"/>
            <w:shd w:val="clear" w:color="auto" w:fill="073763"/>
            <w:tcMar>
              <w:top w:w="80" w:type="dxa"/>
              <w:left w:w="80" w:type="dxa"/>
              <w:bottom w:w="80" w:type="dxa"/>
              <w:right w:w="80" w:type="dxa"/>
            </w:tcMar>
            <w:vAlign w:val="center"/>
          </w:tcPr>
          <w:p w:rsidR="00AA6F77" w:rsidP="00453BFD" w:rsidRDefault="00AA6F77" w14:paraId="7BAEF300" w14:textId="77777777">
            <w:pPr>
              <w:spacing w:before="0"/>
              <w:jc w:val="center"/>
            </w:pPr>
            <w:r w:rsidRPr="217BEFA0">
              <w:rPr>
                <w:b/>
                <w:bCs/>
                <w:lang w:val="en-US"/>
              </w:rPr>
              <w:t>Từ viết tắt</w:t>
            </w:r>
          </w:p>
        </w:tc>
        <w:tc>
          <w:tcPr>
            <w:tcW w:w="6450" w:type="dxa"/>
            <w:shd w:val="clear" w:color="auto" w:fill="073763"/>
            <w:tcMar>
              <w:top w:w="80" w:type="dxa"/>
              <w:left w:w="80" w:type="dxa"/>
              <w:bottom w:w="80" w:type="dxa"/>
              <w:right w:w="80" w:type="dxa"/>
            </w:tcMar>
            <w:vAlign w:val="center"/>
          </w:tcPr>
          <w:p w:rsidR="00AA6F77" w:rsidP="00453BFD" w:rsidRDefault="00AA6F77" w14:paraId="01AD446F" w14:textId="77777777">
            <w:pPr>
              <w:spacing w:before="0"/>
              <w:jc w:val="center"/>
            </w:pPr>
            <w:r w:rsidRPr="217BEFA0">
              <w:rPr>
                <w:b/>
                <w:bCs/>
                <w:lang w:val="en-US"/>
              </w:rPr>
              <w:t>Ý nghĩa</w:t>
            </w:r>
          </w:p>
        </w:tc>
      </w:tr>
      <w:tr w:rsidR="00AA6F77" w:rsidTr="22A86903" w14:paraId="079A79AC" w14:textId="77777777">
        <w:tc>
          <w:tcPr>
            <w:tcW w:w="900" w:type="dxa"/>
            <w:tcMar>
              <w:top w:w="80" w:type="dxa"/>
              <w:left w:w="80" w:type="dxa"/>
              <w:bottom w:w="80" w:type="dxa"/>
              <w:right w:w="80" w:type="dxa"/>
            </w:tcMar>
            <w:vAlign w:val="center"/>
          </w:tcPr>
          <w:p w:rsidR="00AA6F77" w:rsidP="00453BFD" w:rsidRDefault="00AA6F77" w14:paraId="48174A7E" w14:textId="77777777">
            <w:pPr>
              <w:spacing w:before="0"/>
              <w:jc w:val="center"/>
            </w:pPr>
            <w:r>
              <w:t>1</w:t>
            </w:r>
          </w:p>
        </w:tc>
        <w:tc>
          <w:tcPr>
            <w:tcW w:w="1980" w:type="dxa"/>
            <w:tcMar>
              <w:top w:w="80" w:type="dxa"/>
              <w:left w:w="80" w:type="dxa"/>
              <w:bottom w:w="80" w:type="dxa"/>
              <w:right w:w="80" w:type="dxa"/>
            </w:tcMar>
            <w:vAlign w:val="center"/>
          </w:tcPr>
          <w:p w:rsidR="00AA6F77" w:rsidP="00453BFD" w:rsidRDefault="00AA6F77" w14:paraId="409192F9" w14:textId="77777777">
            <w:pPr>
              <w:spacing w:before="0"/>
              <w:jc w:val="center"/>
            </w:pPr>
            <w:r>
              <w:t>URD</w:t>
            </w:r>
          </w:p>
        </w:tc>
        <w:tc>
          <w:tcPr>
            <w:tcW w:w="6450" w:type="dxa"/>
            <w:tcMar>
              <w:top w:w="80" w:type="dxa"/>
              <w:left w:w="80" w:type="dxa"/>
              <w:bottom w:w="80" w:type="dxa"/>
              <w:right w:w="80" w:type="dxa"/>
            </w:tcMar>
            <w:vAlign w:val="center"/>
          </w:tcPr>
          <w:p w:rsidR="00AA6F77" w:rsidP="00453BFD" w:rsidRDefault="00AA6F77" w14:paraId="2BC03413" w14:textId="77777777">
            <w:pPr>
              <w:spacing w:before="0"/>
              <w:jc w:val="left"/>
            </w:pPr>
            <w:r w:rsidRPr="217BEFA0">
              <w:rPr>
                <w:lang w:val="en-US"/>
              </w:rPr>
              <w:t>Tài liệu đặc tả yêu cầu người dùng</w:t>
            </w:r>
          </w:p>
        </w:tc>
      </w:tr>
      <w:tr w:rsidR="00AA6F77" w:rsidTr="22A86903" w14:paraId="032966A6" w14:textId="77777777">
        <w:tc>
          <w:tcPr>
            <w:tcW w:w="900" w:type="dxa"/>
            <w:tcMar>
              <w:top w:w="80" w:type="dxa"/>
              <w:left w:w="80" w:type="dxa"/>
              <w:bottom w:w="80" w:type="dxa"/>
              <w:right w:w="80" w:type="dxa"/>
            </w:tcMar>
            <w:vAlign w:val="center"/>
          </w:tcPr>
          <w:p w:rsidR="00AA6F77" w:rsidP="00453BFD" w:rsidRDefault="00AA6F77" w14:paraId="4C3A7AE0" w14:textId="77777777">
            <w:pPr>
              <w:spacing w:before="0"/>
              <w:jc w:val="center"/>
            </w:pPr>
            <w:r>
              <w:t>2</w:t>
            </w:r>
          </w:p>
        </w:tc>
        <w:tc>
          <w:tcPr>
            <w:tcW w:w="1980" w:type="dxa"/>
            <w:tcMar>
              <w:top w:w="80" w:type="dxa"/>
              <w:left w:w="80" w:type="dxa"/>
              <w:bottom w:w="80" w:type="dxa"/>
              <w:right w:w="80" w:type="dxa"/>
            </w:tcMar>
            <w:vAlign w:val="center"/>
          </w:tcPr>
          <w:p w:rsidR="00AA6F77" w:rsidP="00453BFD" w:rsidRDefault="00AA6F77" w14:paraId="7A88B079" w14:textId="77777777">
            <w:pPr>
              <w:spacing w:before="0"/>
              <w:jc w:val="center"/>
            </w:pPr>
            <w:r>
              <w:t>VNA</w:t>
            </w:r>
          </w:p>
        </w:tc>
        <w:tc>
          <w:tcPr>
            <w:tcW w:w="6450" w:type="dxa"/>
            <w:tcMar>
              <w:top w:w="80" w:type="dxa"/>
              <w:left w:w="80" w:type="dxa"/>
              <w:bottom w:w="80" w:type="dxa"/>
              <w:right w:w="80" w:type="dxa"/>
            </w:tcMar>
            <w:vAlign w:val="center"/>
          </w:tcPr>
          <w:p w:rsidR="00AA6F77" w:rsidP="00453BFD" w:rsidRDefault="00AA6F77" w14:paraId="68E70EA3" w14:textId="77777777">
            <w:pPr>
              <w:spacing w:before="0"/>
              <w:jc w:val="left"/>
            </w:pPr>
            <w:r w:rsidRPr="217BEFA0">
              <w:rPr>
                <w:lang w:val="en-US"/>
              </w:rPr>
              <w:t>Tổng công ty Hàng không Việt Nam - CTCP / Vietnam Airlines</w:t>
            </w:r>
          </w:p>
        </w:tc>
      </w:tr>
      <w:tr w:rsidR="00AA6F77" w:rsidTr="22A86903" w14:paraId="262810A8" w14:textId="77777777">
        <w:tc>
          <w:tcPr>
            <w:tcW w:w="900" w:type="dxa"/>
            <w:tcMar>
              <w:top w:w="80" w:type="dxa"/>
              <w:left w:w="80" w:type="dxa"/>
              <w:bottom w:w="80" w:type="dxa"/>
              <w:right w:w="80" w:type="dxa"/>
            </w:tcMar>
            <w:vAlign w:val="center"/>
          </w:tcPr>
          <w:p w:rsidR="00AA6F77" w:rsidP="00453BFD" w:rsidRDefault="00AA6F77" w14:paraId="6653A334" w14:textId="77777777">
            <w:pPr>
              <w:spacing w:before="0"/>
              <w:jc w:val="center"/>
            </w:pPr>
            <w:r>
              <w:t>3</w:t>
            </w:r>
          </w:p>
        </w:tc>
        <w:tc>
          <w:tcPr>
            <w:tcW w:w="1980" w:type="dxa"/>
            <w:tcMar>
              <w:top w:w="80" w:type="dxa"/>
              <w:left w:w="80" w:type="dxa"/>
              <w:bottom w:w="80" w:type="dxa"/>
              <w:right w:w="80" w:type="dxa"/>
            </w:tcMar>
            <w:vAlign w:val="center"/>
          </w:tcPr>
          <w:p w:rsidR="00AA6F77" w:rsidP="00453BFD" w:rsidRDefault="00AA6F77" w14:paraId="31A8E4E0" w14:textId="77777777">
            <w:pPr>
              <w:spacing w:before="0"/>
              <w:jc w:val="center"/>
            </w:pPr>
            <w:r>
              <w:t>TCTHK</w:t>
            </w:r>
          </w:p>
        </w:tc>
        <w:tc>
          <w:tcPr>
            <w:tcW w:w="6450" w:type="dxa"/>
            <w:tcMar>
              <w:top w:w="80" w:type="dxa"/>
              <w:left w:w="80" w:type="dxa"/>
              <w:bottom w:w="80" w:type="dxa"/>
              <w:right w:w="80" w:type="dxa"/>
            </w:tcMar>
            <w:vAlign w:val="center"/>
          </w:tcPr>
          <w:p w:rsidR="00AA6F77" w:rsidP="00453BFD" w:rsidRDefault="00AA6F77" w14:paraId="37612DD5" w14:textId="77777777">
            <w:pPr>
              <w:spacing w:before="0"/>
              <w:jc w:val="left"/>
            </w:pPr>
            <w:r w:rsidRPr="217BEFA0">
              <w:rPr>
                <w:lang w:val="en-US"/>
              </w:rPr>
              <w:t>Tổng công ty Hàng không Việt Nam - CTCP</w:t>
            </w:r>
          </w:p>
        </w:tc>
      </w:tr>
      <w:tr w:rsidR="00AA6F77" w:rsidTr="22A86903" w14:paraId="5E853CA0" w14:textId="77777777">
        <w:tc>
          <w:tcPr>
            <w:tcW w:w="900" w:type="dxa"/>
            <w:tcMar>
              <w:top w:w="80" w:type="dxa"/>
              <w:left w:w="80" w:type="dxa"/>
              <w:bottom w:w="80" w:type="dxa"/>
              <w:right w:w="80" w:type="dxa"/>
            </w:tcMar>
            <w:vAlign w:val="center"/>
          </w:tcPr>
          <w:p w:rsidR="00AA6F77" w:rsidP="00453BFD" w:rsidRDefault="00AA6F77" w14:paraId="6A13D36C" w14:textId="77777777">
            <w:pPr>
              <w:spacing w:before="0"/>
              <w:jc w:val="center"/>
            </w:pPr>
            <w:r>
              <w:t>4</w:t>
            </w:r>
          </w:p>
        </w:tc>
        <w:tc>
          <w:tcPr>
            <w:tcW w:w="1980" w:type="dxa"/>
            <w:tcMar>
              <w:top w:w="80" w:type="dxa"/>
              <w:left w:w="80" w:type="dxa"/>
              <w:bottom w:w="80" w:type="dxa"/>
              <w:right w:w="80" w:type="dxa"/>
            </w:tcMar>
            <w:vAlign w:val="center"/>
          </w:tcPr>
          <w:p w:rsidR="00AA6F77" w:rsidP="00453BFD" w:rsidRDefault="00AA6F77" w14:paraId="15A2C0A3" w14:textId="77777777">
            <w:pPr>
              <w:spacing w:before="0"/>
              <w:jc w:val="center"/>
            </w:pPr>
            <w:r>
              <w:t>TCT</w:t>
            </w:r>
          </w:p>
        </w:tc>
        <w:tc>
          <w:tcPr>
            <w:tcW w:w="6450" w:type="dxa"/>
            <w:tcMar>
              <w:top w:w="80" w:type="dxa"/>
              <w:left w:w="80" w:type="dxa"/>
              <w:bottom w:w="80" w:type="dxa"/>
              <w:right w:w="80" w:type="dxa"/>
            </w:tcMar>
            <w:vAlign w:val="center"/>
          </w:tcPr>
          <w:p w:rsidR="00AA6F77" w:rsidP="00453BFD" w:rsidRDefault="00AA6F77" w14:paraId="1FC4DDFF" w14:textId="77777777">
            <w:pPr>
              <w:spacing w:before="0"/>
              <w:jc w:val="left"/>
            </w:pPr>
            <w:r w:rsidRPr="217BEFA0">
              <w:rPr>
                <w:lang w:val="en-US"/>
              </w:rPr>
              <w:t>Tổng công ty</w:t>
            </w:r>
          </w:p>
        </w:tc>
      </w:tr>
      <w:tr w:rsidR="00AA6F77" w:rsidTr="22A86903" w14:paraId="568E8C3C" w14:textId="77777777">
        <w:tc>
          <w:tcPr>
            <w:tcW w:w="900" w:type="dxa"/>
            <w:tcMar>
              <w:top w:w="80" w:type="dxa"/>
              <w:left w:w="80" w:type="dxa"/>
              <w:bottom w:w="80" w:type="dxa"/>
              <w:right w:w="80" w:type="dxa"/>
            </w:tcMar>
            <w:vAlign w:val="center"/>
          </w:tcPr>
          <w:p w:rsidR="00AA6F77" w:rsidP="00453BFD" w:rsidRDefault="00AA6F77" w14:paraId="3873C0C9" w14:textId="77777777">
            <w:pPr>
              <w:spacing w:before="0"/>
              <w:jc w:val="center"/>
            </w:pPr>
            <w:r>
              <w:t>5</w:t>
            </w:r>
          </w:p>
        </w:tc>
        <w:tc>
          <w:tcPr>
            <w:tcW w:w="1980" w:type="dxa"/>
            <w:tcMar>
              <w:top w:w="80" w:type="dxa"/>
              <w:left w:w="80" w:type="dxa"/>
              <w:bottom w:w="80" w:type="dxa"/>
              <w:right w:w="80" w:type="dxa"/>
            </w:tcMar>
            <w:vAlign w:val="center"/>
          </w:tcPr>
          <w:p w:rsidR="00AA6F77" w:rsidP="00453BFD" w:rsidRDefault="00AA6F77" w14:paraId="4BB79FC2" w14:textId="77777777">
            <w:pPr>
              <w:spacing w:before="0"/>
              <w:jc w:val="center"/>
            </w:pPr>
            <w:r>
              <w:t>CTCP</w:t>
            </w:r>
          </w:p>
        </w:tc>
        <w:tc>
          <w:tcPr>
            <w:tcW w:w="6450" w:type="dxa"/>
            <w:tcMar>
              <w:top w:w="80" w:type="dxa"/>
              <w:left w:w="80" w:type="dxa"/>
              <w:bottom w:w="80" w:type="dxa"/>
              <w:right w:w="80" w:type="dxa"/>
            </w:tcMar>
            <w:vAlign w:val="center"/>
          </w:tcPr>
          <w:p w:rsidR="00AA6F77" w:rsidP="00453BFD" w:rsidRDefault="00AA6F77" w14:paraId="5E78ACEB" w14:textId="77777777">
            <w:pPr>
              <w:spacing w:before="0"/>
              <w:jc w:val="left"/>
            </w:pPr>
            <w:r w:rsidRPr="217BEFA0">
              <w:rPr>
                <w:lang w:val="en-US"/>
              </w:rPr>
              <w:t>Công ty cổ phần</w:t>
            </w:r>
          </w:p>
        </w:tc>
      </w:tr>
      <w:tr w:rsidR="00AA6F77" w:rsidTr="22A86903" w14:paraId="211B61FD" w14:textId="77777777">
        <w:tc>
          <w:tcPr>
            <w:tcW w:w="900" w:type="dxa"/>
            <w:tcMar>
              <w:top w:w="80" w:type="dxa"/>
              <w:left w:w="80" w:type="dxa"/>
              <w:bottom w:w="80" w:type="dxa"/>
              <w:right w:w="80" w:type="dxa"/>
            </w:tcMar>
            <w:vAlign w:val="center"/>
          </w:tcPr>
          <w:p w:rsidR="00AA6F77" w:rsidP="00453BFD" w:rsidRDefault="00AA6F77" w14:paraId="35A6C3F9" w14:textId="77777777">
            <w:pPr>
              <w:spacing w:before="0"/>
              <w:jc w:val="center"/>
            </w:pPr>
            <w:r>
              <w:t>6</w:t>
            </w:r>
          </w:p>
        </w:tc>
        <w:tc>
          <w:tcPr>
            <w:tcW w:w="1980" w:type="dxa"/>
            <w:tcMar>
              <w:top w:w="80" w:type="dxa"/>
              <w:left w:w="80" w:type="dxa"/>
              <w:bottom w:w="80" w:type="dxa"/>
              <w:right w:w="80" w:type="dxa"/>
            </w:tcMar>
            <w:vAlign w:val="center"/>
          </w:tcPr>
          <w:p w:rsidR="00AA6F77" w:rsidP="00453BFD" w:rsidRDefault="00AA6F77" w14:paraId="59B8E9B1" w14:textId="77777777">
            <w:pPr>
              <w:spacing w:before="0"/>
              <w:jc w:val="center"/>
            </w:pPr>
            <w:r>
              <w:t>ESG</w:t>
            </w:r>
          </w:p>
        </w:tc>
        <w:tc>
          <w:tcPr>
            <w:tcW w:w="6450" w:type="dxa"/>
            <w:tcMar>
              <w:top w:w="80" w:type="dxa"/>
              <w:left w:w="80" w:type="dxa"/>
              <w:bottom w:w="80" w:type="dxa"/>
              <w:right w:w="80" w:type="dxa"/>
            </w:tcMar>
            <w:vAlign w:val="center"/>
          </w:tcPr>
          <w:p w:rsidR="00AA6F77" w:rsidP="00453BFD" w:rsidRDefault="00AA6F77" w14:paraId="25EA1B05" w14:textId="77777777">
            <w:pPr>
              <w:spacing w:before="0"/>
              <w:jc w:val="left"/>
            </w:pPr>
            <w:r w:rsidRPr="217BEFA0">
              <w:rPr>
                <w:lang w:val="en-US"/>
              </w:rPr>
              <w:t>Environmental, Social and Governance - Môi trường, Xã hội và Quản trị</w:t>
            </w:r>
          </w:p>
        </w:tc>
      </w:tr>
      <w:tr w:rsidR="00AA6F77" w:rsidTr="22A86903" w14:paraId="09E57804" w14:textId="77777777">
        <w:tc>
          <w:tcPr>
            <w:tcW w:w="900" w:type="dxa"/>
            <w:tcMar>
              <w:top w:w="80" w:type="dxa"/>
              <w:left w:w="80" w:type="dxa"/>
              <w:bottom w:w="80" w:type="dxa"/>
              <w:right w:w="80" w:type="dxa"/>
            </w:tcMar>
            <w:vAlign w:val="center"/>
          </w:tcPr>
          <w:p w:rsidR="00AA6F77" w:rsidP="00453BFD" w:rsidRDefault="00AA6F77" w14:paraId="328AF237" w14:textId="77777777">
            <w:pPr>
              <w:spacing w:before="0"/>
              <w:jc w:val="center"/>
            </w:pPr>
            <w:r>
              <w:t>7</w:t>
            </w:r>
          </w:p>
        </w:tc>
        <w:tc>
          <w:tcPr>
            <w:tcW w:w="1980" w:type="dxa"/>
            <w:tcMar>
              <w:top w:w="80" w:type="dxa"/>
              <w:left w:w="80" w:type="dxa"/>
              <w:bottom w:w="80" w:type="dxa"/>
              <w:right w:w="80" w:type="dxa"/>
            </w:tcMar>
            <w:vAlign w:val="center"/>
          </w:tcPr>
          <w:p w:rsidR="00AA6F77" w:rsidP="00453BFD" w:rsidRDefault="00AA6F77" w14:paraId="177AF084" w14:textId="77777777">
            <w:pPr>
              <w:spacing w:before="0"/>
              <w:jc w:val="center"/>
            </w:pPr>
            <w:r>
              <w:t>PTBV</w:t>
            </w:r>
          </w:p>
        </w:tc>
        <w:tc>
          <w:tcPr>
            <w:tcW w:w="6450" w:type="dxa"/>
            <w:tcMar>
              <w:top w:w="80" w:type="dxa"/>
              <w:left w:w="80" w:type="dxa"/>
              <w:bottom w:w="80" w:type="dxa"/>
              <w:right w:w="80" w:type="dxa"/>
            </w:tcMar>
            <w:vAlign w:val="center"/>
          </w:tcPr>
          <w:p w:rsidR="00AA6F77" w:rsidP="00453BFD" w:rsidRDefault="00AA6F77" w14:paraId="6269A4D5" w14:textId="77777777">
            <w:pPr>
              <w:spacing w:before="0"/>
              <w:jc w:val="left"/>
            </w:pPr>
            <w:r w:rsidRPr="217BEFA0">
              <w:rPr>
                <w:lang w:val="en-US"/>
              </w:rPr>
              <w:t>Phát triển bền vững</w:t>
            </w:r>
          </w:p>
        </w:tc>
      </w:tr>
      <w:tr w:rsidR="00AA6F77" w:rsidTr="22A86903" w14:paraId="22B17213" w14:textId="77777777">
        <w:tc>
          <w:tcPr>
            <w:tcW w:w="900" w:type="dxa"/>
            <w:tcMar>
              <w:top w:w="80" w:type="dxa"/>
              <w:left w:w="80" w:type="dxa"/>
              <w:bottom w:w="80" w:type="dxa"/>
              <w:right w:w="80" w:type="dxa"/>
            </w:tcMar>
            <w:vAlign w:val="center"/>
          </w:tcPr>
          <w:p w:rsidR="00AA6F77" w:rsidP="00453BFD" w:rsidRDefault="00AA6F77" w14:paraId="4339F5DD" w14:textId="77777777">
            <w:pPr>
              <w:spacing w:before="0"/>
              <w:jc w:val="center"/>
            </w:pPr>
            <w:r>
              <w:t>8</w:t>
            </w:r>
          </w:p>
        </w:tc>
        <w:tc>
          <w:tcPr>
            <w:tcW w:w="1980" w:type="dxa"/>
            <w:tcMar>
              <w:top w:w="80" w:type="dxa"/>
              <w:left w:w="80" w:type="dxa"/>
              <w:bottom w:w="80" w:type="dxa"/>
              <w:right w:w="80" w:type="dxa"/>
            </w:tcMar>
            <w:vAlign w:val="center"/>
          </w:tcPr>
          <w:p w:rsidR="00AA6F77" w:rsidP="00453BFD" w:rsidRDefault="00AA6F77" w14:paraId="2199F2E8" w14:textId="77777777">
            <w:pPr>
              <w:spacing w:before="0"/>
              <w:jc w:val="center"/>
            </w:pPr>
            <w:r>
              <w:t>GRI</w:t>
            </w:r>
          </w:p>
        </w:tc>
        <w:tc>
          <w:tcPr>
            <w:tcW w:w="6450" w:type="dxa"/>
            <w:tcMar>
              <w:top w:w="80" w:type="dxa"/>
              <w:left w:w="80" w:type="dxa"/>
              <w:bottom w:w="80" w:type="dxa"/>
              <w:right w:w="80" w:type="dxa"/>
            </w:tcMar>
            <w:vAlign w:val="center"/>
          </w:tcPr>
          <w:p w:rsidR="00AA6F77" w:rsidP="00453BFD" w:rsidRDefault="00AA6F77" w14:paraId="2A087D08" w14:textId="77777777">
            <w:pPr>
              <w:spacing w:before="0"/>
              <w:jc w:val="left"/>
            </w:pPr>
            <w:r w:rsidRPr="217BEFA0">
              <w:rPr>
                <w:lang w:val="en-US"/>
              </w:rPr>
              <w:t>Global Reporting Initiative - Bộ tiêu chuẩn báo cáo phát triển bền vững toàn cầu</w:t>
            </w:r>
          </w:p>
        </w:tc>
      </w:tr>
      <w:tr w:rsidR="00AA6F77" w:rsidTr="22A86903" w14:paraId="142C0F8E" w14:textId="77777777">
        <w:tc>
          <w:tcPr>
            <w:tcW w:w="900" w:type="dxa"/>
            <w:tcMar>
              <w:top w:w="80" w:type="dxa"/>
              <w:left w:w="80" w:type="dxa"/>
              <w:bottom w:w="80" w:type="dxa"/>
              <w:right w:w="80" w:type="dxa"/>
            </w:tcMar>
            <w:vAlign w:val="center"/>
          </w:tcPr>
          <w:p w:rsidR="00AA6F77" w:rsidP="00453BFD" w:rsidRDefault="00AA6F77" w14:paraId="0C721866" w14:textId="77777777">
            <w:pPr>
              <w:spacing w:before="0"/>
              <w:jc w:val="center"/>
            </w:pPr>
            <w:r>
              <w:t>9</w:t>
            </w:r>
          </w:p>
        </w:tc>
        <w:tc>
          <w:tcPr>
            <w:tcW w:w="1980" w:type="dxa"/>
            <w:tcMar>
              <w:top w:w="80" w:type="dxa"/>
              <w:left w:w="80" w:type="dxa"/>
              <w:bottom w:w="80" w:type="dxa"/>
              <w:right w:w="80" w:type="dxa"/>
            </w:tcMar>
            <w:vAlign w:val="center"/>
          </w:tcPr>
          <w:p w:rsidR="00AA6F77" w:rsidP="00453BFD" w:rsidRDefault="00AA6F77" w14:paraId="101EBE33" w14:textId="77777777">
            <w:pPr>
              <w:spacing w:before="0"/>
              <w:jc w:val="center"/>
            </w:pPr>
            <w:r>
              <w:t>GHG</w:t>
            </w:r>
          </w:p>
        </w:tc>
        <w:tc>
          <w:tcPr>
            <w:tcW w:w="6450" w:type="dxa"/>
            <w:tcMar>
              <w:top w:w="80" w:type="dxa"/>
              <w:left w:w="80" w:type="dxa"/>
              <w:bottom w:w="80" w:type="dxa"/>
              <w:right w:w="80" w:type="dxa"/>
            </w:tcMar>
            <w:vAlign w:val="center"/>
          </w:tcPr>
          <w:p w:rsidR="00AA6F77" w:rsidP="00453BFD" w:rsidRDefault="00AA6F77" w14:paraId="06736666" w14:textId="77777777">
            <w:pPr>
              <w:spacing w:before="0"/>
              <w:jc w:val="left"/>
            </w:pPr>
            <w:r w:rsidRPr="217BEFA0">
              <w:rPr>
                <w:lang w:val="en-US"/>
              </w:rPr>
              <w:t>Greenhouse Gas - Khí nhà kính</w:t>
            </w:r>
          </w:p>
        </w:tc>
      </w:tr>
      <w:tr w:rsidR="00AA6F77" w:rsidTr="22A86903" w14:paraId="619DFD73" w14:textId="77777777">
        <w:tc>
          <w:tcPr>
            <w:tcW w:w="900" w:type="dxa"/>
            <w:tcMar>
              <w:top w:w="80" w:type="dxa"/>
              <w:left w:w="80" w:type="dxa"/>
              <w:bottom w:w="80" w:type="dxa"/>
              <w:right w:w="80" w:type="dxa"/>
            </w:tcMar>
            <w:vAlign w:val="center"/>
          </w:tcPr>
          <w:p w:rsidR="00AA6F77" w:rsidP="00453BFD" w:rsidRDefault="00AA6F77" w14:paraId="795D6C69" w14:textId="77777777">
            <w:pPr>
              <w:spacing w:before="0"/>
              <w:jc w:val="center"/>
            </w:pPr>
            <w:r>
              <w:t>10</w:t>
            </w:r>
          </w:p>
        </w:tc>
        <w:tc>
          <w:tcPr>
            <w:tcW w:w="1980" w:type="dxa"/>
            <w:tcMar>
              <w:top w:w="80" w:type="dxa"/>
              <w:left w:w="80" w:type="dxa"/>
              <w:bottom w:w="80" w:type="dxa"/>
              <w:right w:w="80" w:type="dxa"/>
            </w:tcMar>
            <w:vAlign w:val="center"/>
          </w:tcPr>
          <w:p w:rsidR="00AA6F77" w:rsidP="00453BFD" w:rsidRDefault="00AA6F77" w14:paraId="1014F055" w14:textId="77777777">
            <w:pPr>
              <w:spacing w:before="0"/>
              <w:jc w:val="center"/>
            </w:pPr>
            <w:r>
              <w:t>CO2</w:t>
            </w:r>
          </w:p>
        </w:tc>
        <w:tc>
          <w:tcPr>
            <w:tcW w:w="6450" w:type="dxa"/>
            <w:tcMar>
              <w:top w:w="80" w:type="dxa"/>
              <w:left w:w="80" w:type="dxa"/>
              <w:bottom w:w="80" w:type="dxa"/>
              <w:right w:w="80" w:type="dxa"/>
            </w:tcMar>
            <w:vAlign w:val="center"/>
          </w:tcPr>
          <w:p w:rsidR="00AA6F77" w:rsidP="00453BFD" w:rsidRDefault="00AA6F77" w14:paraId="0E54ADD8" w14:textId="77777777">
            <w:pPr>
              <w:spacing w:before="0"/>
              <w:jc w:val="left"/>
            </w:pPr>
            <w:r w:rsidRPr="217BEFA0">
              <w:rPr>
                <w:lang w:val="en-US"/>
              </w:rPr>
              <w:t>Carbon dioxide - Khí CO2</w:t>
            </w:r>
          </w:p>
        </w:tc>
      </w:tr>
      <w:tr w:rsidR="00AA6F77" w:rsidTr="22A86903" w14:paraId="4838487C" w14:textId="77777777">
        <w:tc>
          <w:tcPr>
            <w:tcW w:w="900" w:type="dxa"/>
            <w:tcMar>
              <w:top w:w="80" w:type="dxa"/>
              <w:left w:w="80" w:type="dxa"/>
              <w:bottom w:w="80" w:type="dxa"/>
              <w:right w:w="80" w:type="dxa"/>
            </w:tcMar>
            <w:vAlign w:val="center"/>
          </w:tcPr>
          <w:p w:rsidR="00AA6F77" w:rsidP="00453BFD" w:rsidRDefault="00AA6F77" w14:paraId="051117A5" w14:textId="77777777">
            <w:pPr>
              <w:spacing w:before="0"/>
              <w:jc w:val="center"/>
            </w:pPr>
            <w:r>
              <w:t>11</w:t>
            </w:r>
          </w:p>
        </w:tc>
        <w:tc>
          <w:tcPr>
            <w:tcW w:w="1980" w:type="dxa"/>
            <w:tcMar>
              <w:top w:w="80" w:type="dxa"/>
              <w:left w:w="80" w:type="dxa"/>
              <w:bottom w:w="80" w:type="dxa"/>
              <w:right w:w="80" w:type="dxa"/>
            </w:tcMar>
            <w:vAlign w:val="center"/>
          </w:tcPr>
          <w:p w:rsidR="00AA6F77" w:rsidP="00453BFD" w:rsidRDefault="00AA6F77" w14:paraId="7BC4D9DF" w14:textId="77777777">
            <w:pPr>
              <w:spacing w:before="0"/>
              <w:jc w:val="center"/>
            </w:pPr>
            <w:r>
              <w:t>CH4</w:t>
            </w:r>
          </w:p>
        </w:tc>
        <w:tc>
          <w:tcPr>
            <w:tcW w:w="6450" w:type="dxa"/>
            <w:tcMar>
              <w:top w:w="80" w:type="dxa"/>
              <w:left w:w="80" w:type="dxa"/>
              <w:bottom w:w="80" w:type="dxa"/>
              <w:right w:w="80" w:type="dxa"/>
            </w:tcMar>
            <w:vAlign w:val="center"/>
          </w:tcPr>
          <w:p w:rsidR="00AA6F77" w:rsidP="00453BFD" w:rsidRDefault="00AA6F77" w14:paraId="49E74469" w14:textId="77777777">
            <w:pPr>
              <w:spacing w:before="0"/>
              <w:jc w:val="left"/>
            </w:pPr>
            <w:r w:rsidRPr="217BEFA0">
              <w:rPr>
                <w:lang w:val="en-US"/>
              </w:rPr>
              <w:t>Methane - Khí mê-tan</w:t>
            </w:r>
          </w:p>
        </w:tc>
      </w:tr>
      <w:tr w:rsidR="00AA6F77" w:rsidTr="22A86903" w14:paraId="14FC460E" w14:textId="77777777">
        <w:tc>
          <w:tcPr>
            <w:tcW w:w="900" w:type="dxa"/>
            <w:tcMar>
              <w:top w:w="80" w:type="dxa"/>
              <w:left w:w="80" w:type="dxa"/>
              <w:bottom w:w="80" w:type="dxa"/>
              <w:right w:w="80" w:type="dxa"/>
            </w:tcMar>
            <w:vAlign w:val="center"/>
          </w:tcPr>
          <w:p w:rsidR="00AA6F77" w:rsidP="00453BFD" w:rsidRDefault="00AA6F77" w14:paraId="32419CCE" w14:textId="77777777">
            <w:pPr>
              <w:spacing w:before="0"/>
              <w:jc w:val="center"/>
            </w:pPr>
            <w:r>
              <w:t>12</w:t>
            </w:r>
          </w:p>
        </w:tc>
        <w:tc>
          <w:tcPr>
            <w:tcW w:w="1980" w:type="dxa"/>
            <w:tcMar>
              <w:top w:w="80" w:type="dxa"/>
              <w:left w:w="80" w:type="dxa"/>
              <w:bottom w:w="80" w:type="dxa"/>
              <w:right w:w="80" w:type="dxa"/>
            </w:tcMar>
            <w:vAlign w:val="center"/>
          </w:tcPr>
          <w:p w:rsidR="00AA6F77" w:rsidP="00453BFD" w:rsidRDefault="00AA6F77" w14:paraId="1A2969EC" w14:textId="77777777">
            <w:pPr>
              <w:spacing w:before="0"/>
              <w:jc w:val="center"/>
            </w:pPr>
            <w:r>
              <w:t>N2O</w:t>
            </w:r>
          </w:p>
        </w:tc>
        <w:tc>
          <w:tcPr>
            <w:tcW w:w="6450" w:type="dxa"/>
            <w:tcMar>
              <w:top w:w="80" w:type="dxa"/>
              <w:left w:w="80" w:type="dxa"/>
              <w:bottom w:w="80" w:type="dxa"/>
              <w:right w:w="80" w:type="dxa"/>
            </w:tcMar>
            <w:vAlign w:val="center"/>
          </w:tcPr>
          <w:p w:rsidR="00AA6F77" w:rsidP="00453BFD" w:rsidRDefault="00AA6F77" w14:paraId="41D14978" w14:textId="77777777">
            <w:pPr>
              <w:spacing w:before="0"/>
              <w:jc w:val="left"/>
            </w:pPr>
            <w:r w:rsidRPr="217BEFA0">
              <w:rPr>
                <w:lang w:val="en-US"/>
              </w:rPr>
              <w:t>Nitrous oxide - Khí dinitơ oxit</w:t>
            </w:r>
          </w:p>
        </w:tc>
      </w:tr>
      <w:tr w:rsidR="00AA6F77" w:rsidTr="22A86903" w14:paraId="2D37F7F4" w14:textId="77777777">
        <w:tc>
          <w:tcPr>
            <w:tcW w:w="900" w:type="dxa"/>
            <w:tcMar>
              <w:top w:w="80" w:type="dxa"/>
              <w:left w:w="80" w:type="dxa"/>
              <w:bottom w:w="80" w:type="dxa"/>
              <w:right w:w="80" w:type="dxa"/>
            </w:tcMar>
            <w:vAlign w:val="center"/>
          </w:tcPr>
          <w:p w:rsidR="00AA6F77" w:rsidP="00453BFD" w:rsidRDefault="00AA6F77" w14:paraId="2D18492D" w14:textId="77777777">
            <w:pPr>
              <w:spacing w:before="0"/>
              <w:jc w:val="center"/>
            </w:pPr>
            <w:r>
              <w:t>13</w:t>
            </w:r>
          </w:p>
        </w:tc>
        <w:tc>
          <w:tcPr>
            <w:tcW w:w="1980" w:type="dxa"/>
            <w:tcMar>
              <w:top w:w="80" w:type="dxa"/>
              <w:left w:w="80" w:type="dxa"/>
              <w:bottom w:w="80" w:type="dxa"/>
              <w:right w:w="80" w:type="dxa"/>
            </w:tcMar>
            <w:vAlign w:val="center"/>
          </w:tcPr>
          <w:p w:rsidR="00AA6F77" w:rsidP="00453BFD" w:rsidRDefault="00AA6F77" w14:paraId="17BBFEC5" w14:textId="77777777">
            <w:pPr>
              <w:spacing w:before="0"/>
              <w:jc w:val="center"/>
            </w:pPr>
            <w:r>
              <w:t>GWP</w:t>
            </w:r>
          </w:p>
        </w:tc>
        <w:tc>
          <w:tcPr>
            <w:tcW w:w="6450" w:type="dxa"/>
            <w:tcMar>
              <w:top w:w="80" w:type="dxa"/>
              <w:left w:w="80" w:type="dxa"/>
              <w:bottom w:w="80" w:type="dxa"/>
              <w:right w:w="80" w:type="dxa"/>
            </w:tcMar>
            <w:vAlign w:val="center"/>
          </w:tcPr>
          <w:p w:rsidR="00AA6F77" w:rsidP="00453BFD" w:rsidRDefault="00AA6F77" w14:paraId="2229809E" w14:textId="77777777">
            <w:pPr>
              <w:spacing w:before="0"/>
              <w:jc w:val="left"/>
            </w:pPr>
            <w:r w:rsidRPr="217BEFA0">
              <w:rPr>
                <w:lang w:val="en-US"/>
              </w:rPr>
              <w:t>Global Warming Potential - Hệ số tiềm năng nóng lên toàn cầu</w:t>
            </w:r>
          </w:p>
        </w:tc>
      </w:tr>
      <w:tr w:rsidR="00AA6F77" w:rsidTr="22A86903" w14:paraId="0BF0233A" w14:textId="77777777">
        <w:tc>
          <w:tcPr>
            <w:tcW w:w="900" w:type="dxa"/>
            <w:tcMar>
              <w:top w:w="80" w:type="dxa"/>
              <w:left w:w="80" w:type="dxa"/>
              <w:bottom w:w="80" w:type="dxa"/>
              <w:right w:w="80" w:type="dxa"/>
            </w:tcMar>
            <w:vAlign w:val="center"/>
          </w:tcPr>
          <w:p w:rsidR="00AA6F77" w:rsidP="00453BFD" w:rsidRDefault="00AA6F77" w14:paraId="57301B37" w14:textId="77777777">
            <w:pPr>
              <w:spacing w:before="0"/>
              <w:jc w:val="center"/>
            </w:pPr>
            <w:r>
              <w:t>14</w:t>
            </w:r>
          </w:p>
        </w:tc>
        <w:tc>
          <w:tcPr>
            <w:tcW w:w="1980" w:type="dxa"/>
            <w:tcMar>
              <w:top w:w="80" w:type="dxa"/>
              <w:left w:w="80" w:type="dxa"/>
              <w:bottom w:w="80" w:type="dxa"/>
              <w:right w:w="80" w:type="dxa"/>
            </w:tcMar>
            <w:vAlign w:val="center"/>
          </w:tcPr>
          <w:p w:rsidR="00AA6F77" w:rsidP="00453BFD" w:rsidRDefault="00AA6F77" w14:paraId="6B90E312" w14:textId="77777777">
            <w:pPr>
              <w:spacing w:before="0"/>
              <w:jc w:val="center"/>
            </w:pPr>
            <w:r>
              <w:t>tCO2e</w:t>
            </w:r>
          </w:p>
        </w:tc>
        <w:tc>
          <w:tcPr>
            <w:tcW w:w="6450" w:type="dxa"/>
            <w:tcMar>
              <w:top w:w="80" w:type="dxa"/>
              <w:left w:w="80" w:type="dxa"/>
              <w:bottom w:w="80" w:type="dxa"/>
              <w:right w:w="80" w:type="dxa"/>
            </w:tcMar>
            <w:vAlign w:val="center"/>
          </w:tcPr>
          <w:p w:rsidR="00AA6F77" w:rsidP="00453BFD" w:rsidRDefault="00AA6F77" w14:paraId="30641E6E" w14:textId="77777777">
            <w:pPr>
              <w:spacing w:before="0"/>
              <w:jc w:val="left"/>
            </w:pPr>
            <w:r w:rsidRPr="217BEFA0">
              <w:rPr>
                <w:lang w:val="en-US"/>
              </w:rPr>
              <w:t>Tấn CO2 tương đương</w:t>
            </w:r>
          </w:p>
        </w:tc>
      </w:tr>
      <w:tr w:rsidR="00AA6F77" w:rsidTr="22A86903" w14:paraId="2190AB08" w14:textId="77777777">
        <w:tc>
          <w:tcPr>
            <w:tcW w:w="900" w:type="dxa"/>
            <w:tcMar>
              <w:top w:w="80" w:type="dxa"/>
              <w:left w:w="80" w:type="dxa"/>
              <w:bottom w:w="80" w:type="dxa"/>
              <w:right w:w="80" w:type="dxa"/>
            </w:tcMar>
            <w:vAlign w:val="center"/>
          </w:tcPr>
          <w:p w:rsidR="00AA6F77" w:rsidP="00453BFD" w:rsidRDefault="00AA6F77" w14:paraId="16842391" w14:textId="77777777">
            <w:pPr>
              <w:spacing w:before="0"/>
              <w:jc w:val="center"/>
            </w:pPr>
            <w:r>
              <w:t>15</w:t>
            </w:r>
          </w:p>
        </w:tc>
        <w:tc>
          <w:tcPr>
            <w:tcW w:w="1980" w:type="dxa"/>
            <w:tcMar>
              <w:top w:w="80" w:type="dxa"/>
              <w:left w:w="80" w:type="dxa"/>
              <w:bottom w:w="80" w:type="dxa"/>
              <w:right w:w="80" w:type="dxa"/>
            </w:tcMar>
            <w:vAlign w:val="center"/>
          </w:tcPr>
          <w:p w:rsidR="00AA6F77" w:rsidP="00453BFD" w:rsidRDefault="00AA6F77" w14:paraId="66552DB1" w14:textId="77777777">
            <w:pPr>
              <w:spacing w:before="0"/>
              <w:jc w:val="center"/>
            </w:pPr>
            <w:r>
              <w:t>SAF</w:t>
            </w:r>
          </w:p>
        </w:tc>
        <w:tc>
          <w:tcPr>
            <w:tcW w:w="6450" w:type="dxa"/>
            <w:tcMar>
              <w:top w:w="80" w:type="dxa"/>
              <w:left w:w="80" w:type="dxa"/>
              <w:bottom w:w="80" w:type="dxa"/>
              <w:right w:w="80" w:type="dxa"/>
            </w:tcMar>
            <w:vAlign w:val="center"/>
          </w:tcPr>
          <w:p w:rsidR="00AA6F77" w:rsidP="00453BFD" w:rsidRDefault="00AA6F77" w14:paraId="6CC6CC18" w14:textId="77777777">
            <w:pPr>
              <w:spacing w:before="0"/>
              <w:jc w:val="left"/>
            </w:pPr>
            <w:r w:rsidRPr="217BEFA0">
              <w:rPr>
                <w:lang w:val="en-US"/>
              </w:rPr>
              <w:t>Sustainable Aviation Fuel - Nhiên liệu hàng không bền vững</w:t>
            </w:r>
          </w:p>
        </w:tc>
      </w:tr>
      <w:tr w:rsidR="00AA6F77" w:rsidTr="22A86903" w14:paraId="0C203ADE" w14:textId="77777777">
        <w:tc>
          <w:tcPr>
            <w:tcW w:w="900" w:type="dxa"/>
            <w:tcMar>
              <w:top w:w="80" w:type="dxa"/>
              <w:left w:w="80" w:type="dxa"/>
              <w:bottom w:w="80" w:type="dxa"/>
              <w:right w:w="80" w:type="dxa"/>
            </w:tcMar>
            <w:vAlign w:val="center"/>
          </w:tcPr>
          <w:p w:rsidR="00AA6F77" w:rsidP="00453BFD" w:rsidRDefault="00AA6F77" w14:paraId="45FE248D" w14:textId="77777777">
            <w:pPr>
              <w:spacing w:before="0"/>
              <w:jc w:val="center"/>
            </w:pPr>
            <w:r>
              <w:t>16</w:t>
            </w:r>
          </w:p>
        </w:tc>
        <w:tc>
          <w:tcPr>
            <w:tcW w:w="1980" w:type="dxa"/>
            <w:tcMar>
              <w:top w:w="80" w:type="dxa"/>
              <w:left w:w="80" w:type="dxa"/>
              <w:bottom w:w="80" w:type="dxa"/>
              <w:right w:w="80" w:type="dxa"/>
            </w:tcMar>
            <w:vAlign w:val="center"/>
          </w:tcPr>
          <w:p w:rsidR="00AA6F77" w:rsidP="00453BFD" w:rsidRDefault="00AA6F77" w14:paraId="41CD1C79" w14:textId="77777777">
            <w:pPr>
              <w:spacing w:before="0"/>
              <w:jc w:val="center"/>
            </w:pPr>
            <w:r>
              <w:t>ETS</w:t>
            </w:r>
          </w:p>
        </w:tc>
        <w:tc>
          <w:tcPr>
            <w:tcW w:w="6450" w:type="dxa"/>
            <w:tcMar>
              <w:top w:w="80" w:type="dxa"/>
              <w:left w:w="80" w:type="dxa"/>
              <w:bottom w:w="80" w:type="dxa"/>
              <w:right w:w="80" w:type="dxa"/>
            </w:tcMar>
            <w:vAlign w:val="center"/>
          </w:tcPr>
          <w:p w:rsidR="00AA6F77" w:rsidP="00453BFD" w:rsidRDefault="00AA6F77" w14:paraId="74CA3355" w14:textId="77777777">
            <w:pPr>
              <w:spacing w:before="0"/>
              <w:jc w:val="left"/>
            </w:pPr>
            <w:r w:rsidRPr="217BEFA0">
              <w:rPr>
                <w:lang w:val="en-US"/>
              </w:rPr>
              <w:t>Emissions Trading System - Hệ thống giao dịch phát thải</w:t>
            </w:r>
          </w:p>
        </w:tc>
      </w:tr>
      <w:tr w:rsidR="00AA6F77" w:rsidTr="22A86903" w14:paraId="57E8DC74" w14:textId="77777777">
        <w:tc>
          <w:tcPr>
            <w:tcW w:w="900" w:type="dxa"/>
            <w:tcMar>
              <w:top w:w="80" w:type="dxa"/>
              <w:left w:w="80" w:type="dxa"/>
              <w:bottom w:w="80" w:type="dxa"/>
              <w:right w:w="80" w:type="dxa"/>
            </w:tcMar>
            <w:vAlign w:val="center"/>
          </w:tcPr>
          <w:p w:rsidR="00AA6F77" w:rsidP="00453BFD" w:rsidRDefault="00AA6F77" w14:paraId="4B7F1B35" w14:textId="77777777">
            <w:pPr>
              <w:spacing w:before="0"/>
              <w:jc w:val="center"/>
            </w:pPr>
            <w:r>
              <w:t>17</w:t>
            </w:r>
          </w:p>
        </w:tc>
        <w:tc>
          <w:tcPr>
            <w:tcW w:w="1980" w:type="dxa"/>
            <w:tcMar>
              <w:top w:w="80" w:type="dxa"/>
              <w:left w:w="80" w:type="dxa"/>
              <w:bottom w:w="80" w:type="dxa"/>
              <w:right w:w="80" w:type="dxa"/>
            </w:tcMar>
            <w:vAlign w:val="center"/>
          </w:tcPr>
          <w:p w:rsidR="00AA6F77" w:rsidP="00453BFD" w:rsidRDefault="00AA6F77" w14:paraId="6643A1CF" w14:textId="77777777">
            <w:pPr>
              <w:spacing w:before="0"/>
              <w:jc w:val="center"/>
            </w:pPr>
            <w:r>
              <w:t>EUA</w:t>
            </w:r>
          </w:p>
        </w:tc>
        <w:tc>
          <w:tcPr>
            <w:tcW w:w="6450" w:type="dxa"/>
            <w:tcMar>
              <w:top w:w="80" w:type="dxa"/>
              <w:left w:w="80" w:type="dxa"/>
              <w:bottom w:w="80" w:type="dxa"/>
              <w:right w:w="80" w:type="dxa"/>
            </w:tcMar>
            <w:vAlign w:val="center"/>
          </w:tcPr>
          <w:p w:rsidR="00AA6F77" w:rsidP="00453BFD" w:rsidRDefault="00AA6F77" w14:paraId="4BA36F12" w14:textId="77777777">
            <w:pPr>
              <w:spacing w:before="0"/>
              <w:jc w:val="left"/>
            </w:pPr>
            <w:r w:rsidRPr="217BEFA0">
              <w:rPr>
                <w:lang w:val="en-US"/>
              </w:rPr>
              <w:t>European Union Allowance - Hạn ngạch phát thải của Liên minh Châu Âu</w:t>
            </w:r>
          </w:p>
        </w:tc>
      </w:tr>
      <w:tr w:rsidR="00AA6F77" w:rsidTr="22A86903" w14:paraId="4971E480" w14:textId="77777777">
        <w:tc>
          <w:tcPr>
            <w:tcW w:w="900" w:type="dxa"/>
            <w:tcMar>
              <w:top w:w="80" w:type="dxa"/>
              <w:left w:w="80" w:type="dxa"/>
              <w:bottom w:w="80" w:type="dxa"/>
              <w:right w:w="80" w:type="dxa"/>
            </w:tcMar>
            <w:vAlign w:val="center"/>
          </w:tcPr>
          <w:p w:rsidR="00AA6F77" w:rsidP="00453BFD" w:rsidRDefault="00AA6F77" w14:paraId="1B5E42F5" w14:textId="77777777">
            <w:pPr>
              <w:spacing w:before="0"/>
              <w:jc w:val="center"/>
            </w:pPr>
            <w:r>
              <w:t>18</w:t>
            </w:r>
          </w:p>
        </w:tc>
        <w:tc>
          <w:tcPr>
            <w:tcW w:w="1980" w:type="dxa"/>
            <w:tcMar>
              <w:top w:w="80" w:type="dxa"/>
              <w:left w:w="80" w:type="dxa"/>
              <w:bottom w:w="80" w:type="dxa"/>
              <w:right w:w="80" w:type="dxa"/>
            </w:tcMar>
            <w:vAlign w:val="center"/>
          </w:tcPr>
          <w:p w:rsidR="00AA6F77" w:rsidP="00453BFD" w:rsidRDefault="00AA6F77" w14:paraId="0A3B6B4D" w14:textId="77777777">
            <w:pPr>
              <w:spacing w:before="0"/>
              <w:jc w:val="center"/>
            </w:pPr>
            <w:r>
              <w:t>UKA</w:t>
            </w:r>
          </w:p>
        </w:tc>
        <w:tc>
          <w:tcPr>
            <w:tcW w:w="6450" w:type="dxa"/>
            <w:tcMar>
              <w:top w:w="80" w:type="dxa"/>
              <w:left w:w="80" w:type="dxa"/>
              <w:bottom w:w="80" w:type="dxa"/>
              <w:right w:w="80" w:type="dxa"/>
            </w:tcMar>
            <w:vAlign w:val="center"/>
          </w:tcPr>
          <w:p w:rsidR="00AA6F77" w:rsidP="00453BFD" w:rsidRDefault="00AA6F77" w14:paraId="24902897" w14:textId="77777777">
            <w:pPr>
              <w:spacing w:before="0"/>
              <w:jc w:val="left"/>
            </w:pPr>
            <w:r w:rsidRPr="217BEFA0">
              <w:rPr>
                <w:lang w:val="en-US"/>
              </w:rPr>
              <w:t>UK Allowance - Hạn ngạch phát thải của Vương quốc Anh</w:t>
            </w:r>
          </w:p>
        </w:tc>
      </w:tr>
      <w:tr w:rsidR="00AA6F77" w:rsidTr="22A86903" w14:paraId="658B1650" w14:textId="77777777">
        <w:tc>
          <w:tcPr>
            <w:tcW w:w="900" w:type="dxa"/>
            <w:tcMar>
              <w:top w:w="80" w:type="dxa"/>
              <w:left w:w="80" w:type="dxa"/>
              <w:bottom w:w="80" w:type="dxa"/>
              <w:right w:w="80" w:type="dxa"/>
            </w:tcMar>
            <w:vAlign w:val="center"/>
          </w:tcPr>
          <w:p w:rsidR="00AA6F77" w:rsidP="00453BFD" w:rsidRDefault="00AA6F77" w14:paraId="3157CC75" w14:textId="77777777">
            <w:pPr>
              <w:spacing w:before="0"/>
              <w:jc w:val="center"/>
            </w:pPr>
            <w:r>
              <w:t>19</w:t>
            </w:r>
          </w:p>
        </w:tc>
        <w:tc>
          <w:tcPr>
            <w:tcW w:w="1980" w:type="dxa"/>
            <w:tcMar>
              <w:top w:w="80" w:type="dxa"/>
              <w:left w:w="80" w:type="dxa"/>
              <w:bottom w:w="80" w:type="dxa"/>
              <w:right w:w="80" w:type="dxa"/>
            </w:tcMar>
            <w:vAlign w:val="center"/>
          </w:tcPr>
          <w:p w:rsidR="00AA6F77" w:rsidP="00453BFD" w:rsidRDefault="00AA6F77" w14:paraId="104B62B3" w14:textId="77777777">
            <w:pPr>
              <w:spacing w:before="0"/>
              <w:jc w:val="center"/>
            </w:pPr>
            <w:r>
              <w:t>CORSIA</w:t>
            </w:r>
          </w:p>
        </w:tc>
        <w:tc>
          <w:tcPr>
            <w:tcW w:w="6450" w:type="dxa"/>
            <w:tcMar>
              <w:top w:w="80" w:type="dxa"/>
              <w:left w:w="80" w:type="dxa"/>
              <w:bottom w:w="80" w:type="dxa"/>
              <w:right w:w="80" w:type="dxa"/>
            </w:tcMar>
            <w:vAlign w:val="center"/>
          </w:tcPr>
          <w:p w:rsidR="00AA6F77" w:rsidP="00453BFD" w:rsidRDefault="00AA6F77" w14:paraId="3716175D" w14:textId="77777777">
            <w:pPr>
              <w:spacing w:before="0"/>
              <w:jc w:val="left"/>
            </w:pPr>
            <w:r w:rsidRPr="217BEFA0">
              <w:rPr>
                <w:lang w:val="en-US"/>
              </w:rPr>
              <w:t>Carbon Offsetting and Reduction Scheme for International Aviation - Cơ chế bù đắp và giảm phát thải carbon cho hàng không quốc tế</w:t>
            </w:r>
          </w:p>
        </w:tc>
      </w:tr>
      <w:tr w:rsidR="00AA6F77" w:rsidTr="22A86903" w14:paraId="74A8E5EB" w14:textId="77777777">
        <w:tc>
          <w:tcPr>
            <w:tcW w:w="900" w:type="dxa"/>
            <w:tcMar>
              <w:top w:w="80" w:type="dxa"/>
              <w:left w:w="80" w:type="dxa"/>
              <w:bottom w:w="80" w:type="dxa"/>
              <w:right w:w="80" w:type="dxa"/>
            </w:tcMar>
            <w:vAlign w:val="center"/>
          </w:tcPr>
          <w:p w:rsidR="00AA6F77" w:rsidP="00453BFD" w:rsidRDefault="00AA6F77" w14:paraId="23E3D880" w14:textId="77777777">
            <w:pPr>
              <w:spacing w:before="0"/>
              <w:jc w:val="center"/>
            </w:pPr>
            <w:r>
              <w:t>20</w:t>
            </w:r>
          </w:p>
        </w:tc>
        <w:tc>
          <w:tcPr>
            <w:tcW w:w="1980" w:type="dxa"/>
            <w:tcMar>
              <w:top w:w="80" w:type="dxa"/>
              <w:left w:w="80" w:type="dxa"/>
              <w:bottom w:w="80" w:type="dxa"/>
              <w:right w:w="80" w:type="dxa"/>
            </w:tcMar>
            <w:vAlign w:val="center"/>
          </w:tcPr>
          <w:p w:rsidR="00AA6F77" w:rsidP="00453BFD" w:rsidRDefault="00AA6F77" w14:paraId="76F56D61" w14:textId="77777777">
            <w:pPr>
              <w:spacing w:before="0"/>
              <w:jc w:val="center"/>
            </w:pPr>
            <w:r>
              <w:t>ICAO</w:t>
            </w:r>
          </w:p>
        </w:tc>
        <w:tc>
          <w:tcPr>
            <w:tcW w:w="6450" w:type="dxa"/>
            <w:tcMar>
              <w:top w:w="80" w:type="dxa"/>
              <w:left w:w="80" w:type="dxa"/>
              <w:bottom w:w="80" w:type="dxa"/>
              <w:right w:w="80" w:type="dxa"/>
            </w:tcMar>
            <w:vAlign w:val="center"/>
          </w:tcPr>
          <w:p w:rsidR="00AA6F77" w:rsidP="00453BFD" w:rsidRDefault="00AA6F77" w14:paraId="40721BFF" w14:textId="77777777">
            <w:pPr>
              <w:spacing w:before="0"/>
              <w:jc w:val="left"/>
            </w:pPr>
            <w:r w:rsidRPr="217BEFA0">
              <w:rPr>
                <w:lang w:val="en-US"/>
              </w:rPr>
              <w:t>International Civil Aviation Organization - Tổ chức Hàng không Dân dụng Quốc tế</w:t>
            </w:r>
          </w:p>
        </w:tc>
      </w:tr>
      <w:tr w:rsidR="00AA6F77" w:rsidTr="22A86903" w14:paraId="26653109" w14:textId="77777777">
        <w:tc>
          <w:tcPr>
            <w:tcW w:w="900" w:type="dxa"/>
            <w:tcMar>
              <w:top w:w="80" w:type="dxa"/>
              <w:left w:w="80" w:type="dxa"/>
              <w:bottom w:w="80" w:type="dxa"/>
              <w:right w:w="80" w:type="dxa"/>
            </w:tcMar>
            <w:vAlign w:val="center"/>
          </w:tcPr>
          <w:p w:rsidR="00AA6F77" w:rsidP="00453BFD" w:rsidRDefault="00AA6F77" w14:paraId="0E8951E0" w14:textId="77777777">
            <w:pPr>
              <w:spacing w:before="0"/>
              <w:jc w:val="center"/>
            </w:pPr>
            <w:r>
              <w:t>21</w:t>
            </w:r>
          </w:p>
        </w:tc>
        <w:tc>
          <w:tcPr>
            <w:tcW w:w="1980" w:type="dxa"/>
            <w:tcMar>
              <w:top w:w="80" w:type="dxa"/>
              <w:left w:w="80" w:type="dxa"/>
              <w:bottom w:w="80" w:type="dxa"/>
              <w:right w:w="80" w:type="dxa"/>
            </w:tcMar>
            <w:vAlign w:val="center"/>
          </w:tcPr>
          <w:p w:rsidR="00AA6F77" w:rsidP="00453BFD" w:rsidRDefault="00AA6F77" w14:paraId="4516A843" w14:textId="77777777">
            <w:pPr>
              <w:spacing w:before="0"/>
              <w:jc w:val="center"/>
            </w:pPr>
            <w:r>
              <w:t>IATA</w:t>
            </w:r>
          </w:p>
        </w:tc>
        <w:tc>
          <w:tcPr>
            <w:tcW w:w="6450" w:type="dxa"/>
            <w:tcMar>
              <w:top w:w="80" w:type="dxa"/>
              <w:left w:w="80" w:type="dxa"/>
              <w:bottom w:w="80" w:type="dxa"/>
              <w:right w:w="80" w:type="dxa"/>
            </w:tcMar>
            <w:vAlign w:val="center"/>
          </w:tcPr>
          <w:p w:rsidR="00AA6F77" w:rsidP="00453BFD" w:rsidRDefault="00AA6F77" w14:paraId="1141DA6D" w14:textId="77777777">
            <w:pPr>
              <w:spacing w:before="0"/>
              <w:jc w:val="left"/>
            </w:pPr>
            <w:r w:rsidRPr="217BEFA0">
              <w:rPr>
                <w:lang w:val="en-US"/>
              </w:rPr>
              <w:t>International Air Transport Association - Hiệp hội Vận tải Hàng không Quốc tế</w:t>
            </w:r>
          </w:p>
        </w:tc>
      </w:tr>
      <w:tr w:rsidR="00AA6F77" w:rsidTr="22A86903" w14:paraId="6F6D72E9" w14:textId="77777777">
        <w:tc>
          <w:tcPr>
            <w:tcW w:w="900" w:type="dxa"/>
            <w:tcMar>
              <w:top w:w="80" w:type="dxa"/>
              <w:left w:w="80" w:type="dxa"/>
              <w:bottom w:w="80" w:type="dxa"/>
              <w:right w:w="80" w:type="dxa"/>
            </w:tcMar>
            <w:vAlign w:val="center"/>
          </w:tcPr>
          <w:p w:rsidR="00AA6F77" w:rsidP="00453BFD" w:rsidRDefault="00AA6F77" w14:paraId="1316EAE8" w14:textId="77777777">
            <w:pPr>
              <w:spacing w:before="0"/>
              <w:jc w:val="center"/>
            </w:pPr>
            <w:r>
              <w:t>22</w:t>
            </w:r>
          </w:p>
        </w:tc>
        <w:tc>
          <w:tcPr>
            <w:tcW w:w="1980" w:type="dxa"/>
            <w:tcMar>
              <w:top w:w="80" w:type="dxa"/>
              <w:left w:w="80" w:type="dxa"/>
              <w:bottom w:w="80" w:type="dxa"/>
              <w:right w:w="80" w:type="dxa"/>
            </w:tcMar>
            <w:vAlign w:val="center"/>
          </w:tcPr>
          <w:p w:rsidR="00AA6F77" w:rsidP="00453BFD" w:rsidRDefault="00AA6F77" w14:paraId="713E8871" w14:textId="77777777">
            <w:pPr>
              <w:spacing w:before="0"/>
              <w:jc w:val="center"/>
            </w:pPr>
            <w:r>
              <w:t>EU</w:t>
            </w:r>
          </w:p>
        </w:tc>
        <w:tc>
          <w:tcPr>
            <w:tcW w:w="6450" w:type="dxa"/>
            <w:tcMar>
              <w:top w:w="80" w:type="dxa"/>
              <w:left w:w="80" w:type="dxa"/>
              <w:bottom w:w="80" w:type="dxa"/>
              <w:right w:w="80" w:type="dxa"/>
            </w:tcMar>
            <w:vAlign w:val="center"/>
          </w:tcPr>
          <w:p w:rsidR="00AA6F77" w:rsidP="00453BFD" w:rsidRDefault="00AA6F77" w14:paraId="07053FCE" w14:textId="77777777">
            <w:pPr>
              <w:spacing w:before="0"/>
              <w:jc w:val="left"/>
            </w:pPr>
            <w:r w:rsidRPr="217BEFA0">
              <w:rPr>
                <w:lang w:val="en-US"/>
              </w:rPr>
              <w:t>European Union - Liên minh Châu Âu</w:t>
            </w:r>
          </w:p>
        </w:tc>
      </w:tr>
      <w:tr w:rsidR="00AA6F77" w:rsidTr="22A86903" w14:paraId="7D562D21" w14:textId="77777777">
        <w:tc>
          <w:tcPr>
            <w:tcW w:w="900" w:type="dxa"/>
            <w:tcMar>
              <w:top w:w="80" w:type="dxa"/>
              <w:left w:w="80" w:type="dxa"/>
              <w:bottom w:w="80" w:type="dxa"/>
              <w:right w:w="80" w:type="dxa"/>
            </w:tcMar>
            <w:vAlign w:val="center"/>
          </w:tcPr>
          <w:p w:rsidR="00AA6F77" w:rsidP="00453BFD" w:rsidRDefault="00AA6F77" w14:paraId="54DE53DF" w14:textId="77777777">
            <w:pPr>
              <w:spacing w:before="0"/>
              <w:jc w:val="center"/>
            </w:pPr>
            <w:r>
              <w:t>23</w:t>
            </w:r>
          </w:p>
        </w:tc>
        <w:tc>
          <w:tcPr>
            <w:tcW w:w="1980" w:type="dxa"/>
            <w:tcMar>
              <w:top w:w="80" w:type="dxa"/>
              <w:left w:w="80" w:type="dxa"/>
              <w:bottom w:w="80" w:type="dxa"/>
              <w:right w:w="80" w:type="dxa"/>
            </w:tcMar>
            <w:vAlign w:val="center"/>
          </w:tcPr>
          <w:p w:rsidR="00AA6F77" w:rsidP="00453BFD" w:rsidRDefault="00AA6F77" w14:paraId="70447C55" w14:textId="77777777">
            <w:pPr>
              <w:spacing w:before="0"/>
              <w:jc w:val="center"/>
            </w:pPr>
            <w:r>
              <w:t>UK</w:t>
            </w:r>
          </w:p>
        </w:tc>
        <w:tc>
          <w:tcPr>
            <w:tcW w:w="6450" w:type="dxa"/>
            <w:tcMar>
              <w:top w:w="80" w:type="dxa"/>
              <w:left w:w="80" w:type="dxa"/>
              <w:bottom w:w="80" w:type="dxa"/>
              <w:right w:w="80" w:type="dxa"/>
            </w:tcMar>
            <w:vAlign w:val="center"/>
          </w:tcPr>
          <w:p w:rsidR="00AA6F77" w:rsidP="00453BFD" w:rsidRDefault="00AA6F77" w14:paraId="0E62BF6B" w14:textId="77777777">
            <w:pPr>
              <w:spacing w:before="0"/>
              <w:jc w:val="left"/>
            </w:pPr>
            <w:r w:rsidRPr="217BEFA0">
              <w:rPr>
                <w:lang w:val="en-US"/>
              </w:rPr>
              <w:t>United Kingdom - Vương quốc Anh</w:t>
            </w:r>
          </w:p>
        </w:tc>
      </w:tr>
      <w:tr w:rsidR="00AA6F77" w:rsidTr="22A86903" w14:paraId="2A0B34E8" w14:textId="77777777">
        <w:tc>
          <w:tcPr>
            <w:tcW w:w="900" w:type="dxa"/>
            <w:tcMar>
              <w:top w:w="80" w:type="dxa"/>
              <w:left w:w="80" w:type="dxa"/>
              <w:bottom w:w="80" w:type="dxa"/>
              <w:right w:w="80" w:type="dxa"/>
            </w:tcMar>
            <w:vAlign w:val="center"/>
          </w:tcPr>
          <w:p w:rsidR="00AA6F77" w:rsidP="00453BFD" w:rsidRDefault="00AA6F77" w14:paraId="6E0E5335" w14:textId="77777777">
            <w:pPr>
              <w:spacing w:before="0"/>
              <w:jc w:val="center"/>
            </w:pPr>
            <w:r>
              <w:t>24</w:t>
            </w:r>
          </w:p>
        </w:tc>
        <w:tc>
          <w:tcPr>
            <w:tcW w:w="1980" w:type="dxa"/>
            <w:tcMar>
              <w:top w:w="80" w:type="dxa"/>
              <w:left w:w="80" w:type="dxa"/>
              <w:bottom w:w="80" w:type="dxa"/>
              <w:right w:w="80" w:type="dxa"/>
            </w:tcMar>
            <w:vAlign w:val="center"/>
          </w:tcPr>
          <w:p w:rsidR="00AA6F77" w:rsidP="00453BFD" w:rsidRDefault="00AA6F77" w14:paraId="369AFAC9" w14:textId="77777777">
            <w:pPr>
              <w:spacing w:before="0"/>
              <w:jc w:val="center"/>
            </w:pPr>
            <w:r>
              <w:t>CH</w:t>
            </w:r>
          </w:p>
        </w:tc>
        <w:tc>
          <w:tcPr>
            <w:tcW w:w="6450" w:type="dxa"/>
            <w:tcMar>
              <w:top w:w="80" w:type="dxa"/>
              <w:left w:w="80" w:type="dxa"/>
              <w:bottom w:w="80" w:type="dxa"/>
              <w:right w:w="80" w:type="dxa"/>
            </w:tcMar>
            <w:vAlign w:val="center"/>
          </w:tcPr>
          <w:p w:rsidR="00AA6F77" w:rsidP="00453BFD" w:rsidRDefault="00AA6F77" w14:paraId="7293C576" w14:textId="77777777">
            <w:pPr>
              <w:spacing w:before="0"/>
              <w:jc w:val="left"/>
            </w:pPr>
            <w:r w:rsidRPr="217BEFA0">
              <w:rPr>
                <w:lang w:val="en-US"/>
              </w:rPr>
              <w:t>Switzerland - Thụy Sĩ</w:t>
            </w:r>
          </w:p>
        </w:tc>
      </w:tr>
      <w:tr w:rsidR="00AA6F77" w:rsidTr="22A86903" w14:paraId="608621D1" w14:textId="77777777">
        <w:tc>
          <w:tcPr>
            <w:tcW w:w="900" w:type="dxa"/>
            <w:tcMar>
              <w:top w:w="80" w:type="dxa"/>
              <w:left w:w="80" w:type="dxa"/>
              <w:bottom w:w="80" w:type="dxa"/>
              <w:right w:w="80" w:type="dxa"/>
            </w:tcMar>
            <w:vAlign w:val="center"/>
          </w:tcPr>
          <w:p w:rsidR="00AA6F77" w:rsidP="00453BFD" w:rsidRDefault="00AA6F77" w14:paraId="0AF977A2" w14:textId="77777777">
            <w:pPr>
              <w:spacing w:before="0"/>
              <w:jc w:val="center"/>
            </w:pPr>
            <w:r>
              <w:t>25</w:t>
            </w:r>
          </w:p>
        </w:tc>
        <w:tc>
          <w:tcPr>
            <w:tcW w:w="1980" w:type="dxa"/>
            <w:tcMar>
              <w:top w:w="80" w:type="dxa"/>
              <w:left w:w="80" w:type="dxa"/>
              <w:bottom w:w="80" w:type="dxa"/>
              <w:right w:w="80" w:type="dxa"/>
            </w:tcMar>
            <w:vAlign w:val="center"/>
          </w:tcPr>
          <w:p w:rsidR="00AA6F77" w:rsidP="00453BFD" w:rsidRDefault="00AA6F77" w14:paraId="1F6F430B" w14:textId="77777777">
            <w:pPr>
              <w:spacing w:before="0"/>
              <w:jc w:val="center"/>
            </w:pPr>
            <w:r w:rsidRPr="217BEFA0">
              <w:rPr>
                <w:lang w:val="en-US"/>
              </w:rPr>
              <w:t>ReFuelEU</w:t>
            </w:r>
          </w:p>
        </w:tc>
        <w:tc>
          <w:tcPr>
            <w:tcW w:w="6450" w:type="dxa"/>
            <w:tcMar>
              <w:top w:w="80" w:type="dxa"/>
              <w:left w:w="80" w:type="dxa"/>
              <w:bottom w:w="80" w:type="dxa"/>
              <w:right w:w="80" w:type="dxa"/>
            </w:tcMar>
            <w:vAlign w:val="center"/>
          </w:tcPr>
          <w:p w:rsidR="00AA6F77" w:rsidP="00453BFD" w:rsidRDefault="00AA6F77" w14:paraId="0A6BB186" w14:textId="77777777">
            <w:pPr>
              <w:spacing w:before="0"/>
              <w:jc w:val="left"/>
            </w:pPr>
            <w:r w:rsidRPr="217BEFA0">
              <w:rPr>
                <w:lang w:val="en-US"/>
              </w:rPr>
              <w:t>Quy định của Liên minh Châu Âu về nhiên liệu hàng không bền vững</w:t>
            </w:r>
          </w:p>
        </w:tc>
      </w:tr>
      <w:tr w:rsidR="00AA6F77" w:rsidTr="22A86903" w14:paraId="397CD9CA" w14:textId="77777777">
        <w:tc>
          <w:tcPr>
            <w:tcW w:w="900" w:type="dxa"/>
            <w:tcMar>
              <w:top w:w="80" w:type="dxa"/>
              <w:left w:w="80" w:type="dxa"/>
              <w:bottom w:w="80" w:type="dxa"/>
              <w:right w:w="80" w:type="dxa"/>
            </w:tcMar>
            <w:vAlign w:val="center"/>
          </w:tcPr>
          <w:p w:rsidR="00AA6F77" w:rsidP="00453BFD" w:rsidRDefault="00AA6F77" w14:paraId="14CC3B5A" w14:textId="77777777">
            <w:pPr>
              <w:spacing w:before="0"/>
              <w:jc w:val="center"/>
            </w:pPr>
            <w:r>
              <w:t>26</w:t>
            </w:r>
          </w:p>
        </w:tc>
        <w:tc>
          <w:tcPr>
            <w:tcW w:w="1980" w:type="dxa"/>
            <w:tcMar>
              <w:top w:w="80" w:type="dxa"/>
              <w:left w:w="80" w:type="dxa"/>
              <w:bottom w:w="80" w:type="dxa"/>
              <w:right w:w="80" w:type="dxa"/>
            </w:tcMar>
            <w:vAlign w:val="center"/>
          </w:tcPr>
          <w:p w:rsidR="00AA6F77" w:rsidP="00453BFD" w:rsidRDefault="00AA6F77" w14:paraId="7A0D98CD" w14:textId="77777777">
            <w:pPr>
              <w:spacing w:before="0"/>
              <w:jc w:val="center"/>
            </w:pPr>
            <w:r>
              <w:t>KPI</w:t>
            </w:r>
          </w:p>
        </w:tc>
        <w:tc>
          <w:tcPr>
            <w:tcW w:w="6450" w:type="dxa"/>
            <w:tcMar>
              <w:top w:w="80" w:type="dxa"/>
              <w:left w:w="80" w:type="dxa"/>
              <w:bottom w:w="80" w:type="dxa"/>
              <w:right w:w="80" w:type="dxa"/>
            </w:tcMar>
            <w:vAlign w:val="center"/>
          </w:tcPr>
          <w:p w:rsidR="00AA6F77" w:rsidP="00453BFD" w:rsidRDefault="00AA6F77" w14:paraId="76ABD7A5" w14:textId="77777777">
            <w:pPr>
              <w:spacing w:before="0"/>
              <w:jc w:val="left"/>
            </w:pPr>
            <w:r w:rsidRPr="217BEFA0">
              <w:rPr>
                <w:lang w:val="en-US"/>
              </w:rPr>
              <w:t>Key Performance Indicator - Chỉ số đánh giá hiệu quả</w:t>
            </w:r>
          </w:p>
        </w:tc>
      </w:tr>
      <w:tr w:rsidR="00AA6F77" w:rsidTr="22A86903" w14:paraId="1660ADFD" w14:textId="77777777">
        <w:tc>
          <w:tcPr>
            <w:tcW w:w="900" w:type="dxa"/>
            <w:tcMar>
              <w:top w:w="80" w:type="dxa"/>
              <w:left w:w="80" w:type="dxa"/>
              <w:bottom w:w="80" w:type="dxa"/>
              <w:right w:w="80" w:type="dxa"/>
            </w:tcMar>
            <w:vAlign w:val="center"/>
          </w:tcPr>
          <w:p w:rsidR="00AA6F77" w:rsidP="00453BFD" w:rsidRDefault="00AA6F77" w14:paraId="05BBF62D" w14:textId="77777777">
            <w:pPr>
              <w:spacing w:before="0"/>
              <w:jc w:val="center"/>
            </w:pPr>
            <w:r>
              <w:t>27</w:t>
            </w:r>
          </w:p>
        </w:tc>
        <w:tc>
          <w:tcPr>
            <w:tcW w:w="1980" w:type="dxa"/>
            <w:tcMar>
              <w:top w:w="80" w:type="dxa"/>
              <w:left w:w="80" w:type="dxa"/>
              <w:bottom w:w="80" w:type="dxa"/>
              <w:right w:w="80" w:type="dxa"/>
            </w:tcMar>
            <w:vAlign w:val="center"/>
          </w:tcPr>
          <w:p w:rsidR="00AA6F77" w:rsidP="00453BFD" w:rsidRDefault="00AA6F77" w14:paraId="16DFBD05" w14:textId="77777777">
            <w:pPr>
              <w:spacing w:before="0"/>
              <w:jc w:val="center"/>
            </w:pPr>
            <w:r>
              <w:t>NPS</w:t>
            </w:r>
          </w:p>
        </w:tc>
        <w:tc>
          <w:tcPr>
            <w:tcW w:w="6450" w:type="dxa"/>
            <w:tcMar>
              <w:top w:w="80" w:type="dxa"/>
              <w:left w:w="80" w:type="dxa"/>
              <w:bottom w:w="80" w:type="dxa"/>
              <w:right w:w="80" w:type="dxa"/>
            </w:tcMar>
            <w:vAlign w:val="center"/>
          </w:tcPr>
          <w:p w:rsidR="00AA6F77" w:rsidP="00453BFD" w:rsidRDefault="00AA6F77" w14:paraId="206323CA" w14:textId="77777777">
            <w:pPr>
              <w:spacing w:before="0"/>
              <w:jc w:val="left"/>
            </w:pPr>
            <w:r w:rsidRPr="217BEFA0">
              <w:rPr>
                <w:lang w:val="en-US"/>
              </w:rPr>
              <w:t>Net Promoter Score - Chỉ số đo lường mức độ hài lòng/khuyến nghị của khách hàng</w:t>
            </w:r>
          </w:p>
        </w:tc>
      </w:tr>
      <w:tr w:rsidR="00AA6F77" w:rsidTr="22A86903" w14:paraId="2FD05D15" w14:textId="77777777">
        <w:tc>
          <w:tcPr>
            <w:tcW w:w="900" w:type="dxa"/>
            <w:tcMar>
              <w:top w:w="80" w:type="dxa"/>
              <w:left w:w="80" w:type="dxa"/>
              <w:bottom w:w="80" w:type="dxa"/>
              <w:right w:w="80" w:type="dxa"/>
            </w:tcMar>
            <w:vAlign w:val="center"/>
          </w:tcPr>
          <w:p w:rsidR="00AA6F77" w:rsidP="00453BFD" w:rsidRDefault="00AA6F77" w14:paraId="15FF7FD4" w14:textId="77777777">
            <w:pPr>
              <w:spacing w:before="0"/>
              <w:jc w:val="center"/>
            </w:pPr>
            <w:r>
              <w:t>28</w:t>
            </w:r>
          </w:p>
        </w:tc>
        <w:tc>
          <w:tcPr>
            <w:tcW w:w="1980" w:type="dxa"/>
            <w:tcMar>
              <w:top w:w="80" w:type="dxa"/>
              <w:left w:w="80" w:type="dxa"/>
              <w:bottom w:w="80" w:type="dxa"/>
              <w:right w:w="80" w:type="dxa"/>
            </w:tcMar>
            <w:vAlign w:val="center"/>
          </w:tcPr>
          <w:p w:rsidR="00AA6F77" w:rsidP="00453BFD" w:rsidRDefault="00AA6F77" w14:paraId="05D7B558" w14:textId="77777777">
            <w:pPr>
              <w:spacing w:before="0"/>
              <w:jc w:val="center"/>
            </w:pPr>
            <w:r>
              <w:t>RTK</w:t>
            </w:r>
          </w:p>
        </w:tc>
        <w:tc>
          <w:tcPr>
            <w:tcW w:w="6450" w:type="dxa"/>
            <w:tcMar>
              <w:top w:w="80" w:type="dxa"/>
              <w:left w:w="80" w:type="dxa"/>
              <w:bottom w:w="80" w:type="dxa"/>
              <w:right w:w="80" w:type="dxa"/>
            </w:tcMar>
            <w:vAlign w:val="center"/>
          </w:tcPr>
          <w:p w:rsidR="00AA6F77" w:rsidP="00453BFD" w:rsidRDefault="00AA6F77" w14:paraId="3F54B5D4" w14:textId="77777777">
            <w:pPr>
              <w:spacing w:before="0"/>
              <w:jc w:val="left"/>
            </w:pPr>
            <w:r w:rsidRPr="217BEFA0">
              <w:rPr>
                <w:lang w:val="en-US"/>
              </w:rPr>
              <w:t>Revenue Tonne Kilometre - Tấn-km doanh thu</w:t>
            </w:r>
          </w:p>
        </w:tc>
      </w:tr>
      <w:tr w:rsidR="00AA6F77" w:rsidTr="22A86903" w14:paraId="7BA48CD6" w14:textId="77777777">
        <w:tc>
          <w:tcPr>
            <w:tcW w:w="900" w:type="dxa"/>
            <w:tcMar>
              <w:top w:w="80" w:type="dxa"/>
              <w:left w:w="80" w:type="dxa"/>
              <w:bottom w:w="80" w:type="dxa"/>
              <w:right w:w="80" w:type="dxa"/>
            </w:tcMar>
            <w:vAlign w:val="center"/>
          </w:tcPr>
          <w:p w:rsidR="00AA6F77" w:rsidP="00453BFD" w:rsidRDefault="00AA6F77" w14:paraId="678FCB03" w14:textId="77777777">
            <w:pPr>
              <w:spacing w:before="0"/>
              <w:jc w:val="center"/>
            </w:pPr>
            <w:r>
              <w:t>29</w:t>
            </w:r>
          </w:p>
        </w:tc>
        <w:tc>
          <w:tcPr>
            <w:tcW w:w="1980" w:type="dxa"/>
            <w:tcMar>
              <w:top w:w="80" w:type="dxa"/>
              <w:left w:w="80" w:type="dxa"/>
              <w:bottom w:w="80" w:type="dxa"/>
              <w:right w:w="80" w:type="dxa"/>
            </w:tcMar>
            <w:vAlign w:val="center"/>
          </w:tcPr>
          <w:p w:rsidR="00AA6F77" w:rsidP="00453BFD" w:rsidRDefault="00AA6F77" w14:paraId="126C30DF" w14:textId="77777777">
            <w:pPr>
              <w:spacing w:before="0"/>
              <w:jc w:val="center"/>
            </w:pPr>
            <w:r>
              <w:t>MJ</w:t>
            </w:r>
          </w:p>
        </w:tc>
        <w:tc>
          <w:tcPr>
            <w:tcW w:w="6450" w:type="dxa"/>
            <w:tcMar>
              <w:top w:w="80" w:type="dxa"/>
              <w:left w:w="80" w:type="dxa"/>
              <w:bottom w:w="80" w:type="dxa"/>
              <w:right w:w="80" w:type="dxa"/>
            </w:tcMar>
            <w:vAlign w:val="center"/>
          </w:tcPr>
          <w:p w:rsidR="00AA6F77" w:rsidP="00453BFD" w:rsidRDefault="00AA6F77" w14:paraId="5B9B9B60" w14:textId="77777777">
            <w:pPr>
              <w:spacing w:before="0"/>
              <w:jc w:val="left"/>
            </w:pPr>
            <w:r w:rsidRPr="217BEFA0">
              <w:rPr>
                <w:lang w:val="en-US"/>
              </w:rPr>
              <w:t>Megajoule - Đơn vị đo năng lượng</w:t>
            </w:r>
          </w:p>
        </w:tc>
      </w:tr>
      <w:tr w:rsidR="00AA6F77" w:rsidTr="22A86903" w14:paraId="11F6E866" w14:textId="77777777">
        <w:tc>
          <w:tcPr>
            <w:tcW w:w="900" w:type="dxa"/>
            <w:tcMar>
              <w:top w:w="80" w:type="dxa"/>
              <w:left w:w="80" w:type="dxa"/>
              <w:bottom w:w="80" w:type="dxa"/>
              <w:right w:w="80" w:type="dxa"/>
            </w:tcMar>
            <w:vAlign w:val="center"/>
          </w:tcPr>
          <w:p w:rsidR="00AA6F77" w:rsidP="00453BFD" w:rsidRDefault="00AA6F77" w14:paraId="72BBDB36" w14:textId="77777777">
            <w:pPr>
              <w:spacing w:before="0"/>
              <w:jc w:val="center"/>
            </w:pPr>
            <w:r>
              <w:t>30</w:t>
            </w:r>
          </w:p>
        </w:tc>
        <w:tc>
          <w:tcPr>
            <w:tcW w:w="1980" w:type="dxa"/>
            <w:tcMar>
              <w:top w:w="80" w:type="dxa"/>
              <w:left w:w="80" w:type="dxa"/>
              <w:bottom w:w="80" w:type="dxa"/>
              <w:right w:w="80" w:type="dxa"/>
            </w:tcMar>
            <w:vAlign w:val="center"/>
          </w:tcPr>
          <w:p w:rsidR="00AA6F77" w:rsidP="00453BFD" w:rsidRDefault="00AA6F77" w14:paraId="2BD58EFE" w14:textId="77777777">
            <w:pPr>
              <w:spacing w:before="0"/>
              <w:jc w:val="center"/>
            </w:pPr>
            <w:r>
              <w:t>TOE</w:t>
            </w:r>
          </w:p>
        </w:tc>
        <w:tc>
          <w:tcPr>
            <w:tcW w:w="6450" w:type="dxa"/>
            <w:tcMar>
              <w:top w:w="80" w:type="dxa"/>
              <w:left w:w="80" w:type="dxa"/>
              <w:bottom w:w="80" w:type="dxa"/>
              <w:right w:w="80" w:type="dxa"/>
            </w:tcMar>
            <w:vAlign w:val="center"/>
          </w:tcPr>
          <w:p w:rsidR="00AA6F77" w:rsidP="00453BFD" w:rsidRDefault="00AA6F77" w14:paraId="3ADB8129" w14:textId="77777777">
            <w:pPr>
              <w:spacing w:before="0"/>
              <w:jc w:val="left"/>
            </w:pPr>
            <w:r w:rsidRPr="217BEFA0">
              <w:rPr>
                <w:lang w:val="en-US"/>
              </w:rPr>
              <w:t>Tonne of Oil Equivalent - Tấn dầu quy đổi</w:t>
            </w:r>
          </w:p>
        </w:tc>
      </w:tr>
      <w:tr w:rsidR="00AA6F77" w:rsidTr="22A86903" w14:paraId="72F4848A" w14:textId="77777777">
        <w:tc>
          <w:tcPr>
            <w:tcW w:w="900" w:type="dxa"/>
            <w:tcMar>
              <w:top w:w="80" w:type="dxa"/>
              <w:left w:w="80" w:type="dxa"/>
              <w:bottom w:w="80" w:type="dxa"/>
              <w:right w:w="80" w:type="dxa"/>
            </w:tcMar>
            <w:vAlign w:val="center"/>
          </w:tcPr>
          <w:p w:rsidR="00AA6F77" w:rsidP="00453BFD" w:rsidRDefault="00AA6F77" w14:paraId="483E571D" w14:textId="77777777">
            <w:pPr>
              <w:spacing w:before="0"/>
              <w:jc w:val="center"/>
            </w:pPr>
            <w:r>
              <w:t>31</w:t>
            </w:r>
          </w:p>
        </w:tc>
        <w:tc>
          <w:tcPr>
            <w:tcW w:w="1980" w:type="dxa"/>
            <w:tcMar>
              <w:top w:w="80" w:type="dxa"/>
              <w:left w:w="80" w:type="dxa"/>
              <w:bottom w:w="80" w:type="dxa"/>
              <w:right w:w="80" w:type="dxa"/>
            </w:tcMar>
            <w:vAlign w:val="center"/>
          </w:tcPr>
          <w:p w:rsidR="00AA6F77" w:rsidP="00453BFD" w:rsidRDefault="00AA6F77" w14:paraId="1AA0C702" w14:textId="77777777">
            <w:pPr>
              <w:spacing w:before="0"/>
              <w:jc w:val="center"/>
            </w:pPr>
            <w:r>
              <w:t>ML</w:t>
            </w:r>
          </w:p>
        </w:tc>
        <w:tc>
          <w:tcPr>
            <w:tcW w:w="6450" w:type="dxa"/>
            <w:tcMar>
              <w:top w:w="80" w:type="dxa"/>
              <w:left w:w="80" w:type="dxa"/>
              <w:bottom w:w="80" w:type="dxa"/>
              <w:right w:w="80" w:type="dxa"/>
            </w:tcMar>
            <w:vAlign w:val="center"/>
          </w:tcPr>
          <w:p w:rsidR="00AA6F77" w:rsidP="00453BFD" w:rsidRDefault="00AA6F77" w14:paraId="24FF588B" w14:textId="77777777">
            <w:pPr>
              <w:spacing w:before="0"/>
              <w:jc w:val="left"/>
            </w:pPr>
            <w:r w:rsidRPr="217BEFA0">
              <w:rPr>
                <w:lang w:val="en-US"/>
              </w:rPr>
              <w:t>Megaliter - Triệu lít</w:t>
            </w:r>
          </w:p>
        </w:tc>
      </w:tr>
      <w:tr w:rsidR="00AA6F77" w:rsidTr="22A86903" w14:paraId="2FA7B362" w14:textId="77777777">
        <w:tc>
          <w:tcPr>
            <w:tcW w:w="900" w:type="dxa"/>
            <w:tcMar>
              <w:top w:w="80" w:type="dxa"/>
              <w:left w:w="80" w:type="dxa"/>
              <w:bottom w:w="80" w:type="dxa"/>
              <w:right w:w="80" w:type="dxa"/>
            </w:tcMar>
            <w:vAlign w:val="center"/>
          </w:tcPr>
          <w:p w:rsidR="00AA6F77" w:rsidP="00453BFD" w:rsidRDefault="00AA6F77" w14:paraId="298D9D3E" w14:textId="77777777">
            <w:pPr>
              <w:spacing w:before="0"/>
              <w:jc w:val="center"/>
            </w:pPr>
            <w:r>
              <w:t>32</w:t>
            </w:r>
          </w:p>
        </w:tc>
        <w:tc>
          <w:tcPr>
            <w:tcW w:w="1980" w:type="dxa"/>
            <w:tcMar>
              <w:top w:w="80" w:type="dxa"/>
              <w:left w:w="80" w:type="dxa"/>
              <w:bottom w:w="80" w:type="dxa"/>
              <w:right w:w="80" w:type="dxa"/>
            </w:tcMar>
            <w:vAlign w:val="center"/>
          </w:tcPr>
          <w:p w:rsidR="00AA6F77" w:rsidP="00453BFD" w:rsidRDefault="00AA6F77" w14:paraId="38D617C9" w14:textId="77777777">
            <w:pPr>
              <w:spacing w:before="0"/>
              <w:jc w:val="center"/>
            </w:pPr>
            <w:r>
              <w:t>DWH</w:t>
            </w:r>
          </w:p>
        </w:tc>
        <w:tc>
          <w:tcPr>
            <w:tcW w:w="6450" w:type="dxa"/>
            <w:tcMar>
              <w:top w:w="80" w:type="dxa"/>
              <w:left w:w="80" w:type="dxa"/>
              <w:bottom w:w="80" w:type="dxa"/>
              <w:right w:w="80" w:type="dxa"/>
            </w:tcMar>
            <w:vAlign w:val="center"/>
          </w:tcPr>
          <w:p w:rsidR="00AA6F77" w:rsidP="00453BFD" w:rsidRDefault="00AA6F77" w14:paraId="085B3FB5" w14:textId="77777777">
            <w:pPr>
              <w:spacing w:before="0"/>
              <w:jc w:val="left"/>
            </w:pPr>
            <w:r w:rsidRPr="217BEFA0">
              <w:rPr>
                <w:lang w:val="en-US"/>
              </w:rPr>
              <w:t>Data Warehouse - Kho dữ liệu</w:t>
            </w:r>
          </w:p>
        </w:tc>
      </w:tr>
      <w:tr w:rsidRPr="00B54925" w:rsidR="00AA6F77" w:rsidTr="22A86903" w14:paraId="7391D9D7" w14:textId="77777777">
        <w:tc>
          <w:tcPr>
            <w:tcW w:w="900" w:type="dxa"/>
            <w:tcMar>
              <w:top w:w="80" w:type="dxa"/>
              <w:left w:w="80" w:type="dxa"/>
              <w:bottom w:w="80" w:type="dxa"/>
              <w:right w:w="80" w:type="dxa"/>
            </w:tcMar>
            <w:vAlign w:val="center"/>
          </w:tcPr>
          <w:p w:rsidR="00AA6F77" w:rsidP="00453BFD" w:rsidRDefault="00AA6F77" w14:paraId="4F998C05" w14:textId="77777777">
            <w:pPr>
              <w:spacing w:before="0"/>
              <w:jc w:val="center"/>
            </w:pPr>
            <w:r>
              <w:t>33</w:t>
            </w:r>
          </w:p>
        </w:tc>
        <w:tc>
          <w:tcPr>
            <w:tcW w:w="1980" w:type="dxa"/>
            <w:tcMar>
              <w:top w:w="80" w:type="dxa"/>
              <w:left w:w="80" w:type="dxa"/>
              <w:bottom w:w="80" w:type="dxa"/>
              <w:right w:w="80" w:type="dxa"/>
            </w:tcMar>
            <w:vAlign w:val="center"/>
          </w:tcPr>
          <w:p w:rsidR="00AA6F77" w:rsidP="00453BFD" w:rsidRDefault="00AA6F77" w14:paraId="509D785A" w14:textId="77777777">
            <w:pPr>
              <w:spacing w:before="0"/>
              <w:jc w:val="center"/>
            </w:pPr>
            <w:r>
              <w:t>DB</w:t>
            </w:r>
          </w:p>
        </w:tc>
        <w:tc>
          <w:tcPr>
            <w:tcW w:w="6450" w:type="dxa"/>
            <w:tcMar>
              <w:top w:w="80" w:type="dxa"/>
              <w:left w:w="80" w:type="dxa"/>
              <w:bottom w:w="80" w:type="dxa"/>
              <w:right w:w="80" w:type="dxa"/>
            </w:tcMar>
            <w:vAlign w:val="center"/>
          </w:tcPr>
          <w:p w:rsidRPr="00AD38B4" w:rsidR="00AA6F77" w:rsidP="00453BFD" w:rsidRDefault="00AA6F77" w14:paraId="441EFB0C" w14:textId="77777777">
            <w:pPr>
              <w:spacing w:before="0"/>
              <w:jc w:val="left"/>
            </w:pPr>
            <w:r w:rsidRPr="22A86903">
              <w:rPr>
                <w:lang w:val="en-US"/>
              </w:rPr>
              <w:t>Database - Cơ sở dữ liệu</w:t>
            </w:r>
          </w:p>
        </w:tc>
      </w:tr>
      <w:tr w:rsidR="00AA6F77" w:rsidTr="22A86903" w14:paraId="49FF0B37" w14:textId="77777777">
        <w:tc>
          <w:tcPr>
            <w:tcW w:w="900" w:type="dxa"/>
            <w:tcMar>
              <w:top w:w="80" w:type="dxa"/>
              <w:left w:w="80" w:type="dxa"/>
              <w:bottom w:w="80" w:type="dxa"/>
              <w:right w:w="80" w:type="dxa"/>
            </w:tcMar>
            <w:vAlign w:val="center"/>
          </w:tcPr>
          <w:p w:rsidR="00AA6F77" w:rsidP="00453BFD" w:rsidRDefault="00AA6F77" w14:paraId="3D5F0F2E" w14:textId="77777777">
            <w:pPr>
              <w:spacing w:before="0"/>
              <w:jc w:val="center"/>
            </w:pPr>
            <w:r>
              <w:t>34</w:t>
            </w:r>
          </w:p>
        </w:tc>
        <w:tc>
          <w:tcPr>
            <w:tcW w:w="1980" w:type="dxa"/>
            <w:tcMar>
              <w:top w:w="80" w:type="dxa"/>
              <w:left w:w="80" w:type="dxa"/>
              <w:bottom w:w="80" w:type="dxa"/>
              <w:right w:w="80" w:type="dxa"/>
            </w:tcMar>
            <w:vAlign w:val="center"/>
          </w:tcPr>
          <w:p w:rsidR="00AA6F77" w:rsidP="00453BFD" w:rsidRDefault="00AA6F77" w14:paraId="02D63E24" w14:textId="77777777">
            <w:pPr>
              <w:spacing w:before="0"/>
              <w:jc w:val="center"/>
            </w:pPr>
            <w:r>
              <w:t>RAW</w:t>
            </w:r>
          </w:p>
        </w:tc>
        <w:tc>
          <w:tcPr>
            <w:tcW w:w="6450" w:type="dxa"/>
            <w:tcMar>
              <w:top w:w="80" w:type="dxa"/>
              <w:left w:w="80" w:type="dxa"/>
              <w:bottom w:w="80" w:type="dxa"/>
              <w:right w:w="80" w:type="dxa"/>
            </w:tcMar>
            <w:vAlign w:val="center"/>
          </w:tcPr>
          <w:p w:rsidR="00AA6F77" w:rsidP="00453BFD" w:rsidRDefault="00AA6F77" w14:paraId="701AAA2A" w14:textId="77777777">
            <w:pPr>
              <w:spacing w:before="0"/>
              <w:jc w:val="left"/>
            </w:pPr>
            <w:r w:rsidRPr="217BEFA0">
              <w:rPr>
                <w:lang w:val="en-US"/>
              </w:rPr>
              <w:t>Vùng dữ liệu thô</w:t>
            </w:r>
          </w:p>
        </w:tc>
      </w:tr>
      <w:tr w:rsidR="00AA6F77" w:rsidTr="22A86903" w14:paraId="4F63B736" w14:textId="77777777">
        <w:tc>
          <w:tcPr>
            <w:tcW w:w="900" w:type="dxa"/>
            <w:tcMar>
              <w:top w:w="80" w:type="dxa"/>
              <w:left w:w="80" w:type="dxa"/>
              <w:bottom w:w="80" w:type="dxa"/>
              <w:right w:w="80" w:type="dxa"/>
            </w:tcMar>
            <w:vAlign w:val="center"/>
          </w:tcPr>
          <w:p w:rsidR="00AA6F77" w:rsidP="00453BFD" w:rsidRDefault="00AA6F77" w14:paraId="585E146C" w14:textId="77777777">
            <w:pPr>
              <w:spacing w:before="0"/>
              <w:jc w:val="center"/>
            </w:pPr>
            <w:r>
              <w:t>35</w:t>
            </w:r>
          </w:p>
        </w:tc>
        <w:tc>
          <w:tcPr>
            <w:tcW w:w="1980" w:type="dxa"/>
            <w:tcMar>
              <w:top w:w="80" w:type="dxa"/>
              <w:left w:w="80" w:type="dxa"/>
              <w:bottom w:w="80" w:type="dxa"/>
              <w:right w:w="80" w:type="dxa"/>
            </w:tcMar>
            <w:vAlign w:val="center"/>
          </w:tcPr>
          <w:p w:rsidR="00AA6F77" w:rsidP="00453BFD" w:rsidRDefault="00AA6F77" w14:paraId="2C424C1A" w14:textId="77777777">
            <w:pPr>
              <w:spacing w:before="0"/>
              <w:jc w:val="center"/>
            </w:pPr>
            <w:r>
              <w:t>RLS</w:t>
            </w:r>
          </w:p>
        </w:tc>
        <w:tc>
          <w:tcPr>
            <w:tcW w:w="6450" w:type="dxa"/>
            <w:tcMar>
              <w:top w:w="80" w:type="dxa"/>
              <w:left w:w="80" w:type="dxa"/>
              <w:bottom w:w="80" w:type="dxa"/>
              <w:right w:w="80" w:type="dxa"/>
            </w:tcMar>
            <w:vAlign w:val="center"/>
          </w:tcPr>
          <w:p w:rsidR="00AA6F77" w:rsidP="00453BFD" w:rsidRDefault="00AA6F77" w14:paraId="066E4542" w14:textId="77777777">
            <w:pPr>
              <w:spacing w:before="0"/>
              <w:jc w:val="left"/>
            </w:pPr>
            <w:r w:rsidRPr="217BEFA0">
              <w:rPr>
                <w:lang w:val="en-US"/>
              </w:rPr>
              <w:t>Row Level Security - Bảo mật dữ liệu theo dòng</w:t>
            </w:r>
          </w:p>
        </w:tc>
      </w:tr>
      <w:tr w:rsidR="00AA6F77" w:rsidTr="22A86903" w14:paraId="4BBD3D18" w14:textId="77777777">
        <w:tc>
          <w:tcPr>
            <w:tcW w:w="900" w:type="dxa"/>
            <w:tcMar>
              <w:top w:w="80" w:type="dxa"/>
              <w:left w:w="80" w:type="dxa"/>
              <w:bottom w:w="80" w:type="dxa"/>
              <w:right w:w="80" w:type="dxa"/>
            </w:tcMar>
            <w:vAlign w:val="center"/>
          </w:tcPr>
          <w:p w:rsidR="00AA6F77" w:rsidP="00453BFD" w:rsidRDefault="00AA6F77" w14:paraId="3F788256" w14:textId="77777777">
            <w:pPr>
              <w:spacing w:before="0"/>
              <w:jc w:val="center"/>
            </w:pPr>
            <w:r>
              <w:t>36</w:t>
            </w:r>
          </w:p>
        </w:tc>
        <w:tc>
          <w:tcPr>
            <w:tcW w:w="1980" w:type="dxa"/>
            <w:tcMar>
              <w:top w:w="80" w:type="dxa"/>
              <w:left w:w="80" w:type="dxa"/>
              <w:bottom w:w="80" w:type="dxa"/>
              <w:right w:w="80" w:type="dxa"/>
            </w:tcMar>
            <w:vAlign w:val="center"/>
          </w:tcPr>
          <w:p w:rsidR="00AA6F77" w:rsidP="00453BFD" w:rsidRDefault="00AA6F77" w14:paraId="0D2CF06B" w14:textId="77777777">
            <w:pPr>
              <w:spacing w:before="0"/>
              <w:jc w:val="center"/>
            </w:pPr>
            <w:r>
              <w:t>SSO</w:t>
            </w:r>
          </w:p>
        </w:tc>
        <w:tc>
          <w:tcPr>
            <w:tcW w:w="6450" w:type="dxa"/>
            <w:tcMar>
              <w:top w:w="80" w:type="dxa"/>
              <w:left w:w="80" w:type="dxa"/>
              <w:bottom w:w="80" w:type="dxa"/>
              <w:right w:w="80" w:type="dxa"/>
            </w:tcMar>
            <w:vAlign w:val="center"/>
          </w:tcPr>
          <w:p w:rsidR="00AA6F77" w:rsidP="00453BFD" w:rsidRDefault="00AA6F77" w14:paraId="100FDDD0" w14:textId="77777777">
            <w:pPr>
              <w:spacing w:before="0"/>
              <w:jc w:val="left"/>
            </w:pPr>
            <w:r w:rsidRPr="217BEFA0">
              <w:rPr>
                <w:lang w:val="en-US"/>
              </w:rPr>
              <w:t>Single Sign-On - Đăng nhập một lần</w:t>
            </w:r>
          </w:p>
        </w:tc>
      </w:tr>
      <w:tr w:rsidR="00AA6F77" w:rsidTr="22A86903" w14:paraId="4DAA6B8D" w14:textId="77777777">
        <w:tc>
          <w:tcPr>
            <w:tcW w:w="900" w:type="dxa"/>
            <w:tcMar>
              <w:top w:w="80" w:type="dxa"/>
              <w:left w:w="80" w:type="dxa"/>
              <w:bottom w:w="80" w:type="dxa"/>
              <w:right w:w="80" w:type="dxa"/>
            </w:tcMar>
            <w:vAlign w:val="center"/>
          </w:tcPr>
          <w:p w:rsidR="00AA6F77" w:rsidP="00453BFD" w:rsidRDefault="00AA6F77" w14:paraId="35DD94F7" w14:textId="77777777">
            <w:pPr>
              <w:spacing w:before="0"/>
              <w:jc w:val="center"/>
            </w:pPr>
            <w:r>
              <w:t>37</w:t>
            </w:r>
          </w:p>
        </w:tc>
        <w:tc>
          <w:tcPr>
            <w:tcW w:w="1980" w:type="dxa"/>
            <w:tcMar>
              <w:top w:w="80" w:type="dxa"/>
              <w:left w:w="80" w:type="dxa"/>
              <w:bottom w:w="80" w:type="dxa"/>
              <w:right w:w="80" w:type="dxa"/>
            </w:tcMar>
            <w:vAlign w:val="center"/>
          </w:tcPr>
          <w:p w:rsidR="00AA6F77" w:rsidP="00453BFD" w:rsidRDefault="00AA6F77" w14:paraId="10A89A01" w14:textId="77777777">
            <w:pPr>
              <w:spacing w:before="0"/>
              <w:jc w:val="center"/>
            </w:pPr>
            <w:r>
              <w:t>CMS</w:t>
            </w:r>
          </w:p>
        </w:tc>
        <w:tc>
          <w:tcPr>
            <w:tcW w:w="6450" w:type="dxa"/>
            <w:tcMar>
              <w:top w:w="80" w:type="dxa"/>
              <w:left w:w="80" w:type="dxa"/>
              <w:bottom w:w="80" w:type="dxa"/>
              <w:right w:w="80" w:type="dxa"/>
            </w:tcMar>
            <w:vAlign w:val="center"/>
          </w:tcPr>
          <w:p w:rsidR="00AA6F77" w:rsidP="00453BFD" w:rsidRDefault="00AA6F77" w14:paraId="2F28DCC6" w14:textId="77777777">
            <w:pPr>
              <w:spacing w:before="0"/>
              <w:jc w:val="left"/>
            </w:pPr>
            <w:r w:rsidRPr="217BEFA0">
              <w:rPr>
                <w:lang w:val="en-US"/>
              </w:rPr>
              <w:t>Content Management System - Hệ quản trị nội dung</w:t>
            </w:r>
          </w:p>
        </w:tc>
      </w:tr>
      <w:tr w:rsidRPr="009904F1" w:rsidR="00AA6F77" w:rsidTr="22A86903" w14:paraId="093B9FE8" w14:textId="77777777">
        <w:tc>
          <w:tcPr>
            <w:tcW w:w="900" w:type="dxa"/>
            <w:tcMar>
              <w:top w:w="80" w:type="dxa"/>
              <w:left w:w="80" w:type="dxa"/>
              <w:bottom w:w="80" w:type="dxa"/>
              <w:right w:w="80" w:type="dxa"/>
            </w:tcMar>
            <w:vAlign w:val="center"/>
          </w:tcPr>
          <w:p w:rsidR="00AA6F77" w:rsidP="00453BFD" w:rsidRDefault="00AA6F77" w14:paraId="1DECCEFA" w14:textId="77777777">
            <w:pPr>
              <w:spacing w:before="0"/>
              <w:jc w:val="center"/>
            </w:pPr>
            <w:r>
              <w:t>38</w:t>
            </w:r>
          </w:p>
        </w:tc>
        <w:tc>
          <w:tcPr>
            <w:tcW w:w="1980" w:type="dxa"/>
            <w:tcMar>
              <w:top w:w="80" w:type="dxa"/>
              <w:left w:w="80" w:type="dxa"/>
              <w:bottom w:w="80" w:type="dxa"/>
              <w:right w:w="80" w:type="dxa"/>
            </w:tcMar>
            <w:vAlign w:val="center"/>
          </w:tcPr>
          <w:p w:rsidR="00AA6F77" w:rsidP="00453BFD" w:rsidRDefault="00AA6F77" w14:paraId="20CCFCA0" w14:textId="77777777">
            <w:pPr>
              <w:spacing w:before="0"/>
              <w:jc w:val="center"/>
            </w:pPr>
            <w:r>
              <w:t>PDF</w:t>
            </w:r>
          </w:p>
        </w:tc>
        <w:tc>
          <w:tcPr>
            <w:tcW w:w="6450" w:type="dxa"/>
            <w:tcMar>
              <w:top w:w="80" w:type="dxa"/>
              <w:left w:w="80" w:type="dxa"/>
              <w:bottom w:w="80" w:type="dxa"/>
              <w:right w:w="80" w:type="dxa"/>
            </w:tcMar>
            <w:vAlign w:val="center"/>
          </w:tcPr>
          <w:p w:rsidRPr="00AD38B4" w:rsidR="00AA6F77" w:rsidP="00453BFD" w:rsidRDefault="00AA6F77" w14:paraId="73045B9E" w14:textId="77777777">
            <w:pPr>
              <w:spacing w:before="0"/>
              <w:jc w:val="left"/>
              <w:rPr>
                <w:lang w:val="fr-FR"/>
              </w:rPr>
            </w:pPr>
            <w:r w:rsidRPr="00AD38B4">
              <w:rPr>
                <w:lang w:val="fr-FR"/>
              </w:rPr>
              <w:t>Portable Document Format - Định dạng tài liệu di động</w:t>
            </w:r>
          </w:p>
        </w:tc>
      </w:tr>
      <w:tr w:rsidR="00AA6F77" w:rsidTr="22A86903" w14:paraId="1899082D" w14:textId="77777777">
        <w:tc>
          <w:tcPr>
            <w:tcW w:w="900" w:type="dxa"/>
            <w:tcMar>
              <w:top w:w="80" w:type="dxa"/>
              <w:left w:w="80" w:type="dxa"/>
              <w:bottom w:w="80" w:type="dxa"/>
              <w:right w:w="80" w:type="dxa"/>
            </w:tcMar>
            <w:vAlign w:val="center"/>
          </w:tcPr>
          <w:p w:rsidR="00AA6F77" w:rsidP="00453BFD" w:rsidRDefault="00AA6F77" w14:paraId="4F724326" w14:textId="77777777">
            <w:pPr>
              <w:spacing w:before="0"/>
              <w:jc w:val="center"/>
            </w:pPr>
            <w:r>
              <w:t>39</w:t>
            </w:r>
          </w:p>
        </w:tc>
        <w:tc>
          <w:tcPr>
            <w:tcW w:w="1980" w:type="dxa"/>
            <w:tcMar>
              <w:top w:w="80" w:type="dxa"/>
              <w:left w:w="80" w:type="dxa"/>
              <w:bottom w:w="80" w:type="dxa"/>
              <w:right w:w="80" w:type="dxa"/>
            </w:tcMar>
            <w:vAlign w:val="center"/>
          </w:tcPr>
          <w:p w:rsidR="00AA6F77" w:rsidP="00453BFD" w:rsidRDefault="00AA6F77" w14:paraId="6D86E7A9" w14:textId="77777777">
            <w:pPr>
              <w:spacing w:before="0"/>
              <w:jc w:val="center"/>
            </w:pPr>
            <w:r w:rsidRPr="217BEFA0">
              <w:rPr>
                <w:lang w:val="en-US"/>
              </w:rPr>
              <w:t>SkyHR</w:t>
            </w:r>
          </w:p>
        </w:tc>
        <w:tc>
          <w:tcPr>
            <w:tcW w:w="6450" w:type="dxa"/>
            <w:tcMar>
              <w:top w:w="80" w:type="dxa"/>
              <w:left w:w="80" w:type="dxa"/>
              <w:bottom w:w="80" w:type="dxa"/>
              <w:right w:w="80" w:type="dxa"/>
            </w:tcMar>
            <w:vAlign w:val="center"/>
          </w:tcPr>
          <w:p w:rsidR="00AA6F77" w:rsidP="00453BFD" w:rsidRDefault="00AA6F77" w14:paraId="6B723CF2" w14:textId="77777777">
            <w:pPr>
              <w:spacing w:before="0"/>
              <w:jc w:val="left"/>
            </w:pPr>
            <w:r w:rsidRPr="217BEFA0">
              <w:rPr>
                <w:lang w:val="en-US"/>
              </w:rPr>
              <w:t>Hệ thống quản lý nhân sự SkyHR</w:t>
            </w:r>
          </w:p>
        </w:tc>
      </w:tr>
      <w:tr w:rsidR="00AA6F77" w:rsidTr="22A86903" w14:paraId="7239AC47" w14:textId="77777777">
        <w:tc>
          <w:tcPr>
            <w:tcW w:w="900" w:type="dxa"/>
            <w:tcMar>
              <w:top w:w="80" w:type="dxa"/>
              <w:left w:w="80" w:type="dxa"/>
              <w:bottom w:w="80" w:type="dxa"/>
              <w:right w:w="80" w:type="dxa"/>
            </w:tcMar>
            <w:vAlign w:val="center"/>
          </w:tcPr>
          <w:p w:rsidR="00AA6F77" w:rsidP="00453BFD" w:rsidRDefault="00AA6F77" w14:paraId="41DB6E5B" w14:textId="77777777">
            <w:pPr>
              <w:spacing w:before="0"/>
              <w:jc w:val="center"/>
            </w:pPr>
            <w:r>
              <w:t>40</w:t>
            </w:r>
          </w:p>
        </w:tc>
        <w:tc>
          <w:tcPr>
            <w:tcW w:w="1980" w:type="dxa"/>
            <w:tcMar>
              <w:top w:w="80" w:type="dxa"/>
              <w:left w:w="80" w:type="dxa"/>
              <w:bottom w:w="80" w:type="dxa"/>
              <w:right w:w="80" w:type="dxa"/>
            </w:tcMar>
            <w:vAlign w:val="center"/>
          </w:tcPr>
          <w:p w:rsidR="00AA6F77" w:rsidP="00453BFD" w:rsidRDefault="00AA6F77" w14:paraId="1A2561E4" w14:textId="77777777">
            <w:pPr>
              <w:spacing w:before="0"/>
              <w:jc w:val="center"/>
            </w:pPr>
            <w:r>
              <w:t>FIMS</w:t>
            </w:r>
          </w:p>
        </w:tc>
        <w:tc>
          <w:tcPr>
            <w:tcW w:w="6450" w:type="dxa"/>
            <w:tcMar>
              <w:top w:w="80" w:type="dxa"/>
              <w:left w:w="80" w:type="dxa"/>
              <w:bottom w:w="80" w:type="dxa"/>
              <w:right w:w="80" w:type="dxa"/>
            </w:tcMar>
            <w:vAlign w:val="center"/>
          </w:tcPr>
          <w:p w:rsidR="00AA6F77" w:rsidP="00453BFD" w:rsidRDefault="00AA6F77" w14:paraId="27293096" w14:textId="77777777">
            <w:pPr>
              <w:spacing w:before="0"/>
              <w:jc w:val="left"/>
            </w:pPr>
            <w:r w:rsidRPr="217BEFA0">
              <w:rPr>
                <w:lang w:val="en-US"/>
              </w:rPr>
              <w:t>Flight Information Management System - Hệ thống quản lý thông tin chuyến bay/nhiên liệu</w:t>
            </w:r>
          </w:p>
        </w:tc>
      </w:tr>
      <w:tr w:rsidR="00AA6F77" w:rsidTr="22A86903" w14:paraId="6B342788" w14:textId="77777777">
        <w:tc>
          <w:tcPr>
            <w:tcW w:w="900" w:type="dxa"/>
            <w:tcMar>
              <w:top w:w="80" w:type="dxa"/>
              <w:left w:w="80" w:type="dxa"/>
              <w:bottom w:w="80" w:type="dxa"/>
              <w:right w:w="80" w:type="dxa"/>
            </w:tcMar>
            <w:vAlign w:val="center"/>
          </w:tcPr>
          <w:p w:rsidR="00AA6F77" w:rsidP="00453BFD" w:rsidRDefault="00AA6F77" w14:paraId="29930C11" w14:textId="77777777">
            <w:pPr>
              <w:spacing w:before="0"/>
              <w:jc w:val="center"/>
            </w:pPr>
            <w:r>
              <w:t>41</w:t>
            </w:r>
          </w:p>
        </w:tc>
        <w:tc>
          <w:tcPr>
            <w:tcW w:w="1980" w:type="dxa"/>
            <w:tcMar>
              <w:top w:w="80" w:type="dxa"/>
              <w:left w:w="80" w:type="dxa"/>
              <w:bottom w:w="80" w:type="dxa"/>
              <w:right w:w="80" w:type="dxa"/>
            </w:tcMar>
            <w:vAlign w:val="center"/>
          </w:tcPr>
          <w:p w:rsidR="00AA6F77" w:rsidP="00453BFD" w:rsidRDefault="00AA6F77" w14:paraId="0942ADCA" w14:textId="77777777">
            <w:pPr>
              <w:spacing w:before="0"/>
              <w:jc w:val="center"/>
            </w:pPr>
            <w:r>
              <w:t>ACARS</w:t>
            </w:r>
          </w:p>
        </w:tc>
        <w:tc>
          <w:tcPr>
            <w:tcW w:w="6450" w:type="dxa"/>
            <w:tcMar>
              <w:top w:w="80" w:type="dxa"/>
              <w:left w:w="80" w:type="dxa"/>
              <w:bottom w:w="80" w:type="dxa"/>
              <w:right w:w="80" w:type="dxa"/>
            </w:tcMar>
            <w:vAlign w:val="center"/>
          </w:tcPr>
          <w:p w:rsidR="00AA6F77" w:rsidP="00453BFD" w:rsidRDefault="00AA6F77" w14:paraId="5E11C80B" w14:textId="77777777">
            <w:pPr>
              <w:spacing w:before="0"/>
              <w:jc w:val="left"/>
            </w:pPr>
            <w:r w:rsidRPr="217BEFA0">
              <w:rPr>
                <w:lang w:val="en-US"/>
              </w:rPr>
              <w:t>Aircraft Communications Addressing and Reporting System - Hệ thống truyền tin và ghi nhận dữ liệu tàu bay</w:t>
            </w:r>
          </w:p>
        </w:tc>
      </w:tr>
      <w:tr w:rsidR="00AA6F77" w:rsidTr="22A86903" w14:paraId="59B964B6" w14:textId="77777777">
        <w:tc>
          <w:tcPr>
            <w:tcW w:w="900" w:type="dxa"/>
            <w:tcMar>
              <w:top w:w="80" w:type="dxa"/>
              <w:left w:w="80" w:type="dxa"/>
              <w:bottom w:w="80" w:type="dxa"/>
              <w:right w:w="80" w:type="dxa"/>
            </w:tcMar>
            <w:vAlign w:val="center"/>
          </w:tcPr>
          <w:p w:rsidR="00AA6F77" w:rsidP="00453BFD" w:rsidRDefault="00AA6F77" w14:paraId="4ADD8EEE" w14:textId="77777777">
            <w:pPr>
              <w:spacing w:before="0"/>
              <w:jc w:val="center"/>
            </w:pPr>
            <w:r>
              <w:t>42</w:t>
            </w:r>
          </w:p>
        </w:tc>
        <w:tc>
          <w:tcPr>
            <w:tcW w:w="1980" w:type="dxa"/>
            <w:tcMar>
              <w:top w:w="80" w:type="dxa"/>
              <w:left w:w="80" w:type="dxa"/>
              <w:bottom w:w="80" w:type="dxa"/>
              <w:right w:w="80" w:type="dxa"/>
            </w:tcMar>
            <w:vAlign w:val="center"/>
          </w:tcPr>
          <w:p w:rsidR="00AA6F77" w:rsidP="00453BFD" w:rsidRDefault="00AA6F77" w14:paraId="30C12A7C" w14:textId="77777777">
            <w:pPr>
              <w:spacing w:before="0"/>
              <w:jc w:val="center"/>
            </w:pPr>
            <w:r>
              <w:t>AMOS</w:t>
            </w:r>
          </w:p>
        </w:tc>
        <w:tc>
          <w:tcPr>
            <w:tcW w:w="6450" w:type="dxa"/>
            <w:tcMar>
              <w:top w:w="80" w:type="dxa"/>
              <w:left w:w="80" w:type="dxa"/>
              <w:bottom w:w="80" w:type="dxa"/>
              <w:right w:w="80" w:type="dxa"/>
            </w:tcMar>
            <w:vAlign w:val="center"/>
          </w:tcPr>
          <w:p w:rsidR="00AA6F77" w:rsidP="00453BFD" w:rsidRDefault="00AA6F77" w14:paraId="7D87B1B5" w14:textId="77777777">
            <w:pPr>
              <w:spacing w:before="0"/>
              <w:jc w:val="left"/>
            </w:pPr>
            <w:r w:rsidRPr="217BEFA0">
              <w:rPr>
                <w:lang w:val="en-US"/>
              </w:rPr>
              <w:t>Hệ thống quản lý bảo dưỡng/kỹ thuật tàu bay AMOS</w:t>
            </w:r>
          </w:p>
        </w:tc>
      </w:tr>
      <w:tr w:rsidR="00AA6F77" w:rsidTr="22A86903" w14:paraId="36DC9B55" w14:textId="77777777">
        <w:tc>
          <w:tcPr>
            <w:tcW w:w="900" w:type="dxa"/>
            <w:tcMar>
              <w:top w:w="80" w:type="dxa"/>
              <w:left w:w="80" w:type="dxa"/>
              <w:bottom w:w="80" w:type="dxa"/>
              <w:right w:w="80" w:type="dxa"/>
            </w:tcMar>
            <w:vAlign w:val="center"/>
          </w:tcPr>
          <w:p w:rsidR="00AA6F77" w:rsidP="00453BFD" w:rsidRDefault="00AA6F77" w14:paraId="385992FA" w14:textId="77777777">
            <w:pPr>
              <w:spacing w:before="0"/>
              <w:jc w:val="center"/>
            </w:pPr>
            <w:r>
              <w:t>43</w:t>
            </w:r>
          </w:p>
        </w:tc>
        <w:tc>
          <w:tcPr>
            <w:tcW w:w="1980" w:type="dxa"/>
            <w:tcMar>
              <w:top w:w="80" w:type="dxa"/>
              <w:left w:w="80" w:type="dxa"/>
              <w:bottom w:w="80" w:type="dxa"/>
              <w:right w:w="80" w:type="dxa"/>
            </w:tcMar>
            <w:vAlign w:val="center"/>
          </w:tcPr>
          <w:p w:rsidR="00AA6F77" w:rsidP="00453BFD" w:rsidRDefault="00AA6F77" w14:paraId="5F685A22" w14:textId="77777777">
            <w:pPr>
              <w:spacing w:before="0"/>
              <w:jc w:val="center"/>
            </w:pPr>
            <w:r>
              <w:t>AQD</w:t>
            </w:r>
          </w:p>
        </w:tc>
        <w:tc>
          <w:tcPr>
            <w:tcW w:w="6450" w:type="dxa"/>
            <w:tcMar>
              <w:top w:w="80" w:type="dxa"/>
              <w:left w:w="80" w:type="dxa"/>
              <w:bottom w:w="80" w:type="dxa"/>
              <w:right w:w="80" w:type="dxa"/>
            </w:tcMar>
            <w:vAlign w:val="center"/>
          </w:tcPr>
          <w:p w:rsidR="00AA6F77" w:rsidP="00453BFD" w:rsidRDefault="00AA6F77" w14:paraId="4156B7F9" w14:textId="77777777">
            <w:pPr>
              <w:spacing w:before="0"/>
              <w:jc w:val="left"/>
            </w:pPr>
            <w:r w:rsidRPr="217BEFA0">
              <w:rPr>
                <w:lang w:val="en-US"/>
              </w:rPr>
              <w:t>Hệ thống quản lý an toàn/chất lượng AQD</w:t>
            </w:r>
          </w:p>
        </w:tc>
      </w:tr>
      <w:tr w:rsidR="00AA6F77" w:rsidTr="22A86903" w14:paraId="2EE8F1AB" w14:textId="77777777">
        <w:tc>
          <w:tcPr>
            <w:tcW w:w="900" w:type="dxa"/>
            <w:tcMar>
              <w:top w:w="80" w:type="dxa"/>
              <w:left w:w="80" w:type="dxa"/>
              <w:bottom w:w="80" w:type="dxa"/>
              <w:right w:w="80" w:type="dxa"/>
            </w:tcMar>
            <w:vAlign w:val="center"/>
          </w:tcPr>
          <w:p w:rsidR="00AA6F77" w:rsidP="00453BFD" w:rsidRDefault="00AA6F77" w14:paraId="483FD77B" w14:textId="77777777">
            <w:pPr>
              <w:spacing w:before="0"/>
              <w:jc w:val="center"/>
            </w:pPr>
            <w:r>
              <w:t>44</w:t>
            </w:r>
          </w:p>
        </w:tc>
        <w:tc>
          <w:tcPr>
            <w:tcW w:w="1980" w:type="dxa"/>
            <w:tcMar>
              <w:top w:w="80" w:type="dxa"/>
              <w:left w:w="80" w:type="dxa"/>
              <w:bottom w:w="80" w:type="dxa"/>
              <w:right w:w="80" w:type="dxa"/>
            </w:tcMar>
            <w:vAlign w:val="center"/>
          </w:tcPr>
          <w:p w:rsidR="00AA6F77" w:rsidP="00453BFD" w:rsidRDefault="00AA6F77" w14:paraId="543A6E16" w14:textId="77777777">
            <w:pPr>
              <w:spacing w:before="0"/>
              <w:jc w:val="center"/>
            </w:pPr>
            <w:r>
              <w:t>RPS</w:t>
            </w:r>
          </w:p>
        </w:tc>
        <w:tc>
          <w:tcPr>
            <w:tcW w:w="6450" w:type="dxa"/>
            <w:tcMar>
              <w:top w:w="80" w:type="dxa"/>
              <w:left w:w="80" w:type="dxa"/>
              <w:bottom w:w="80" w:type="dxa"/>
              <w:right w:w="80" w:type="dxa"/>
            </w:tcMar>
            <w:vAlign w:val="center"/>
          </w:tcPr>
          <w:p w:rsidR="00AA6F77" w:rsidP="00453BFD" w:rsidRDefault="00AA6F77" w14:paraId="609E2B1D" w14:textId="77777777">
            <w:pPr>
              <w:spacing w:before="0"/>
              <w:jc w:val="left"/>
            </w:pPr>
            <w:r w:rsidRPr="217BEFA0">
              <w:rPr>
                <w:lang w:val="en-US"/>
              </w:rPr>
              <w:t>Hệ thống nguồn RPS phục vụ dữ liệu RTK/sản lượng vận chuyển</w:t>
            </w:r>
          </w:p>
        </w:tc>
      </w:tr>
      <w:tr w:rsidR="00AA6F77" w:rsidTr="22A86903" w14:paraId="1D6F761D" w14:textId="77777777">
        <w:tc>
          <w:tcPr>
            <w:tcW w:w="900" w:type="dxa"/>
            <w:tcMar>
              <w:top w:w="80" w:type="dxa"/>
              <w:left w:w="80" w:type="dxa"/>
              <w:bottom w:w="80" w:type="dxa"/>
              <w:right w:w="80" w:type="dxa"/>
            </w:tcMar>
            <w:vAlign w:val="center"/>
          </w:tcPr>
          <w:p w:rsidR="00AA6F77" w:rsidP="00453BFD" w:rsidRDefault="00AA6F77" w14:paraId="398C09CF" w14:textId="77777777">
            <w:pPr>
              <w:spacing w:before="0"/>
              <w:jc w:val="center"/>
            </w:pPr>
            <w:r>
              <w:t>45</w:t>
            </w:r>
          </w:p>
        </w:tc>
        <w:tc>
          <w:tcPr>
            <w:tcW w:w="1980" w:type="dxa"/>
            <w:tcMar>
              <w:top w:w="80" w:type="dxa"/>
              <w:left w:w="80" w:type="dxa"/>
              <w:bottom w:w="80" w:type="dxa"/>
              <w:right w:w="80" w:type="dxa"/>
            </w:tcMar>
            <w:vAlign w:val="center"/>
          </w:tcPr>
          <w:p w:rsidR="00AA6F77" w:rsidP="00453BFD" w:rsidRDefault="00AA6F77" w14:paraId="4C611820" w14:textId="77777777">
            <w:pPr>
              <w:spacing w:before="0"/>
              <w:jc w:val="center"/>
            </w:pPr>
            <w:r>
              <w:t>LMS</w:t>
            </w:r>
          </w:p>
        </w:tc>
        <w:tc>
          <w:tcPr>
            <w:tcW w:w="6450" w:type="dxa"/>
            <w:tcMar>
              <w:top w:w="80" w:type="dxa"/>
              <w:left w:w="80" w:type="dxa"/>
              <w:bottom w:w="80" w:type="dxa"/>
              <w:right w:w="80" w:type="dxa"/>
            </w:tcMar>
            <w:vAlign w:val="center"/>
          </w:tcPr>
          <w:p w:rsidR="00AA6F77" w:rsidP="00453BFD" w:rsidRDefault="00AA6F77" w14:paraId="43E759DE" w14:textId="77777777">
            <w:pPr>
              <w:spacing w:before="0"/>
              <w:jc w:val="left"/>
            </w:pPr>
            <w:r w:rsidRPr="217BEFA0">
              <w:rPr>
                <w:lang w:val="en-US"/>
              </w:rPr>
              <w:t>Hệ thống nguồn LMS phục vụ danh mục vật tư/sản phẩm dịch vụ</w:t>
            </w:r>
          </w:p>
        </w:tc>
      </w:tr>
      <w:tr w:rsidR="00AA6F77" w:rsidTr="22A86903" w14:paraId="4DE654AA" w14:textId="77777777">
        <w:tc>
          <w:tcPr>
            <w:tcW w:w="900" w:type="dxa"/>
            <w:tcMar>
              <w:top w:w="80" w:type="dxa"/>
              <w:left w:w="80" w:type="dxa"/>
              <w:bottom w:w="80" w:type="dxa"/>
              <w:right w:w="80" w:type="dxa"/>
            </w:tcMar>
            <w:vAlign w:val="center"/>
          </w:tcPr>
          <w:p w:rsidR="00AA6F77" w:rsidP="00453BFD" w:rsidRDefault="00AA6F77" w14:paraId="5812EF8E" w14:textId="77777777">
            <w:pPr>
              <w:spacing w:before="0"/>
              <w:jc w:val="center"/>
            </w:pPr>
            <w:r>
              <w:t>46</w:t>
            </w:r>
          </w:p>
        </w:tc>
        <w:tc>
          <w:tcPr>
            <w:tcW w:w="1980" w:type="dxa"/>
            <w:tcMar>
              <w:top w:w="80" w:type="dxa"/>
              <w:left w:w="80" w:type="dxa"/>
              <w:bottom w:w="80" w:type="dxa"/>
              <w:right w:w="80" w:type="dxa"/>
            </w:tcMar>
            <w:vAlign w:val="center"/>
          </w:tcPr>
          <w:p w:rsidR="00AA6F77" w:rsidP="00453BFD" w:rsidRDefault="00AA6F77" w14:paraId="697CFD30" w14:textId="77777777">
            <w:pPr>
              <w:spacing w:before="0"/>
              <w:jc w:val="center"/>
            </w:pPr>
            <w:r>
              <w:t>CLM</w:t>
            </w:r>
          </w:p>
        </w:tc>
        <w:tc>
          <w:tcPr>
            <w:tcW w:w="6450" w:type="dxa"/>
            <w:tcMar>
              <w:top w:w="80" w:type="dxa"/>
              <w:left w:w="80" w:type="dxa"/>
              <w:bottom w:w="80" w:type="dxa"/>
              <w:right w:w="80" w:type="dxa"/>
            </w:tcMar>
            <w:vAlign w:val="center"/>
          </w:tcPr>
          <w:p w:rsidR="00AA6F77" w:rsidP="00453BFD" w:rsidRDefault="00AA6F77" w14:paraId="7B0A1C23" w14:textId="77777777">
            <w:pPr>
              <w:spacing w:before="0"/>
              <w:jc w:val="left"/>
            </w:pPr>
            <w:r w:rsidRPr="217BEFA0">
              <w:rPr>
                <w:lang w:val="en-US"/>
              </w:rPr>
              <w:t>Customer Loyalty Management - Hệ thống quản lý khách hàng/hội viên</w:t>
            </w:r>
          </w:p>
        </w:tc>
      </w:tr>
      <w:tr w:rsidR="00AA6F77" w:rsidTr="22A86903" w14:paraId="1F54E95F" w14:textId="77777777">
        <w:tc>
          <w:tcPr>
            <w:tcW w:w="900" w:type="dxa"/>
            <w:tcMar>
              <w:top w:w="80" w:type="dxa"/>
              <w:left w:w="80" w:type="dxa"/>
              <w:bottom w:w="80" w:type="dxa"/>
              <w:right w:w="80" w:type="dxa"/>
            </w:tcMar>
            <w:vAlign w:val="center"/>
          </w:tcPr>
          <w:p w:rsidR="00AA6F77" w:rsidP="00453BFD" w:rsidRDefault="00AA6F77" w14:paraId="184AD19B" w14:textId="77777777">
            <w:pPr>
              <w:spacing w:before="0"/>
              <w:jc w:val="center"/>
            </w:pPr>
            <w:r>
              <w:t>47</w:t>
            </w:r>
          </w:p>
        </w:tc>
        <w:tc>
          <w:tcPr>
            <w:tcW w:w="1980" w:type="dxa"/>
            <w:tcMar>
              <w:top w:w="80" w:type="dxa"/>
              <w:left w:w="80" w:type="dxa"/>
              <w:bottom w:w="80" w:type="dxa"/>
              <w:right w:w="80" w:type="dxa"/>
            </w:tcMar>
            <w:vAlign w:val="center"/>
          </w:tcPr>
          <w:p w:rsidR="00AA6F77" w:rsidP="00453BFD" w:rsidRDefault="00AA6F77" w14:paraId="0957E49B" w14:textId="77777777">
            <w:pPr>
              <w:spacing w:before="0"/>
              <w:jc w:val="center"/>
            </w:pPr>
            <w:r>
              <w:t>PMS</w:t>
            </w:r>
          </w:p>
        </w:tc>
        <w:tc>
          <w:tcPr>
            <w:tcW w:w="6450" w:type="dxa"/>
            <w:tcMar>
              <w:top w:w="80" w:type="dxa"/>
              <w:left w:w="80" w:type="dxa"/>
              <w:bottom w:w="80" w:type="dxa"/>
              <w:right w:w="80" w:type="dxa"/>
            </w:tcMar>
            <w:vAlign w:val="center"/>
          </w:tcPr>
          <w:p w:rsidR="00AA6F77" w:rsidP="00453BFD" w:rsidRDefault="00AA6F77" w14:paraId="0BE9B1C1" w14:textId="77777777">
            <w:pPr>
              <w:spacing w:before="0"/>
              <w:jc w:val="left"/>
            </w:pPr>
            <w:r w:rsidRPr="217BEFA0">
              <w:rPr>
                <w:lang w:val="en-US"/>
              </w:rPr>
              <w:t>Hệ thống PMS phục vụ dữ liệu kế hoạch nhiên liệu</w:t>
            </w:r>
          </w:p>
        </w:tc>
      </w:tr>
      <w:tr w:rsidR="00AA6F77" w:rsidTr="22A86903" w14:paraId="49360A1C" w14:textId="77777777">
        <w:tc>
          <w:tcPr>
            <w:tcW w:w="900" w:type="dxa"/>
            <w:tcMar>
              <w:top w:w="80" w:type="dxa"/>
              <w:left w:w="80" w:type="dxa"/>
              <w:bottom w:w="80" w:type="dxa"/>
              <w:right w:w="80" w:type="dxa"/>
            </w:tcMar>
            <w:vAlign w:val="center"/>
          </w:tcPr>
          <w:p w:rsidR="00AA6F77" w:rsidP="00453BFD" w:rsidRDefault="00AA6F77" w14:paraId="17899417" w14:textId="77777777">
            <w:pPr>
              <w:spacing w:before="0"/>
              <w:jc w:val="center"/>
            </w:pPr>
            <w:r>
              <w:t>48</w:t>
            </w:r>
          </w:p>
        </w:tc>
        <w:tc>
          <w:tcPr>
            <w:tcW w:w="1980" w:type="dxa"/>
            <w:tcMar>
              <w:top w:w="80" w:type="dxa"/>
              <w:left w:w="80" w:type="dxa"/>
              <w:bottom w:w="80" w:type="dxa"/>
              <w:right w:w="80" w:type="dxa"/>
            </w:tcMar>
            <w:vAlign w:val="center"/>
          </w:tcPr>
          <w:p w:rsidR="00AA6F77" w:rsidP="00453BFD" w:rsidRDefault="00AA6F77" w14:paraId="14030123" w14:textId="77777777">
            <w:pPr>
              <w:spacing w:before="0"/>
              <w:jc w:val="center"/>
            </w:pPr>
            <w:r>
              <w:t>ANCM</w:t>
            </w:r>
          </w:p>
        </w:tc>
        <w:tc>
          <w:tcPr>
            <w:tcW w:w="6450" w:type="dxa"/>
            <w:tcMar>
              <w:top w:w="80" w:type="dxa"/>
              <w:left w:w="80" w:type="dxa"/>
              <w:bottom w:w="80" w:type="dxa"/>
              <w:right w:w="80" w:type="dxa"/>
            </w:tcMar>
            <w:vAlign w:val="center"/>
          </w:tcPr>
          <w:p w:rsidR="00AA6F77" w:rsidP="00453BFD" w:rsidRDefault="00AA6F77" w14:paraId="524F59D4" w14:textId="77777777">
            <w:pPr>
              <w:spacing w:before="0"/>
              <w:jc w:val="left"/>
            </w:pPr>
            <w:r w:rsidRPr="217BEFA0">
              <w:rPr>
                <w:lang w:val="en-US"/>
              </w:rPr>
              <w:t>Nguồn dữ liệu ANCM phục vụ báo cáo SAF/tuân thủ theo quốc gia</w:t>
            </w:r>
          </w:p>
        </w:tc>
      </w:tr>
      <w:tr w:rsidR="00AA6F77" w:rsidTr="22A86903" w14:paraId="3BF75E15" w14:textId="77777777">
        <w:tc>
          <w:tcPr>
            <w:tcW w:w="900" w:type="dxa"/>
            <w:tcMar>
              <w:top w:w="80" w:type="dxa"/>
              <w:left w:w="80" w:type="dxa"/>
              <w:bottom w:w="80" w:type="dxa"/>
              <w:right w:w="80" w:type="dxa"/>
            </w:tcMar>
            <w:vAlign w:val="center"/>
          </w:tcPr>
          <w:p w:rsidR="00AA6F77" w:rsidP="00453BFD" w:rsidRDefault="00AA6F77" w14:paraId="392EA3D2" w14:textId="77777777">
            <w:pPr>
              <w:spacing w:before="0"/>
              <w:jc w:val="center"/>
            </w:pPr>
            <w:r>
              <w:t>49</w:t>
            </w:r>
          </w:p>
        </w:tc>
        <w:tc>
          <w:tcPr>
            <w:tcW w:w="1980" w:type="dxa"/>
            <w:tcMar>
              <w:top w:w="80" w:type="dxa"/>
              <w:left w:w="80" w:type="dxa"/>
              <w:bottom w:w="80" w:type="dxa"/>
              <w:right w:w="80" w:type="dxa"/>
            </w:tcMar>
            <w:vAlign w:val="center"/>
          </w:tcPr>
          <w:p w:rsidR="00AA6F77" w:rsidP="00453BFD" w:rsidRDefault="00AA6F77" w14:paraId="4D4F8C59" w14:textId="77777777">
            <w:pPr>
              <w:spacing w:before="0"/>
              <w:jc w:val="center"/>
            </w:pPr>
            <w:r w:rsidRPr="217BEFA0">
              <w:rPr>
                <w:lang w:val="en-US"/>
              </w:rPr>
              <w:t>MinIO</w:t>
            </w:r>
          </w:p>
        </w:tc>
        <w:tc>
          <w:tcPr>
            <w:tcW w:w="6450" w:type="dxa"/>
            <w:tcMar>
              <w:top w:w="80" w:type="dxa"/>
              <w:left w:w="80" w:type="dxa"/>
              <w:bottom w:w="80" w:type="dxa"/>
              <w:right w:w="80" w:type="dxa"/>
            </w:tcMar>
            <w:vAlign w:val="center"/>
          </w:tcPr>
          <w:p w:rsidR="00AA6F77" w:rsidP="00453BFD" w:rsidRDefault="00AA6F77" w14:paraId="7FC82318" w14:textId="77777777">
            <w:pPr>
              <w:spacing w:before="0"/>
              <w:jc w:val="left"/>
            </w:pPr>
            <w:r w:rsidRPr="217BEFA0">
              <w:rPr>
                <w:lang w:val="en-US"/>
              </w:rPr>
              <w:t>Nền tảng lưu trữ đối tượng dùng cho dữ liệu hồ/lakehouse</w:t>
            </w:r>
          </w:p>
        </w:tc>
      </w:tr>
      <w:tr w:rsidR="00AA6F77" w:rsidTr="22A86903" w14:paraId="0EA3831D" w14:textId="77777777">
        <w:tc>
          <w:tcPr>
            <w:tcW w:w="900" w:type="dxa"/>
            <w:tcMar>
              <w:top w:w="80" w:type="dxa"/>
              <w:left w:w="80" w:type="dxa"/>
              <w:bottom w:w="80" w:type="dxa"/>
              <w:right w:w="80" w:type="dxa"/>
            </w:tcMar>
            <w:vAlign w:val="center"/>
          </w:tcPr>
          <w:p w:rsidR="00AA6F77" w:rsidP="00453BFD" w:rsidRDefault="00AA6F77" w14:paraId="1BE129F7" w14:textId="77777777">
            <w:pPr>
              <w:spacing w:before="0"/>
              <w:jc w:val="center"/>
            </w:pPr>
            <w:r>
              <w:t>50</w:t>
            </w:r>
          </w:p>
        </w:tc>
        <w:tc>
          <w:tcPr>
            <w:tcW w:w="1980" w:type="dxa"/>
            <w:tcMar>
              <w:top w:w="80" w:type="dxa"/>
              <w:left w:w="80" w:type="dxa"/>
              <w:bottom w:w="80" w:type="dxa"/>
              <w:right w:w="80" w:type="dxa"/>
            </w:tcMar>
            <w:vAlign w:val="center"/>
          </w:tcPr>
          <w:p w:rsidR="00AA6F77" w:rsidP="00453BFD" w:rsidRDefault="00AA6F77" w14:paraId="2813B682" w14:textId="77777777">
            <w:pPr>
              <w:spacing w:before="0"/>
              <w:jc w:val="center"/>
            </w:pPr>
            <w:r>
              <w:t>PostgreSQL</w:t>
            </w:r>
          </w:p>
        </w:tc>
        <w:tc>
          <w:tcPr>
            <w:tcW w:w="6450" w:type="dxa"/>
            <w:tcMar>
              <w:top w:w="80" w:type="dxa"/>
              <w:left w:w="80" w:type="dxa"/>
              <w:bottom w:w="80" w:type="dxa"/>
              <w:right w:w="80" w:type="dxa"/>
            </w:tcMar>
            <w:vAlign w:val="center"/>
          </w:tcPr>
          <w:p w:rsidR="00AA6F77" w:rsidP="00453BFD" w:rsidRDefault="00AA6F77" w14:paraId="174D6189" w14:textId="77777777">
            <w:pPr>
              <w:spacing w:before="0"/>
              <w:jc w:val="left"/>
            </w:pPr>
            <w:r w:rsidRPr="217BEFA0">
              <w:rPr>
                <w:lang w:val="en-US"/>
              </w:rPr>
              <w:t>Hệ quản trị cơ sở dữ liệu quan hệ mã nguồn mở</w:t>
            </w:r>
          </w:p>
        </w:tc>
      </w:tr>
      <w:tr w:rsidR="00AA6F77" w:rsidTr="22A86903" w14:paraId="29A4CFB6" w14:textId="77777777">
        <w:tc>
          <w:tcPr>
            <w:tcW w:w="900" w:type="dxa"/>
            <w:tcMar>
              <w:top w:w="80" w:type="dxa"/>
              <w:left w:w="80" w:type="dxa"/>
              <w:bottom w:w="80" w:type="dxa"/>
              <w:right w:w="80" w:type="dxa"/>
            </w:tcMar>
            <w:vAlign w:val="center"/>
          </w:tcPr>
          <w:p w:rsidR="00AA6F77" w:rsidP="00453BFD" w:rsidRDefault="00AA6F77" w14:paraId="31E9A7CF" w14:textId="77777777">
            <w:pPr>
              <w:spacing w:before="0"/>
              <w:jc w:val="center"/>
            </w:pPr>
            <w:r>
              <w:t>51</w:t>
            </w:r>
          </w:p>
        </w:tc>
        <w:tc>
          <w:tcPr>
            <w:tcW w:w="1980" w:type="dxa"/>
            <w:tcMar>
              <w:top w:w="80" w:type="dxa"/>
              <w:left w:w="80" w:type="dxa"/>
              <w:bottom w:w="80" w:type="dxa"/>
              <w:right w:w="80" w:type="dxa"/>
            </w:tcMar>
            <w:vAlign w:val="center"/>
          </w:tcPr>
          <w:p w:rsidR="00AA6F77" w:rsidP="00453BFD" w:rsidRDefault="00AA6F77" w14:paraId="6BD7737C" w14:textId="77777777">
            <w:pPr>
              <w:spacing w:before="0"/>
              <w:jc w:val="center"/>
            </w:pPr>
            <w:r>
              <w:t>PVC</w:t>
            </w:r>
          </w:p>
        </w:tc>
        <w:tc>
          <w:tcPr>
            <w:tcW w:w="6450" w:type="dxa"/>
            <w:tcMar>
              <w:top w:w="80" w:type="dxa"/>
              <w:left w:w="80" w:type="dxa"/>
              <w:bottom w:w="80" w:type="dxa"/>
              <w:right w:w="80" w:type="dxa"/>
            </w:tcMar>
            <w:vAlign w:val="center"/>
          </w:tcPr>
          <w:p w:rsidR="00AA6F77" w:rsidP="00453BFD" w:rsidRDefault="00AA6F77" w14:paraId="43763A3B" w14:textId="77777777">
            <w:pPr>
              <w:spacing w:before="0"/>
              <w:jc w:val="left"/>
            </w:pPr>
            <w:r w:rsidRPr="217BEFA0">
              <w:rPr>
                <w:lang w:val="en-US"/>
              </w:rPr>
              <w:t>Persistent Volume Claim - Khai báo dung lượng lưu trữ bền vững trên Kubernetes</w:t>
            </w:r>
          </w:p>
        </w:tc>
      </w:tr>
      <w:tr w:rsidR="00AA6F77" w:rsidTr="22A86903" w14:paraId="52748C19" w14:textId="77777777">
        <w:tc>
          <w:tcPr>
            <w:tcW w:w="900" w:type="dxa"/>
            <w:tcMar>
              <w:top w:w="80" w:type="dxa"/>
              <w:left w:w="80" w:type="dxa"/>
              <w:bottom w:w="80" w:type="dxa"/>
              <w:right w:w="80" w:type="dxa"/>
            </w:tcMar>
            <w:vAlign w:val="center"/>
          </w:tcPr>
          <w:p w:rsidR="00AA6F77" w:rsidP="00453BFD" w:rsidRDefault="00AA6F77" w14:paraId="32C150A2" w14:textId="77777777">
            <w:pPr>
              <w:spacing w:before="0"/>
              <w:jc w:val="center"/>
            </w:pPr>
            <w:r>
              <w:t>52</w:t>
            </w:r>
          </w:p>
        </w:tc>
        <w:tc>
          <w:tcPr>
            <w:tcW w:w="1980" w:type="dxa"/>
            <w:tcMar>
              <w:top w:w="80" w:type="dxa"/>
              <w:left w:w="80" w:type="dxa"/>
              <w:bottom w:w="80" w:type="dxa"/>
              <w:right w:w="80" w:type="dxa"/>
            </w:tcMar>
            <w:vAlign w:val="center"/>
          </w:tcPr>
          <w:p w:rsidR="00AA6F77" w:rsidP="00453BFD" w:rsidRDefault="00AA6F77" w14:paraId="3D3F36AF" w14:textId="77777777">
            <w:pPr>
              <w:spacing w:before="0"/>
              <w:jc w:val="center"/>
            </w:pPr>
            <w:r>
              <w:t>AOC</w:t>
            </w:r>
          </w:p>
        </w:tc>
        <w:tc>
          <w:tcPr>
            <w:tcW w:w="6450" w:type="dxa"/>
            <w:tcMar>
              <w:top w:w="80" w:type="dxa"/>
              <w:left w:w="80" w:type="dxa"/>
              <w:bottom w:w="80" w:type="dxa"/>
              <w:right w:w="80" w:type="dxa"/>
            </w:tcMar>
            <w:vAlign w:val="center"/>
          </w:tcPr>
          <w:p w:rsidR="00AA6F77" w:rsidP="00453BFD" w:rsidRDefault="00AA6F77" w14:paraId="3D21BDA1" w14:textId="77777777">
            <w:pPr>
              <w:spacing w:before="0"/>
              <w:jc w:val="left"/>
            </w:pPr>
            <w:r w:rsidRPr="217BEFA0">
              <w:rPr>
                <w:lang w:val="en-US"/>
              </w:rPr>
              <w:t>Air Operator Certificate - Giấy chứng nhận nhà khai thác tàu bay</w:t>
            </w:r>
          </w:p>
        </w:tc>
      </w:tr>
      <w:tr w:rsidR="00AA6F77" w:rsidTr="22A86903" w14:paraId="4CFFA5E3" w14:textId="77777777">
        <w:tc>
          <w:tcPr>
            <w:tcW w:w="900" w:type="dxa"/>
            <w:tcMar>
              <w:top w:w="80" w:type="dxa"/>
              <w:left w:w="80" w:type="dxa"/>
              <w:bottom w:w="80" w:type="dxa"/>
              <w:right w:w="80" w:type="dxa"/>
            </w:tcMar>
            <w:vAlign w:val="center"/>
          </w:tcPr>
          <w:p w:rsidR="00AA6F77" w:rsidP="00453BFD" w:rsidRDefault="00AA6F77" w14:paraId="5C2F8747" w14:textId="77777777">
            <w:pPr>
              <w:spacing w:before="0"/>
              <w:jc w:val="center"/>
            </w:pPr>
            <w:r>
              <w:t>53</w:t>
            </w:r>
          </w:p>
        </w:tc>
        <w:tc>
          <w:tcPr>
            <w:tcW w:w="1980" w:type="dxa"/>
            <w:tcMar>
              <w:top w:w="80" w:type="dxa"/>
              <w:left w:w="80" w:type="dxa"/>
              <w:bottom w:w="80" w:type="dxa"/>
              <w:right w:w="80" w:type="dxa"/>
            </w:tcMar>
            <w:vAlign w:val="center"/>
          </w:tcPr>
          <w:p w:rsidR="00AA6F77" w:rsidP="00453BFD" w:rsidRDefault="00AA6F77" w14:paraId="266593B9" w14:textId="77777777">
            <w:pPr>
              <w:spacing w:before="0"/>
              <w:jc w:val="center"/>
            </w:pPr>
            <w:r>
              <w:t>APU</w:t>
            </w:r>
          </w:p>
        </w:tc>
        <w:tc>
          <w:tcPr>
            <w:tcW w:w="6450" w:type="dxa"/>
            <w:tcMar>
              <w:top w:w="80" w:type="dxa"/>
              <w:left w:w="80" w:type="dxa"/>
              <w:bottom w:w="80" w:type="dxa"/>
              <w:right w:w="80" w:type="dxa"/>
            </w:tcMar>
            <w:vAlign w:val="center"/>
          </w:tcPr>
          <w:p w:rsidR="00AA6F77" w:rsidP="00453BFD" w:rsidRDefault="00AA6F77" w14:paraId="21E0ED63" w14:textId="77777777">
            <w:pPr>
              <w:spacing w:before="0"/>
              <w:jc w:val="left"/>
            </w:pPr>
            <w:r w:rsidRPr="217BEFA0">
              <w:rPr>
                <w:lang w:val="en-US"/>
              </w:rPr>
              <w:t>Auxiliary Power Unit - Động cơ phụ/tổ máy phụ trên tàu bay</w:t>
            </w:r>
          </w:p>
        </w:tc>
      </w:tr>
      <w:tr w:rsidR="00AA6F77" w:rsidTr="22A86903" w14:paraId="26EA16ED" w14:textId="77777777">
        <w:tc>
          <w:tcPr>
            <w:tcW w:w="900" w:type="dxa"/>
            <w:tcMar>
              <w:top w:w="80" w:type="dxa"/>
              <w:left w:w="80" w:type="dxa"/>
              <w:bottom w:w="80" w:type="dxa"/>
              <w:right w:w="80" w:type="dxa"/>
            </w:tcMar>
            <w:vAlign w:val="center"/>
          </w:tcPr>
          <w:p w:rsidR="00AA6F77" w:rsidP="00453BFD" w:rsidRDefault="00AA6F77" w14:paraId="068BD4C7" w14:textId="77777777">
            <w:pPr>
              <w:spacing w:before="0"/>
              <w:jc w:val="center"/>
            </w:pPr>
            <w:r>
              <w:t>54</w:t>
            </w:r>
          </w:p>
        </w:tc>
        <w:tc>
          <w:tcPr>
            <w:tcW w:w="1980" w:type="dxa"/>
            <w:tcMar>
              <w:top w:w="80" w:type="dxa"/>
              <w:left w:w="80" w:type="dxa"/>
              <w:bottom w:w="80" w:type="dxa"/>
              <w:right w:w="80" w:type="dxa"/>
            </w:tcMar>
            <w:vAlign w:val="center"/>
          </w:tcPr>
          <w:p w:rsidR="00AA6F77" w:rsidP="00453BFD" w:rsidRDefault="00AA6F77" w14:paraId="3D6E8B91" w14:textId="77777777">
            <w:pPr>
              <w:spacing w:before="0"/>
              <w:jc w:val="center"/>
            </w:pPr>
            <w:r>
              <w:t>EFB</w:t>
            </w:r>
          </w:p>
        </w:tc>
        <w:tc>
          <w:tcPr>
            <w:tcW w:w="6450" w:type="dxa"/>
            <w:tcMar>
              <w:top w:w="80" w:type="dxa"/>
              <w:left w:w="80" w:type="dxa"/>
              <w:bottom w:w="80" w:type="dxa"/>
              <w:right w:w="80" w:type="dxa"/>
            </w:tcMar>
            <w:vAlign w:val="center"/>
          </w:tcPr>
          <w:p w:rsidR="00AA6F77" w:rsidP="00453BFD" w:rsidRDefault="00AA6F77" w14:paraId="54ED1922" w14:textId="77777777">
            <w:pPr>
              <w:spacing w:before="0"/>
              <w:jc w:val="left"/>
            </w:pPr>
            <w:r w:rsidRPr="217BEFA0">
              <w:rPr>
                <w:lang w:val="en-US"/>
              </w:rPr>
              <w:t>Electronic Flight Bag - Túi bay điện tử</w:t>
            </w:r>
          </w:p>
        </w:tc>
      </w:tr>
      <w:tr w:rsidR="00AA6F77" w:rsidTr="22A86903" w14:paraId="14DC7024" w14:textId="77777777">
        <w:tc>
          <w:tcPr>
            <w:tcW w:w="900" w:type="dxa"/>
            <w:tcMar>
              <w:top w:w="80" w:type="dxa"/>
              <w:left w:w="80" w:type="dxa"/>
              <w:bottom w:w="80" w:type="dxa"/>
              <w:right w:w="80" w:type="dxa"/>
            </w:tcMar>
            <w:vAlign w:val="center"/>
          </w:tcPr>
          <w:p w:rsidR="00AA6F77" w:rsidP="00453BFD" w:rsidRDefault="00AA6F77" w14:paraId="7D7E5950" w14:textId="77777777">
            <w:pPr>
              <w:spacing w:before="0"/>
              <w:jc w:val="center"/>
            </w:pPr>
            <w:r>
              <w:t>55</w:t>
            </w:r>
          </w:p>
        </w:tc>
        <w:tc>
          <w:tcPr>
            <w:tcW w:w="1980" w:type="dxa"/>
            <w:tcMar>
              <w:top w:w="80" w:type="dxa"/>
              <w:left w:w="80" w:type="dxa"/>
              <w:bottom w:w="80" w:type="dxa"/>
              <w:right w:w="80" w:type="dxa"/>
            </w:tcMar>
            <w:vAlign w:val="center"/>
          </w:tcPr>
          <w:p w:rsidR="00AA6F77" w:rsidP="00453BFD" w:rsidRDefault="00AA6F77" w14:paraId="73353C62" w14:textId="77777777">
            <w:pPr>
              <w:spacing w:before="0"/>
              <w:jc w:val="center"/>
            </w:pPr>
            <w:r>
              <w:t>RTO</w:t>
            </w:r>
          </w:p>
        </w:tc>
        <w:tc>
          <w:tcPr>
            <w:tcW w:w="6450" w:type="dxa"/>
            <w:tcMar>
              <w:top w:w="80" w:type="dxa"/>
              <w:left w:w="80" w:type="dxa"/>
              <w:bottom w:w="80" w:type="dxa"/>
              <w:right w:w="80" w:type="dxa"/>
            </w:tcMar>
            <w:vAlign w:val="center"/>
          </w:tcPr>
          <w:p w:rsidR="00AA6F77" w:rsidP="00453BFD" w:rsidRDefault="00AA6F77" w14:paraId="5C5A7236" w14:textId="77777777">
            <w:pPr>
              <w:spacing w:before="0"/>
              <w:jc w:val="left"/>
            </w:pPr>
            <w:r w:rsidRPr="217BEFA0">
              <w:rPr>
                <w:lang w:val="en-US"/>
              </w:rPr>
              <w:t>Recovery Time Objective - Mục tiêu thời gian khôi phục</w:t>
            </w:r>
          </w:p>
        </w:tc>
      </w:tr>
      <w:tr w:rsidR="00AA6F77" w:rsidTr="22A86903" w14:paraId="178F3E10" w14:textId="77777777">
        <w:tc>
          <w:tcPr>
            <w:tcW w:w="900" w:type="dxa"/>
            <w:tcMar>
              <w:top w:w="80" w:type="dxa"/>
              <w:left w:w="80" w:type="dxa"/>
              <w:bottom w:w="80" w:type="dxa"/>
              <w:right w:w="80" w:type="dxa"/>
            </w:tcMar>
            <w:vAlign w:val="center"/>
          </w:tcPr>
          <w:p w:rsidR="00AA6F77" w:rsidP="00453BFD" w:rsidRDefault="00AA6F77" w14:paraId="67C6C57B" w14:textId="77777777">
            <w:pPr>
              <w:spacing w:before="0"/>
              <w:jc w:val="center"/>
            </w:pPr>
            <w:r>
              <w:t>56</w:t>
            </w:r>
          </w:p>
        </w:tc>
        <w:tc>
          <w:tcPr>
            <w:tcW w:w="1980" w:type="dxa"/>
            <w:tcMar>
              <w:top w:w="80" w:type="dxa"/>
              <w:left w:w="80" w:type="dxa"/>
              <w:bottom w:w="80" w:type="dxa"/>
              <w:right w:w="80" w:type="dxa"/>
            </w:tcMar>
            <w:vAlign w:val="center"/>
          </w:tcPr>
          <w:p w:rsidR="00AA6F77" w:rsidP="00453BFD" w:rsidRDefault="00AA6F77" w14:paraId="4F92E68F" w14:textId="77777777">
            <w:pPr>
              <w:spacing w:before="0"/>
              <w:jc w:val="center"/>
            </w:pPr>
            <w:r>
              <w:t>ETD</w:t>
            </w:r>
          </w:p>
        </w:tc>
        <w:tc>
          <w:tcPr>
            <w:tcW w:w="6450" w:type="dxa"/>
            <w:tcMar>
              <w:top w:w="80" w:type="dxa"/>
              <w:left w:w="80" w:type="dxa"/>
              <w:bottom w:w="80" w:type="dxa"/>
              <w:right w:w="80" w:type="dxa"/>
            </w:tcMar>
            <w:vAlign w:val="center"/>
          </w:tcPr>
          <w:p w:rsidR="00AA6F77" w:rsidP="00453BFD" w:rsidRDefault="00AA6F77" w14:paraId="51A3E4D9" w14:textId="77777777">
            <w:pPr>
              <w:spacing w:before="0"/>
              <w:jc w:val="left"/>
            </w:pPr>
            <w:r w:rsidRPr="217BEFA0">
              <w:rPr>
                <w:lang w:val="en-US"/>
              </w:rPr>
              <w:t>Estimated Time of Departure - Giờ khởi hành dự kiến</w:t>
            </w:r>
          </w:p>
        </w:tc>
      </w:tr>
      <w:tr w:rsidR="00AA6F77" w:rsidTr="22A86903" w14:paraId="34A2A114" w14:textId="77777777">
        <w:tc>
          <w:tcPr>
            <w:tcW w:w="900" w:type="dxa"/>
            <w:tcMar>
              <w:top w:w="80" w:type="dxa"/>
              <w:left w:w="80" w:type="dxa"/>
              <w:bottom w:w="80" w:type="dxa"/>
              <w:right w:w="80" w:type="dxa"/>
            </w:tcMar>
            <w:vAlign w:val="center"/>
          </w:tcPr>
          <w:p w:rsidR="00AA6F77" w:rsidP="00453BFD" w:rsidRDefault="00AA6F77" w14:paraId="6D4CAE7F" w14:textId="77777777">
            <w:pPr>
              <w:spacing w:before="0"/>
              <w:jc w:val="center"/>
            </w:pPr>
            <w:r>
              <w:t>57</w:t>
            </w:r>
          </w:p>
        </w:tc>
        <w:tc>
          <w:tcPr>
            <w:tcW w:w="1980" w:type="dxa"/>
            <w:tcMar>
              <w:top w:w="80" w:type="dxa"/>
              <w:left w:w="80" w:type="dxa"/>
              <w:bottom w:w="80" w:type="dxa"/>
              <w:right w:w="80" w:type="dxa"/>
            </w:tcMar>
            <w:vAlign w:val="center"/>
          </w:tcPr>
          <w:p w:rsidR="00AA6F77" w:rsidP="00453BFD" w:rsidRDefault="00AA6F77" w14:paraId="31CF314D" w14:textId="77777777">
            <w:pPr>
              <w:spacing w:before="0"/>
              <w:jc w:val="center"/>
            </w:pPr>
            <w:r>
              <w:t>DEP</w:t>
            </w:r>
          </w:p>
        </w:tc>
        <w:tc>
          <w:tcPr>
            <w:tcW w:w="6450" w:type="dxa"/>
            <w:tcMar>
              <w:top w:w="80" w:type="dxa"/>
              <w:left w:w="80" w:type="dxa"/>
              <w:bottom w:w="80" w:type="dxa"/>
              <w:right w:w="80" w:type="dxa"/>
            </w:tcMar>
            <w:vAlign w:val="center"/>
          </w:tcPr>
          <w:p w:rsidR="00AA6F77" w:rsidP="00453BFD" w:rsidRDefault="00AA6F77" w14:paraId="74A337DA" w14:textId="77777777">
            <w:pPr>
              <w:spacing w:before="0"/>
              <w:jc w:val="left"/>
            </w:pPr>
            <w:r w:rsidRPr="217BEFA0">
              <w:rPr>
                <w:lang w:val="en-US"/>
              </w:rPr>
              <w:t>Departure - Điểm/chiều khởi hành</w:t>
            </w:r>
          </w:p>
        </w:tc>
      </w:tr>
      <w:tr w:rsidR="00AA6F77" w:rsidTr="22A86903" w14:paraId="433576C6" w14:textId="77777777">
        <w:tc>
          <w:tcPr>
            <w:tcW w:w="900" w:type="dxa"/>
            <w:tcMar>
              <w:top w:w="80" w:type="dxa"/>
              <w:left w:w="80" w:type="dxa"/>
              <w:bottom w:w="80" w:type="dxa"/>
              <w:right w:w="80" w:type="dxa"/>
            </w:tcMar>
            <w:vAlign w:val="center"/>
          </w:tcPr>
          <w:p w:rsidR="00AA6F77" w:rsidP="00453BFD" w:rsidRDefault="00AA6F77" w14:paraId="5E0A51E8" w14:textId="77777777">
            <w:pPr>
              <w:spacing w:before="0"/>
              <w:jc w:val="center"/>
            </w:pPr>
            <w:r>
              <w:t>58</w:t>
            </w:r>
          </w:p>
        </w:tc>
        <w:tc>
          <w:tcPr>
            <w:tcW w:w="1980" w:type="dxa"/>
            <w:tcMar>
              <w:top w:w="80" w:type="dxa"/>
              <w:left w:w="80" w:type="dxa"/>
              <w:bottom w:w="80" w:type="dxa"/>
              <w:right w:w="80" w:type="dxa"/>
            </w:tcMar>
            <w:vAlign w:val="center"/>
          </w:tcPr>
          <w:p w:rsidR="00AA6F77" w:rsidP="00453BFD" w:rsidRDefault="00AA6F77" w14:paraId="4CF522B9" w14:textId="77777777">
            <w:pPr>
              <w:spacing w:before="0"/>
              <w:jc w:val="center"/>
            </w:pPr>
            <w:r>
              <w:t>ARR</w:t>
            </w:r>
          </w:p>
        </w:tc>
        <w:tc>
          <w:tcPr>
            <w:tcW w:w="6450" w:type="dxa"/>
            <w:tcMar>
              <w:top w:w="80" w:type="dxa"/>
              <w:left w:w="80" w:type="dxa"/>
              <w:bottom w:w="80" w:type="dxa"/>
              <w:right w:w="80" w:type="dxa"/>
            </w:tcMar>
            <w:vAlign w:val="center"/>
          </w:tcPr>
          <w:p w:rsidR="00AA6F77" w:rsidP="00453BFD" w:rsidRDefault="00AA6F77" w14:paraId="7341ED31" w14:textId="77777777">
            <w:pPr>
              <w:spacing w:before="0"/>
              <w:jc w:val="left"/>
            </w:pPr>
            <w:r w:rsidRPr="217BEFA0">
              <w:rPr>
                <w:lang w:val="en-US"/>
              </w:rPr>
              <w:t>Arrival - Điểm/chiều đến</w:t>
            </w:r>
          </w:p>
        </w:tc>
      </w:tr>
      <w:tr w:rsidR="00AA6F77" w:rsidTr="22A86903" w14:paraId="36737EAB" w14:textId="77777777">
        <w:tc>
          <w:tcPr>
            <w:tcW w:w="900" w:type="dxa"/>
            <w:tcMar>
              <w:top w:w="80" w:type="dxa"/>
              <w:left w:w="80" w:type="dxa"/>
              <w:bottom w:w="80" w:type="dxa"/>
              <w:right w:w="80" w:type="dxa"/>
            </w:tcMar>
            <w:vAlign w:val="center"/>
          </w:tcPr>
          <w:p w:rsidR="00AA6F77" w:rsidP="00453BFD" w:rsidRDefault="00AA6F77" w14:paraId="751A5B13" w14:textId="77777777">
            <w:pPr>
              <w:spacing w:before="0"/>
              <w:jc w:val="center"/>
            </w:pPr>
            <w:r>
              <w:t>59</w:t>
            </w:r>
          </w:p>
        </w:tc>
        <w:tc>
          <w:tcPr>
            <w:tcW w:w="1980" w:type="dxa"/>
            <w:tcMar>
              <w:top w:w="80" w:type="dxa"/>
              <w:left w:w="80" w:type="dxa"/>
              <w:bottom w:w="80" w:type="dxa"/>
              <w:right w:w="80" w:type="dxa"/>
            </w:tcMar>
            <w:vAlign w:val="center"/>
          </w:tcPr>
          <w:p w:rsidR="00AA6F77" w:rsidP="00453BFD" w:rsidRDefault="00AA6F77" w14:paraId="0F24DD3E" w14:textId="77777777">
            <w:pPr>
              <w:spacing w:before="0"/>
              <w:jc w:val="center"/>
            </w:pPr>
            <w:r>
              <w:t>NCC</w:t>
            </w:r>
          </w:p>
        </w:tc>
        <w:tc>
          <w:tcPr>
            <w:tcW w:w="6450" w:type="dxa"/>
            <w:tcMar>
              <w:top w:w="80" w:type="dxa"/>
              <w:left w:w="80" w:type="dxa"/>
              <w:bottom w:w="80" w:type="dxa"/>
              <w:right w:w="80" w:type="dxa"/>
            </w:tcMar>
            <w:vAlign w:val="center"/>
          </w:tcPr>
          <w:p w:rsidR="00AA6F77" w:rsidP="00453BFD" w:rsidRDefault="00AA6F77" w14:paraId="14485863" w14:textId="77777777">
            <w:pPr>
              <w:spacing w:before="0"/>
              <w:jc w:val="left"/>
            </w:pPr>
            <w:r w:rsidRPr="217BEFA0">
              <w:rPr>
                <w:lang w:val="en-US"/>
              </w:rPr>
              <w:t>Nhà cung cấp</w:t>
            </w:r>
          </w:p>
        </w:tc>
      </w:tr>
      <w:tr w:rsidR="00AA6F77" w:rsidTr="22A86903" w14:paraId="1716524D" w14:textId="77777777">
        <w:tc>
          <w:tcPr>
            <w:tcW w:w="900" w:type="dxa"/>
            <w:tcMar>
              <w:top w:w="80" w:type="dxa"/>
              <w:left w:w="80" w:type="dxa"/>
              <w:bottom w:w="80" w:type="dxa"/>
              <w:right w:w="80" w:type="dxa"/>
            </w:tcMar>
            <w:vAlign w:val="center"/>
          </w:tcPr>
          <w:p w:rsidR="00AA6F77" w:rsidP="00453BFD" w:rsidRDefault="00AA6F77" w14:paraId="07CF4283" w14:textId="77777777">
            <w:pPr>
              <w:spacing w:before="0"/>
              <w:jc w:val="center"/>
            </w:pPr>
            <w:r>
              <w:t>60</w:t>
            </w:r>
          </w:p>
        </w:tc>
        <w:tc>
          <w:tcPr>
            <w:tcW w:w="1980" w:type="dxa"/>
            <w:tcMar>
              <w:top w:w="80" w:type="dxa"/>
              <w:left w:w="80" w:type="dxa"/>
              <w:bottom w:w="80" w:type="dxa"/>
              <w:right w:w="80" w:type="dxa"/>
            </w:tcMar>
            <w:vAlign w:val="center"/>
          </w:tcPr>
          <w:p w:rsidR="00AA6F77" w:rsidP="00453BFD" w:rsidRDefault="00AA6F77" w14:paraId="35374DA5" w14:textId="77777777">
            <w:pPr>
              <w:spacing w:before="0"/>
              <w:jc w:val="center"/>
            </w:pPr>
            <w:r>
              <w:t>VAT</w:t>
            </w:r>
          </w:p>
        </w:tc>
        <w:tc>
          <w:tcPr>
            <w:tcW w:w="6450" w:type="dxa"/>
            <w:tcMar>
              <w:top w:w="80" w:type="dxa"/>
              <w:left w:w="80" w:type="dxa"/>
              <w:bottom w:w="80" w:type="dxa"/>
              <w:right w:w="80" w:type="dxa"/>
            </w:tcMar>
            <w:vAlign w:val="center"/>
          </w:tcPr>
          <w:p w:rsidR="00AA6F77" w:rsidP="00453BFD" w:rsidRDefault="00AA6F77" w14:paraId="25AA734F" w14:textId="77777777">
            <w:pPr>
              <w:spacing w:before="0"/>
              <w:jc w:val="left"/>
            </w:pPr>
            <w:r w:rsidRPr="217BEFA0">
              <w:rPr>
                <w:lang w:val="en-US"/>
              </w:rPr>
              <w:t>Value Added Tax - Thuế giá trị gia tăng</w:t>
            </w:r>
          </w:p>
        </w:tc>
      </w:tr>
      <w:tr w:rsidR="00AA6F77" w:rsidTr="22A86903" w14:paraId="4BC24DF8" w14:textId="77777777">
        <w:tc>
          <w:tcPr>
            <w:tcW w:w="900" w:type="dxa"/>
            <w:tcMar>
              <w:top w:w="80" w:type="dxa"/>
              <w:left w:w="80" w:type="dxa"/>
              <w:bottom w:w="80" w:type="dxa"/>
              <w:right w:w="80" w:type="dxa"/>
            </w:tcMar>
            <w:vAlign w:val="center"/>
          </w:tcPr>
          <w:p w:rsidR="00AA6F77" w:rsidP="00453BFD" w:rsidRDefault="00AA6F77" w14:paraId="4E601B14" w14:textId="77777777">
            <w:pPr>
              <w:spacing w:before="0"/>
              <w:jc w:val="center"/>
            </w:pPr>
            <w:r>
              <w:t>61</w:t>
            </w:r>
          </w:p>
        </w:tc>
        <w:tc>
          <w:tcPr>
            <w:tcW w:w="1980" w:type="dxa"/>
            <w:tcMar>
              <w:top w:w="80" w:type="dxa"/>
              <w:left w:w="80" w:type="dxa"/>
              <w:bottom w:w="80" w:type="dxa"/>
              <w:right w:w="80" w:type="dxa"/>
            </w:tcMar>
            <w:vAlign w:val="center"/>
          </w:tcPr>
          <w:p w:rsidR="00AA6F77" w:rsidP="00453BFD" w:rsidRDefault="00AA6F77" w14:paraId="57FBB691" w14:textId="77777777">
            <w:pPr>
              <w:spacing w:before="0"/>
              <w:jc w:val="center"/>
            </w:pPr>
            <w:r>
              <w:t>USD</w:t>
            </w:r>
          </w:p>
        </w:tc>
        <w:tc>
          <w:tcPr>
            <w:tcW w:w="6450" w:type="dxa"/>
            <w:tcMar>
              <w:top w:w="80" w:type="dxa"/>
              <w:left w:w="80" w:type="dxa"/>
              <w:bottom w:w="80" w:type="dxa"/>
              <w:right w:w="80" w:type="dxa"/>
            </w:tcMar>
            <w:vAlign w:val="center"/>
          </w:tcPr>
          <w:p w:rsidR="00AA6F77" w:rsidP="00453BFD" w:rsidRDefault="00AA6F77" w14:paraId="6E97AC85" w14:textId="77777777">
            <w:pPr>
              <w:spacing w:before="0"/>
              <w:jc w:val="left"/>
            </w:pPr>
            <w:r w:rsidRPr="217BEFA0">
              <w:rPr>
                <w:lang w:val="en-US"/>
              </w:rPr>
              <w:t>United States Dollar - Đô la Mỹ</w:t>
            </w:r>
          </w:p>
        </w:tc>
      </w:tr>
      <w:tr w:rsidR="00AA6F77" w:rsidTr="22A86903" w14:paraId="6746A0D6" w14:textId="77777777">
        <w:tc>
          <w:tcPr>
            <w:tcW w:w="900" w:type="dxa"/>
            <w:tcMar>
              <w:top w:w="80" w:type="dxa"/>
              <w:left w:w="80" w:type="dxa"/>
              <w:bottom w:w="80" w:type="dxa"/>
              <w:right w:w="80" w:type="dxa"/>
            </w:tcMar>
            <w:vAlign w:val="center"/>
          </w:tcPr>
          <w:p w:rsidR="00AA6F77" w:rsidP="00453BFD" w:rsidRDefault="00AA6F77" w14:paraId="78361368" w14:textId="77777777">
            <w:pPr>
              <w:spacing w:before="0"/>
              <w:jc w:val="center"/>
            </w:pPr>
            <w:r>
              <w:t>62</w:t>
            </w:r>
          </w:p>
        </w:tc>
        <w:tc>
          <w:tcPr>
            <w:tcW w:w="1980" w:type="dxa"/>
            <w:tcMar>
              <w:top w:w="80" w:type="dxa"/>
              <w:left w:w="80" w:type="dxa"/>
              <w:bottom w:w="80" w:type="dxa"/>
              <w:right w:w="80" w:type="dxa"/>
            </w:tcMar>
            <w:vAlign w:val="center"/>
          </w:tcPr>
          <w:p w:rsidR="00AA6F77" w:rsidP="00453BFD" w:rsidRDefault="00AA6F77" w14:paraId="4D9387B3" w14:textId="77777777">
            <w:pPr>
              <w:spacing w:before="0"/>
              <w:jc w:val="center"/>
            </w:pPr>
            <w:r>
              <w:t>VNĐ</w:t>
            </w:r>
          </w:p>
        </w:tc>
        <w:tc>
          <w:tcPr>
            <w:tcW w:w="6450" w:type="dxa"/>
            <w:tcMar>
              <w:top w:w="80" w:type="dxa"/>
              <w:left w:w="80" w:type="dxa"/>
              <w:bottom w:w="80" w:type="dxa"/>
              <w:right w:w="80" w:type="dxa"/>
            </w:tcMar>
            <w:vAlign w:val="center"/>
          </w:tcPr>
          <w:p w:rsidR="00AA6F77" w:rsidP="00453BFD" w:rsidRDefault="00AA6F77" w14:paraId="2FC9AEE0" w14:textId="77777777">
            <w:pPr>
              <w:spacing w:before="0"/>
              <w:jc w:val="left"/>
            </w:pPr>
            <w:r w:rsidRPr="217BEFA0">
              <w:rPr>
                <w:lang w:val="en-US"/>
              </w:rPr>
              <w:t>Việt Nam đồng</w:t>
            </w:r>
          </w:p>
        </w:tc>
      </w:tr>
      <w:tr w:rsidR="00AA6F77" w:rsidTr="22A86903" w14:paraId="2516D8C2" w14:textId="77777777">
        <w:tc>
          <w:tcPr>
            <w:tcW w:w="900" w:type="dxa"/>
            <w:tcMar>
              <w:top w:w="80" w:type="dxa"/>
              <w:left w:w="80" w:type="dxa"/>
              <w:bottom w:w="80" w:type="dxa"/>
              <w:right w:w="80" w:type="dxa"/>
            </w:tcMar>
            <w:vAlign w:val="center"/>
          </w:tcPr>
          <w:p w:rsidR="00AA6F77" w:rsidP="00453BFD" w:rsidRDefault="00AA6F77" w14:paraId="1B952D4D" w14:textId="77777777">
            <w:pPr>
              <w:spacing w:before="0"/>
              <w:jc w:val="center"/>
            </w:pPr>
            <w:r>
              <w:t>63</w:t>
            </w:r>
          </w:p>
        </w:tc>
        <w:tc>
          <w:tcPr>
            <w:tcW w:w="1980" w:type="dxa"/>
            <w:tcMar>
              <w:top w:w="80" w:type="dxa"/>
              <w:left w:w="80" w:type="dxa"/>
              <w:bottom w:w="80" w:type="dxa"/>
              <w:right w:w="80" w:type="dxa"/>
            </w:tcMar>
            <w:vAlign w:val="center"/>
          </w:tcPr>
          <w:p w:rsidR="00AA6F77" w:rsidP="00453BFD" w:rsidRDefault="00AA6F77" w14:paraId="44F7AA9B" w14:textId="77777777">
            <w:pPr>
              <w:spacing w:before="0"/>
              <w:jc w:val="center"/>
            </w:pPr>
            <w:r>
              <w:t>ROI</w:t>
            </w:r>
          </w:p>
        </w:tc>
        <w:tc>
          <w:tcPr>
            <w:tcW w:w="6450" w:type="dxa"/>
            <w:tcMar>
              <w:top w:w="80" w:type="dxa"/>
              <w:left w:w="80" w:type="dxa"/>
              <w:bottom w:w="80" w:type="dxa"/>
              <w:right w:w="80" w:type="dxa"/>
            </w:tcMar>
            <w:vAlign w:val="center"/>
          </w:tcPr>
          <w:p w:rsidR="00AA6F77" w:rsidP="00453BFD" w:rsidRDefault="00AA6F77" w14:paraId="6C58C8A8" w14:textId="77777777">
            <w:pPr>
              <w:spacing w:before="0"/>
              <w:jc w:val="left"/>
            </w:pPr>
            <w:r w:rsidRPr="217BEFA0">
              <w:rPr>
                <w:lang w:val="en-US"/>
              </w:rPr>
              <w:t>Return on Investment - Tỷ suất hoàn vốn/hiệu quả đầu tư</w:t>
            </w:r>
          </w:p>
        </w:tc>
      </w:tr>
      <w:tr w:rsidR="00AA6F77" w:rsidTr="22A86903" w14:paraId="3B69732C" w14:textId="77777777">
        <w:tc>
          <w:tcPr>
            <w:tcW w:w="900" w:type="dxa"/>
            <w:tcMar>
              <w:top w:w="80" w:type="dxa"/>
              <w:left w:w="80" w:type="dxa"/>
              <w:bottom w:w="80" w:type="dxa"/>
              <w:right w:w="80" w:type="dxa"/>
            </w:tcMar>
            <w:vAlign w:val="center"/>
          </w:tcPr>
          <w:p w:rsidR="00AA6F77" w:rsidP="00453BFD" w:rsidRDefault="00AA6F77" w14:paraId="78864A8A" w14:textId="77777777">
            <w:pPr>
              <w:spacing w:before="0"/>
              <w:jc w:val="center"/>
            </w:pPr>
            <w:r>
              <w:t>64</w:t>
            </w:r>
          </w:p>
        </w:tc>
        <w:tc>
          <w:tcPr>
            <w:tcW w:w="1980" w:type="dxa"/>
            <w:tcMar>
              <w:top w:w="80" w:type="dxa"/>
              <w:left w:w="80" w:type="dxa"/>
              <w:bottom w:w="80" w:type="dxa"/>
              <w:right w:w="80" w:type="dxa"/>
            </w:tcMar>
            <w:vAlign w:val="center"/>
          </w:tcPr>
          <w:p w:rsidR="00AA6F77" w:rsidP="00453BFD" w:rsidRDefault="00AA6F77" w14:paraId="52E67596" w14:textId="77777777">
            <w:pPr>
              <w:spacing w:before="0"/>
              <w:jc w:val="center"/>
            </w:pPr>
            <w:r>
              <w:t>CSR</w:t>
            </w:r>
          </w:p>
        </w:tc>
        <w:tc>
          <w:tcPr>
            <w:tcW w:w="6450" w:type="dxa"/>
            <w:tcMar>
              <w:top w:w="80" w:type="dxa"/>
              <w:left w:w="80" w:type="dxa"/>
              <w:bottom w:w="80" w:type="dxa"/>
              <w:right w:w="80" w:type="dxa"/>
            </w:tcMar>
            <w:vAlign w:val="center"/>
          </w:tcPr>
          <w:p w:rsidR="00AA6F77" w:rsidP="00453BFD" w:rsidRDefault="00AA6F77" w14:paraId="6E39D33B" w14:textId="77777777">
            <w:pPr>
              <w:spacing w:before="0"/>
              <w:jc w:val="left"/>
            </w:pPr>
            <w:r w:rsidRPr="217BEFA0">
              <w:rPr>
                <w:lang w:val="en-US"/>
              </w:rPr>
              <w:t>Corporate Social Responsibility - Trách nhiệm xã hội của doanh nghiệp</w:t>
            </w:r>
          </w:p>
        </w:tc>
      </w:tr>
      <w:tr w:rsidR="00AA6F77" w:rsidTr="22A86903" w14:paraId="11C02FB9" w14:textId="77777777">
        <w:tc>
          <w:tcPr>
            <w:tcW w:w="900" w:type="dxa"/>
            <w:tcMar>
              <w:top w:w="80" w:type="dxa"/>
              <w:left w:w="80" w:type="dxa"/>
              <w:bottom w:w="80" w:type="dxa"/>
              <w:right w:w="80" w:type="dxa"/>
            </w:tcMar>
            <w:vAlign w:val="center"/>
          </w:tcPr>
          <w:p w:rsidR="00AA6F77" w:rsidP="00453BFD" w:rsidRDefault="00AA6F77" w14:paraId="577438D3" w14:textId="77777777">
            <w:pPr>
              <w:spacing w:before="0"/>
              <w:jc w:val="center"/>
            </w:pPr>
            <w:r>
              <w:t>65</w:t>
            </w:r>
          </w:p>
        </w:tc>
        <w:tc>
          <w:tcPr>
            <w:tcW w:w="1980" w:type="dxa"/>
            <w:tcMar>
              <w:top w:w="80" w:type="dxa"/>
              <w:left w:w="80" w:type="dxa"/>
              <w:bottom w:w="80" w:type="dxa"/>
              <w:right w:w="80" w:type="dxa"/>
            </w:tcMar>
            <w:vAlign w:val="center"/>
          </w:tcPr>
          <w:p w:rsidR="00AA6F77" w:rsidP="00453BFD" w:rsidRDefault="00AA6F77" w14:paraId="20B4C854" w14:textId="77777777">
            <w:pPr>
              <w:spacing w:before="0"/>
              <w:jc w:val="center"/>
            </w:pPr>
            <w:r>
              <w:t>COP26</w:t>
            </w:r>
          </w:p>
        </w:tc>
        <w:tc>
          <w:tcPr>
            <w:tcW w:w="6450" w:type="dxa"/>
            <w:tcMar>
              <w:top w:w="80" w:type="dxa"/>
              <w:left w:w="80" w:type="dxa"/>
              <w:bottom w:w="80" w:type="dxa"/>
              <w:right w:w="80" w:type="dxa"/>
            </w:tcMar>
            <w:vAlign w:val="center"/>
          </w:tcPr>
          <w:p w:rsidR="00AA6F77" w:rsidP="00453BFD" w:rsidRDefault="00AA6F77" w14:paraId="5275F18A" w14:textId="77777777">
            <w:pPr>
              <w:spacing w:before="0"/>
              <w:jc w:val="left"/>
            </w:pPr>
            <w:r w:rsidRPr="217BEFA0">
              <w:rPr>
                <w:lang w:val="en-US"/>
              </w:rPr>
              <w:t>Hội nghị Liên Hợp Quốc về biến đổi khí hậu năm 2021</w:t>
            </w:r>
          </w:p>
        </w:tc>
      </w:tr>
      <w:tr w:rsidR="00AA6F77" w:rsidTr="22A86903" w14:paraId="1881F3B8" w14:textId="77777777">
        <w:tc>
          <w:tcPr>
            <w:tcW w:w="900" w:type="dxa"/>
            <w:tcMar>
              <w:top w:w="80" w:type="dxa"/>
              <w:left w:w="80" w:type="dxa"/>
              <w:bottom w:w="80" w:type="dxa"/>
              <w:right w:w="80" w:type="dxa"/>
            </w:tcMar>
            <w:vAlign w:val="center"/>
          </w:tcPr>
          <w:p w:rsidR="00AA6F77" w:rsidP="00453BFD" w:rsidRDefault="00AA6F77" w14:paraId="14F397F6" w14:textId="77777777">
            <w:pPr>
              <w:spacing w:before="0"/>
              <w:jc w:val="center"/>
            </w:pPr>
            <w:r>
              <w:t>66</w:t>
            </w:r>
          </w:p>
        </w:tc>
        <w:tc>
          <w:tcPr>
            <w:tcW w:w="1980" w:type="dxa"/>
            <w:tcMar>
              <w:top w:w="80" w:type="dxa"/>
              <w:left w:w="80" w:type="dxa"/>
              <w:bottom w:w="80" w:type="dxa"/>
              <w:right w:w="80" w:type="dxa"/>
            </w:tcMar>
            <w:vAlign w:val="center"/>
          </w:tcPr>
          <w:p w:rsidR="00AA6F77" w:rsidP="00453BFD" w:rsidRDefault="00AA6F77" w14:paraId="60198458" w14:textId="77777777">
            <w:pPr>
              <w:spacing w:before="0"/>
              <w:jc w:val="center"/>
            </w:pPr>
            <w:r>
              <w:t>RED</w:t>
            </w:r>
          </w:p>
        </w:tc>
        <w:tc>
          <w:tcPr>
            <w:tcW w:w="6450" w:type="dxa"/>
            <w:tcMar>
              <w:top w:w="80" w:type="dxa"/>
              <w:left w:w="80" w:type="dxa"/>
              <w:bottom w:w="80" w:type="dxa"/>
              <w:right w:w="80" w:type="dxa"/>
            </w:tcMar>
            <w:vAlign w:val="center"/>
          </w:tcPr>
          <w:p w:rsidR="00AA6F77" w:rsidP="00453BFD" w:rsidRDefault="00AA6F77" w14:paraId="4DF704DA" w14:textId="77777777">
            <w:pPr>
              <w:spacing w:before="0"/>
              <w:jc w:val="left"/>
            </w:pPr>
            <w:r w:rsidRPr="217BEFA0">
              <w:rPr>
                <w:lang w:val="en-US"/>
              </w:rPr>
              <w:t>Renewable Energy Directive - Chỉ thị năng lượng tái tạo của Liên minh Châu Âu</w:t>
            </w:r>
          </w:p>
        </w:tc>
      </w:tr>
      <w:tr w:rsidR="00AA6F77" w:rsidTr="22A86903" w14:paraId="14A782ED" w14:textId="77777777">
        <w:tc>
          <w:tcPr>
            <w:tcW w:w="900" w:type="dxa"/>
            <w:tcMar>
              <w:top w:w="80" w:type="dxa"/>
              <w:left w:w="80" w:type="dxa"/>
              <w:bottom w:w="80" w:type="dxa"/>
              <w:right w:w="80" w:type="dxa"/>
            </w:tcMar>
            <w:vAlign w:val="center"/>
          </w:tcPr>
          <w:p w:rsidR="00AA6F77" w:rsidP="00453BFD" w:rsidRDefault="00AA6F77" w14:paraId="4C6F8920" w14:textId="77777777">
            <w:pPr>
              <w:spacing w:before="0"/>
              <w:jc w:val="center"/>
            </w:pPr>
            <w:r>
              <w:t>67</w:t>
            </w:r>
          </w:p>
        </w:tc>
        <w:tc>
          <w:tcPr>
            <w:tcW w:w="1980" w:type="dxa"/>
            <w:tcMar>
              <w:top w:w="80" w:type="dxa"/>
              <w:left w:w="80" w:type="dxa"/>
              <w:bottom w:w="80" w:type="dxa"/>
              <w:right w:w="80" w:type="dxa"/>
            </w:tcMar>
            <w:vAlign w:val="center"/>
          </w:tcPr>
          <w:p w:rsidR="00AA6F77" w:rsidP="00453BFD" w:rsidRDefault="00AA6F77" w14:paraId="6DEC5BB3" w14:textId="77777777">
            <w:pPr>
              <w:spacing w:before="0"/>
              <w:jc w:val="center"/>
            </w:pPr>
            <w:r>
              <w:t>HEFA</w:t>
            </w:r>
          </w:p>
        </w:tc>
        <w:tc>
          <w:tcPr>
            <w:tcW w:w="6450" w:type="dxa"/>
            <w:tcMar>
              <w:top w:w="80" w:type="dxa"/>
              <w:left w:w="80" w:type="dxa"/>
              <w:bottom w:w="80" w:type="dxa"/>
              <w:right w:w="80" w:type="dxa"/>
            </w:tcMar>
            <w:vAlign w:val="center"/>
          </w:tcPr>
          <w:p w:rsidR="00AA6F77" w:rsidP="00453BFD" w:rsidRDefault="00AA6F77" w14:paraId="1F86E262" w14:textId="77777777">
            <w:pPr>
              <w:spacing w:before="0"/>
              <w:jc w:val="left"/>
            </w:pPr>
            <w:r w:rsidRPr="217BEFA0">
              <w:rPr>
                <w:lang w:val="en-US"/>
              </w:rPr>
              <w:t>Hydroprocessed Esters and Fatty Acids - Công nghệ sản xuất SAF từ dầu/mỡ sinh học</w:t>
            </w:r>
          </w:p>
        </w:tc>
      </w:tr>
      <w:tr w:rsidR="00AA6F77" w:rsidTr="22A86903" w14:paraId="71E8F6AD" w14:textId="77777777">
        <w:tc>
          <w:tcPr>
            <w:tcW w:w="900" w:type="dxa"/>
            <w:tcMar>
              <w:top w:w="80" w:type="dxa"/>
              <w:left w:w="80" w:type="dxa"/>
              <w:bottom w:w="80" w:type="dxa"/>
              <w:right w:w="80" w:type="dxa"/>
            </w:tcMar>
            <w:vAlign w:val="center"/>
          </w:tcPr>
          <w:p w:rsidR="00AA6F77" w:rsidP="00453BFD" w:rsidRDefault="00AA6F77" w14:paraId="79566FD9" w14:textId="77777777">
            <w:pPr>
              <w:spacing w:before="0"/>
              <w:jc w:val="center"/>
            </w:pPr>
            <w:r>
              <w:t>68</w:t>
            </w:r>
          </w:p>
        </w:tc>
        <w:tc>
          <w:tcPr>
            <w:tcW w:w="1980" w:type="dxa"/>
            <w:tcMar>
              <w:top w:w="80" w:type="dxa"/>
              <w:left w:w="80" w:type="dxa"/>
              <w:bottom w:w="80" w:type="dxa"/>
              <w:right w:w="80" w:type="dxa"/>
            </w:tcMar>
            <w:vAlign w:val="center"/>
          </w:tcPr>
          <w:p w:rsidR="00AA6F77" w:rsidP="00453BFD" w:rsidRDefault="00AA6F77" w14:paraId="040DC90D" w14:textId="77777777">
            <w:pPr>
              <w:spacing w:before="0"/>
              <w:jc w:val="center"/>
            </w:pPr>
            <w:r>
              <w:t>FT</w:t>
            </w:r>
          </w:p>
        </w:tc>
        <w:tc>
          <w:tcPr>
            <w:tcW w:w="6450" w:type="dxa"/>
            <w:tcMar>
              <w:top w:w="80" w:type="dxa"/>
              <w:left w:w="80" w:type="dxa"/>
              <w:bottom w:w="80" w:type="dxa"/>
              <w:right w:w="80" w:type="dxa"/>
            </w:tcMar>
            <w:vAlign w:val="center"/>
          </w:tcPr>
          <w:p w:rsidR="00AA6F77" w:rsidP="00453BFD" w:rsidRDefault="00AA6F77" w14:paraId="1FE6BCE2" w14:textId="77777777">
            <w:pPr>
              <w:spacing w:before="0"/>
              <w:jc w:val="left"/>
            </w:pPr>
            <w:r w:rsidRPr="217BEFA0">
              <w:rPr>
                <w:lang w:val="en-US"/>
              </w:rPr>
              <w:t>Fischer-Tropsch - Công nghệ tổng hợp nhiên liệu SAF</w:t>
            </w:r>
          </w:p>
        </w:tc>
      </w:tr>
      <w:tr w:rsidR="00AA6F77" w:rsidTr="22A86903" w14:paraId="47D7FF08" w14:textId="77777777">
        <w:tc>
          <w:tcPr>
            <w:tcW w:w="900" w:type="dxa"/>
            <w:tcMar>
              <w:top w:w="80" w:type="dxa"/>
              <w:left w:w="80" w:type="dxa"/>
              <w:bottom w:w="80" w:type="dxa"/>
              <w:right w:w="80" w:type="dxa"/>
            </w:tcMar>
            <w:vAlign w:val="center"/>
          </w:tcPr>
          <w:p w:rsidR="00AA6F77" w:rsidP="00453BFD" w:rsidRDefault="00AA6F77" w14:paraId="114C3D1E" w14:textId="77777777">
            <w:pPr>
              <w:spacing w:before="0"/>
              <w:jc w:val="center"/>
            </w:pPr>
            <w:r>
              <w:t>69</w:t>
            </w:r>
          </w:p>
        </w:tc>
        <w:tc>
          <w:tcPr>
            <w:tcW w:w="1980" w:type="dxa"/>
            <w:tcMar>
              <w:top w:w="80" w:type="dxa"/>
              <w:left w:w="80" w:type="dxa"/>
              <w:bottom w:w="80" w:type="dxa"/>
              <w:right w:w="80" w:type="dxa"/>
            </w:tcMar>
            <w:vAlign w:val="center"/>
          </w:tcPr>
          <w:p w:rsidR="00AA6F77" w:rsidP="00453BFD" w:rsidRDefault="00AA6F77" w14:paraId="34D15B86" w14:textId="77777777">
            <w:pPr>
              <w:spacing w:before="0"/>
              <w:jc w:val="center"/>
            </w:pPr>
            <w:r>
              <w:t>ATJ</w:t>
            </w:r>
          </w:p>
        </w:tc>
        <w:tc>
          <w:tcPr>
            <w:tcW w:w="6450" w:type="dxa"/>
            <w:tcMar>
              <w:top w:w="80" w:type="dxa"/>
              <w:left w:w="80" w:type="dxa"/>
              <w:bottom w:w="80" w:type="dxa"/>
              <w:right w:w="80" w:type="dxa"/>
            </w:tcMar>
            <w:vAlign w:val="center"/>
          </w:tcPr>
          <w:p w:rsidR="00AA6F77" w:rsidP="00453BFD" w:rsidRDefault="00AA6F77" w14:paraId="5EB10349" w14:textId="77777777">
            <w:pPr>
              <w:spacing w:before="0"/>
              <w:jc w:val="left"/>
            </w:pPr>
            <w:r w:rsidRPr="217BEFA0">
              <w:rPr>
                <w:lang w:val="en-US"/>
              </w:rPr>
              <w:t>Alcohol-to-Jet - Công nghệ chuyển hóa cồn thành nhiên liệu hàng không</w:t>
            </w:r>
          </w:p>
        </w:tc>
      </w:tr>
      <w:tr w:rsidR="00AA6F77" w:rsidTr="22A86903" w14:paraId="5D8C74EE" w14:textId="77777777">
        <w:tc>
          <w:tcPr>
            <w:tcW w:w="900" w:type="dxa"/>
            <w:tcMar>
              <w:top w:w="80" w:type="dxa"/>
              <w:left w:w="80" w:type="dxa"/>
              <w:bottom w:w="80" w:type="dxa"/>
              <w:right w:w="80" w:type="dxa"/>
            </w:tcMar>
            <w:vAlign w:val="center"/>
          </w:tcPr>
          <w:p w:rsidR="00AA6F77" w:rsidP="00453BFD" w:rsidRDefault="00AA6F77" w14:paraId="445FA4E1" w14:textId="77777777">
            <w:pPr>
              <w:spacing w:before="0"/>
              <w:jc w:val="center"/>
            </w:pPr>
            <w:r>
              <w:t>70</w:t>
            </w:r>
          </w:p>
        </w:tc>
        <w:tc>
          <w:tcPr>
            <w:tcW w:w="1980" w:type="dxa"/>
            <w:tcMar>
              <w:top w:w="80" w:type="dxa"/>
              <w:left w:w="80" w:type="dxa"/>
              <w:bottom w:w="80" w:type="dxa"/>
              <w:right w:w="80" w:type="dxa"/>
            </w:tcMar>
            <w:vAlign w:val="center"/>
          </w:tcPr>
          <w:p w:rsidR="00AA6F77" w:rsidP="00453BFD" w:rsidRDefault="00AA6F77" w14:paraId="244536D0" w14:textId="77777777">
            <w:pPr>
              <w:spacing w:before="0"/>
              <w:jc w:val="center"/>
            </w:pPr>
            <w:r>
              <w:t>NCV</w:t>
            </w:r>
          </w:p>
        </w:tc>
        <w:tc>
          <w:tcPr>
            <w:tcW w:w="6450" w:type="dxa"/>
            <w:tcMar>
              <w:top w:w="80" w:type="dxa"/>
              <w:left w:w="80" w:type="dxa"/>
              <w:bottom w:w="80" w:type="dxa"/>
              <w:right w:w="80" w:type="dxa"/>
            </w:tcMar>
            <w:vAlign w:val="center"/>
          </w:tcPr>
          <w:p w:rsidR="00AA6F77" w:rsidP="00453BFD" w:rsidRDefault="00AA6F77" w14:paraId="0E5492B2" w14:textId="77777777">
            <w:pPr>
              <w:spacing w:before="0"/>
              <w:jc w:val="left"/>
            </w:pPr>
            <w:r w:rsidRPr="217BEFA0">
              <w:rPr>
                <w:lang w:val="en-US"/>
              </w:rPr>
              <w:t>Net Calorific Value - Nhiệt trị ròng</w:t>
            </w:r>
          </w:p>
        </w:tc>
      </w:tr>
      <w:tr w:rsidR="00AA6F77" w:rsidTr="22A86903" w14:paraId="6FA77718" w14:textId="77777777">
        <w:tc>
          <w:tcPr>
            <w:tcW w:w="900" w:type="dxa"/>
            <w:tcMar>
              <w:top w:w="80" w:type="dxa"/>
              <w:left w:w="80" w:type="dxa"/>
              <w:bottom w:w="80" w:type="dxa"/>
              <w:right w:w="80" w:type="dxa"/>
            </w:tcMar>
            <w:vAlign w:val="center"/>
          </w:tcPr>
          <w:p w:rsidR="00AA6F77" w:rsidP="00453BFD" w:rsidRDefault="00AA6F77" w14:paraId="706EA620" w14:textId="77777777">
            <w:pPr>
              <w:spacing w:before="0"/>
              <w:jc w:val="center"/>
            </w:pPr>
            <w:r>
              <w:t>71</w:t>
            </w:r>
          </w:p>
        </w:tc>
        <w:tc>
          <w:tcPr>
            <w:tcW w:w="1980" w:type="dxa"/>
            <w:tcMar>
              <w:top w:w="80" w:type="dxa"/>
              <w:left w:w="80" w:type="dxa"/>
              <w:bottom w:w="80" w:type="dxa"/>
              <w:right w:w="80" w:type="dxa"/>
            </w:tcMar>
            <w:vAlign w:val="center"/>
          </w:tcPr>
          <w:p w:rsidR="00AA6F77" w:rsidP="00453BFD" w:rsidRDefault="00AA6F77" w14:paraId="5FE80765" w14:textId="77777777">
            <w:pPr>
              <w:spacing w:before="0"/>
              <w:jc w:val="center"/>
            </w:pPr>
            <w:r>
              <w:t>CAAV</w:t>
            </w:r>
          </w:p>
        </w:tc>
        <w:tc>
          <w:tcPr>
            <w:tcW w:w="6450" w:type="dxa"/>
            <w:tcMar>
              <w:top w:w="80" w:type="dxa"/>
              <w:left w:w="80" w:type="dxa"/>
              <w:bottom w:w="80" w:type="dxa"/>
              <w:right w:w="80" w:type="dxa"/>
            </w:tcMar>
            <w:vAlign w:val="center"/>
          </w:tcPr>
          <w:p w:rsidR="00AA6F77" w:rsidP="00453BFD" w:rsidRDefault="00AA6F77" w14:paraId="63708B93" w14:textId="77777777">
            <w:pPr>
              <w:spacing w:before="0"/>
              <w:jc w:val="left"/>
            </w:pPr>
            <w:r w:rsidRPr="217BEFA0">
              <w:rPr>
                <w:lang w:val="en-US"/>
              </w:rPr>
              <w:t>Civil Aviation Authority of Vietnam - Cục Hàng không Việt Nam</w:t>
            </w:r>
          </w:p>
        </w:tc>
      </w:tr>
      <w:tr w:rsidR="00AA6F77" w:rsidTr="22A86903" w14:paraId="6A59D4E6" w14:textId="77777777">
        <w:tc>
          <w:tcPr>
            <w:tcW w:w="900" w:type="dxa"/>
            <w:tcMar>
              <w:top w:w="80" w:type="dxa"/>
              <w:left w:w="80" w:type="dxa"/>
              <w:bottom w:w="80" w:type="dxa"/>
              <w:right w:w="80" w:type="dxa"/>
            </w:tcMar>
            <w:vAlign w:val="center"/>
          </w:tcPr>
          <w:p w:rsidR="00AA6F77" w:rsidP="00453BFD" w:rsidRDefault="00AA6F77" w14:paraId="0690B4C1" w14:textId="77777777">
            <w:pPr>
              <w:spacing w:before="0"/>
              <w:jc w:val="center"/>
            </w:pPr>
            <w:r>
              <w:t>72</w:t>
            </w:r>
          </w:p>
        </w:tc>
        <w:tc>
          <w:tcPr>
            <w:tcW w:w="1980" w:type="dxa"/>
            <w:tcMar>
              <w:top w:w="80" w:type="dxa"/>
              <w:left w:w="80" w:type="dxa"/>
              <w:bottom w:w="80" w:type="dxa"/>
              <w:right w:w="80" w:type="dxa"/>
            </w:tcMar>
            <w:vAlign w:val="center"/>
          </w:tcPr>
          <w:p w:rsidR="00AA6F77" w:rsidP="00453BFD" w:rsidRDefault="00AA6F77" w14:paraId="78730C47" w14:textId="77777777">
            <w:pPr>
              <w:spacing w:before="0"/>
              <w:jc w:val="center"/>
            </w:pPr>
            <w:r>
              <w:t>EASA</w:t>
            </w:r>
          </w:p>
        </w:tc>
        <w:tc>
          <w:tcPr>
            <w:tcW w:w="6450" w:type="dxa"/>
            <w:tcMar>
              <w:top w:w="80" w:type="dxa"/>
              <w:left w:w="80" w:type="dxa"/>
              <w:bottom w:w="80" w:type="dxa"/>
              <w:right w:w="80" w:type="dxa"/>
            </w:tcMar>
            <w:vAlign w:val="center"/>
          </w:tcPr>
          <w:p w:rsidR="00AA6F77" w:rsidP="00453BFD" w:rsidRDefault="00AA6F77" w14:paraId="70AAFA86" w14:textId="77777777">
            <w:pPr>
              <w:spacing w:before="0"/>
              <w:jc w:val="left"/>
            </w:pPr>
            <w:r w:rsidRPr="217BEFA0">
              <w:rPr>
                <w:lang w:val="en-US"/>
              </w:rPr>
              <w:t>European Union Aviation Safety Agency - Cơ quan An toàn Hàng không Liên minh Châu Âu</w:t>
            </w:r>
          </w:p>
        </w:tc>
      </w:tr>
      <w:tr w:rsidR="00AA6F77" w:rsidTr="22A86903" w14:paraId="696122D9" w14:textId="77777777">
        <w:tc>
          <w:tcPr>
            <w:tcW w:w="900" w:type="dxa"/>
            <w:tcMar>
              <w:top w:w="80" w:type="dxa"/>
              <w:left w:w="80" w:type="dxa"/>
              <w:bottom w:w="80" w:type="dxa"/>
              <w:right w:w="80" w:type="dxa"/>
            </w:tcMar>
            <w:vAlign w:val="center"/>
          </w:tcPr>
          <w:p w:rsidR="00AA6F77" w:rsidP="00453BFD" w:rsidRDefault="00AA6F77" w14:paraId="13495CE4" w14:textId="77777777">
            <w:pPr>
              <w:spacing w:before="0"/>
              <w:jc w:val="center"/>
            </w:pPr>
            <w:r>
              <w:t>73</w:t>
            </w:r>
          </w:p>
        </w:tc>
        <w:tc>
          <w:tcPr>
            <w:tcW w:w="1980" w:type="dxa"/>
            <w:tcMar>
              <w:top w:w="80" w:type="dxa"/>
              <w:left w:w="80" w:type="dxa"/>
              <w:bottom w:w="80" w:type="dxa"/>
              <w:right w:w="80" w:type="dxa"/>
            </w:tcMar>
            <w:vAlign w:val="center"/>
          </w:tcPr>
          <w:p w:rsidR="00AA6F77" w:rsidP="00453BFD" w:rsidRDefault="00AA6F77" w14:paraId="007D486F" w14:textId="77777777">
            <w:pPr>
              <w:spacing w:before="0"/>
              <w:jc w:val="center"/>
            </w:pPr>
            <w:r>
              <w:t>FAA</w:t>
            </w:r>
          </w:p>
        </w:tc>
        <w:tc>
          <w:tcPr>
            <w:tcW w:w="6450" w:type="dxa"/>
            <w:tcMar>
              <w:top w:w="80" w:type="dxa"/>
              <w:left w:w="80" w:type="dxa"/>
              <w:bottom w:w="80" w:type="dxa"/>
              <w:right w:w="80" w:type="dxa"/>
            </w:tcMar>
            <w:vAlign w:val="center"/>
          </w:tcPr>
          <w:p w:rsidR="00AA6F77" w:rsidP="00453BFD" w:rsidRDefault="00AA6F77" w14:paraId="6150873D" w14:textId="77777777">
            <w:pPr>
              <w:spacing w:before="0"/>
              <w:jc w:val="left"/>
            </w:pPr>
            <w:r w:rsidRPr="217BEFA0">
              <w:rPr>
                <w:lang w:val="en-US"/>
              </w:rPr>
              <w:t>Federal Aviation Administration - Cục Hàng không Liên bang Hoa Kỳ</w:t>
            </w:r>
          </w:p>
        </w:tc>
      </w:tr>
      <w:tr w:rsidR="00AA6F77" w:rsidTr="22A86903" w14:paraId="3A89D506" w14:textId="77777777">
        <w:tc>
          <w:tcPr>
            <w:tcW w:w="900" w:type="dxa"/>
            <w:tcMar>
              <w:top w:w="80" w:type="dxa"/>
              <w:left w:w="80" w:type="dxa"/>
              <w:bottom w:w="80" w:type="dxa"/>
              <w:right w:w="80" w:type="dxa"/>
            </w:tcMar>
            <w:vAlign w:val="center"/>
          </w:tcPr>
          <w:p w:rsidR="00AA6F77" w:rsidP="00453BFD" w:rsidRDefault="00AA6F77" w14:paraId="4E82D585" w14:textId="77777777">
            <w:pPr>
              <w:spacing w:before="0"/>
              <w:jc w:val="center"/>
            </w:pPr>
            <w:r>
              <w:t>74</w:t>
            </w:r>
          </w:p>
        </w:tc>
        <w:tc>
          <w:tcPr>
            <w:tcW w:w="1980" w:type="dxa"/>
            <w:tcMar>
              <w:top w:w="80" w:type="dxa"/>
              <w:left w:w="80" w:type="dxa"/>
              <w:bottom w:w="80" w:type="dxa"/>
              <w:right w:w="80" w:type="dxa"/>
            </w:tcMar>
            <w:vAlign w:val="center"/>
          </w:tcPr>
          <w:p w:rsidR="00AA6F77" w:rsidP="00453BFD" w:rsidRDefault="00AA6F77" w14:paraId="0C461E5F" w14:textId="77777777">
            <w:pPr>
              <w:spacing w:before="0"/>
              <w:jc w:val="center"/>
            </w:pPr>
            <w:r>
              <w:t>CSDL</w:t>
            </w:r>
          </w:p>
        </w:tc>
        <w:tc>
          <w:tcPr>
            <w:tcW w:w="6450" w:type="dxa"/>
            <w:tcMar>
              <w:top w:w="80" w:type="dxa"/>
              <w:left w:w="80" w:type="dxa"/>
              <w:bottom w:w="80" w:type="dxa"/>
              <w:right w:w="80" w:type="dxa"/>
            </w:tcMar>
            <w:vAlign w:val="center"/>
          </w:tcPr>
          <w:p w:rsidR="00AA6F77" w:rsidP="00453BFD" w:rsidRDefault="00AA6F77" w14:paraId="7907C7D3" w14:textId="77777777">
            <w:pPr>
              <w:spacing w:before="0"/>
              <w:jc w:val="left"/>
            </w:pPr>
            <w:r w:rsidRPr="217BEFA0">
              <w:rPr>
                <w:lang w:val="en-US"/>
              </w:rPr>
              <w:t>Cơ sở dữ liệu</w:t>
            </w:r>
          </w:p>
        </w:tc>
      </w:tr>
      <w:tr w:rsidR="00AA6F77" w:rsidTr="22A86903" w14:paraId="6985C71C" w14:textId="77777777">
        <w:tc>
          <w:tcPr>
            <w:tcW w:w="900" w:type="dxa"/>
            <w:tcMar>
              <w:top w:w="80" w:type="dxa"/>
              <w:left w:w="80" w:type="dxa"/>
              <w:bottom w:w="80" w:type="dxa"/>
              <w:right w:w="80" w:type="dxa"/>
            </w:tcMar>
            <w:vAlign w:val="center"/>
          </w:tcPr>
          <w:p w:rsidR="00AA6F77" w:rsidP="00453BFD" w:rsidRDefault="00AA6F77" w14:paraId="54BE2C42" w14:textId="77777777">
            <w:pPr>
              <w:spacing w:before="0"/>
              <w:jc w:val="center"/>
            </w:pPr>
            <w:r>
              <w:t>75</w:t>
            </w:r>
          </w:p>
        </w:tc>
        <w:tc>
          <w:tcPr>
            <w:tcW w:w="1980" w:type="dxa"/>
            <w:tcMar>
              <w:top w:w="80" w:type="dxa"/>
              <w:left w:w="80" w:type="dxa"/>
              <w:bottom w:w="80" w:type="dxa"/>
              <w:right w:w="80" w:type="dxa"/>
            </w:tcMar>
            <w:vAlign w:val="center"/>
          </w:tcPr>
          <w:p w:rsidR="00AA6F77" w:rsidP="00453BFD" w:rsidRDefault="00AA6F77" w14:paraId="1EB4BB17" w14:textId="77777777">
            <w:pPr>
              <w:spacing w:before="0"/>
              <w:jc w:val="center"/>
            </w:pPr>
            <w:r>
              <w:t>API</w:t>
            </w:r>
          </w:p>
        </w:tc>
        <w:tc>
          <w:tcPr>
            <w:tcW w:w="6450" w:type="dxa"/>
            <w:tcMar>
              <w:top w:w="80" w:type="dxa"/>
              <w:left w:w="80" w:type="dxa"/>
              <w:bottom w:w="80" w:type="dxa"/>
              <w:right w:w="80" w:type="dxa"/>
            </w:tcMar>
            <w:vAlign w:val="center"/>
          </w:tcPr>
          <w:p w:rsidR="00AA6F77" w:rsidP="00453BFD" w:rsidRDefault="00AA6F77" w14:paraId="167A3667" w14:textId="77777777">
            <w:pPr>
              <w:spacing w:before="0"/>
              <w:jc w:val="left"/>
            </w:pPr>
            <w:r w:rsidRPr="217BEFA0">
              <w:rPr>
                <w:lang w:val="en-US"/>
              </w:rPr>
              <w:t>Application Programming Interface - Giao diện lập trình ứng dụng</w:t>
            </w:r>
          </w:p>
        </w:tc>
      </w:tr>
      <w:tr w:rsidR="00AA6F77" w:rsidTr="22A86903" w14:paraId="4468C048" w14:textId="77777777">
        <w:tc>
          <w:tcPr>
            <w:tcW w:w="900" w:type="dxa"/>
            <w:tcMar>
              <w:top w:w="80" w:type="dxa"/>
              <w:left w:w="80" w:type="dxa"/>
              <w:bottom w:w="80" w:type="dxa"/>
              <w:right w:w="80" w:type="dxa"/>
            </w:tcMar>
            <w:vAlign w:val="center"/>
          </w:tcPr>
          <w:p w:rsidR="00AA6F77" w:rsidP="00453BFD" w:rsidRDefault="00AA6F77" w14:paraId="4C347821" w14:textId="77777777">
            <w:pPr>
              <w:spacing w:before="0"/>
              <w:jc w:val="center"/>
            </w:pPr>
            <w:r>
              <w:t>76</w:t>
            </w:r>
          </w:p>
        </w:tc>
        <w:tc>
          <w:tcPr>
            <w:tcW w:w="1980" w:type="dxa"/>
            <w:tcMar>
              <w:top w:w="80" w:type="dxa"/>
              <w:left w:w="80" w:type="dxa"/>
              <w:bottom w:w="80" w:type="dxa"/>
              <w:right w:w="80" w:type="dxa"/>
            </w:tcMar>
            <w:vAlign w:val="center"/>
          </w:tcPr>
          <w:p w:rsidR="00AA6F77" w:rsidP="00453BFD" w:rsidRDefault="00AA6F77" w14:paraId="13F1669A" w14:textId="77777777">
            <w:pPr>
              <w:spacing w:before="0"/>
              <w:jc w:val="center"/>
            </w:pPr>
            <w:r>
              <w:t>PIC</w:t>
            </w:r>
          </w:p>
        </w:tc>
        <w:tc>
          <w:tcPr>
            <w:tcW w:w="6450" w:type="dxa"/>
            <w:tcMar>
              <w:top w:w="80" w:type="dxa"/>
              <w:left w:w="80" w:type="dxa"/>
              <w:bottom w:w="80" w:type="dxa"/>
              <w:right w:w="80" w:type="dxa"/>
            </w:tcMar>
            <w:vAlign w:val="center"/>
          </w:tcPr>
          <w:p w:rsidR="00AA6F77" w:rsidP="00453BFD" w:rsidRDefault="00AA6F77" w14:paraId="2EF9E8E7" w14:textId="77777777">
            <w:pPr>
              <w:spacing w:before="0"/>
              <w:jc w:val="left"/>
            </w:pPr>
            <w:r w:rsidRPr="217BEFA0">
              <w:rPr>
                <w:lang w:val="en-US"/>
              </w:rPr>
              <w:t>Person in Charge - Đầu mối/người phụ trách</w:t>
            </w:r>
          </w:p>
        </w:tc>
      </w:tr>
      <w:tr w:rsidR="00AA6F77" w:rsidTr="22A86903" w14:paraId="56A5D920" w14:textId="77777777">
        <w:tc>
          <w:tcPr>
            <w:tcW w:w="900" w:type="dxa"/>
            <w:tcMar>
              <w:top w:w="80" w:type="dxa"/>
              <w:left w:w="80" w:type="dxa"/>
              <w:bottom w:w="80" w:type="dxa"/>
              <w:right w:w="80" w:type="dxa"/>
            </w:tcMar>
            <w:vAlign w:val="center"/>
          </w:tcPr>
          <w:p w:rsidR="00AA6F77" w:rsidP="00453BFD" w:rsidRDefault="00AA6F77" w14:paraId="01A5663F" w14:textId="77777777">
            <w:pPr>
              <w:spacing w:before="0"/>
              <w:jc w:val="center"/>
            </w:pPr>
            <w:r>
              <w:t>77</w:t>
            </w:r>
          </w:p>
        </w:tc>
        <w:tc>
          <w:tcPr>
            <w:tcW w:w="1980" w:type="dxa"/>
            <w:tcMar>
              <w:top w:w="80" w:type="dxa"/>
              <w:left w:w="80" w:type="dxa"/>
              <w:bottom w:w="80" w:type="dxa"/>
              <w:right w:w="80" w:type="dxa"/>
            </w:tcMar>
            <w:vAlign w:val="center"/>
          </w:tcPr>
          <w:p w:rsidR="00AA6F77" w:rsidP="00453BFD" w:rsidRDefault="00AA6F77" w14:paraId="41503B6E" w14:textId="77777777">
            <w:pPr>
              <w:spacing w:before="0"/>
              <w:jc w:val="center"/>
            </w:pPr>
            <w:r>
              <w:t>CNTT</w:t>
            </w:r>
          </w:p>
        </w:tc>
        <w:tc>
          <w:tcPr>
            <w:tcW w:w="6450" w:type="dxa"/>
            <w:tcMar>
              <w:top w:w="80" w:type="dxa"/>
              <w:left w:w="80" w:type="dxa"/>
              <w:bottom w:w="80" w:type="dxa"/>
              <w:right w:w="80" w:type="dxa"/>
            </w:tcMar>
            <w:vAlign w:val="center"/>
          </w:tcPr>
          <w:p w:rsidR="00AA6F77" w:rsidP="00453BFD" w:rsidRDefault="00AA6F77" w14:paraId="3E04BBCF" w14:textId="77777777">
            <w:pPr>
              <w:spacing w:before="0"/>
              <w:jc w:val="left"/>
            </w:pPr>
            <w:r w:rsidRPr="217BEFA0">
              <w:rPr>
                <w:lang w:val="en-US"/>
              </w:rPr>
              <w:t>Công nghệ thông tin</w:t>
            </w:r>
          </w:p>
        </w:tc>
      </w:tr>
      <w:tr w:rsidR="00AA6F77" w:rsidTr="22A86903" w14:paraId="1ED40D7A" w14:textId="77777777">
        <w:tc>
          <w:tcPr>
            <w:tcW w:w="900" w:type="dxa"/>
            <w:tcMar>
              <w:top w:w="80" w:type="dxa"/>
              <w:left w:w="80" w:type="dxa"/>
              <w:bottom w:w="80" w:type="dxa"/>
              <w:right w:w="80" w:type="dxa"/>
            </w:tcMar>
            <w:vAlign w:val="center"/>
          </w:tcPr>
          <w:p w:rsidR="00AA6F77" w:rsidP="00453BFD" w:rsidRDefault="00AA6F77" w14:paraId="3387942A" w14:textId="77777777">
            <w:pPr>
              <w:spacing w:before="0"/>
              <w:jc w:val="center"/>
            </w:pPr>
            <w:r>
              <w:t>78</w:t>
            </w:r>
          </w:p>
        </w:tc>
        <w:tc>
          <w:tcPr>
            <w:tcW w:w="1980" w:type="dxa"/>
            <w:tcMar>
              <w:top w:w="80" w:type="dxa"/>
              <w:left w:w="80" w:type="dxa"/>
              <w:bottom w:w="80" w:type="dxa"/>
              <w:right w:w="80" w:type="dxa"/>
            </w:tcMar>
            <w:vAlign w:val="center"/>
          </w:tcPr>
          <w:p w:rsidR="00AA6F77" w:rsidP="00453BFD" w:rsidRDefault="00AA6F77" w14:paraId="734BEC8A" w14:textId="77777777">
            <w:pPr>
              <w:spacing w:before="0"/>
              <w:jc w:val="center"/>
            </w:pPr>
            <w:r>
              <w:t>CĐS</w:t>
            </w:r>
          </w:p>
        </w:tc>
        <w:tc>
          <w:tcPr>
            <w:tcW w:w="6450" w:type="dxa"/>
            <w:tcMar>
              <w:top w:w="80" w:type="dxa"/>
              <w:left w:w="80" w:type="dxa"/>
              <w:bottom w:w="80" w:type="dxa"/>
              <w:right w:w="80" w:type="dxa"/>
            </w:tcMar>
            <w:vAlign w:val="center"/>
          </w:tcPr>
          <w:p w:rsidR="00AA6F77" w:rsidP="00453BFD" w:rsidRDefault="00AA6F77" w14:paraId="42BE6FCE" w14:textId="77777777">
            <w:pPr>
              <w:spacing w:before="0"/>
              <w:jc w:val="left"/>
            </w:pPr>
            <w:r w:rsidRPr="217BEFA0">
              <w:rPr>
                <w:lang w:val="en-US"/>
              </w:rPr>
              <w:t>Chuyển đổi số</w:t>
            </w:r>
          </w:p>
        </w:tc>
      </w:tr>
      <w:tr w:rsidR="00AA6F77" w:rsidTr="22A86903" w14:paraId="3F58A2CB" w14:textId="77777777">
        <w:tc>
          <w:tcPr>
            <w:tcW w:w="900" w:type="dxa"/>
            <w:tcMar>
              <w:top w:w="80" w:type="dxa"/>
              <w:left w:w="80" w:type="dxa"/>
              <w:bottom w:w="80" w:type="dxa"/>
              <w:right w:w="80" w:type="dxa"/>
            </w:tcMar>
            <w:vAlign w:val="center"/>
          </w:tcPr>
          <w:p w:rsidR="00AA6F77" w:rsidP="00453BFD" w:rsidRDefault="00AA6F77" w14:paraId="4815BA6A" w14:textId="77777777">
            <w:pPr>
              <w:spacing w:before="0"/>
              <w:jc w:val="center"/>
            </w:pPr>
            <w:r>
              <w:t>79</w:t>
            </w:r>
          </w:p>
        </w:tc>
        <w:tc>
          <w:tcPr>
            <w:tcW w:w="1980" w:type="dxa"/>
            <w:tcMar>
              <w:top w:w="80" w:type="dxa"/>
              <w:left w:w="80" w:type="dxa"/>
              <w:bottom w:w="80" w:type="dxa"/>
              <w:right w:w="80" w:type="dxa"/>
            </w:tcMar>
            <w:vAlign w:val="center"/>
          </w:tcPr>
          <w:p w:rsidR="00AA6F77" w:rsidP="00453BFD" w:rsidRDefault="00AA6F77" w14:paraId="049D5E16" w14:textId="77777777">
            <w:pPr>
              <w:spacing w:before="0"/>
              <w:jc w:val="center"/>
            </w:pPr>
            <w:r>
              <w:t>KHPT</w:t>
            </w:r>
          </w:p>
        </w:tc>
        <w:tc>
          <w:tcPr>
            <w:tcW w:w="6450" w:type="dxa"/>
            <w:tcMar>
              <w:top w:w="80" w:type="dxa"/>
              <w:left w:w="80" w:type="dxa"/>
              <w:bottom w:w="80" w:type="dxa"/>
              <w:right w:w="80" w:type="dxa"/>
            </w:tcMar>
            <w:vAlign w:val="center"/>
          </w:tcPr>
          <w:p w:rsidR="00AA6F77" w:rsidP="00453BFD" w:rsidRDefault="00AA6F77" w14:paraId="242F22D9" w14:textId="77777777">
            <w:pPr>
              <w:spacing w:before="0"/>
              <w:jc w:val="left"/>
            </w:pPr>
            <w:r w:rsidRPr="217BEFA0">
              <w:rPr>
                <w:lang w:val="en-US"/>
              </w:rPr>
              <w:t>Kế hoạch phát triển</w:t>
            </w:r>
          </w:p>
        </w:tc>
      </w:tr>
      <w:tr w:rsidR="00AA6F77" w:rsidTr="22A86903" w14:paraId="061A9F60" w14:textId="77777777">
        <w:tc>
          <w:tcPr>
            <w:tcW w:w="900" w:type="dxa"/>
            <w:tcMar>
              <w:top w:w="80" w:type="dxa"/>
              <w:left w:w="80" w:type="dxa"/>
              <w:bottom w:w="80" w:type="dxa"/>
              <w:right w:w="80" w:type="dxa"/>
            </w:tcMar>
            <w:vAlign w:val="center"/>
          </w:tcPr>
          <w:p w:rsidR="00AA6F77" w:rsidP="00453BFD" w:rsidRDefault="00AA6F77" w14:paraId="466A15EB" w14:textId="77777777">
            <w:pPr>
              <w:spacing w:before="0"/>
              <w:jc w:val="center"/>
            </w:pPr>
            <w:r>
              <w:t>80</w:t>
            </w:r>
          </w:p>
        </w:tc>
        <w:tc>
          <w:tcPr>
            <w:tcW w:w="1980" w:type="dxa"/>
            <w:tcMar>
              <w:top w:w="80" w:type="dxa"/>
              <w:left w:w="80" w:type="dxa"/>
              <w:bottom w:w="80" w:type="dxa"/>
              <w:right w:w="80" w:type="dxa"/>
            </w:tcMar>
            <w:vAlign w:val="center"/>
          </w:tcPr>
          <w:p w:rsidR="00AA6F77" w:rsidP="00453BFD" w:rsidRDefault="00AA6F77" w14:paraId="6ED7BFD8" w14:textId="77777777">
            <w:pPr>
              <w:spacing w:before="0"/>
              <w:jc w:val="center"/>
            </w:pPr>
            <w:r>
              <w:t>ATCL</w:t>
            </w:r>
          </w:p>
        </w:tc>
        <w:tc>
          <w:tcPr>
            <w:tcW w:w="6450" w:type="dxa"/>
            <w:tcMar>
              <w:top w:w="80" w:type="dxa"/>
              <w:left w:w="80" w:type="dxa"/>
              <w:bottom w:w="80" w:type="dxa"/>
              <w:right w:w="80" w:type="dxa"/>
            </w:tcMar>
            <w:vAlign w:val="center"/>
          </w:tcPr>
          <w:p w:rsidR="00AA6F77" w:rsidP="00453BFD" w:rsidRDefault="00AA6F77" w14:paraId="65E7BBC0" w14:textId="77777777">
            <w:pPr>
              <w:spacing w:before="0"/>
              <w:jc w:val="left"/>
            </w:pPr>
            <w:r w:rsidRPr="217BEFA0">
              <w:rPr>
                <w:lang w:val="en-US"/>
              </w:rPr>
              <w:t>An toàn Chất lượng</w:t>
            </w:r>
          </w:p>
        </w:tc>
      </w:tr>
      <w:tr w:rsidR="00AA6F77" w:rsidTr="22A86903" w14:paraId="5E7DEBA1" w14:textId="77777777">
        <w:tc>
          <w:tcPr>
            <w:tcW w:w="900" w:type="dxa"/>
            <w:tcMar>
              <w:top w:w="80" w:type="dxa"/>
              <w:left w:w="80" w:type="dxa"/>
              <w:bottom w:w="80" w:type="dxa"/>
              <w:right w:w="80" w:type="dxa"/>
            </w:tcMar>
            <w:vAlign w:val="center"/>
          </w:tcPr>
          <w:p w:rsidR="00AA6F77" w:rsidP="00453BFD" w:rsidRDefault="00AA6F77" w14:paraId="4660EB8F" w14:textId="77777777">
            <w:pPr>
              <w:spacing w:before="0"/>
              <w:jc w:val="center"/>
            </w:pPr>
            <w:r>
              <w:t>81</w:t>
            </w:r>
          </w:p>
        </w:tc>
        <w:tc>
          <w:tcPr>
            <w:tcW w:w="1980" w:type="dxa"/>
            <w:tcMar>
              <w:top w:w="80" w:type="dxa"/>
              <w:left w:w="80" w:type="dxa"/>
              <w:bottom w:w="80" w:type="dxa"/>
              <w:right w:w="80" w:type="dxa"/>
            </w:tcMar>
            <w:vAlign w:val="center"/>
          </w:tcPr>
          <w:p w:rsidR="00AA6F77" w:rsidP="00453BFD" w:rsidRDefault="00AA6F77" w14:paraId="0F39A3F2" w14:textId="77777777">
            <w:pPr>
              <w:spacing w:before="0"/>
              <w:jc w:val="center"/>
            </w:pPr>
            <w:r>
              <w:t>TCNL</w:t>
            </w:r>
          </w:p>
        </w:tc>
        <w:tc>
          <w:tcPr>
            <w:tcW w:w="6450" w:type="dxa"/>
            <w:tcMar>
              <w:top w:w="80" w:type="dxa"/>
              <w:left w:w="80" w:type="dxa"/>
              <w:bottom w:w="80" w:type="dxa"/>
              <w:right w:w="80" w:type="dxa"/>
            </w:tcMar>
            <w:vAlign w:val="center"/>
          </w:tcPr>
          <w:p w:rsidR="00AA6F77" w:rsidP="00453BFD" w:rsidRDefault="00AA6F77" w14:paraId="315329F8" w14:textId="77777777">
            <w:pPr>
              <w:spacing w:before="0"/>
              <w:jc w:val="left"/>
            </w:pPr>
            <w:r w:rsidRPr="217BEFA0">
              <w:rPr>
                <w:lang w:val="en-US"/>
              </w:rPr>
              <w:t>Tổ chức Nhân lực</w:t>
            </w:r>
          </w:p>
        </w:tc>
      </w:tr>
      <w:tr w:rsidR="00AA6F77" w:rsidTr="22A86903" w14:paraId="59D5EC1A" w14:textId="77777777">
        <w:tc>
          <w:tcPr>
            <w:tcW w:w="900" w:type="dxa"/>
            <w:tcMar>
              <w:top w:w="80" w:type="dxa"/>
              <w:left w:w="80" w:type="dxa"/>
              <w:bottom w:w="80" w:type="dxa"/>
              <w:right w:w="80" w:type="dxa"/>
            </w:tcMar>
            <w:vAlign w:val="center"/>
          </w:tcPr>
          <w:p w:rsidR="00AA6F77" w:rsidP="00453BFD" w:rsidRDefault="00AA6F77" w14:paraId="1FC565D8" w14:textId="77777777">
            <w:pPr>
              <w:spacing w:before="0"/>
              <w:jc w:val="center"/>
            </w:pPr>
            <w:r>
              <w:t>82</w:t>
            </w:r>
          </w:p>
        </w:tc>
        <w:tc>
          <w:tcPr>
            <w:tcW w:w="1980" w:type="dxa"/>
            <w:tcMar>
              <w:top w:w="80" w:type="dxa"/>
              <w:left w:w="80" w:type="dxa"/>
              <w:bottom w:w="80" w:type="dxa"/>
              <w:right w:w="80" w:type="dxa"/>
            </w:tcMar>
            <w:vAlign w:val="center"/>
          </w:tcPr>
          <w:p w:rsidR="00AA6F77" w:rsidP="00453BFD" w:rsidRDefault="00AA6F77" w14:paraId="72E0C796" w14:textId="77777777">
            <w:pPr>
              <w:spacing w:before="0"/>
              <w:jc w:val="center"/>
            </w:pPr>
            <w:r>
              <w:t>HĐQT</w:t>
            </w:r>
          </w:p>
        </w:tc>
        <w:tc>
          <w:tcPr>
            <w:tcW w:w="6450" w:type="dxa"/>
            <w:tcMar>
              <w:top w:w="80" w:type="dxa"/>
              <w:left w:w="80" w:type="dxa"/>
              <w:bottom w:w="80" w:type="dxa"/>
              <w:right w:w="80" w:type="dxa"/>
            </w:tcMar>
            <w:vAlign w:val="center"/>
          </w:tcPr>
          <w:p w:rsidR="00AA6F77" w:rsidP="00453BFD" w:rsidRDefault="00AA6F77" w14:paraId="3455C792" w14:textId="77777777">
            <w:pPr>
              <w:spacing w:before="0"/>
              <w:jc w:val="left"/>
            </w:pPr>
            <w:r w:rsidRPr="217BEFA0">
              <w:rPr>
                <w:lang w:val="en-US"/>
              </w:rPr>
              <w:t>Hội đồng quản trị</w:t>
            </w:r>
          </w:p>
        </w:tc>
      </w:tr>
      <w:tr w:rsidR="00AA6F77" w:rsidTr="22A86903" w14:paraId="70EE1B66" w14:textId="77777777">
        <w:tc>
          <w:tcPr>
            <w:tcW w:w="900" w:type="dxa"/>
            <w:tcMar>
              <w:top w:w="80" w:type="dxa"/>
              <w:left w:w="80" w:type="dxa"/>
              <w:bottom w:w="80" w:type="dxa"/>
              <w:right w:w="80" w:type="dxa"/>
            </w:tcMar>
            <w:vAlign w:val="center"/>
          </w:tcPr>
          <w:p w:rsidR="00AA6F77" w:rsidP="00453BFD" w:rsidRDefault="00AA6F77" w14:paraId="7ECF86E5" w14:textId="77777777">
            <w:pPr>
              <w:spacing w:before="0"/>
              <w:jc w:val="center"/>
            </w:pPr>
            <w:r>
              <w:t>83</w:t>
            </w:r>
          </w:p>
        </w:tc>
        <w:tc>
          <w:tcPr>
            <w:tcW w:w="1980" w:type="dxa"/>
            <w:tcMar>
              <w:top w:w="80" w:type="dxa"/>
              <w:left w:w="80" w:type="dxa"/>
              <w:bottom w:w="80" w:type="dxa"/>
              <w:right w:w="80" w:type="dxa"/>
            </w:tcMar>
            <w:vAlign w:val="center"/>
          </w:tcPr>
          <w:p w:rsidR="00AA6F77" w:rsidP="00453BFD" w:rsidRDefault="00AA6F77" w14:paraId="7A76FD25" w14:textId="77777777">
            <w:pPr>
              <w:spacing w:before="0"/>
              <w:jc w:val="center"/>
            </w:pPr>
            <w:r>
              <w:t>BGĐ</w:t>
            </w:r>
          </w:p>
        </w:tc>
        <w:tc>
          <w:tcPr>
            <w:tcW w:w="6450" w:type="dxa"/>
            <w:tcMar>
              <w:top w:w="80" w:type="dxa"/>
              <w:left w:w="80" w:type="dxa"/>
              <w:bottom w:w="80" w:type="dxa"/>
              <w:right w:w="80" w:type="dxa"/>
            </w:tcMar>
            <w:vAlign w:val="center"/>
          </w:tcPr>
          <w:p w:rsidR="00AA6F77" w:rsidP="00453BFD" w:rsidRDefault="00AA6F77" w14:paraId="41DA5B51" w14:textId="77777777">
            <w:pPr>
              <w:spacing w:before="0"/>
              <w:jc w:val="left"/>
            </w:pPr>
            <w:r w:rsidRPr="217BEFA0">
              <w:rPr>
                <w:lang w:val="en-US"/>
              </w:rPr>
              <w:t>Ban Giám đốc</w:t>
            </w:r>
          </w:p>
        </w:tc>
      </w:tr>
      <w:tr w:rsidR="00AA6F77" w:rsidTr="22A86903" w14:paraId="5F087E9F" w14:textId="77777777">
        <w:tc>
          <w:tcPr>
            <w:tcW w:w="900" w:type="dxa"/>
            <w:tcMar>
              <w:top w:w="80" w:type="dxa"/>
              <w:left w:w="80" w:type="dxa"/>
              <w:bottom w:w="80" w:type="dxa"/>
              <w:right w:w="80" w:type="dxa"/>
            </w:tcMar>
            <w:vAlign w:val="center"/>
          </w:tcPr>
          <w:p w:rsidR="00AA6F77" w:rsidP="00453BFD" w:rsidRDefault="00AA6F77" w14:paraId="799E043F" w14:textId="77777777">
            <w:pPr>
              <w:spacing w:before="0"/>
              <w:jc w:val="center"/>
            </w:pPr>
            <w:r>
              <w:t>84</w:t>
            </w:r>
          </w:p>
        </w:tc>
        <w:tc>
          <w:tcPr>
            <w:tcW w:w="1980" w:type="dxa"/>
            <w:tcMar>
              <w:top w:w="80" w:type="dxa"/>
              <w:left w:w="80" w:type="dxa"/>
              <w:bottom w:w="80" w:type="dxa"/>
              <w:right w:w="80" w:type="dxa"/>
            </w:tcMar>
            <w:vAlign w:val="center"/>
          </w:tcPr>
          <w:p w:rsidR="00AA6F77" w:rsidP="00453BFD" w:rsidRDefault="00AA6F77" w14:paraId="3E15F02E" w14:textId="77777777">
            <w:pPr>
              <w:spacing w:before="0"/>
              <w:jc w:val="center"/>
            </w:pPr>
            <w:r>
              <w:t>BKS</w:t>
            </w:r>
          </w:p>
        </w:tc>
        <w:tc>
          <w:tcPr>
            <w:tcW w:w="6450" w:type="dxa"/>
            <w:tcMar>
              <w:top w:w="80" w:type="dxa"/>
              <w:left w:w="80" w:type="dxa"/>
              <w:bottom w:w="80" w:type="dxa"/>
              <w:right w:w="80" w:type="dxa"/>
            </w:tcMar>
            <w:vAlign w:val="center"/>
          </w:tcPr>
          <w:p w:rsidR="00AA6F77" w:rsidP="00453BFD" w:rsidRDefault="00AA6F77" w14:paraId="6AABE1F6" w14:textId="77777777">
            <w:pPr>
              <w:spacing w:before="0"/>
              <w:jc w:val="left"/>
            </w:pPr>
            <w:r w:rsidRPr="217BEFA0">
              <w:rPr>
                <w:lang w:val="en-US"/>
              </w:rPr>
              <w:t>Ban Kiểm soát</w:t>
            </w:r>
          </w:p>
        </w:tc>
      </w:tr>
      <w:tr w:rsidR="00AA6F77" w:rsidTr="22A86903" w14:paraId="4F717142" w14:textId="77777777">
        <w:tc>
          <w:tcPr>
            <w:tcW w:w="900" w:type="dxa"/>
            <w:tcMar>
              <w:top w:w="80" w:type="dxa"/>
              <w:left w:w="80" w:type="dxa"/>
              <w:bottom w:w="80" w:type="dxa"/>
              <w:right w:w="80" w:type="dxa"/>
            </w:tcMar>
            <w:vAlign w:val="center"/>
          </w:tcPr>
          <w:p w:rsidR="00AA6F77" w:rsidP="00453BFD" w:rsidRDefault="00AA6F77" w14:paraId="63EE74F3" w14:textId="77777777">
            <w:pPr>
              <w:spacing w:before="0"/>
              <w:jc w:val="center"/>
            </w:pPr>
            <w:r>
              <w:t>85</w:t>
            </w:r>
          </w:p>
        </w:tc>
        <w:tc>
          <w:tcPr>
            <w:tcW w:w="1980" w:type="dxa"/>
            <w:tcMar>
              <w:top w:w="80" w:type="dxa"/>
              <w:left w:w="80" w:type="dxa"/>
              <w:bottom w:w="80" w:type="dxa"/>
              <w:right w:w="80" w:type="dxa"/>
            </w:tcMar>
            <w:vAlign w:val="center"/>
          </w:tcPr>
          <w:p w:rsidR="00AA6F77" w:rsidP="00453BFD" w:rsidRDefault="00AA6F77" w14:paraId="4E096A4A" w14:textId="77777777">
            <w:pPr>
              <w:spacing w:before="0"/>
              <w:jc w:val="center"/>
            </w:pPr>
            <w:r>
              <w:t>NV</w:t>
            </w:r>
          </w:p>
        </w:tc>
        <w:tc>
          <w:tcPr>
            <w:tcW w:w="6450" w:type="dxa"/>
            <w:tcMar>
              <w:top w:w="80" w:type="dxa"/>
              <w:left w:w="80" w:type="dxa"/>
              <w:bottom w:w="80" w:type="dxa"/>
              <w:right w:w="80" w:type="dxa"/>
            </w:tcMar>
            <w:vAlign w:val="center"/>
          </w:tcPr>
          <w:p w:rsidR="00AA6F77" w:rsidP="00453BFD" w:rsidRDefault="00AA6F77" w14:paraId="5A3F74D2" w14:textId="77777777">
            <w:pPr>
              <w:spacing w:before="0"/>
              <w:jc w:val="left"/>
            </w:pPr>
            <w:r w:rsidRPr="217BEFA0">
              <w:rPr>
                <w:lang w:val="en-US"/>
              </w:rPr>
              <w:t>Nhân viên</w:t>
            </w:r>
          </w:p>
        </w:tc>
      </w:tr>
      <w:tr w:rsidR="00AA6F77" w:rsidTr="22A86903" w14:paraId="604657A7" w14:textId="77777777">
        <w:tc>
          <w:tcPr>
            <w:tcW w:w="900" w:type="dxa"/>
            <w:tcMar>
              <w:top w:w="80" w:type="dxa"/>
              <w:left w:w="80" w:type="dxa"/>
              <w:bottom w:w="80" w:type="dxa"/>
              <w:right w:w="80" w:type="dxa"/>
            </w:tcMar>
            <w:vAlign w:val="center"/>
          </w:tcPr>
          <w:p w:rsidR="00AA6F77" w:rsidP="00453BFD" w:rsidRDefault="00AA6F77" w14:paraId="4E12CA11" w14:textId="77777777">
            <w:pPr>
              <w:spacing w:before="0"/>
              <w:jc w:val="center"/>
            </w:pPr>
            <w:r>
              <w:t>86</w:t>
            </w:r>
          </w:p>
        </w:tc>
        <w:tc>
          <w:tcPr>
            <w:tcW w:w="1980" w:type="dxa"/>
            <w:tcMar>
              <w:top w:w="80" w:type="dxa"/>
              <w:left w:w="80" w:type="dxa"/>
              <w:bottom w:w="80" w:type="dxa"/>
              <w:right w:w="80" w:type="dxa"/>
            </w:tcMar>
            <w:vAlign w:val="center"/>
          </w:tcPr>
          <w:p w:rsidR="00AA6F77" w:rsidP="00453BFD" w:rsidRDefault="00AA6F77" w14:paraId="41DEC6E4" w14:textId="77777777">
            <w:pPr>
              <w:spacing w:before="0"/>
              <w:jc w:val="center"/>
            </w:pPr>
            <w:r>
              <w:t>NLĐ</w:t>
            </w:r>
          </w:p>
        </w:tc>
        <w:tc>
          <w:tcPr>
            <w:tcW w:w="6450" w:type="dxa"/>
            <w:tcMar>
              <w:top w:w="80" w:type="dxa"/>
              <w:left w:w="80" w:type="dxa"/>
              <w:bottom w:w="80" w:type="dxa"/>
              <w:right w:w="80" w:type="dxa"/>
            </w:tcMar>
            <w:vAlign w:val="center"/>
          </w:tcPr>
          <w:p w:rsidR="00AA6F77" w:rsidP="00453BFD" w:rsidRDefault="00AA6F77" w14:paraId="1A80F511" w14:textId="77777777">
            <w:pPr>
              <w:spacing w:before="0"/>
              <w:jc w:val="left"/>
            </w:pPr>
            <w:r w:rsidRPr="217BEFA0">
              <w:rPr>
                <w:lang w:val="en-US"/>
              </w:rPr>
              <w:t>Người lao động</w:t>
            </w:r>
          </w:p>
        </w:tc>
      </w:tr>
      <w:tr w:rsidRPr="004641F9" w:rsidR="00AA6F77" w:rsidTr="22A86903" w14:paraId="00F48E53" w14:textId="77777777">
        <w:tc>
          <w:tcPr>
            <w:tcW w:w="900" w:type="dxa"/>
            <w:tcMar>
              <w:top w:w="80" w:type="dxa"/>
              <w:left w:w="80" w:type="dxa"/>
              <w:bottom w:w="80" w:type="dxa"/>
              <w:right w:w="80" w:type="dxa"/>
            </w:tcMar>
            <w:vAlign w:val="center"/>
          </w:tcPr>
          <w:p w:rsidR="00AA6F77" w:rsidP="00453BFD" w:rsidRDefault="00AA6F77" w14:paraId="059D90A4" w14:textId="77777777">
            <w:pPr>
              <w:spacing w:before="0"/>
              <w:jc w:val="center"/>
            </w:pPr>
            <w:r>
              <w:t>87</w:t>
            </w:r>
          </w:p>
        </w:tc>
        <w:tc>
          <w:tcPr>
            <w:tcW w:w="1980" w:type="dxa"/>
            <w:tcMar>
              <w:top w:w="80" w:type="dxa"/>
              <w:left w:w="80" w:type="dxa"/>
              <w:bottom w:w="80" w:type="dxa"/>
              <w:right w:w="80" w:type="dxa"/>
            </w:tcMar>
            <w:vAlign w:val="center"/>
          </w:tcPr>
          <w:p w:rsidR="00AA6F77" w:rsidP="00453BFD" w:rsidRDefault="00AA6F77" w14:paraId="08C2976F" w14:textId="77777777">
            <w:pPr>
              <w:spacing w:before="0"/>
              <w:jc w:val="center"/>
            </w:pPr>
            <w:r>
              <w:t>TTBSV</w:t>
            </w:r>
          </w:p>
        </w:tc>
        <w:tc>
          <w:tcPr>
            <w:tcW w:w="6450" w:type="dxa"/>
            <w:tcMar>
              <w:top w:w="80" w:type="dxa"/>
              <w:left w:w="80" w:type="dxa"/>
              <w:bottom w:w="80" w:type="dxa"/>
              <w:right w:w="80" w:type="dxa"/>
            </w:tcMar>
            <w:vAlign w:val="center"/>
          </w:tcPr>
          <w:p w:rsidRPr="000E3721" w:rsidR="00AA6F77" w:rsidP="00453BFD" w:rsidRDefault="00AA6F77" w14:paraId="2C38251D" w14:textId="77777777">
            <w:pPr>
              <w:spacing w:before="0"/>
              <w:jc w:val="left"/>
              <w:rPr>
                <w:lang w:val="sv-SE"/>
              </w:rPr>
            </w:pPr>
            <w:r w:rsidRPr="000E3721">
              <w:rPr>
                <w:lang w:val="sv-SE"/>
              </w:rPr>
              <w:t>Trung tâm Bông Sen Vàng</w:t>
            </w:r>
          </w:p>
        </w:tc>
      </w:tr>
      <w:tr w:rsidR="00AA6F77" w:rsidTr="22A86903" w14:paraId="2CF4B59A" w14:textId="77777777">
        <w:tc>
          <w:tcPr>
            <w:tcW w:w="900" w:type="dxa"/>
            <w:tcMar>
              <w:top w:w="80" w:type="dxa"/>
              <w:left w:w="80" w:type="dxa"/>
              <w:bottom w:w="80" w:type="dxa"/>
              <w:right w:w="80" w:type="dxa"/>
            </w:tcMar>
            <w:vAlign w:val="center"/>
          </w:tcPr>
          <w:p w:rsidR="00AA6F77" w:rsidP="00453BFD" w:rsidRDefault="00AA6F77" w14:paraId="4104AFE3" w14:textId="77777777">
            <w:pPr>
              <w:spacing w:before="0"/>
              <w:jc w:val="center"/>
            </w:pPr>
            <w:r>
              <w:t>88</w:t>
            </w:r>
          </w:p>
        </w:tc>
        <w:tc>
          <w:tcPr>
            <w:tcW w:w="1980" w:type="dxa"/>
            <w:tcMar>
              <w:top w:w="80" w:type="dxa"/>
              <w:left w:w="80" w:type="dxa"/>
              <w:bottom w:w="80" w:type="dxa"/>
              <w:right w:w="80" w:type="dxa"/>
            </w:tcMar>
            <w:vAlign w:val="center"/>
          </w:tcPr>
          <w:p w:rsidR="00AA6F77" w:rsidP="00453BFD" w:rsidRDefault="00AA6F77" w14:paraId="6BDC77F9" w14:textId="77777777">
            <w:pPr>
              <w:spacing w:before="0"/>
              <w:jc w:val="center"/>
            </w:pPr>
            <w:r>
              <w:t>TTĐHKT</w:t>
            </w:r>
          </w:p>
        </w:tc>
        <w:tc>
          <w:tcPr>
            <w:tcW w:w="6450" w:type="dxa"/>
            <w:tcMar>
              <w:top w:w="80" w:type="dxa"/>
              <w:left w:w="80" w:type="dxa"/>
              <w:bottom w:w="80" w:type="dxa"/>
              <w:right w:w="80" w:type="dxa"/>
            </w:tcMar>
            <w:vAlign w:val="center"/>
          </w:tcPr>
          <w:p w:rsidR="00AA6F77" w:rsidP="00453BFD" w:rsidRDefault="00AA6F77" w14:paraId="03F36EF7" w14:textId="77777777">
            <w:pPr>
              <w:spacing w:before="0"/>
              <w:jc w:val="left"/>
            </w:pPr>
            <w:r w:rsidRPr="217BEFA0">
              <w:rPr>
                <w:lang w:val="en-US"/>
              </w:rPr>
              <w:t>Trung tâm Điều hành Khai thác</w:t>
            </w:r>
          </w:p>
        </w:tc>
      </w:tr>
      <w:tr w:rsidR="00AA6F77" w:rsidTr="22A86903" w14:paraId="6544434B" w14:textId="77777777">
        <w:tc>
          <w:tcPr>
            <w:tcW w:w="900" w:type="dxa"/>
            <w:tcMar>
              <w:top w:w="80" w:type="dxa"/>
              <w:left w:w="80" w:type="dxa"/>
              <w:bottom w:w="80" w:type="dxa"/>
              <w:right w:w="80" w:type="dxa"/>
            </w:tcMar>
            <w:vAlign w:val="center"/>
          </w:tcPr>
          <w:p w:rsidR="00AA6F77" w:rsidP="00453BFD" w:rsidRDefault="00AA6F77" w14:paraId="42E78D71" w14:textId="77777777">
            <w:pPr>
              <w:spacing w:before="0"/>
              <w:jc w:val="center"/>
            </w:pPr>
            <w:r>
              <w:t>89</w:t>
            </w:r>
          </w:p>
        </w:tc>
        <w:tc>
          <w:tcPr>
            <w:tcW w:w="1980" w:type="dxa"/>
            <w:tcMar>
              <w:top w:w="80" w:type="dxa"/>
              <w:left w:w="80" w:type="dxa"/>
              <w:bottom w:w="80" w:type="dxa"/>
              <w:right w:w="80" w:type="dxa"/>
            </w:tcMar>
            <w:vAlign w:val="center"/>
          </w:tcPr>
          <w:p w:rsidR="00AA6F77" w:rsidP="00453BFD" w:rsidRDefault="00AA6F77" w14:paraId="482A003E" w14:textId="77777777">
            <w:pPr>
              <w:spacing w:before="0"/>
              <w:jc w:val="center"/>
            </w:pPr>
            <w:r>
              <w:t>OCC</w:t>
            </w:r>
          </w:p>
        </w:tc>
        <w:tc>
          <w:tcPr>
            <w:tcW w:w="6450" w:type="dxa"/>
            <w:tcMar>
              <w:top w:w="80" w:type="dxa"/>
              <w:left w:w="80" w:type="dxa"/>
              <w:bottom w:w="80" w:type="dxa"/>
              <w:right w:w="80" w:type="dxa"/>
            </w:tcMar>
            <w:vAlign w:val="center"/>
          </w:tcPr>
          <w:p w:rsidR="00AA6F77" w:rsidP="00453BFD" w:rsidRDefault="00AA6F77" w14:paraId="0E581C59" w14:textId="77777777">
            <w:pPr>
              <w:spacing w:before="0"/>
              <w:jc w:val="left"/>
            </w:pPr>
            <w:r w:rsidRPr="217BEFA0">
              <w:rPr>
                <w:lang w:val="en-US"/>
              </w:rPr>
              <w:t>Operations Control Center - Trung tâm điều hành khai thác</w:t>
            </w:r>
          </w:p>
        </w:tc>
      </w:tr>
      <w:tr w:rsidR="00AA6F77" w:rsidTr="22A86903" w14:paraId="7121F41C" w14:textId="77777777">
        <w:tc>
          <w:tcPr>
            <w:tcW w:w="900" w:type="dxa"/>
            <w:tcMar>
              <w:top w:w="80" w:type="dxa"/>
              <w:left w:w="80" w:type="dxa"/>
              <w:bottom w:w="80" w:type="dxa"/>
              <w:right w:w="80" w:type="dxa"/>
            </w:tcMar>
            <w:vAlign w:val="center"/>
          </w:tcPr>
          <w:p w:rsidR="00AA6F77" w:rsidP="00453BFD" w:rsidRDefault="00AA6F77" w14:paraId="06D68099" w14:textId="77777777">
            <w:pPr>
              <w:spacing w:before="0"/>
              <w:jc w:val="center"/>
            </w:pPr>
            <w:r>
              <w:t>90</w:t>
            </w:r>
          </w:p>
        </w:tc>
        <w:tc>
          <w:tcPr>
            <w:tcW w:w="1980" w:type="dxa"/>
            <w:tcMar>
              <w:top w:w="80" w:type="dxa"/>
              <w:left w:w="80" w:type="dxa"/>
              <w:bottom w:w="80" w:type="dxa"/>
              <w:right w:w="80" w:type="dxa"/>
            </w:tcMar>
            <w:vAlign w:val="center"/>
          </w:tcPr>
          <w:p w:rsidR="00AA6F77" w:rsidP="00453BFD" w:rsidRDefault="00AA6F77" w14:paraId="6E1013B8" w14:textId="77777777">
            <w:pPr>
              <w:spacing w:before="0"/>
              <w:jc w:val="center"/>
            </w:pPr>
            <w:r>
              <w:t>HAN</w:t>
            </w:r>
          </w:p>
        </w:tc>
        <w:tc>
          <w:tcPr>
            <w:tcW w:w="6450" w:type="dxa"/>
            <w:tcMar>
              <w:top w:w="80" w:type="dxa"/>
              <w:left w:w="80" w:type="dxa"/>
              <w:bottom w:w="80" w:type="dxa"/>
              <w:right w:w="80" w:type="dxa"/>
            </w:tcMar>
            <w:vAlign w:val="center"/>
          </w:tcPr>
          <w:p w:rsidR="00AA6F77" w:rsidP="00453BFD" w:rsidRDefault="00AA6F77" w14:paraId="79D16523" w14:textId="77777777">
            <w:pPr>
              <w:spacing w:before="0"/>
              <w:jc w:val="left"/>
            </w:pPr>
            <w:r w:rsidRPr="217BEFA0">
              <w:rPr>
                <w:lang w:val="en-US"/>
              </w:rPr>
              <w:t>Mã sân bay Nội Bài, Hà Nội</w:t>
            </w:r>
          </w:p>
        </w:tc>
      </w:tr>
      <w:tr w:rsidR="00AA6F77" w:rsidTr="22A86903" w14:paraId="04329177" w14:textId="77777777">
        <w:tc>
          <w:tcPr>
            <w:tcW w:w="900" w:type="dxa"/>
            <w:tcMar>
              <w:top w:w="80" w:type="dxa"/>
              <w:left w:w="80" w:type="dxa"/>
              <w:bottom w:w="80" w:type="dxa"/>
              <w:right w:w="80" w:type="dxa"/>
            </w:tcMar>
            <w:vAlign w:val="center"/>
          </w:tcPr>
          <w:p w:rsidR="00AA6F77" w:rsidP="00453BFD" w:rsidRDefault="00AA6F77" w14:paraId="3E9ED4E0" w14:textId="77777777">
            <w:pPr>
              <w:spacing w:before="0"/>
              <w:jc w:val="center"/>
            </w:pPr>
            <w:r>
              <w:t>91</w:t>
            </w:r>
          </w:p>
        </w:tc>
        <w:tc>
          <w:tcPr>
            <w:tcW w:w="1980" w:type="dxa"/>
            <w:tcMar>
              <w:top w:w="80" w:type="dxa"/>
              <w:left w:w="80" w:type="dxa"/>
              <w:bottom w:w="80" w:type="dxa"/>
              <w:right w:w="80" w:type="dxa"/>
            </w:tcMar>
            <w:vAlign w:val="center"/>
          </w:tcPr>
          <w:p w:rsidR="00AA6F77" w:rsidP="00453BFD" w:rsidRDefault="00AA6F77" w14:paraId="6E597535" w14:textId="77777777">
            <w:pPr>
              <w:spacing w:before="0"/>
              <w:jc w:val="center"/>
            </w:pPr>
            <w:r>
              <w:t>DAD</w:t>
            </w:r>
          </w:p>
        </w:tc>
        <w:tc>
          <w:tcPr>
            <w:tcW w:w="6450" w:type="dxa"/>
            <w:tcMar>
              <w:top w:w="80" w:type="dxa"/>
              <w:left w:w="80" w:type="dxa"/>
              <w:bottom w:w="80" w:type="dxa"/>
              <w:right w:w="80" w:type="dxa"/>
            </w:tcMar>
            <w:vAlign w:val="center"/>
          </w:tcPr>
          <w:p w:rsidR="00AA6F77" w:rsidP="00453BFD" w:rsidRDefault="00AA6F77" w14:paraId="78F2584E" w14:textId="77777777">
            <w:pPr>
              <w:spacing w:before="0"/>
              <w:jc w:val="left"/>
            </w:pPr>
            <w:r w:rsidRPr="217BEFA0">
              <w:rPr>
                <w:lang w:val="en-US"/>
              </w:rPr>
              <w:t>Mã sân bay Đà Nẵng</w:t>
            </w:r>
          </w:p>
        </w:tc>
      </w:tr>
      <w:tr w:rsidR="00AA6F77" w:rsidTr="22A86903" w14:paraId="3F889FEA" w14:textId="77777777">
        <w:tc>
          <w:tcPr>
            <w:tcW w:w="900" w:type="dxa"/>
            <w:tcMar>
              <w:top w:w="80" w:type="dxa"/>
              <w:left w:w="80" w:type="dxa"/>
              <w:bottom w:w="80" w:type="dxa"/>
              <w:right w:w="80" w:type="dxa"/>
            </w:tcMar>
            <w:vAlign w:val="center"/>
          </w:tcPr>
          <w:p w:rsidR="00AA6F77" w:rsidP="00453BFD" w:rsidRDefault="00AA6F77" w14:paraId="23032FB7" w14:textId="77777777">
            <w:pPr>
              <w:spacing w:before="0"/>
              <w:jc w:val="center"/>
            </w:pPr>
            <w:r>
              <w:t>92</w:t>
            </w:r>
          </w:p>
        </w:tc>
        <w:tc>
          <w:tcPr>
            <w:tcW w:w="1980" w:type="dxa"/>
            <w:tcMar>
              <w:top w:w="80" w:type="dxa"/>
              <w:left w:w="80" w:type="dxa"/>
              <w:bottom w:w="80" w:type="dxa"/>
              <w:right w:w="80" w:type="dxa"/>
            </w:tcMar>
            <w:vAlign w:val="center"/>
          </w:tcPr>
          <w:p w:rsidR="00AA6F77" w:rsidP="00453BFD" w:rsidRDefault="00AA6F77" w14:paraId="4C4A3CC5" w14:textId="77777777">
            <w:pPr>
              <w:spacing w:before="0"/>
              <w:jc w:val="center"/>
            </w:pPr>
            <w:r>
              <w:t>SGN</w:t>
            </w:r>
          </w:p>
        </w:tc>
        <w:tc>
          <w:tcPr>
            <w:tcW w:w="6450" w:type="dxa"/>
            <w:tcMar>
              <w:top w:w="80" w:type="dxa"/>
              <w:left w:w="80" w:type="dxa"/>
              <w:bottom w:w="80" w:type="dxa"/>
              <w:right w:w="80" w:type="dxa"/>
            </w:tcMar>
            <w:vAlign w:val="center"/>
          </w:tcPr>
          <w:p w:rsidR="00AA6F77" w:rsidP="00453BFD" w:rsidRDefault="00AA6F77" w14:paraId="570A41BC" w14:textId="77777777">
            <w:pPr>
              <w:spacing w:before="0"/>
              <w:jc w:val="left"/>
            </w:pPr>
            <w:r w:rsidRPr="217BEFA0">
              <w:rPr>
                <w:lang w:val="en-US"/>
              </w:rPr>
              <w:t>Mã sân bay Tân Sơn Nhất, Thành phố Hồ Chí Minh</w:t>
            </w:r>
          </w:p>
        </w:tc>
      </w:tr>
      <w:tr w:rsidR="00AA6F77" w:rsidTr="22A86903" w14:paraId="19662639" w14:textId="77777777">
        <w:tc>
          <w:tcPr>
            <w:tcW w:w="900" w:type="dxa"/>
            <w:tcMar>
              <w:top w:w="80" w:type="dxa"/>
              <w:left w:w="80" w:type="dxa"/>
              <w:bottom w:w="80" w:type="dxa"/>
              <w:right w:w="80" w:type="dxa"/>
            </w:tcMar>
            <w:vAlign w:val="center"/>
          </w:tcPr>
          <w:p w:rsidR="00AA6F77" w:rsidP="00453BFD" w:rsidRDefault="00AA6F77" w14:paraId="776BACF2" w14:textId="77777777">
            <w:pPr>
              <w:spacing w:before="0"/>
              <w:jc w:val="center"/>
            </w:pPr>
            <w:r>
              <w:t>93</w:t>
            </w:r>
          </w:p>
        </w:tc>
        <w:tc>
          <w:tcPr>
            <w:tcW w:w="1980" w:type="dxa"/>
            <w:tcMar>
              <w:top w:w="80" w:type="dxa"/>
              <w:left w:w="80" w:type="dxa"/>
              <w:bottom w:w="80" w:type="dxa"/>
              <w:right w:w="80" w:type="dxa"/>
            </w:tcMar>
            <w:vAlign w:val="center"/>
          </w:tcPr>
          <w:p w:rsidR="00AA6F77" w:rsidP="00453BFD" w:rsidRDefault="00AA6F77" w14:paraId="78D6B10D" w14:textId="77777777">
            <w:pPr>
              <w:spacing w:before="0"/>
              <w:jc w:val="center"/>
            </w:pPr>
            <w:r>
              <w:t>DOM</w:t>
            </w:r>
          </w:p>
        </w:tc>
        <w:tc>
          <w:tcPr>
            <w:tcW w:w="6450" w:type="dxa"/>
            <w:tcMar>
              <w:top w:w="80" w:type="dxa"/>
              <w:left w:w="80" w:type="dxa"/>
              <w:bottom w:w="80" w:type="dxa"/>
              <w:right w:w="80" w:type="dxa"/>
            </w:tcMar>
            <w:vAlign w:val="center"/>
          </w:tcPr>
          <w:p w:rsidR="00AA6F77" w:rsidP="00453BFD" w:rsidRDefault="00AA6F77" w14:paraId="5F534AB7" w14:textId="77777777">
            <w:pPr>
              <w:spacing w:before="0"/>
              <w:jc w:val="left"/>
            </w:pPr>
            <w:r w:rsidRPr="217BEFA0">
              <w:rPr>
                <w:lang w:val="en-US"/>
              </w:rPr>
              <w:t>Domestic - Chuyến bay/thị trường nội địa</w:t>
            </w:r>
          </w:p>
        </w:tc>
      </w:tr>
      <w:tr w:rsidR="00AA6F77" w:rsidTr="22A86903" w14:paraId="209F892F" w14:textId="77777777">
        <w:tc>
          <w:tcPr>
            <w:tcW w:w="900" w:type="dxa"/>
            <w:tcMar>
              <w:top w:w="80" w:type="dxa"/>
              <w:left w:w="80" w:type="dxa"/>
              <w:bottom w:w="80" w:type="dxa"/>
              <w:right w:w="80" w:type="dxa"/>
            </w:tcMar>
            <w:vAlign w:val="center"/>
          </w:tcPr>
          <w:p w:rsidR="00AA6F77" w:rsidP="00453BFD" w:rsidRDefault="00AA6F77" w14:paraId="7ED52714" w14:textId="77777777">
            <w:pPr>
              <w:spacing w:before="0"/>
              <w:jc w:val="center"/>
            </w:pPr>
            <w:r>
              <w:t>94</w:t>
            </w:r>
          </w:p>
        </w:tc>
        <w:tc>
          <w:tcPr>
            <w:tcW w:w="1980" w:type="dxa"/>
            <w:tcMar>
              <w:top w:w="80" w:type="dxa"/>
              <w:left w:w="80" w:type="dxa"/>
              <w:bottom w:w="80" w:type="dxa"/>
              <w:right w:w="80" w:type="dxa"/>
            </w:tcMar>
            <w:vAlign w:val="center"/>
          </w:tcPr>
          <w:p w:rsidR="00AA6F77" w:rsidP="00453BFD" w:rsidRDefault="00AA6F77" w14:paraId="52492A51" w14:textId="77777777">
            <w:pPr>
              <w:spacing w:before="0"/>
              <w:jc w:val="center"/>
            </w:pPr>
            <w:r>
              <w:t>INT</w:t>
            </w:r>
          </w:p>
        </w:tc>
        <w:tc>
          <w:tcPr>
            <w:tcW w:w="6450" w:type="dxa"/>
            <w:tcMar>
              <w:top w:w="80" w:type="dxa"/>
              <w:left w:w="80" w:type="dxa"/>
              <w:bottom w:w="80" w:type="dxa"/>
              <w:right w:w="80" w:type="dxa"/>
            </w:tcMar>
            <w:vAlign w:val="center"/>
          </w:tcPr>
          <w:p w:rsidR="00AA6F77" w:rsidP="00453BFD" w:rsidRDefault="00AA6F77" w14:paraId="5BE94F99" w14:textId="77777777">
            <w:pPr>
              <w:spacing w:before="0"/>
              <w:jc w:val="left"/>
            </w:pPr>
            <w:r w:rsidRPr="217BEFA0">
              <w:rPr>
                <w:lang w:val="en-US"/>
              </w:rPr>
              <w:t>International - Chuyến bay/thị trường quốc tế</w:t>
            </w:r>
          </w:p>
        </w:tc>
      </w:tr>
      <w:tr w:rsidR="00AA6F77" w:rsidTr="22A86903" w14:paraId="2A0E70A3" w14:textId="77777777">
        <w:tc>
          <w:tcPr>
            <w:tcW w:w="900" w:type="dxa"/>
            <w:tcMar>
              <w:top w:w="80" w:type="dxa"/>
              <w:left w:w="80" w:type="dxa"/>
              <w:bottom w:w="80" w:type="dxa"/>
              <w:right w:w="80" w:type="dxa"/>
            </w:tcMar>
            <w:vAlign w:val="center"/>
          </w:tcPr>
          <w:p w:rsidR="00AA6F77" w:rsidP="00453BFD" w:rsidRDefault="00AA6F77" w14:paraId="235E996E" w14:textId="77777777">
            <w:pPr>
              <w:spacing w:before="0"/>
              <w:jc w:val="center"/>
            </w:pPr>
            <w:r>
              <w:t>95</w:t>
            </w:r>
          </w:p>
        </w:tc>
        <w:tc>
          <w:tcPr>
            <w:tcW w:w="1980" w:type="dxa"/>
            <w:tcMar>
              <w:top w:w="80" w:type="dxa"/>
              <w:left w:w="80" w:type="dxa"/>
              <w:bottom w:w="80" w:type="dxa"/>
              <w:right w:w="80" w:type="dxa"/>
            </w:tcMar>
            <w:vAlign w:val="center"/>
          </w:tcPr>
          <w:p w:rsidR="00AA6F77" w:rsidP="00453BFD" w:rsidRDefault="00AA6F77" w14:paraId="7F30E421" w14:textId="77777777">
            <w:pPr>
              <w:spacing w:before="0"/>
              <w:jc w:val="center"/>
            </w:pPr>
            <w:r>
              <w:t>VIP</w:t>
            </w:r>
          </w:p>
        </w:tc>
        <w:tc>
          <w:tcPr>
            <w:tcW w:w="6450" w:type="dxa"/>
            <w:tcMar>
              <w:top w:w="80" w:type="dxa"/>
              <w:left w:w="80" w:type="dxa"/>
              <w:bottom w:w="80" w:type="dxa"/>
              <w:right w:w="80" w:type="dxa"/>
            </w:tcMar>
            <w:vAlign w:val="center"/>
          </w:tcPr>
          <w:p w:rsidR="00AA6F77" w:rsidP="00453BFD" w:rsidRDefault="00AA6F77" w14:paraId="11ACB7A8" w14:textId="77777777">
            <w:pPr>
              <w:spacing w:before="0"/>
              <w:jc w:val="left"/>
            </w:pPr>
            <w:r w:rsidRPr="217BEFA0">
              <w:rPr>
                <w:lang w:val="en-US"/>
              </w:rPr>
              <w:t>Very Important Person - Khách/chuyến bay VIP</w:t>
            </w:r>
          </w:p>
        </w:tc>
      </w:tr>
      <w:tr w:rsidR="00AA6F77" w:rsidTr="22A86903" w14:paraId="6B4B8FE3" w14:textId="77777777">
        <w:tc>
          <w:tcPr>
            <w:tcW w:w="900" w:type="dxa"/>
            <w:tcMar>
              <w:top w:w="80" w:type="dxa"/>
              <w:left w:w="80" w:type="dxa"/>
              <w:bottom w:w="80" w:type="dxa"/>
              <w:right w:w="80" w:type="dxa"/>
            </w:tcMar>
            <w:vAlign w:val="center"/>
          </w:tcPr>
          <w:p w:rsidR="00AA6F77" w:rsidP="00453BFD" w:rsidRDefault="00AA6F77" w14:paraId="0703F76F" w14:textId="77777777">
            <w:pPr>
              <w:spacing w:before="0"/>
              <w:jc w:val="center"/>
            </w:pPr>
            <w:r>
              <w:t>96</w:t>
            </w:r>
          </w:p>
        </w:tc>
        <w:tc>
          <w:tcPr>
            <w:tcW w:w="1980" w:type="dxa"/>
            <w:tcMar>
              <w:top w:w="80" w:type="dxa"/>
              <w:left w:w="80" w:type="dxa"/>
              <w:bottom w:w="80" w:type="dxa"/>
              <w:right w:w="80" w:type="dxa"/>
            </w:tcMar>
            <w:vAlign w:val="center"/>
          </w:tcPr>
          <w:p w:rsidR="00AA6F77" w:rsidP="00453BFD" w:rsidRDefault="00AA6F77" w14:paraId="3E38051D" w14:textId="77777777">
            <w:pPr>
              <w:spacing w:before="0"/>
              <w:jc w:val="center"/>
            </w:pPr>
            <w:r>
              <w:t>ALS</w:t>
            </w:r>
          </w:p>
        </w:tc>
        <w:tc>
          <w:tcPr>
            <w:tcW w:w="6450" w:type="dxa"/>
            <w:tcMar>
              <w:top w:w="80" w:type="dxa"/>
              <w:left w:w="80" w:type="dxa"/>
              <w:bottom w:w="80" w:type="dxa"/>
              <w:right w:w="80" w:type="dxa"/>
            </w:tcMar>
            <w:vAlign w:val="center"/>
          </w:tcPr>
          <w:p w:rsidR="00AA6F77" w:rsidP="00453BFD" w:rsidRDefault="00AA6F77" w14:paraId="0628EE53" w14:textId="77777777">
            <w:pPr>
              <w:spacing w:before="0"/>
              <w:jc w:val="left"/>
            </w:pPr>
            <w:r w:rsidRPr="217BEFA0">
              <w:rPr>
                <w:lang w:val="en-US"/>
              </w:rPr>
              <w:t>Nhóm lao động/nhân sự ALS theo phân loại dữ liệu nhân sự</w:t>
            </w:r>
          </w:p>
        </w:tc>
      </w:tr>
      <w:tr w:rsidR="00AA6F77" w:rsidTr="22A86903" w14:paraId="62CF242B" w14:textId="77777777">
        <w:tc>
          <w:tcPr>
            <w:tcW w:w="900" w:type="dxa"/>
            <w:tcMar>
              <w:top w:w="80" w:type="dxa"/>
              <w:left w:w="80" w:type="dxa"/>
              <w:bottom w:w="80" w:type="dxa"/>
              <w:right w:w="80" w:type="dxa"/>
            </w:tcMar>
            <w:vAlign w:val="center"/>
          </w:tcPr>
          <w:p w:rsidR="00AA6F77" w:rsidP="00453BFD" w:rsidRDefault="00AA6F77" w14:paraId="4CDBD7F9" w14:textId="77777777">
            <w:pPr>
              <w:spacing w:before="0"/>
              <w:jc w:val="center"/>
            </w:pPr>
            <w:r>
              <w:t>97</w:t>
            </w:r>
          </w:p>
        </w:tc>
        <w:tc>
          <w:tcPr>
            <w:tcW w:w="1980" w:type="dxa"/>
            <w:tcMar>
              <w:top w:w="80" w:type="dxa"/>
              <w:left w:w="80" w:type="dxa"/>
              <w:bottom w:w="80" w:type="dxa"/>
              <w:right w:w="80" w:type="dxa"/>
            </w:tcMar>
            <w:vAlign w:val="center"/>
          </w:tcPr>
          <w:p w:rsidR="00AA6F77" w:rsidP="00453BFD" w:rsidRDefault="00AA6F77" w14:paraId="28F94380" w14:textId="77777777">
            <w:pPr>
              <w:spacing w:before="0"/>
              <w:jc w:val="center"/>
            </w:pPr>
            <w:r>
              <w:t>ASRH</w:t>
            </w:r>
          </w:p>
        </w:tc>
        <w:tc>
          <w:tcPr>
            <w:tcW w:w="6450" w:type="dxa"/>
            <w:tcMar>
              <w:top w:w="80" w:type="dxa"/>
              <w:left w:w="80" w:type="dxa"/>
              <w:bottom w:w="80" w:type="dxa"/>
              <w:right w:w="80" w:type="dxa"/>
            </w:tcMar>
            <w:vAlign w:val="center"/>
          </w:tcPr>
          <w:p w:rsidR="00AA6F77" w:rsidP="00453BFD" w:rsidRDefault="00AA6F77" w14:paraId="7D9F4962" w14:textId="77777777">
            <w:pPr>
              <w:spacing w:before="0"/>
              <w:jc w:val="left"/>
            </w:pPr>
            <w:r w:rsidRPr="217BEFA0">
              <w:rPr>
                <w:lang w:val="en-US"/>
              </w:rPr>
              <w:t>Airport Services Reference Handbook - Tài liệu hướng dẫn dịch vụ sân bay của IATA</w:t>
            </w:r>
          </w:p>
        </w:tc>
      </w:tr>
      <w:tr w:rsidR="00AA6F77" w:rsidTr="22A86903" w14:paraId="3E4ED92A" w14:textId="77777777">
        <w:tc>
          <w:tcPr>
            <w:tcW w:w="900" w:type="dxa"/>
            <w:tcMar>
              <w:top w:w="80" w:type="dxa"/>
              <w:left w:w="80" w:type="dxa"/>
              <w:bottom w:w="80" w:type="dxa"/>
              <w:right w:w="80" w:type="dxa"/>
            </w:tcMar>
            <w:vAlign w:val="center"/>
          </w:tcPr>
          <w:p w:rsidR="00AA6F77" w:rsidP="00453BFD" w:rsidRDefault="00AA6F77" w14:paraId="3FAB714B" w14:textId="77777777">
            <w:pPr>
              <w:spacing w:before="0"/>
              <w:jc w:val="center"/>
            </w:pPr>
            <w:r>
              <w:t>98</w:t>
            </w:r>
          </w:p>
        </w:tc>
        <w:tc>
          <w:tcPr>
            <w:tcW w:w="1980" w:type="dxa"/>
            <w:tcMar>
              <w:top w:w="80" w:type="dxa"/>
              <w:left w:w="80" w:type="dxa"/>
              <w:bottom w:w="80" w:type="dxa"/>
              <w:right w:w="80" w:type="dxa"/>
            </w:tcMar>
            <w:vAlign w:val="center"/>
          </w:tcPr>
          <w:p w:rsidR="00AA6F77" w:rsidP="00453BFD" w:rsidRDefault="00AA6F77" w14:paraId="2F2624C3" w14:textId="77777777">
            <w:pPr>
              <w:spacing w:before="0"/>
              <w:jc w:val="center"/>
            </w:pPr>
            <w:r>
              <w:t>CSI</w:t>
            </w:r>
          </w:p>
        </w:tc>
        <w:tc>
          <w:tcPr>
            <w:tcW w:w="6450" w:type="dxa"/>
            <w:tcMar>
              <w:top w:w="80" w:type="dxa"/>
              <w:left w:w="80" w:type="dxa"/>
              <w:bottom w:w="80" w:type="dxa"/>
              <w:right w:w="80" w:type="dxa"/>
            </w:tcMar>
            <w:vAlign w:val="center"/>
          </w:tcPr>
          <w:p w:rsidR="00AA6F77" w:rsidP="00453BFD" w:rsidRDefault="00AA6F77" w14:paraId="655D1080" w14:textId="77777777">
            <w:pPr>
              <w:spacing w:before="0"/>
              <w:jc w:val="left"/>
            </w:pPr>
            <w:r w:rsidRPr="217BEFA0">
              <w:rPr>
                <w:lang w:val="en-US"/>
              </w:rPr>
              <w:t>Customer Satisfaction Index - Chỉ số hài lòng của khách hàng</w:t>
            </w:r>
          </w:p>
        </w:tc>
      </w:tr>
      <w:tr w:rsidRPr="004641F9" w:rsidR="00AA6F77" w:rsidTr="22A86903" w14:paraId="5F072FC8" w14:textId="77777777">
        <w:tc>
          <w:tcPr>
            <w:tcW w:w="900" w:type="dxa"/>
            <w:tcMar>
              <w:top w:w="80" w:type="dxa"/>
              <w:left w:w="80" w:type="dxa"/>
              <w:bottom w:w="80" w:type="dxa"/>
              <w:right w:w="80" w:type="dxa"/>
            </w:tcMar>
            <w:vAlign w:val="center"/>
          </w:tcPr>
          <w:p w:rsidR="00AA6F77" w:rsidP="00453BFD" w:rsidRDefault="00AA6F77" w14:paraId="71EDF1DA" w14:textId="77777777">
            <w:pPr>
              <w:spacing w:before="0"/>
              <w:jc w:val="center"/>
            </w:pPr>
            <w:r>
              <w:t>99</w:t>
            </w:r>
          </w:p>
        </w:tc>
        <w:tc>
          <w:tcPr>
            <w:tcW w:w="1980" w:type="dxa"/>
            <w:tcMar>
              <w:top w:w="80" w:type="dxa"/>
              <w:left w:w="80" w:type="dxa"/>
              <w:bottom w:w="80" w:type="dxa"/>
              <w:right w:w="80" w:type="dxa"/>
            </w:tcMar>
            <w:vAlign w:val="center"/>
          </w:tcPr>
          <w:p w:rsidR="00AA6F77" w:rsidP="00453BFD" w:rsidRDefault="00AA6F77" w14:paraId="506430FB" w14:textId="77777777">
            <w:pPr>
              <w:spacing w:before="0"/>
              <w:jc w:val="center"/>
            </w:pPr>
            <w:r>
              <w:t>INF</w:t>
            </w:r>
          </w:p>
        </w:tc>
        <w:tc>
          <w:tcPr>
            <w:tcW w:w="6450" w:type="dxa"/>
            <w:tcMar>
              <w:top w:w="80" w:type="dxa"/>
              <w:left w:w="80" w:type="dxa"/>
              <w:bottom w:w="80" w:type="dxa"/>
              <w:right w:w="80" w:type="dxa"/>
            </w:tcMar>
            <w:vAlign w:val="center"/>
          </w:tcPr>
          <w:p w:rsidRPr="000E3721" w:rsidR="00AA6F77" w:rsidP="00453BFD" w:rsidRDefault="00AA6F77" w14:paraId="2EB7DF88" w14:textId="77777777">
            <w:pPr>
              <w:spacing w:before="0"/>
              <w:jc w:val="left"/>
              <w:rPr>
                <w:lang w:val="sv-SE"/>
              </w:rPr>
            </w:pPr>
            <w:r w:rsidRPr="000E3721">
              <w:rPr>
                <w:lang w:val="sv-SE"/>
              </w:rPr>
              <w:t>Infant - Hành khách trẻ sơ sinh</w:t>
            </w:r>
          </w:p>
        </w:tc>
      </w:tr>
      <w:tr w:rsidR="00AA6F77" w:rsidTr="22A86903" w14:paraId="6F671AEA" w14:textId="77777777">
        <w:tc>
          <w:tcPr>
            <w:tcW w:w="900" w:type="dxa"/>
            <w:tcMar>
              <w:top w:w="80" w:type="dxa"/>
              <w:left w:w="80" w:type="dxa"/>
              <w:bottom w:w="80" w:type="dxa"/>
              <w:right w:w="80" w:type="dxa"/>
            </w:tcMar>
            <w:vAlign w:val="center"/>
          </w:tcPr>
          <w:p w:rsidR="00AA6F77" w:rsidP="00453BFD" w:rsidRDefault="00AA6F77" w14:paraId="31C10185" w14:textId="77777777">
            <w:pPr>
              <w:spacing w:before="0"/>
              <w:jc w:val="center"/>
            </w:pPr>
            <w:r>
              <w:t>100</w:t>
            </w:r>
          </w:p>
        </w:tc>
        <w:tc>
          <w:tcPr>
            <w:tcW w:w="1980" w:type="dxa"/>
            <w:tcMar>
              <w:top w:w="80" w:type="dxa"/>
              <w:left w:w="80" w:type="dxa"/>
              <w:bottom w:w="80" w:type="dxa"/>
              <w:right w:w="80" w:type="dxa"/>
            </w:tcMar>
            <w:vAlign w:val="center"/>
          </w:tcPr>
          <w:p w:rsidR="00AA6F77" w:rsidP="00453BFD" w:rsidRDefault="00AA6F77" w14:paraId="54641A71" w14:textId="77777777">
            <w:pPr>
              <w:spacing w:before="0"/>
              <w:jc w:val="center"/>
            </w:pPr>
            <w:r>
              <w:t>MH</w:t>
            </w:r>
          </w:p>
        </w:tc>
        <w:tc>
          <w:tcPr>
            <w:tcW w:w="6450" w:type="dxa"/>
            <w:tcMar>
              <w:top w:w="80" w:type="dxa"/>
              <w:left w:w="80" w:type="dxa"/>
              <w:bottom w:w="80" w:type="dxa"/>
              <w:right w:w="80" w:type="dxa"/>
            </w:tcMar>
            <w:vAlign w:val="center"/>
          </w:tcPr>
          <w:p w:rsidR="00AA6F77" w:rsidP="00453BFD" w:rsidRDefault="00AA6F77" w14:paraId="1F5733B3" w14:textId="77777777">
            <w:pPr>
              <w:spacing w:before="0"/>
              <w:jc w:val="left"/>
            </w:pPr>
            <w:r w:rsidRPr="217BEFA0">
              <w:rPr>
                <w:lang w:val="en-US"/>
              </w:rPr>
              <w:t>Màn hình</w:t>
            </w:r>
          </w:p>
        </w:tc>
      </w:tr>
    </w:tbl>
    <w:p w:rsidR="00695A4C" w:rsidRDefault="00695A4C" w14:paraId="00000077" w14:textId="77777777">
      <w:pPr>
        <w:widowControl w:val="0"/>
        <w:ind w:left="1" w:hanging="3"/>
        <w:rPr>
          <w:b/>
          <w:bCs/>
        </w:rPr>
      </w:pPr>
    </w:p>
    <w:p w:rsidR="00695A4C" w:rsidRDefault="00695A4C" w14:paraId="00000078" w14:textId="77777777">
      <w:pPr>
        <w:widowControl w:val="0"/>
        <w:ind w:left="1" w:hanging="3"/>
        <w:rPr>
          <w:b/>
          <w:bCs/>
        </w:rPr>
      </w:pPr>
    </w:p>
    <w:p w:rsidR="00695A4C" w:rsidRDefault="00695A4C" w14:paraId="00000079" w14:textId="77777777">
      <w:pPr>
        <w:widowControl w:val="0"/>
        <w:ind w:left="1" w:hanging="3"/>
        <w:rPr>
          <w:b/>
          <w:bCs/>
        </w:rPr>
      </w:pPr>
    </w:p>
    <w:p w:rsidR="00695A4C" w:rsidRDefault="00695A4C" w14:paraId="0000007A" w14:textId="77777777">
      <w:pPr>
        <w:ind w:left="1" w:hanging="3"/>
      </w:pPr>
    </w:p>
    <w:p w:rsidR="00695A4C" w:rsidRDefault="00832EA4" w14:paraId="0000007B" w14:textId="77777777">
      <w:pPr>
        <w:ind w:hanging="2"/>
      </w:pPr>
      <w:r>
        <w:br w:type="page"/>
      </w:r>
    </w:p>
    <w:p w:rsidR="00695A4C" w:rsidRDefault="00832EA4" w14:paraId="0000007C" w14:textId="77777777">
      <w:pPr>
        <w:pStyle w:val="Heading1"/>
        <w:spacing w:before="60" w:after="60"/>
        <w:ind w:left="1" w:hanging="3"/>
        <w:rPr>
          <w:sz w:val="24"/>
          <w:szCs w:val="24"/>
        </w:rPr>
      </w:pPr>
      <w:bookmarkStart w:name="_Toc232700086" w:id="8"/>
      <w:bookmarkStart w:name="_Toc242783267" w:id="9"/>
      <w:r>
        <w:rPr>
          <w:szCs w:val="24"/>
        </w:rPr>
        <w:t>MỤC LỤC</w:t>
      </w:r>
      <w:bookmarkEnd w:id="8"/>
      <w:bookmarkEnd w:id="9"/>
    </w:p>
    <w:sdt>
      <w:sdtPr>
        <w:id w:val="1176037490"/>
        <w:docPartObj>
          <w:docPartGallery w:val="Table of Contents"/>
          <w:docPartUnique/>
        </w:docPartObj>
      </w:sdtPr>
      <w:sdtContent>
        <w:p w:rsidR="004641F9" w:rsidRDefault="00695A4C" w14:paraId="55C9BB1F" w14:textId="58CBE172">
          <w:pPr>
            <w:pStyle w:val="TOC1"/>
            <w:tabs>
              <w:tab w:val="right" w:leader="dot" w:pos="9347"/>
            </w:tabs>
            <w:rPr>
              <w:rFonts w:asciiTheme="minorHAnsi" w:hAnsiTheme="minorHAnsi" w:eastAsiaTheme="minorEastAsia" w:cstheme="minorBidi"/>
              <w:noProof/>
              <w:kern w:val="2"/>
              <w:lang w:val="en-US" w:eastAsia="zh-CN"/>
              <w14:ligatures w14:val="standardContextual"/>
            </w:rPr>
          </w:pPr>
          <w:r>
            <w:fldChar w:fldCharType="begin"/>
          </w:r>
          <w:r w:rsidR="00832EA4">
            <w:instrText xml:space="preserve"> TOC \h \u \z \t "Heading 1,1,Heading 2,2,Heading 3,3,Heading 4,4,Heading 5,5,Heading 6,6,"</w:instrText>
          </w:r>
          <w:r>
            <w:fldChar w:fldCharType="separate"/>
          </w:r>
          <w:hyperlink w:history="1" w:anchor="_Toc242783264">
            <w:r w:rsidRPr="00207A6E" w:rsidR="004641F9">
              <w:rPr>
                <w:rStyle w:val="Hyperlink"/>
                <w:noProof/>
              </w:rPr>
              <w:t>KIỂM SOÁT PHIÊN BẢN TÀI LIỆU</w:t>
            </w:r>
            <w:r w:rsidR="004641F9">
              <w:rPr>
                <w:noProof/>
                <w:webHidden/>
              </w:rPr>
              <w:tab/>
            </w:r>
            <w:r w:rsidR="004641F9">
              <w:rPr>
                <w:noProof/>
                <w:webHidden/>
              </w:rPr>
              <w:fldChar w:fldCharType="begin"/>
            </w:r>
            <w:r w:rsidR="004641F9">
              <w:rPr>
                <w:noProof/>
                <w:webHidden/>
              </w:rPr>
              <w:instrText xml:space="preserve"> PAGEREF _Toc242783264 \h </w:instrText>
            </w:r>
            <w:r w:rsidR="004641F9">
              <w:rPr>
                <w:noProof/>
                <w:webHidden/>
              </w:rPr>
            </w:r>
            <w:r w:rsidR="004641F9">
              <w:rPr>
                <w:noProof/>
                <w:webHidden/>
              </w:rPr>
              <w:fldChar w:fldCharType="separate"/>
            </w:r>
            <w:r w:rsidR="004641F9">
              <w:rPr>
                <w:noProof/>
                <w:webHidden/>
              </w:rPr>
              <w:t>1</w:t>
            </w:r>
            <w:r w:rsidR="004641F9">
              <w:rPr>
                <w:noProof/>
                <w:webHidden/>
              </w:rPr>
              <w:fldChar w:fldCharType="end"/>
            </w:r>
          </w:hyperlink>
        </w:p>
        <w:p w:rsidR="004641F9" w:rsidRDefault="004641F9" w14:paraId="371C676F" w14:textId="0605243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5">
            <w:r w:rsidRPr="00207A6E">
              <w:rPr>
                <w:rStyle w:val="Hyperlink"/>
                <w:noProof/>
              </w:rPr>
              <w:t>TÀI LIỆU LIÊN QUAN</w:t>
            </w:r>
            <w:r>
              <w:rPr>
                <w:noProof/>
                <w:webHidden/>
              </w:rPr>
              <w:tab/>
            </w:r>
            <w:r>
              <w:rPr>
                <w:noProof/>
                <w:webHidden/>
              </w:rPr>
              <w:fldChar w:fldCharType="begin"/>
            </w:r>
            <w:r>
              <w:rPr>
                <w:noProof/>
                <w:webHidden/>
              </w:rPr>
              <w:instrText xml:space="preserve"> PAGEREF _Toc242783265 \h </w:instrText>
            </w:r>
            <w:r>
              <w:rPr>
                <w:noProof/>
                <w:webHidden/>
              </w:rPr>
            </w:r>
            <w:r>
              <w:rPr>
                <w:noProof/>
                <w:webHidden/>
              </w:rPr>
              <w:fldChar w:fldCharType="separate"/>
            </w:r>
            <w:r>
              <w:rPr>
                <w:noProof/>
                <w:webHidden/>
              </w:rPr>
              <w:t>1</w:t>
            </w:r>
            <w:r>
              <w:rPr>
                <w:noProof/>
                <w:webHidden/>
              </w:rPr>
              <w:fldChar w:fldCharType="end"/>
            </w:r>
          </w:hyperlink>
        </w:p>
        <w:p w:rsidR="004641F9" w:rsidRDefault="004641F9" w14:paraId="57B8D8A0" w14:textId="0940FE1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6">
            <w:r w:rsidRPr="00207A6E">
              <w:rPr>
                <w:rStyle w:val="Hyperlink"/>
                <w:noProof/>
              </w:rPr>
              <w:t>DANH MỤC VIẾT TẮT</w:t>
            </w:r>
            <w:r>
              <w:rPr>
                <w:noProof/>
                <w:webHidden/>
              </w:rPr>
              <w:tab/>
            </w:r>
            <w:r>
              <w:rPr>
                <w:noProof/>
                <w:webHidden/>
              </w:rPr>
              <w:fldChar w:fldCharType="begin"/>
            </w:r>
            <w:r>
              <w:rPr>
                <w:noProof/>
                <w:webHidden/>
              </w:rPr>
              <w:instrText xml:space="preserve"> PAGEREF _Toc242783266 \h </w:instrText>
            </w:r>
            <w:r>
              <w:rPr>
                <w:noProof/>
                <w:webHidden/>
              </w:rPr>
            </w:r>
            <w:r>
              <w:rPr>
                <w:noProof/>
                <w:webHidden/>
              </w:rPr>
              <w:fldChar w:fldCharType="separate"/>
            </w:r>
            <w:r>
              <w:rPr>
                <w:noProof/>
                <w:webHidden/>
              </w:rPr>
              <w:t>2</w:t>
            </w:r>
            <w:r>
              <w:rPr>
                <w:noProof/>
                <w:webHidden/>
              </w:rPr>
              <w:fldChar w:fldCharType="end"/>
            </w:r>
          </w:hyperlink>
        </w:p>
        <w:p w:rsidR="004641F9" w:rsidRDefault="004641F9" w14:paraId="695B6104" w14:textId="335016ED">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7">
            <w:r w:rsidRPr="00207A6E">
              <w:rPr>
                <w:rStyle w:val="Hyperlink"/>
                <w:noProof/>
              </w:rPr>
              <w:t>MỤC LỤC</w:t>
            </w:r>
            <w:r>
              <w:rPr>
                <w:noProof/>
                <w:webHidden/>
              </w:rPr>
              <w:tab/>
            </w:r>
            <w:r>
              <w:rPr>
                <w:noProof/>
                <w:webHidden/>
              </w:rPr>
              <w:fldChar w:fldCharType="begin"/>
            </w:r>
            <w:r>
              <w:rPr>
                <w:noProof/>
                <w:webHidden/>
              </w:rPr>
              <w:instrText xml:space="preserve"> PAGEREF _Toc242783267 \h </w:instrText>
            </w:r>
            <w:r>
              <w:rPr>
                <w:noProof/>
                <w:webHidden/>
              </w:rPr>
            </w:r>
            <w:r>
              <w:rPr>
                <w:noProof/>
                <w:webHidden/>
              </w:rPr>
              <w:fldChar w:fldCharType="separate"/>
            </w:r>
            <w:r>
              <w:rPr>
                <w:noProof/>
                <w:webHidden/>
              </w:rPr>
              <w:t>8</w:t>
            </w:r>
            <w:r>
              <w:rPr>
                <w:noProof/>
                <w:webHidden/>
              </w:rPr>
              <w:fldChar w:fldCharType="end"/>
            </w:r>
          </w:hyperlink>
        </w:p>
        <w:p w:rsidR="004641F9" w:rsidRDefault="004641F9" w14:paraId="71A5D00F" w14:textId="7D485C83">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8">
            <w:r w:rsidRPr="00207A6E">
              <w:rPr>
                <w:rStyle w:val="Hyperlink"/>
                <w:noProof/>
              </w:rPr>
              <w:t>1. TỔNG QUAN HỆ THỐNG</w:t>
            </w:r>
            <w:r>
              <w:rPr>
                <w:noProof/>
                <w:webHidden/>
              </w:rPr>
              <w:tab/>
            </w:r>
            <w:r>
              <w:rPr>
                <w:noProof/>
                <w:webHidden/>
              </w:rPr>
              <w:fldChar w:fldCharType="begin"/>
            </w:r>
            <w:r>
              <w:rPr>
                <w:noProof/>
                <w:webHidden/>
              </w:rPr>
              <w:instrText xml:space="preserve"> PAGEREF _Toc242783268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12BC817" w14:textId="3AD340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9">
            <w:r w:rsidRPr="00207A6E">
              <w:rPr>
                <w:rStyle w:val="Hyperlink"/>
                <w:noProof/>
                <w:lang w:val="en-US"/>
              </w:rPr>
              <w:t>1.1. Mục đích</w:t>
            </w:r>
            <w:r>
              <w:rPr>
                <w:noProof/>
                <w:webHidden/>
              </w:rPr>
              <w:tab/>
            </w:r>
            <w:r>
              <w:rPr>
                <w:noProof/>
                <w:webHidden/>
              </w:rPr>
              <w:fldChar w:fldCharType="begin"/>
            </w:r>
            <w:r>
              <w:rPr>
                <w:noProof/>
                <w:webHidden/>
              </w:rPr>
              <w:instrText xml:space="preserve"> PAGEREF _Toc242783269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7A7B88E" w14:textId="19D653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0">
            <w:r w:rsidRPr="00207A6E">
              <w:rPr>
                <w:rStyle w:val="Hyperlink"/>
                <w:noProof/>
                <w:lang w:val="en-US"/>
              </w:rPr>
              <w:t>1.2. Phạm vi tài liệu</w:t>
            </w:r>
            <w:r>
              <w:rPr>
                <w:noProof/>
                <w:webHidden/>
              </w:rPr>
              <w:tab/>
            </w:r>
            <w:r>
              <w:rPr>
                <w:noProof/>
                <w:webHidden/>
              </w:rPr>
              <w:fldChar w:fldCharType="begin"/>
            </w:r>
            <w:r>
              <w:rPr>
                <w:noProof/>
                <w:webHidden/>
              </w:rPr>
              <w:instrText xml:space="preserve"> PAGEREF _Toc242783270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85FDAC8" w14:textId="603F4E3B">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1">
            <w:r w:rsidRPr="00207A6E">
              <w:rPr>
                <w:rStyle w:val="Hyperlink"/>
                <w:noProof/>
                <w:lang w:val="en-US"/>
              </w:rPr>
              <w:t>1.3. Phạm vi áp dụng theo hợp đồng</w:t>
            </w:r>
            <w:r>
              <w:rPr>
                <w:noProof/>
                <w:webHidden/>
              </w:rPr>
              <w:tab/>
            </w:r>
            <w:r>
              <w:rPr>
                <w:noProof/>
                <w:webHidden/>
              </w:rPr>
              <w:fldChar w:fldCharType="begin"/>
            </w:r>
            <w:r>
              <w:rPr>
                <w:noProof/>
                <w:webHidden/>
              </w:rPr>
              <w:instrText xml:space="preserve"> PAGEREF _Toc242783271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2058FCAB" w14:textId="2AB9B7E8">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2">
            <w:r w:rsidRPr="00207A6E">
              <w:rPr>
                <w:rStyle w:val="Hyperlink"/>
                <w:noProof/>
              </w:rPr>
              <w:t>2. YÊU CẦU HỆ THỐNG BÁO CÁO</w:t>
            </w:r>
            <w:r>
              <w:rPr>
                <w:noProof/>
                <w:webHidden/>
              </w:rPr>
              <w:tab/>
            </w:r>
            <w:r>
              <w:rPr>
                <w:noProof/>
                <w:webHidden/>
              </w:rPr>
              <w:fldChar w:fldCharType="begin"/>
            </w:r>
            <w:r>
              <w:rPr>
                <w:noProof/>
                <w:webHidden/>
              </w:rPr>
              <w:instrText xml:space="preserve"> PAGEREF _Toc242783272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10E1EB5D" w14:textId="38EF434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3">
            <w:r w:rsidRPr="00207A6E">
              <w:rPr>
                <w:rStyle w:val="Hyperlink"/>
                <w:noProof/>
                <w:lang w:val="en-US"/>
              </w:rPr>
              <w:t>2.1. Yêu cầu chung đối với hệ thống báo cáo</w:t>
            </w:r>
            <w:r>
              <w:rPr>
                <w:noProof/>
                <w:webHidden/>
              </w:rPr>
              <w:tab/>
            </w:r>
            <w:r>
              <w:rPr>
                <w:noProof/>
                <w:webHidden/>
              </w:rPr>
              <w:fldChar w:fldCharType="begin"/>
            </w:r>
            <w:r>
              <w:rPr>
                <w:noProof/>
                <w:webHidden/>
              </w:rPr>
              <w:instrText xml:space="preserve"> PAGEREF _Toc242783273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60F0DF3" w14:textId="4FD9DA6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4">
            <w:r w:rsidRPr="00207A6E">
              <w:rPr>
                <w:rStyle w:val="Hyperlink"/>
                <w:noProof/>
                <w:lang w:val="en-US"/>
              </w:rPr>
              <w:t>2.1.1. Yêu cầu dữ liệu báo cáo</w:t>
            </w:r>
            <w:r>
              <w:rPr>
                <w:noProof/>
                <w:webHidden/>
              </w:rPr>
              <w:tab/>
            </w:r>
            <w:r>
              <w:rPr>
                <w:noProof/>
                <w:webHidden/>
              </w:rPr>
              <w:fldChar w:fldCharType="begin"/>
            </w:r>
            <w:r>
              <w:rPr>
                <w:noProof/>
                <w:webHidden/>
              </w:rPr>
              <w:instrText xml:space="preserve"> PAGEREF _Toc242783274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A9701D6" w14:textId="717D1EB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5">
            <w:r w:rsidRPr="00207A6E">
              <w:rPr>
                <w:rStyle w:val="Hyperlink"/>
                <w:noProof/>
                <w:lang w:val="en-US"/>
              </w:rPr>
              <w:t>2.1.2. Phân loại báo cáo</w:t>
            </w:r>
            <w:r>
              <w:rPr>
                <w:noProof/>
                <w:webHidden/>
              </w:rPr>
              <w:tab/>
            </w:r>
            <w:r>
              <w:rPr>
                <w:noProof/>
                <w:webHidden/>
              </w:rPr>
              <w:fldChar w:fldCharType="begin"/>
            </w:r>
            <w:r>
              <w:rPr>
                <w:noProof/>
                <w:webHidden/>
              </w:rPr>
              <w:instrText xml:space="preserve"> PAGEREF _Toc242783275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E2E516D" w14:textId="7F2872A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6">
            <w:r w:rsidRPr="00207A6E">
              <w:rPr>
                <w:rStyle w:val="Hyperlink"/>
                <w:noProof/>
                <w:lang w:val="en-US"/>
              </w:rPr>
              <w:t>2.1.3. Các nhóm phân loại</w:t>
            </w:r>
            <w:r>
              <w:rPr>
                <w:noProof/>
                <w:webHidden/>
              </w:rPr>
              <w:tab/>
            </w:r>
            <w:r>
              <w:rPr>
                <w:noProof/>
                <w:webHidden/>
              </w:rPr>
              <w:fldChar w:fldCharType="begin"/>
            </w:r>
            <w:r>
              <w:rPr>
                <w:noProof/>
                <w:webHidden/>
              </w:rPr>
              <w:instrText xml:space="preserve"> PAGEREF _Toc242783276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71F67E8A" w14:textId="7C1C2F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7">
            <w:r w:rsidRPr="00207A6E">
              <w:rPr>
                <w:rStyle w:val="Hyperlink"/>
                <w:noProof/>
                <w:lang w:val="en-US"/>
              </w:rPr>
              <w:t>2.1.4. Phân quyền báo cáo</w:t>
            </w:r>
            <w:r>
              <w:rPr>
                <w:noProof/>
                <w:webHidden/>
              </w:rPr>
              <w:tab/>
            </w:r>
            <w:r>
              <w:rPr>
                <w:noProof/>
                <w:webHidden/>
              </w:rPr>
              <w:fldChar w:fldCharType="begin"/>
            </w:r>
            <w:r>
              <w:rPr>
                <w:noProof/>
                <w:webHidden/>
              </w:rPr>
              <w:instrText xml:space="preserve"> PAGEREF _Toc242783277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86159F7" w14:textId="29180F2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8">
            <w:r w:rsidRPr="00207A6E">
              <w:rPr>
                <w:rStyle w:val="Hyperlink"/>
                <w:noProof/>
                <w:lang w:val="en-US"/>
              </w:rPr>
              <w:t>2.1.5. Yêu cầu về màu sắc</w:t>
            </w:r>
            <w:r>
              <w:rPr>
                <w:noProof/>
                <w:webHidden/>
              </w:rPr>
              <w:tab/>
            </w:r>
            <w:r>
              <w:rPr>
                <w:noProof/>
                <w:webHidden/>
              </w:rPr>
              <w:fldChar w:fldCharType="begin"/>
            </w:r>
            <w:r>
              <w:rPr>
                <w:noProof/>
                <w:webHidden/>
              </w:rPr>
              <w:instrText xml:space="preserve"> PAGEREF _Toc242783278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C50682" w14:textId="70B31E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9">
            <w:r w:rsidRPr="00207A6E">
              <w:rPr>
                <w:rStyle w:val="Hyperlink"/>
                <w:noProof/>
                <w:lang w:val="en-US"/>
              </w:rPr>
              <w:t>2.2. Nhóm Khai thác hoạt động bay</w:t>
            </w:r>
            <w:r>
              <w:rPr>
                <w:noProof/>
                <w:webHidden/>
              </w:rPr>
              <w:tab/>
            </w:r>
            <w:r>
              <w:rPr>
                <w:noProof/>
                <w:webHidden/>
              </w:rPr>
              <w:fldChar w:fldCharType="begin"/>
            </w:r>
            <w:r>
              <w:rPr>
                <w:noProof/>
                <w:webHidden/>
              </w:rPr>
              <w:instrText xml:space="preserve"> PAGEREF _Toc242783279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697A8C1" w14:textId="12FC8F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0">
            <w:r w:rsidRPr="00207A6E">
              <w:rPr>
                <w:rStyle w:val="Hyperlink"/>
                <w:noProof/>
                <w:lang w:val="en-US"/>
              </w:rPr>
              <w:t>2.2.1. Danh sách chỉ tiêu</w:t>
            </w:r>
            <w:r>
              <w:rPr>
                <w:noProof/>
                <w:webHidden/>
              </w:rPr>
              <w:tab/>
            </w:r>
            <w:r>
              <w:rPr>
                <w:noProof/>
                <w:webHidden/>
              </w:rPr>
              <w:fldChar w:fldCharType="begin"/>
            </w:r>
            <w:r>
              <w:rPr>
                <w:noProof/>
                <w:webHidden/>
              </w:rPr>
              <w:instrText xml:space="preserve"> PAGEREF _Toc242783280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331D3CC" w14:textId="0E9DEC9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1">
            <w:r w:rsidRPr="00207A6E">
              <w:rPr>
                <w:rStyle w:val="Hyperlink"/>
                <w:noProof/>
                <w:lang w:val="en-US"/>
              </w:rPr>
              <w:t>2.2.1.1.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_Toc242783281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971139" w14:textId="6F39315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2">
            <w:r w:rsidRPr="00207A6E">
              <w:rPr>
                <w:rStyle w:val="Hyperlink"/>
                <w:noProof/>
                <w:lang w:val="en-US"/>
              </w:rPr>
              <w:t>2.2.1.2.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_Toc242783282 \h </w:instrText>
            </w:r>
            <w:r>
              <w:rPr>
                <w:noProof/>
                <w:webHidden/>
              </w:rPr>
            </w:r>
            <w:r>
              <w:rPr>
                <w:noProof/>
                <w:webHidden/>
              </w:rPr>
              <w:fldChar w:fldCharType="separate"/>
            </w:r>
            <w:r>
              <w:rPr>
                <w:noProof/>
                <w:webHidden/>
              </w:rPr>
              <w:t>22</w:t>
            </w:r>
            <w:r>
              <w:rPr>
                <w:noProof/>
                <w:webHidden/>
              </w:rPr>
              <w:fldChar w:fldCharType="end"/>
            </w:r>
          </w:hyperlink>
        </w:p>
        <w:p w:rsidR="004641F9" w:rsidRDefault="004641F9" w14:paraId="637CA8EC" w14:textId="0F6789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3">
            <w:r w:rsidRPr="00207A6E">
              <w:rPr>
                <w:rStyle w:val="Hyperlink"/>
                <w:noProof/>
                <w:lang w:val="en-US"/>
              </w:rPr>
              <w:t>2.2.1.3.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_Toc242783283 \h </w:instrText>
            </w:r>
            <w:r>
              <w:rPr>
                <w:noProof/>
                <w:webHidden/>
              </w:rPr>
            </w:r>
            <w:r>
              <w:rPr>
                <w:noProof/>
                <w:webHidden/>
              </w:rPr>
              <w:fldChar w:fldCharType="separate"/>
            </w:r>
            <w:r>
              <w:rPr>
                <w:noProof/>
                <w:webHidden/>
              </w:rPr>
              <w:t>24</w:t>
            </w:r>
            <w:r>
              <w:rPr>
                <w:noProof/>
                <w:webHidden/>
              </w:rPr>
              <w:fldChar w:fldCharType="end"/>
            </w:r>
          </w:hyperlink>
        </w:p>
        <w:p w:rsidR="004641F9" w:rsidRDefault="004641F9" w14:paraId="4069512F" w14:textId="49D34A5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4">
            <w:r w:rsidRPr="00207A6E">
              <w:rPr>
                <w:rStyle w:val="Hyperlink"/>
                <w:noProof/>
                <w:lang w:val="en-US"/>
              </w:rPr>
              <w:t>2.2.1.4.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_Toc242783284 \h </w:instrText>
            </w:r>
            <w:r>
              <w:rPr>
                <w:noProof/>
                <w:webHidden/>
              </w:rPr>
            </w:r>
            <w:r>
              <w:rPr>
                <w:noProof/>
                <w:webHidden/>
              </w:rPr>
              <w:fldChar w:fldCharType="separate"/>
            </w:r>
            <w:r>
              <w:rPr>
                <w:noProof/>
                <w:webHidden/>
              </w:rPr>
              <w:t>25</w:t>
            </w:r>
            <w:r>
              <w:rPr>
                <w:noProof/>
                <w:webHidden/>
              </w:rPr>
              <w:fldChar w:fldCharType="end"/>
            </w:r>
          </w:hyperlink>
        </w:p>
        <w:p w:rsidR="004641F9" w:rsidRDefault="004641F9" w14:paraId="235C3DAF" w14:textId="1CF93C4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5">
            <w:r w:rsidRPr="00207A6E">
              <w:rPr>
                <w:rStyle w:val="Hyperlink"/>
                <w:noProof/>
                <w:lang w:val="en-US"/>
              </w:rPr>
              <w:t>2.2.1.5. Chỉ tiêu GRI 305-5 - Reduction of GHG emissions - Giảm phát thải khí nhà kính</w:t>
            </w:r>
            <w:r>
              <w:rPr>
                <w:noProof/>
                <w:webHidden/>
              </w:rPr>
              <w:tab/>
            </w:r>
            <w:r>
              <w:rPr>
                <w:noProof/>
                <w:webHidden/>
              </w:rPr>
              <w:fldChar w:fldCharType="begin"/>
            </w:r>
            <w:r>
              <w:rPr>
                <w:noProof/>
                <w:webHidden/>
              </w:rPr>
              <w:instrText xml:space="preserve"> PAGEREF _Toc242783285 \h </w:instrText>
            </w:r>
            <w:r>
              <w:rPr>
                <w:noProof/>
                <w:webHidden/>
              </w:rPr>
            </w:r>
            <w:r>
              <w:rPr>
                <w:noProof/>
                <w:webHidden/>
              </w:rPr>
              <w:fldChar w:fldCharType="separate"/>
            </w:r>
            <w:r>
              <w:rPr>
                <w:noProof/>
                <w:webHidden/>
              </w:rPr>
              <w:t>27</w:t>
            </w:r>
            <w:r>
              <w:rPr>
                <w:noProof/>
                <w:webHidden/>
              </w:rPr>
              <w:fldChar w:fldCharType="end"/>
            </w:r>
          </w:hyperlink>
        </w:p>
        <w:p w:rsidR="004641F9" w:rsidRDefault="004641F9" w14:paraId="24B7329A" w14:textId="6CE851B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6">
            <w:r w:rsidRPr="00207A6E">
              <w:rPr>
                <w:rStyle w:val="Hyperlink"/>
                <w:noProof/>
                <w:lang w:val="en-US"/>
              </w:rPr>
              <w:t>2.2.1.6. Chỉ tiêu SAF Report - Báo cáo sử dụng SAF</w:t>
            </w:r>
            <w:r>
              <w:rPr>
                <w:noProof/>
                <w:webHidden/>
              </w:rPr>
              <w:tab/>
            </w:r>
            <w:r>
              <w:rPr>
                <w:noProof/>
                <w:webHidden/>
              </w:rPr>
              <w:fldChar w:fldCharType="begin"/>
            </w:r>
            <w:r>
              <w:rPr>
                <w:noProof/>
                <w:webHidden/>
              </w:rPr>
              <w:instrText xml:space="preserve"> PAGEREF _Toc242783286 \h </w:instrText>
            </w:r>
            <w:r>
              <w:rPr>
                <w:noProof/>
                <w:webHidden/>
              </w:rPr>
            </w:r>
            <w:r>
              <w:rPr>
                <w:noProof/>
                <w:webHidden/>
              </w:rPr>
              <w:fldChar w:fldCharType="separate"/>
            </w:r>
            <w:r>
              <w:rPr>
                <w:noProof/>
                <w:webHidden/>
              </w:rPr>
              <w:t>29</w:t>
            </w:r>
            <w:r>
              <w:rPr>
                <w:noProof/>
                <w:webHidden/>
              </w:rPr>
              <w:fldChar w:fldCharType="end"/>
            </w:r>
          </w:hyperlink>
        </w:p>
        <w:p w:rsidR="004641F9" w:rsidRDefault="004641F9" w14:paraId="231CF120" w14:textId="67DD47E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7">
            <w:r w:rsidRPr="00207A6E">
              <w:rPr>
                <w:rStyle w:val="Hyperlink"/>
                <w:noProof/>
                <w:lang w:val="en-US"/>
              </w:rPr>
              <w:t>2.2.1.7. Chỉ tiêu Emissions Verification Report - Báo cáo xác minh khí phát thải</w:t>
            </w:r>
            <w:r>
              <w:rPr>
                <w:noProof/>
                <w:webHidden/>
              </w:rPr>
              <w:tab/>
            </w:r>
            <w:r>
              <w:rPr>
                <w:noProof/>
                <w:webHidden/>
              </w:rPr>
              <w:fldChar w:fldCharType="begin"/>
            </w:r>
            <w:r>
              <w:rPr>
                <w:noProof/>
                <w:webHidden/>
              </w:rPr>
              <w:instrText xml:space="preserve"> PAGEREF _Toc242783287 \h </w:instrText>
            </w:r>
            <w:r>
              <w:rPr>
                <w:noProof/>
                <w:webHidden/>
              </w:rPr>
            </w:r>
            <w:r>
              <w:rPr>
                <w:noProof/>
                <w:webHidden/>
              </w:rPr>
              <w:fldChar w:fldCharType="separate"/>
            </w:r>
            <w:r>
              <w:rPr>
                <w:noProof/>
                <w:webHidden/>
              </w:rPr>
              <w:t>31</w:t>
            </w:r>
            <w:r>
              <w:rPr>
                <w:noProof/>
                <w:webHidden/>
              </w:rPr>
              <w:fldChar w:fldCharType="end"/>
            </w:r>
          </w:hyperlink>
        </w:p>
        <w:p w:rsidR="004641F9" w:rsidRDefault="004641F9" w14:paraId="285B0E6D" w14:textId="7A11C7A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8">
            <w:r w:rsidRPr="00207A6E">
              <w:rPr>
                <w:rStyle w:val="Hyperlink"/>
                <w:noProof/>
                <w:lang w:val="en-US"/>
              </w:rPr>
              <w:t>2.2.1.8. Chỉ tiêu GRI 303-3 - Water Withdrawal - Lượng nước cấp lên</w:t>
            </w:r>
            <w:r>
              <w:rPr>
                <w:noProof/>
                <w:webHidden/>
              </w:rPr>
              <w:tab/>
            </w:r>
            <w:r>
              <w:rPr>
                <w:noProof/>
                <w:webHidden/>
              </w:rPr>
              <w:fldChar w:fldCharType="begin"/>
            </w:r>
            <w:r>
              <w:rPr>
                <w:noProof/>
                <w:webHidden/>
              </w:rPr>
              <w:instrText xml:space="preserve"> PAGEREF _Toc242783288 \h </w:instrText>
            </w:r>
            <w:r>
              <w:rPr>
                <w:noProof/>
                <w:webHidden/>
              </w:rPr>
            </w:r>
            <w:r>
              <w:rPr>
                <w:noProof/>
                <w:webHidden/>
              </w:rPr>
              <w:fldChar w:fldCharType="separate"/>
            </w:r>
            <w:r>
              <w:rPr>
                <w:noProof/>
                <w:webHidden/>
              </w:rPr>
              <w:t>33</w:t>
            </w:r>
            <w:r>
              <w:rPr>
                <w:noProof/>
                <w:webHidden/>
              </w:rPr>
              <w:fldChar w:fldCharType="end"/>
            </w:r>
          </w:hyperlink>
        </w:p>
        <w:p w:rsidR="004641F9" w:rsidRDefault="004641F9" w14:paraId="48452F1C" w14:textId="216627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9">
            <w:r w:rsidRPr="00207A6E">
              <w:rPr>
                <w:rStyle w:val="Hyperlink"/>
                <w:noProof/>
                <w:lang w:val="en-US"/>
              </w:rPr>
              <w:t>2.2.1.9. Chỉ tiêu GRI 303-5 - Water Consumption - Lượng nước tiêu thụ</w:t>
            </w:r>
            <w:r>
              <w:rPr>
                <w:noProof/>
                <w:webHidden/>
              </w:rPr>
              <w:tab/>
            </w:r>
            <w:r>
              <w:rPr>
                <w:noProof/>
                <w:webHidden/>
              </w:rPr>
              <w:fldChar w:fldCharType="begin"/>
            </w:r>
            <w:r>
              <w:rPr>
                <w:noProof/>
                <w:webHidden/>
              </w:rPr>
              <w:instrText xml:space="preserve"> PAGEREF _Toc242783289 \h </w:instrText>
            </w:r>
            <w:r>
              <w:rPr>
                <w:noProof/>
                <w:webHidden/>
              </w:rPr>
            </w:r>
            <w:r>
              <w:rPr>
                <w:noProof/>
                <w:webHidden/>
              </w:rPr>
              <w:fldChar w:fldCharType="separate"/>
            </w:r>
            <w:r>
              <w:rPr>
                <w:noProof/>
                <w:webHidden/>
              </w:rPr>
              <w:t>34</w:t>
            </w:r>
            <w:r>
              <w:rPr>
                <w:noProof/>
                <w:webHidden/>
              </w:rPr>
              <w:fldChar w:fldCharType="end"/>
            </w:r>
          </w:hyperlink>
        </w:p>
        <w:p w:rsidR="004641F9" w:rsidRDefault="004641F9" w14:paraId="212D11E7" w14:textId="690AFF9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0">
            <w:r w:rsidRPr="00207A6E">
              <w:rPr>
                <w:rStyle w:val="Hyperlink"/>
                <w:noProof/>
                <w:lang w:val="en-US"/>
              </w:rPr>
              <w:t>2.2.1.10. Chỉ tiêu Airline E-1 - Noise Compliance - Tiếng ồn</w:t>
            </w:r>
            <w:r>
              <w:rPr>
                <w:noProof/>
                <w:webHidden/>
              </w:rPr>
              <w:tab/>
            </w:r>
            <w:r>
              <w:rPr>
                <w:noProof/>
                <w:webHidden/>
              </w:rPr>
              <w:fldChar w:fldCharType="begin"/>
            </w:r>
            <w:r>
              <w:rPr>
                <w:noProof/>
                <w:webHidden/>
              </w:rPr>
              <w:instrText xml:space="preserve"> PAGEREF _Toc242783290 \h </w:instrText>
            </w:r>
            <w:r>
              <w:rPr>
                <w:noProof/>
                <w:webHidden/>
              </w:rPr>
            </w:r>
            <w:r>
              <w:rPr>
                <w:noProof/>
                <w:webHidden/>
              </w:rPr>
              <w:fldChar w:fldCharType="separate"/>
            </w:r>
            <w:r>
              <w:rPr>
                <w:noProof/>
                <w:webHidden/>
              </w:rPr>
              <w:t>35</w:t>
            </w:r>
            <w:r>
              <w:rPr>
                <w:noProof/>
                <w:webHidden/>
              </w:rPr>
              <w:fldChar w:fldCharType="end"/>
            </w:r>
          </w:hyperlink>
        </w:p>
        <w:p w:rsidR="004641F9" w:rsidRDefault="004641F9" w14:paraId="59147E64" w14:textId="1A419FD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1">
            <w:r w:rsidRPr="00207A6E">
              <w:rPr>
                <w:rStyle w:val="Hyperlink"/>
                <w:noProof/>
                <w:lang w:val="en-US"/>
              </w:rPr>
              <w:t>2.2.1.11.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_Toc242783291 \h </w:instrText>
            </w:r>
            <w:r>
              <w:rPr>
                <w:noProof/>
                <w:webHidden/>
              </w:rPr>
            </w:r>
            <w:r>
              <w:rPr>
                <w:noProof/>
                <w:webHidden/>
              </w:rPr>
              <w:fldChar w:fldCharType="separate"/>
            </w:r>
            <w:r>
              <w:rPr>
                <w:noProof/>
                <w:webHidden/>
              </w:rPr>
              <w:t>36</w:t>
            </w:r>
            <w:r>
              <w:rPr>
                <w:noProof/>
                <w:webHidden/>
              </w:rPr>
              <w:fldChar w:fldCharType="end"/>
            </w:r>
          </w:hyperlink>
        </w:p>
        <w:p w:rsidR="004641F9" w:rsidRDefault="004641F9" w14:paraId="0241BA5E" w14:textId="3CDC203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2">
            <w:r w:rsidRPr="00207A6E">
              <w:rPr>
                <w:rStyle w:val="Hyperlink"/>
                <w:noProof/>
                <w:lang w:val="pt-BR"/>
              </w:rPr>
              <w:t>2.2.1.12.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_Toc242783292 \h </w:instrText>
            </w:r>
            <w:r>
              <w:rPr>
                <w:noProof/>
                <w:webHidden/>
              </w:rPr>
            </w:r>
            <w:r>
              <w:rPr>
                <w:noProof/>
                <w:webHidden/>
              </w:rPr>
              <w:fldChar w:fldCharType="separate"/>
            </w:r>
            <w:r>
              <w:rPr>
                <w:noProof/>
                <w:webHidden/>
              </w:rPr>
              <w:t>38</w:t>
            </w:r>
            <w:r>
              <w:rPr>
                <w:noProof/>
                <w:webHidden/>
              </w:rPr>
              <w:fldChar w:fldCharType="end"/>
            </w:r>
          </w:hyperlink>
        </w:p>
        <w:p w:rsidR="004641F9" w:rsidRDefault="004641F9" w14:paraId="2E975B2D" w14:textId="3374B2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3">
            <w:r w:rsidRPr="00207A6E">
              <w:rPr>
                <w:rStyle w:val="Hyperlink"/>
                <w:noProof/>
                <w:lang w:val="en-US"/>
              </w:rPr>
              <w:t>2.2.2. Nội dung chỉ tiêu con</w:t>
            </w:r>
            <w:r>
              <w:rPr>
                <w:noProof/>
                <w:webHidden/>
              </w:rPr>
              <w:tab/>
            </w:r>
            <w:r>
              <w:rPr>
                <w:noProof/>
                <w:webHidden/>
              </w:rPr>
              <w:fldChar w:fldCharType="begin"/>
            </w:r>
            <w:r>
              <w:rPr>
                <w:noProof/>
                <w:webHidden/>
              </w:rPr>
              <w:instrText xml:space="preserve"> PAGEREF _Toc242783293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7F919B92" w14:textId="04A5157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4">
            <w:r w:rsidRPr="00207A6E">
              <w:rPr>
                <w:rStyle w:val="Hyperlink"/>
                <w:noProof/>
                <w:lang w:val="en-US"/>
              </w:rPr>
              <w:t>2.2.2.1.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_Toc242783294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100A3929" w14:textId="4FCD37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5">
            <w:r w:rsidRPr="00207A6E">
              <w:rPr>
                <w:rStyle w:val="Hyperlink"/>
                <w:noProof/>
                <w:lang w:val="en-US"/>
              </w:rPr>
              <w:t>2.2.2.2.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_Toc242783295 \h </w:instrText>
            </w:r>
            <w:r>
              <w:rPr>
                <w:noProof/>
                <w:webHidden/>
              </w:rPr>
            </w:r>
            <w:r>
              <w:rPr>
                <w:noProof/>
                <w:webHidden/>
              </w:rPr>
              <w:fldChar w:fldCharType="separate"/>
            </w:r>
            <w:r>
              <w:rPr>
                <w:noProof/>
                <w:webHidden/>
              </w:rPr>
              <w:t>44</w:t>
            </w:r>
            <w:r>
              <w:rPr>
                <w:noProof/>
                <w:webHidden/>
              </w:rPr>
              <w:fldChar w:fldCharType="end"/>
            </w:r>
          </w:hyperlink>
        </w:p>
        <w:p w:rsidR="004641F9" w:rsidRDefault="004641F9" w14:paraId="733F9CF4" w14:textId="5DA71C8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6">
            <w:r w:rsidRPr="00207A6E">
              <w:rPr>
                <w:rStyle w:val="Hyperlink"/>
                <w:noProof/>
                <w:lang w:val="en-US"/>
              </w:rPr>
              <w:t>2.2.2.3.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_Toc242783296 \h </w:instrText>
            </w:r>
            <w:r>
              <w:rPr>
                <w:noProof/>
                <w:webHidden/>
              </w:rPr>
            </w:r>
            <w:r>
              <w:rPr>
                <w:noProof/>
                <w:webHidden/>
              </w:rPr>
              <w:fldChar w:fldCharType="separate"/>
            </w:r>
            <w:r>
              <w:rPr>
                <w:noProof/>
                <w:webHidden/>
              </w:rPr>
              <w:t>48</w:t>
            </w:r>
            <w:r>
              <w:rPr>
                <w:noProof/>
                <w:webHidden/>
              </w:rPr>
              <w:fldChar w:fldCharType="end"/>
            </w:r>
          </w:hyperlink>
        </w:p>
        <w:p w:rsidR="004641F9" w:rsidRDefault="004641F9" w14:paraId="6A752C48" w14:textId="2A065B8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7">
            <w:r w:rsidRPr="00207A6E">
              <w:rPr>
                <w:rStyle w:val="Hyperlink"/>
                <w:noProof/>
                <w:lang w:val="en-US"/>
              </w:rPr>
              <w:t>2.2.2.4.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_Toc242783297 \h </w:instrText>
            </w:r>
            <w:r>
              <w:rPr>
                <w:noProof/>
                <w:webHidden/>
              </w:rPr>
            </w:r>
            <w:r>
              <w:rPr>
                <w:noProof/>
                <w:webHidden/>
              </w:rPr>
              <w:fldChar w:fldCharType="separate"/>
            </w:r>
            <w:r>
              <w:rPr>
                <w:noProof/>
                <w:webHidden/>
              </w:rPr>
              <w:t>51</w:t>
            </w:r>
            <w:r>
              <w:rPr>
                <w:noProof/>
                <w:webHidden/>
              </w:rPr>
              <w:fldChar w:fldCharType="end"/>
            </w:r>
          </w:hyperlink>
        </w:p>
        <w:p w:rsidR="004641F9" w:rsidRDefault="004641F9" w14:paraId="2C30B8DF" w14:textId="09FD6D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8">
            <w:r w:rsidRPr="00207A6E">
              <w:rPr>
                <w:rStyle w:val="Hyperlink"/>
                <w:noProof/>
                <w:lang w:val="en-US"/>
              </w:rPr>
              <w:t>2.2.2.5. Chỉ tiêu GRI 305-5 - Reduction of GHG emissions - Giảm phát thải khí nhà kính</w:t>
            </w:r>
            <w:r>
              <w:rPr>
                <w:noProof/>
                <w:webHidden/>
              </w:rPr>
              <w:tab/>
            </w:r>
            <w:r>
              <w:rPr>
                <w:noProof/>
                <w:webHidden/>
              </w:rPr>
              <w:fldChar w:fldCharType="begin"/>
            </w:r>
            <w:r>
              <w:rPr>
                <w:noProof/>
                <w:webHidden/>
              </w:rPr>
              <w:instrText xml:space="preserve"> PAGEREF _Toc242783298 \h </w:instrText>
            </w:r>
            <w:r>
              <w:rPr>
                <w:noProof/>
                <w:webHidden/>
              </w:rPr>
            </w:r>
            <w:r>
              <w:rPr>
                <w:noProof/>
                <w:webHidden/>
              </w:rPr>
              <w:fldChar w:fldCharType="separate"/>
            </w:r>
            <w:r>
              <w:rPr>
                <w:noProof/>
                <w:webHidden/>
              </w:rPr>
              <w:t>54</w:t>
            </w:r>
            <w:r>
              <w:rPr>
                <w:noProof/>
                <w:webHidden/>
              </w:rPr>
              <w:fldChar w:fldCharType="end"/>
            </w:r>
          </w:hyperlink>
        </w:p>
        <w:p w:rsidR="004641F9" w:rsidRDefault="004641F9" w14:paraId="6431205F" w14:textId="18F285F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9">
            <w:r w:rsidRPr="00207A6E">
              <w:rPr>
                <w:rStyle w:val="Hyperlink"/>
                <w:noProof/>
                <w:lang w:val="en-US"/>
              </w:rPr>
              <w:t>2.2.2.6. Chỉ tiêu SAF Report - Báo cáo sử dụng SAF</w:t>
            </w:r>
            <w:r>
              <w:rPr>
                <w:noProof/>
                <w:webHidden/>
              </w:rPr>
              <w:tab/>
            </w:r>
            <w:r>
              <w:rPr>
                <w:noProof/>
                <w:webHidden/>
              </w:rPr>
              <w:fldChar w:fldCharType="begin"/>
            </w:r>
            <w:r>
              <w:rPr>
                <w:noProof/>
                <w:webHidden/>
              </w:rPr>
              <w:instrText xml:space="preserve"> PAGEREF _Toc242783299 \h </w:instrText>
            </w:r>
            <w:r>
              <w:rPr>
                <w:noProof/>
                <w:webHidden/>
              </w:rPr>
            </w:r>
            <w:r>
              <w:rPr>
                <w:noProof/>
                <w:webHidden/>
              </w:rPr>
              <w:fldChar w:fldCharType="separate"/>
            </w:r>
            <w:r>
              <w:rPr>
                <w:noProof/>
                <w:webHidden/>
              </w:rPr>
              <w:t>59</w:t>
            </w:r>
            <w:r>
              <w:rPr>
                <w:noProof/>
                <w:webHidden/>
              </w:rPr>
              <w:fldChar w:fldCharType="end"/>
            </w:r>
          </w:hyperlink>
        </w:p>
        <w:p w:rsidR="004641F9" w:rsidRDefault="004641F9" w14:paraId="4BB3C2CA" w14:textId="27A508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0">
            <w:r w:rsidRPr="00207A6E">
              <w:rPr>
                <w:rStyle w:val="Hyperlink"/>
                <w:noProof/>
                <w:lang w:val="en-US"/>
              </w:rPr>
              <w:t>2.2.2.7. Chỉ tiêu Emissions Verification Report - Báo cáo xác minh khí phát thải</w:t>
            </w:r>
            <w:r>
              <w:rPr>
                <w:noProof/>
                <w:webHidden/>
              </w:rPr>
              <w:tab/>
            </w:r>
            <w:r>
              <w:rPr>
                <w:noProof/>
                <w:webHidden/>
              </w:rPr>
              <w:fldChar w:fldCharType="begin"/>
            </w:r>
            <w:r>
              <w:rPr>
                <w:noProof/>
                <w:webHidden/>
              </w:rPr>
              <w:instrText xml:space="preserve"> PAGEREF _Toc242783300 \h </w:instrText>
            </w:r>
            <w:r>
              <w:rPr>
                <w:noProof/>
                <w:webHidden/>
              </w:rPr>
            </w:r>
            <w:r>
              <w:rPr>
                <w:noProof/>
                <w:webHidden/>
              </w:rPr>
              <w:fldChar w:fldCharType="separate"/>
            </w:r>
            <w:r>
              <w:rPr>
                <w:noProof/>
                <w:webHidden/>
              </w:rPr>
              <w:t>63</w:t>
            </w:r>
            <w:r>
              <w:rPr>
                <w:noProof/>
                <w:webHidden/>
              </w:rPr>
              <w:fldChar w:fldCharType="end"/>
            </w:r>
          </w:hyperlink>
        </w:p>
        <w:p w:rsidR="004641F9" w:rsidRDefault="004641F9" w14:paraId="4A4496E6" w14:textId="27EE30B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1">
            <w:r w:rsidRPr="00207A6E">
              <w:rPr>
                <w:rStyle w:val="Hyperlink"/>
                <w:noProof/>
                <w:lang w:val="en-US"/>
              </w:rPr>
              <w:t>2.2.2.8. Chỉ tiêu GRI 303-3 - Water Withdrawal - Lượng nước cấp lên</w:t>
            </w:r>
            <w:r>
              <w:rPr>
                <w:noProof/>
                <w:webHidden/>
              </w:rPr>
              <w:tab/>
            </w:r>
            <w:r>
              <w:rPr>
                <w:noProof/>
                <w:webHidden/>
              </w:rPr>
              <w:fldChar w:fldCharType="begin"/>
            </w:r>
            <w:r>
              <w:rPr>
                <w:noProof/>
                <w:webHidden/>
              </w:rPr>
              <w:instrText xml:space="preserve"> PAGEREF _Toc242783301 \h </w:instrText>
            </w:r>
            <w:r>
              <w:rPr>
                <w:noProof/>
                <w:webHidden/>
              </w:rPr>
            </w:r>
            <w:r>
              <w:rPr>
                <w:noProof/>
                <w:webHidden/>
              </w:rPr>
              <w:fldChar w:fldCharType="separate"/>
            </w:r>
            <w:r>
              <w:rPr>
                <w:noProof/>
                <w:webHidden/>
              </w:rPr>
              <w:t>78</w:t>
            </w:r>
            <w:r>
              <w:rPr>
                <w:noProof/>
                <w:webHidden/>
              </w:rPr>
              <w:fldChar w:fldCharType="end"/>
            </w:r>
          </w:hyperlink>
        </w:p>
        <w:p w:rsidR="004641F9" w:rsidRDefault="004641F9" w14:paraId="445DD563" w14:textId="4F3A0A1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2">
            <w:r w:rsidRPr="00207A6E">
              <w:rPr>
                <w:rStyle w:val="Hyperlink"/>
                <w:noProof/>
                <w:lang w:val="en-US"/>
              </w:rPr>
              <w:t>2.2.2.9. Chỉ tiêu GRI 303-5 - Water Consumption - Lượng nước tiêu thụ</w:t>
            </w:r>
            <w:r>
              <w:rPr>
                <w:noProof/>
                <w:webHidden/>
              </w:rPr>
              <w:tab/>
            </w:r>
            <w:r>
              <w:rPr>
                <w:noProof/>
                <w:webHidden/>
              </w:rPr>
              <w:fldChar w:fldCharType="begin"/>
            </w:r>
            <w:r>
              <w:rPr>
                <w:noProof/>
                <w:webHidden/>
              </w:rPr>
              <w:instrText xml:space="preserve"> PAGEREF _Toc242783302 \h </w:instrText>
            </w:r>
            <w:r>
              <w:rPr>
                <w:noProof/>
                <w:webHidden/>
              </w:rPr>
            </w:r>
            <w:r>
              <w:rPr>
                <w:noProof/>
                <w:webHidden/>
              </w:rPr>
              <w:fldChar w:fldCharType="separate"/>
            </w:r>
            <w:r>
              <w:rPr>
                <w:noProof/>
                <w:webHidden/>
              </w:rPr>
              <w:t>83</w:t>
            </w:r>
            <w:r>
              <w:rPr>
                <w:noProof/>
                <w:webHidden/>
              </w:rPr>
              <w:fldChar w:fldCharType="end"/>
            </w:r>
          </w:hyperlink>
        </w:p>
        <w:p w:rsidR="004641F9" w:rsidRDefault="004641F9" w14:paraId="5ED01D04" w14:textId="0BF202D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3">
            <w:r w:rsidRPr="00207A6E">
              <w:rPr>
                <w:rStyle w:val="Hyperlink"/>
                <w:noProof/>
                <w:lang w:val="en-US"/>
              </w:rPr>
              <w:t>2.2.2.10. Chỉ tiêu Airline E-1 - Noise Compliance - Tiếng ồn</w:t>
            </w:r>
            <w:r>
              <w:rPr>
                <w:noProof/>
                <w:webHidden/>
              </w:rPr>
              <w:tab/>
            </w:r>
            <w:r>
              <w:rPr>
                <w:noProof/>
                <w:webHidden/>
              </w:rPr>
              <w:fldChar w:fldCharType="begin"/>
            </w:r>
            <w:r>
              <w:rPr>
                <w:noProof/>
                <w:webHidden/>
              </w:rPr>
              <w:instrText xml:space="preserve"> PAGEREF _Toc242783303 \h </w:instrText>
            </w:r>
            <w:r>
              <w:rPr>
                <w:noProof/>
                <w:webHidden/>
              </w:rPr>
            </w:r>
            <w:r>
              <w:rPr>
                <w:noProof/>
                <w:webHidden/>
              </w:rPr>
              <w:fldChar w:fldCharType="separate"/>
            </w:r>
            <w:r>
              <w:rPr>
                <w:noProof/>
                <w:webHidden/>
              </w:rPr>
              <w:t>86</w:t>
            </w:r>
            <w:r>
              <w:rPr>
                <w:noProof/>
                <w:webHidden/>
              </w:rPr>
              <w:fldChar w:fldCharType="end"/>
            </w:r>
          </w:hyperlink>
        </w:p>
        <w:p w:rsidR="004641F9" w:rsidRDefault="004641F9" w14:paraId="70F60B6D" w14:textId="53AB85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4">
            <w:r w:rsidRPr="00207A6E">
              <w:rPr>
                <w:rStyle w:val="Hyperlink"/>
                <w:noProof/>
                <w:lang w:val="en-US"/>
              </w:rPr>
              <w:t>2.2.2.11.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_Toc242783304 \h </w:instrText>
            </w:r>
            <w:r>
              <w:rPr>
                <w:noProof/>
                <w:webHidden/>
              </w:rPr>
            </w:r>
            <w:r>
              <w:rPr>
                <w:noProof/>
                <w:webHidden/>
              </w:rPr>
              <w:fldChar w:fldCharType="separate"/>
            </w:r>
            <w:r>
              <w:rPr>
                <w:noProof/>
                <w:webHidden/>
              </w:rPr>
              <w:t>89</w:t>
            </w:r>
            <w:r>
              <w:rPr>
                <w:noProof/>
                <w:webHidden/>
              </w:rPr>
              <w:fldChar w:fldCharType="end"/>
            </w:r>
          </w:hyperlink>
        </w:p>
        <w:p w:rsidR="004641F9" w:rsidRDefault="004641F9" w14:paraId="2A2140CC" w14:textId="3C09F50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5">
            <w:r w:rsidRPr="00207A6E">
              <w:rPr>
                <w:rStyle w:val="Hyperlink"/>
                <w:noProof/>
                <w:lang w:val="en-US"/>
              </w:rPr>
              <w:t>2.2.2.12.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_Toc242783305 \h </w:instrText>
            </w:r>
            <w:r>
              <w:rPr>
                <w:noProof/>
                <w:webHidden/>
              </w:rPr>
            </w:r>
            <w:r>
              <w:rPr>
                <w:noProof/>
                <w:webHidden/>
              </w:rPr>
              <w:fldChar w:fldCharType="separate"/>
            </w:r>
            <w:r>
              <w:rPr>
                <w:noProof/>
                <w:webHidden/>
              </w:rPr>
              <w:t>97</w:t>
            </w:r>
            <w:r>
              <w:rPr>
                <w:noProof/>
                <w:webHidden/>
              </w:rPr>
              <w:fldChar w:fldCharType="end"/>
            </w:r>
          </w:hyperlink>
        </w:p>
        <w:p w:rsidR="004641F9" w:rsidRDefault="004641F9" w14:paraId="58BF90AC" w14:textId="405BC43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6">
            <w:r w:rsidRPr="00207A6E">
              <w:rPr>
                <w:rStyle w:val="Hyperlink"/>
                <w:noProof/>
                <w:lang w:val="en-US"/>
              </w:rPr>
              <w:t>2.3. Nhóm Nhân sự</w:t>
            </w:r>
            <w:r>
              <w:rPr>
                <w:noProof/>
                <w:webHidden/>
              </w:rPr>
              <w:tab/>
            </w:r>
            <w:r>
              <w:rPr>
                <w:noProof/>
                <w:webHidden/>
              </w:rPr>
              <w:fldChar w:fldCharType="begin"/>
            </w:r>
            <w:r>
              <w:rPr>
                <w:noProof/>
                <w:webHidden/>
              </w:rPr>
              <w:instrText xml:space="preserve"> PAGEREF _Toc242783306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81E0A06" w14:textId="173446A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7">
            <w:r w:rsidRPr="00207A6E">
              <w:rPr>
                <w:rStyle w:val="Hyperlink"/>
                <w:noProof/>
                <w:lang w:val="en-US"/>
              </w:rPr>
              <w:t>2.3.1. Danh sách chỉ tiêu</w:t>
            </w:r>
            <w:r>
              <w:rPr>
                <w:noProof/>
                <w:webHidden/>
              </w:rPr>
              <w:tab/>
            </w:r>
            <w:r>
              <w:rPr>
                <w:noProof/>
                <w:webHidden/>
              </w:rPr>
              <w:fldChar w:fldCharType="begin"/>
            </w:r>
            <w:r>
              <w:rPr>
                <w:noProof/>
                <w:webHidden/>
              </w:rPr>
              <w:instrText xml:space="preserve"> PAGEREF _Toc242783307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3736577" w14:textId="046D6A5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8">
            <w:r w:rsidRPr="00207A6E">
              <w:rPr>
                <w:rStyle w:val="Hyperlink"/>
                <w:noProof/>
                <w:lang w:val="en-US"/>
              </w:rPr>
              <w:t>2.3.1.1. Chỉ tiêu Airline D-1 - Working days lost to strikes - Ngày công mất do đình công</w:t>
            </w:r>
            <w:r>
              <w:rPr>
                <w:noProof/>
                <w:webHidden/>
              </w:rPr>
              <w:tab/>
            </w:r>
            <w:r>
              <w:rPr>
                <w:noProof/>
                <w:webHidden/>
              </w:rPr>
              <w:fldChar w:fldCharType="begin"/>
            </w:r>
            <w:r>
              <w:rPr>
                <w:noProof/>
                <w:webHidden/>
              </w:rPr>
              <w:instrText xml:space="preserve"> PAGEREF _Toc242783308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3D08658A" w14:textId="338412BC">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9">
            <w:r w:rsidRPr="00207A6E">
              <w:rPr>
                <w:rStyle w:val="Hyperlink"/>
                <w:noProof/>
                <w:lang w:val="en-US"/>
              </w:rPr>
              <w:t>2.3.1.2.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_Toc242783309 \h </w:instrText>
            </w:r>
            <w:r>
              <w:rPr>
                <w:noProof/>
                <w:webHidden/>
              </w:rPr>
            </w:r>
            <w:r>
              <w:rPr>
                <w:noProof/>
                <w:webHidden/>
              </w:rPr>
              <w:fldChar w:fldCharType="separate"/>
            </w:r>
            <w:r>
              <w:rPr>
                <w:noProof/>
                <w:webHidden/>
              </w:rPr>
              <w:t>100</w:t>
            </w:r>
            <w:r>
              <w:rPr>
                <w:noProof/>
                <w:webHidden/>
              </w:rPr>
              <w:fldChar w:fldCharType="end"/>
            </w:r>
          </w:hyperlink>
        </w:p>
        <w:p w:rsidR="004641F9" w:rsidRDefault="004641F9" w14:paraId="062C3AC6" w14:textId="72355C3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0">
            <w:r w:rsidRPr="00207A6E">
              <w:rPr>
                <w:rStyle w:val="Hyperlink"/>
                <w:noProof/>
                <w:lang w:val="en-US"/>
              </w:rPr>
              <w:t>2.3.1.3. Chỉ tiêu Airline F-2 - Employee satisfaction - Mức độ hài lòng của nhân viên</w:t>
            </w:r>
            <w:r>
              <w:rPr>
                <w:noProof/>
                <w:webHidden/>
              </w:rPr>
              <w:tab/>
            </w:r>
            <w:r>
              <w:rPr>
                <w:noProof/>
                <w:webHidden/>
              </w:rPr>
              <w:fldChar w:fldCharType="begin"/>
            </w:r>
            <w:r>
              <w:rPr>
                <w:noProof/>
                <w:webHidden/>
              </w:rPr>
              <w:instrText xml:space="preserve"> PAGEREF _Toc242783310 \h </w:instrText>
            </w:r>
            <w:r>
              <w:rPr>
                <w:noProof/>
                <w:webHidden/>
              </w:rPr>
            </w:r>
            <w:r>
              <w:rPr>
                <w:noProof/>
                <w:webHidden/>
              </w:rPr>
              <w:fldChar w:fldCharType="separate"/>
            </w:r>
            <w:r>
              <w:rPr>
                <w:noProof/>
                <w:webHidden/>
              </w:rPr>
              <w:t>101</w:t>
            </w:r>
            <w:r>
              <w:rPr>
                <w:noProof/>
                <w:webHidden/>
              </w:rPr>
              <w:fldChar w:fldCharType="end"/>
            </w:r>
          </w:hyperlink>
        </w:p>
        <w:p w:rsidR="004641F9" w:rsidRDefault="004641F9" w14:paraId="69D77706" w14:textId="793F2A9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1">
            <w:r w:rsidRPr="00207A6E">
              <w:rPr>
                <w:rStyle w:val="Hyperlink"/>
                <w:noProof/>
                <w:lang w:val="en-US"/>
              </w:rPr>
              <w:t>2.3.1.4.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_Toc242783311 \h </w:instrText>
            </w:r>
            <w:r>
              <w:rPr>
                <w:noProof/>
                <w:webHidden/>
              </w:rPr>
            </w:r>
            <w:r>
              <w:rPr>
                <w:noProof/>
                <w:webHidden/>
              </w:rPr>
              <w:fldChar w:fldCharType="separate"/>
            </w:r>
            <w:r>
              <w:rPr>
                <w:noProof/>
                <w:webHidden/>
              </w:rPr>
              <w:t>102</w:t>
            </w:r>
            <w:r>
              <w:rPr>
                <w:noProof/>
                <w:webHidden/>
              </w:rPr>
              <w:fldChar w:fldCharType="end"/>
            </w:r>
          </w:hyperlink>
        </w:p>
        <w:p w:rsidR="004641F9" w:rsidRDefault="004641F9" w14:paraId="09FE0AC2" w14:textId="63CF80D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2">
            <w:r w:rsidRPr="00207A6E">
              <w:rPr>
                <w:rStyle w:val="Hyperlink"/>
                <w:noProof/>
                <w:lang w:val="en-US"/>
              </w:rPr>
              <w:t>2.3.1.5.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_Toc242783312 \h </w:instrText>
            </w:r>
            <w:r>
              <w:rPr>
                <w:noProof/>
                <w:webHidden/>
              </w:rPr>
            </w:r>
            <w:r>
              <w:rPr>
                <w:noProof/>
                <w:webHidden/>
              </w:rPr>
              <w:fldChar w:fldCharType="separate"/>
            </w:r>
            <w:r>
              <w:rPr>
                <w:noProof/>
                <w:webHidden/>
              </w:rPr>
              <w:t>103</w:t>
            </w:r>
            <w:r>
              <w:rPr>
                <w:noProof/>
                <w:webHidden/>
              </w:rPr>
              <w:fldChar w:fldCharType="end"/>
            </w:r>
          </w:hyperlink>
        </w:p>
        <w:p w:rsidR="004641F9" w:rsidRDefault="004641F9" w14:paraId="71EF6554" w14:textId="56E19BC7">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3">
            <w:r w:rsidRPr="00207A6E">
              <w:rPr>
                <w:rStyle w:val="Hyperlink"/>
                <w:noProof/>
                <w:lang w:val="en-US"/>
              </w:rPr>
              <w:t>2.3.1.6. Chỉ tiêu GRI 403-9 - Work-related Injuries - Thương tật do lao động</w:t>
            </w:r>
            <w:r>
              <w:rPr>
                <w:noProof/>
                <w:webHidden/>
              </w:rPr>
              <w:tab/>
            </w:r>
            <w:r>
              <w:rPr>
                <w:noProof/>
                <w:webHidden/>
              </w:rPr>
              <w:fldChar w:fldCharType="begin"/>
            </w:r>
            <w:r>
              <w:rPr>
                <w:noProof/>
                <w:webHidden/>
              </w:rPr>
              <w:instrText xml:space="preserve"> PAGEREF _Toc242783313 \h </w:instrText>
            </w:r>
            <w:r>
              <w:rPr>
                <w:noProof/>
                <w:webHidden/>
              </w:rPr>
            </w:r>
            <w:r>
              <w:rPr>
                <w:noProof/>
                <w:webHidden/>
              </w:rPr>
              <w:fldChar w:fldCharType="separate"/>
            </w:r>
            <w:r>
              <w:rPr>
                <w:noProof/>
                <w:webHidden/>
              </w:rPr>
              <w:t>105</w:t>
            </w:r>
            <w:r>
              <w:rPr>
                <w:noProof/>
                <w:webHidden/>
              </w:rPr>
              <w:fldChar w:fldCharType="end"/>
            </w:r>
          </w:hyperlink>
        </w:p>
        <w:p w:rsidR="004641F9" w:rsidRDefault="004641F9" w14:paraId="080F31D8" w14:textId="3DBCD5B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4">
            <w:r w:rsidRPr="00207A6E">
              <w:rPr>
                <w:rStyle w:val="Hyperlink"/>
                <w:noProof/>
                <w:lang w:val="en-US"/>
              </w:rPr>
              <w:t>2.3.1.7.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_Toc242783314 \h </w:instrText>
            </w:r>
            <w:r>
              <w:rPr>
                <w:noProof/>
                <w:webHidden/>
              </w:rPr>
            </w:r>
            <w:r>
              <w:rPr>
                <w:noProof/>
                <w:webHidden/>
              </w:rPr>
              <w:fldChar w:fldCharType="separate"/>
            </w:r>
            <w:r>
              <w:rPr>
                <w:noProof/>
                <w:webHidden/>
              </w:rPr>
              <w:t>106</w:t>
            </w:r>
            <w:r>
              <w:rPr>
                <w:noProof/>
                <w:webHidden/>
              </w:rPr>
              <w:fldChar w:fldCharType="end"/>
            </w:r>
          </w:hyperlink>
        </w:p>
        <w:p w:rsidR="004641F9" w:rsidRDefault="004641F9" w14:paraId="49F7D55A" w14:textId="44713A9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5">
            <w:r w:rsidRPr="00207A6E">
              <w:rPr>
                <w:rStyle w:val="Hyperlink"/>
                <w:noProof/>
                <w:lang w:val="en-US"/>
              </w:rPr>
              <w:t>2.3.1.8. Chỉ tiêu GRI 2-7 - Scale of the organization - Quy mô tổ chức</w:t>
            </w:r>
            <w:r>
              <w:rPr>
                <w:noProof/>
                <w:webHidden/>
              </w:rPr>
              <w:tab/>
            </w:r>
            <w:r>
              <w:rPr>
                <w:noProof/>
                <w:webHidden/>
              </w:rPr>
              <w:fldChar w:fldCharType="begin"/>
            </w:r>
            <w:r>
              <w:rPr>
                <w:noProof/>
                <w:webHidden/>
              </w:rPr>
              <w:instrText xml:space="preserve"> PAGEREF _Toc242783315 \h </w:instrText>
            </w:r>
            <w:r>
              <w:rPr>
                <w:noProof/>
                <w:webHidden/>
              </w:rPr>
            </w:r>
            <w:r>
              <w:rPr>
                <w:noProof/>
                <w:webHidden/>
              </w:rPr>
              <w:fldChar w:fldCharType="separate"/>
            </w:r>
            <w:r>
              <w:rPr>
                <w:noProof/>
                <w:webHidden/>
              </w:rPr>
              <w:t>107</w:t>
            </w:r>
            <w:r>
              <w:rPr>
                <w:noProof/>
                <w:webHidden/>
              </w:rPr>
              <w:fldChar w:fldCharType="end"/>
            </w:r>
          </w:hyperlink>
        </w:p>
        <w:p w:rsidR="004641F9" w:rsidRDefault="004641F9" w14:paraId="43C0CC24" w14:textId="0167C4F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6">
            <w:r w:rsidRPr="00207A6E">
              <w:rPr>
                <w:rStyle w:val="Hyperlink"/>
                <w:noProof/>
                <w:lang w:val="en-US"/>
              </w:rPr>
              <w:t>2.3.1.9.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_Toc242783316 \h </w:instrText>
            </w:r>
            <w:r>
              <w:rPr>
                <w:noProof/>
                <w:webHidden/>
              </w:rPr>
            </w:r>
            <w:r>
              <w:rPr>
                <w:noProof/>
                <w:webHidden/>
              </w:rPr>
              <w:fldChar w:fldCharType="separate"/>
            </w:r>
            <w:r>
              <w:rPr>
                <w:noProof/>
                <w:webHidden/>
              </w:rPr>
              <w:t>109</w:t>
            </w:r>
            <w:r>
              <w:rPr>
                <w:noProof/>
                <w:webHidden/>
              </w:rPr>
              <w:fldChar w:fldCharType="end"/>
            </w:r>
          </w:hyperlink>
        </w:p>
        <w:p w:rsidR="004641F9" w:rsidRDefault="004641F9" w14:paraId="566450E0" w14:textId="2FF0AD3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7">
            <w:r w:rsidRPr="00207A6E">
              <w:rPr>
                <w:rStyle w:val="Hyperlink"/>
                <w:noProof/>
                <w:lang w:val="en-US"/>
              </w:rPr>
              <w:t>2.3.1.10.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_Toc242783317 \h </w:instrText>
            </w:r>
            <w:r>
              <w:rPr>
                <w:noProof/>
                <w:webHidden/>
              </w:rPr>
            </w:r>
            <w:r>
              <w:rPr>
                <w:noProof/>
                <w:webHidden/>
              </w:rPr>
              <w:fldChar w:fldCharType="separate"/>
            </w:r>
            <w:r>
              <w:rPr>
                <w:noProof/>
                <w:webHidden/>
              </w:rPr>
              <w:t>110</w:t>
            </w:r>
            <w:r>
              <w:rPr>
                <w:noProof/>
                <w:webHidden/>
              </w:rPr>
              <w:fldChar w:fldCharType="end"/>
            </w:r>
          </w:hyperlink>
        </w:p>
        <w:p w:rsidR="004641F9" w:rsidRDefault="004641F9" w14:paraId="617F8C5F" w14:textId="68E640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8">
            <w:r w:rsidRPr="00207A6E">
              <w:rPr>
                <w:rStyle w:val="Hyperlink"/>
                <w:noProof/>
                <w:lang w:val="en-US"/>
              </w:rPr>
              <w:t>2.3.2. Nội dung chỉ tiêu con</w:t>
            </w:r>
            <w:r>
              <w:rPr>
                <w:noProof/>
                <w:webHidden/>
              </w:rPr>
              <w:tab/>
            </w:r>
            <w:r>
              <w:rPr>
                <w:noProof/>
                <w:webHidden/>
              </w:rPr>
              <w:fldChar w:fldCharType="begin"/>
            </w:r>
            <w:r>
              <w:rPr>
                <w:noProof/>
                <w:webHidden/>
              </w:rPr>
              <w:instrText xml:space="preserve"> PAGEREF _Toc242783318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75390109" w14:textId="21A30B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9">
            <w:r w:rsidRPr="00207A6E">
              <w:rPr>
                <w:rStyle w:val="Hyperlink"/>
                <w:noProof/>
                <w:lang w:val="en-US"/>
              </w:rPr>
              <w:t>2.3.2.1. Chỉ tiêu Airline D-1 - Working days lost to strikes - Ngày công mất do đình công</w:t>
            </w:r>
            <w:r>
              <w:rPr>
                <w:noProof/>
                <w:webHidden/>
              </w:rPr>
              <w:tab/>
            </w:r>
            <w:r>
              <w:rPr>
                <w:noProof/>
                <w:webHidden/>
              </w:rPr>
              <w:fldChar w:fldCharType="begin"/>
            </w:r>
            <w:r>
              <w:rPr>
                <w:noProof/>
                <w:webHidden/>
              </w:rPr>
              <w:instrText xml:space="preserve"> PAGEREF _Toc242783319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26E99F05" w14:textId="3DE2206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0">
            <w:r w:rsidRPr="00207A6E">
              <w:rPr>
                <w:rStyle w:val="Hyperlink"/>
                <w:noProof/>
                <w:lang w:val="en-US"/>
              </w:rPr>
              <w:t>2.3.2.2.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_Toc242783320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6B865A41" w14:textId="3C5C747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1">
            <w:r w:rsidRPr="00207A6E">
              <w:rPr>
                <w:rStyle w:val="Hyperlink"/>
                <w:noProof/>
                <w:lang w:val="en-US"/>
              </w:rPr>
              <w:t>2.3.2.3. Chỉ tiêu Airline F-2 - Employee satisfaction - Mức độ hài lòng của nhân viên</w:t>
            </w:r>
            <w:r>
              <w:rPr>
                <w:noProof/>
                <w:webHidden/>
              </w:rPr>
              <w:tab/>
            </w:r>
            <w:r>
              <w:rPr>
                <w:noProof/>
                <w:webHidden/>
              </w:rPr>
              <w:fldChar w:fldCharType="begin"/>
            </w:r>
            <w:r>
              <w:rPr>
                <w:noProof/>
                <w:webHidden/>
              </w:rPr>
              <w:instrText xml:space="preserve"> PAGEREF _Toc242783321 \h </w:instrText>
            </w:r>
            <w:r>
              <w:rPr>
                <w:noProof/>
                <w:webHidden/>
              </w:rPr>
            </w:r>
            <w:r>
              <w:rPr>
                <w:noProof/>
                <w:webHidden/>
              </w:rPr>
              <w:fldChar w:fldCharType="separate"/>
            </w:r>
            <w:r>
              <w:rPr>
                <w:noProof/>
                <w:webHidden/>
              </w:rPr>
              <w:t>116</w:t>
            </w:r>
            <w:r>
              <w:rPr>
                <w:noProof/>
                <w:webHidden/>
              </w:rPr>
              <w:fldChar w:fldCharType="end"/>
            </w:r>
          </w:hyperlink>
        </w:p>
        <w:p w:rsidR="004641F9" w:rsidRDefault="004641F9" w14:paraId="1C416ED8" w14:textId="1053B66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2">
            <w:r w:rsidRPr="00207A6E">
              <w:rPr>
                <w:rStyle w:val="Hyperlink"/>
                <w:noProof/>
                <w:lang w:val="en-US"/>
              </w:rPr>
              <w:t>2.3.2.4.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_Toc242783322 \h </w:instrText>
            </w:r>
            <w:r>
              <w:rPr>
                <w:noProof/>
                <w:webHidden/>
              </w:rPr>
            </w:r>
            <w:r>
              <w:rPr>
                <w:noProof/>
                <w:webHidden/>
              </w:rPr>
              <w:fldChar w:fldCharType="separate"/>
            </w:r>
            <w:r>
              <w:rPr>
                <w:noProof/>
                <w:webHidden/>
              </w:rPr>
              <w:t>118</w:t>
            </w:r>
            <w:r>
              <w:rPr>
                <w:noProof/>
                <w:webHidden/>
              </w:rPr>
              <w:fldChar w:fldCharType="end"/>
            </w:r>
          </w:hyperlink>
        </w:p>
        <w:p w:rsidR="004641F9" w:rsidRDefault="004641F9" w14:paraId="1546186F" w14:textId="66EA9D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3">
            <w:r w:rsidRPr="00207A6E">
              <w:rPr>
                <w:rStyle w:val="Hyperlink"/>
                <w:noProof/>
                <w:lang w:val="en-US"/>
              </w:rPr>
              <w:t>2.3.2.5.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_Toc242783323 \h </w:instrText>
            </w:r>
            <w:r>
              <w:rPr>
                <w:noProof/>
                <w:webHidden/>
              </w:rPr>
            </w:r>
            <w:r>
              <w:rPr>
                <w:noProof/>
                <w:webHidden/>
              </w:rPr>
              <w:fldChar w:fldCharType="separate"/>
            </w:r>
            <w:r>
              <w:rPr>
                <w:noProof/>
                <w:webHidden/>
              </w:rPr>
              <w:t>120</w:t>
            </w:r>
            <w:r>
              <w:rPr>
                <w:noProof/>
                <w:webHidden/>
              </w:rPr>
              <w:fldChar w:fldCharType="end"/>
            </w:r>
          </w:hyperlink>
        </w:p>
        <w:p w:rsidR="004641F9" w:rsidRDefault="004641F9" w14:paraId="3D240422" w14:textId="3972349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4">
            <w:r w:rsidRPr="00207A6E">
              <w:rPr>
                <w:rStyle w:val="Hyperlink"/>
                <w:noProof/>
                <w:lang w:val="en-US"/>
              </w:rPr>
              <w:t>2.3.2.6. Chỉ tiêu GRI 403-9 - Work-related Injuries - Thương tật do lao động</w:t>
            </w:r>
            <w:r>
              <w:rPr>
                <w:noProof/>
                <w:webHidden/>
              </w:rPr>
              <w:tab/>
            </w:r>
            <w:r>
              <w:rPr>
                <w:noProof/>
                <w:webHidden/>
              </w:rPr>
              <w:fldChar w:fldCharType="begin"/>
            </w:r>
            <w:r>
              <w:rPr>
                <w:noProof/>
                <w:webHidden/>
              </w:rPr>
              <w:instrText xml:space="preserve"> PAGEREF _Toc242783324 \h </w:instrText>
            </w:r>
            <w:r>
              <w:rPr>
                <w:noProof/>
                <w:webHidden/>
              </w:rPr>
            </w:r>
            <w:r>
              <w:rPr>
                <w:noProof/>
                <w:webHidden/>
              </w:rPr>
              <w:fldChar w:fldCharType="separate"/>
            </w:r>
            <w:r>
              <w:rPr>
                <w:noProof/>
                <w:webHidden/>
              </w:rPr>
              <w:t>131</w:t>
            </w:r>
            <w:r>
              <w:rPr>
                <w:noProof/>
                <w:webHidden/>
              </w:rPr>
              <w:fldChar w:fldCharType="end"/>
            </w:r>
          </w:hyperlink>
        </w:p>
        <w:p w:rsidR="004641F9" w:rsidRDefault="004641F9" w14:paraId="29BF73D4" w14:textId="4E8C3F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5">
            <w:r w:rsidRPr="00207A6E">
              <w:rPr>
                <w:rStyle w:val="Hyperlink"/>
                <w:noProof/>
                <w:lang w:val="en-US"/>
              </w:rPr>
              <w:t>2.3.2.7.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_Toc242783325 \h </w:instrText>
            </w:r>
            <w:r>
              <w:rPr>
                <w:noProof/>
                <w:webHidden/>
              </w:rPr>
            </w:r>
            <w:r>
              <w:rPr>
                <w:noProof/>
                <w:webHidden/>
              </w:rPr>
              <w:fldChar w:fldCharType="separate"/>
            </w:r>
            <w:r>
              <w:rPr>
                <w:noProof/>
                <w:webHidden/>
              </w:rPr>
              <w:t>134</w:t>
            </w:r>
            <w:r>
              <w:rPr>
                <w:noProof/>
                <w:webHidden/>
              </w:rPr>
              <w:fldChar w:fldCharType="end"/>
            </w:r>
          </w:hyperlink>
        </w:p>
        <w:p w:rsidR="004641F9" w:rsidRDefault="004641F9" w14:paraId="30CB5FF0" w14:textId="7CDAE0D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6">
            <w:r w:rsidRPr="00207A6E">
              <w:rPr>
                <w:rStyle w:val="Hyperlink"/>
                <w:noProof/>
                <w:lang w:val="en-US"/>
              </w:rPr>
              <w:t>2.3.2.8. Chỉ tiêu GRI 2-7 - Scale of the organization - Quy mô tổ chức</w:t>
            </w:r>
            <w:r>
              <w:rPr>
                <w:noProof/>
                <w:webHidden/>
              </w:rPr>
              <w:tab/>
            </w:r>
            <w:r>
              <w:rPr>
                <w:noProof/>
                <w:webHidden/>
              </w:rPr>
              <w:fldChar w:fldCharType="begin"/>
            </w:r>
            <w:r>
              <w:rPr>
                <w:noProof/>
                <w:webHidden/>
              </w:rPr>
              <w:instrText xml:space="preserve"> PAGEREF _Toc242783326 \h </w:instrText>
            </w:r>
            <w:r>
              <w:rPr>
                <w:noProof/>
                <w:webHidden/>
              </w:rPr>
            </w:r>
            <w:r>
              <w:rPr>
                <w:noProof/>
                <w:webHidden/>
              </w:rPr>
              <w:fldChar w:fldCharType="separate"/>
            </w:r>
            <w:r>
              <w:rPr>
                <w:noProof/>
                <w:webHidden/>
              </w:rPr>
              <w:t>137</w:t>
            </w:r>
            <w:r>
              <w:rPr>
                <w:noProof/>
                <w:webHidden/>
              </w:rPr>
              <w:fldChar w:fldCharType="end"/>
            </w:r>
          </w:hyperlink>
        </w:p>
        <w:p w:rsidR="004641F9" w:rsidRDefault="004641F9" w14:paraId="052C3E73" w14:textId="5EA2A92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7">
            <w:r w:rsidRPr="00207A6E">
              <w:rPr>
                <w:rStyle w:val="Hyperlink"/>
                <w:noProof/>
                <w:lang w:val="en-US"/>
              </w:rPr>
              <w:t>2.3.2.9.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_Toc242783327 \h </w:instrText>
            </w:r>
            <w:r>
              <w:rPr>
                <w:noProof/>
                <w:webHidden/>
              </w:rPr>
            </w:r>
            <w:r>
              <w:rPr>
                <w:noProof/>
                <w:webHidden/>
              </w:rPr>
              <w:fldChar w:fldCharType="separate"/>
            </w:r>
            <w:r>
              <w:rPr>
                <w:noProof/>
                <w:webHidden/>
              </w:rPr>
              <w:t>142</w:t>
            </w:r>
            <w:r>
              <w:rPr>
                <w:noProof/>
                <w:webHidden/>
              </w:rPr>
              <w:fldChar w:fldCharType="end"/>
            </w:r>
          </w:hyperlink>
        </w:p>
        <w:p w:rsidR="004641F9" w:rsidRDefault="004641F9" w14:paraId="0D648777" w14:textId="3D9DFC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8">
            <w:r w:rsidRPr="00207A6E">
              <w:rPr>
                <w:rStyle w:val="Hyperlink"/>
                <w:noProof/>
                <w:lang w:val="en-US"/>
              </w:rPr>
              <w:t>2.3.2.10.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_Toc242783328 \h </w:instrText>
            </w:r>
            <w:r>
              <w:rPr>
                <w:noProof/>
                <w:webHidden/>
              </w:rPr>
            </w:r>
            <w:r>
              <w:rPr>
                <w:noProof/>
                <w:webHidden/>
              </w:rPr>
              <w:fldChar w:fldCharType="separate"/>
            </w:r>
            <w:r>
              <w:rPr>
                <w:noProof/>
                <w:webHidden/>
              </w:rPr>
              <w:t>145</w:t>
            </w:r>
            <w:r>
              <w:rPr>
                <w:noProof/>
                <w:webHidden/>
              </w:rPr>
              <w:fldChar w:fldCharType="end"/>
            </w:r>
          </w:hyperlink>
        </w:p>
        <w:p w:rsidR="004641F9" w:rsidRDefault="004641F9" w14:paraId="64AD90DB" w14:textId="159C82EC">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9">
            <w:r w:rsidRPr="00207A6E">
              <w:rPr>
                <w:rStyle w:val="Hyperlink"/>
                <w:noProof/>
                <w:lang w:val="en-US"/>
              </w:rPr>
              <w:t>2.4. Khách hàng</w:t>
            </w:r>
            <w:r>
              <w:rPr>
                <w:noProof/>
                <w:webHidden/>
              </w:rPr>
              <w:tab/>
            </w:r>
            <w:r>
              <w:rPr>
                <w:noProof/>
                <w:webHidden/>
              </w:rPr>
              <w:fldChar w:fldCharType="begin"/>
            </w:r>
            <w:r>
              <w:rPr>
                <w:noProof/>
                <w:webHidden/>
              </w:rPr>
              <w:instrText xml:space="preserve"> PAGEREF _Toc242783329 \h </w:instrText>
            </w:r>
            <w:r>
              <w:rPr>
                <w:noProof/>
                <w:webHidden/>
              </w:rPr>
            </w:r>
            <w:r>
              <w:rPr>
                <w:noProof/>
                <w:webHidden/>
              </w:rPr>
              <w:fldChar w:fldCharType="separate"/>
            </w:r>
            <w:r>
              <w:rPr>
                <w:noProof/>
                <w:webHidden/>
              </w:rPr>
              <w:t>146</w:t>
            </w:r>
            <w:r>
              <w:rPr>
                <w:noProof/>
                <w:webHidden/>
              </w:rPr>
              <w:fldChar w:fldCharType="end"/>
            </w:r>
          </w:hyperlink>
        </w:p>
        <w:p w:rsidR="004641F9" w:rsidRDefault="004641F9" w14:paraId="719B1D56" w14:textId="1E9FB74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0">
            <w:r w:rsidRPr="00207A6E">
              <w:rPr>
                <w:rStyle w:val="Hyperlink"/>
                <w:noProof/>
                <w:lang w:val="en-US"/>
              </w:rPr>
              <w:t>2.4.1. Danh sách chỉ tiêu</w:t>
            </w:r>
            <w:r>
              <w:rPr>
                <w:noProof/>
                <w:webHidden/>
              </w:rPr>
              <w:tab/>
            </w:r>
            <w:r>
              <w:rPr>
                <w:noProof/>
                <w:webHidden/>
              </w:rPr>
              <w:fldChar w:fldCharType="begin"/>
            </w:r>
            <w:r>
              <w:rPr>
                <w:noProof/>
                <w:webHidden/>
              </w:rPr>
              <w:instrText xml:space="preserve"> PAGEREF _Toc242783330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66C16F24" w14:textId="01918C2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1">
            <w:r w:rsidRPr="00207A6E">
              <w:rPr>
                <w:rStyle w:val="Hyperlink"/>
                <w:noProof/>
                <w:lang w:val="en-US"/>
              </w:rPr>
              <w:t>2.4.1.1.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_Toc242783331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25D19E82" w14:textId="3FC5EC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2">
            <w:r w:rsidRPr="00207A6E">
              <w:rPr>
                <w:rStyle w:val="Hyperlink"/>
                <w:noProof/>
                <w:lang w:val="en-US"/>
              </w:rPr>
              <w:t>2.4.1.2. Chỉ tiêu Airline B-2 - Customer engagement - Tương tác khách hàng</w:t>
            </w:r>
            <w:r>
              <w:rPr>
                <w:noProof/>
                <w:webHidden/>
              </w:rPr>
              <w:tab/>
            </w:r>
            <w:r>
              <w:rPr>
                <w:noProof/>
                <w:webHidden/>
              </w:rPr>
              <w:fldChar w:fldCharType="begin"/>
            </w:r>
            <w:r>
              <w:rPr>
                <w:noProof/>
                <w:webHidden/>
              </w:rPr>
              <w:instrText xml:space="preserve"> PAGEREF _Toc242783332 \h </w:instrText>
            </w:r>
            <w:r>
              <w:rPr>
                <w:noProof/>
                <w:webHidden/>
              </w:rPr>
            </w:r>
            <w:r>
              <w:rPr>
                <w:noProof/>
                <w:webHidden/>
              </w:rPr>
              <w:fldChar w:fldCharType="separate"/>
            </w:r>
            <w:r>
              <w:rPr>
                <w:noProof/>
                <w:webHidden/>
              </w:rPr>
              <w:t>148</w:t>
            </w:r>
            <w:r>
              <w:rPr>
                <w:noProof/>
                <w:webHidden/>
              </w:rPr>
              <w:fldChar w:fldCharType="end"/>
            </w:r>
          </w:hyperlink>
        </w:p>
        <w:p w:rsidR="004641F9" w:rsidRDefault="004641F9" w14:paraId="75BAA050" w14:textId="00EC73F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3">
            <w:r w:rsidRPr="00207A6E">
              <w:rPr>
                <w:rStyle w:val="Hyperlink"/>
                <w:noProof/>
                <w:lang w:val="en-US"/>
              </w:rPr>
              <w:t>2.4.1.3.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_Toc242783333 \h </w:instrText>
            </w:r>
            <w:r>
              <w:rPr>
                <w:noProof/>
                <w:webHidden/>
              </w:rPr>
            </w:r>
            <w:r>
              <w:rPr>
                <w:noProof/>
                <w:webHidden/>
              </w:rPr>
              <w:fldChar w:fldCharType="separate"/>
            </w:r>
            <w:r>
              <w:rPr>
                <w:noProof/>
                <w:webHidden/>
              </w:rPr>
              <w:t>149</w:t>
            </w:r>
            <w:r>
              <w:rPr>
                <w:noProof/>
                <w:webHidden/>
              </w:rPr>
              <w:fldChar w:fldCharType="end"/>
            </w:r>
          </w:hyperlink>
        </w:p>
        <w:p w:rsidR="004641F9" w:rsidRDefault="004641F9" w14:paraId="13A51B05" w14:textId="003B65E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4">
            <w:r w:rsidRPr="00207A6E">
              <w:rPr>
                <w:rStyle w:val="Hyperlink"/>
                <w:noProof/>
                <w:lang w:val="en-US"/>
              </w:rPr>
              <w:t>2.4.1.4.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_Toc242783334 \h </w:instrText>
            </w:r>
            <w:r>
              <w:rPr>
                <w:noProof/>
                <w:webHidden/>
              </w:rPr>
            </w:r>
            <w:r>
              <w:rPr>
                <w:noProof/>
                <w:webHidden/>
              </w:rPr>
              <w:fldChar w:fldCharType="separate"/>
            </w:r>
            <w:r>
              <w:rPr>
                <w:noProof/>
                <w:webHidden/>
              </w:rPr>
              <w:t>151</w:t>
            </w:r>
            <w:r>
              <w:rPr>
                <w:noProof/>
                <w:webHidden/>
              </w:rPr>
              <w:fldChar w:fldCharType="end"/>
            </w:r>
          </w:hyperlink>
        </w:p>
        <w:p w:rsidR="004641F9" w:rsidRDefault="004641F9" w14:paraId="400A4F54" w14:textId="03F7B43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5">
            <w:r w:rsidRPr="00207A6E">
              <w:rPr>
                <w:rStyle w:val="Hyperlink"/>
                <w:noProof/>
                <w:lang w:val="en-US"/>
              </w:rPr>
              <w:t>2.4.1.5.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_Toc242783335 \h </w:instrText>
            </w:r>
            <w:r>
              <w:rPr>
                <w:noProof/>
                <w:webHidden/>
              </w:rPr>
            </w:r>
            <w:r>
              <w:rPr>
                <w:noProof/>
                <w:webHidden/>
              </w:rPr>
              <w:fldChar w:fldCharType="separate"/>
            </w:r>
            <w:r>
              <w:rPr>
                <w:noProof/>
                <w:webHidden/>
              </w:rPr>
              <w:t>152</w:t>
            </w:r>
            <w:r>
              <w:rPr>
                <w:noProof/>
                <w:webHidden/>
              </w:rPr>
              <w:fldChar w:fldCharType="end"/>
            </w:r>
          </w:hyperlink>
        </w:p>
        <w:p w:rsidR="004641F9" w:rsidRDefault="004641F9" w14:paraId="6692326A" w14:textId="348B039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6">
            <w:r w:rsidRPr="00207A6E">
              <w:rPr>
                <w:rStyle w:val="Hyperlink"/>
                <w:noProof/>
                <w:lang w:val="en-US"/>
              </w:rPr>
              <w:t>2.4.1.6.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_Toc242783336 \h </w:instrText>
            </w:r>
            <w:r>
              <w:rPr>
                <w:noProof/>
                <w:webHidden/>
              </w:rPr>
            </w:r>
            <w:r>
              <w:rPr>
                <w:noProof/>
                <w:webHidden/>
              </w:rPr>
              <w:fldChar w:fldCharType="separate"/>
            </w:r>
            <w:r>
              <w:rPr>
                <w:noProof/>
                <w:webHidden/>
              </w:rPr>
              <w:t>154</w:t>
            </w:r>
            <w:r>
              <w:rPr>
                <w:noProof/>
                <w:webHidden/>
              </w:rPr>
              <w:fldChar w:fldCharType="end"/>
            </w:r>
          </w:hyperlink>
        </w:p>
        <w:p w:rsidR="004641F9" w:rsidRDefault="004641F9" w14:paraId="11A4F1BD" w14:textId="7B4CB1B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7">
            <w:r w:rsidRPr="00207A6E">
              <w:rPr>
                <w:rStyle w:val="Hyperlink"/>
                <w:noProof/>
                <w:lang w:val="en-US"/>
              </w:rPr>
              <w:t>2.4.1.7.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_Toc242783337 \h </w:instrText>
            </w:r>
            <w:r>
              <w:rPr>
                <w:noProof/>
                <w:webHidden/>
              </w:rPr>
            </w:r>
            <w:r>
              <w:rPr>
                <w:noProof/>
                <w:webHidden/>
              </w:rPr>
              <w:fldChar w:fldCharType="separate"/>
            </w:r>
            <w:r>
              <w:rPr>
                <w:noProof/>
                <w:webHidden/>
              </w:rPr>
              <w:t>155</w:t>
            </w:r>
            <w:r>
              <w:rPr>
                <w:noProof/>
                <w:webHidden/>
              </w:rPr>
              <w:fldChar w:fldCharType="end"/>
            </w:r>
          </w:hyperlink>
        </w:p>
        <w:p w:rsidR="004641F9" w:rsidRDefault="004641F9" w14:paraId="7FDAA258" w14:textId="6094F43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8">
            <w:r w:rsidRPr="00207A6E">
              <w:rPr>
                <w:rStyle w:val="Hyperlink"/>
                <w:noProof/>
                <w:lang w:val="en-US"/>
              </w:rPr>
              <w:t>2.4.1.8.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_Toc242783338 \h </w:instrText>
            </w:r>
            <w:r>
              <w:rPr>
                <w:noProof/>
                <w:webHidden/>
              </w:rPr>
            </w:r>
            <w:r>
              <w:rPr>
                <w:noProof/>
                <w:webHidden/>
              </w:rPr>
              <w:fldChar w:fldCharType="separate"/>
            </w:r>
            <w:r>
              <w:rPr>
                <w:noProof/>
                <w:webHidden/>
              </w:rPr>
              <w:t>156</w:t>
            </w:r>
            <w:r>
              <w:rPr>
                <w:noProof/>
                <w:webHidden/>
              </w:rPr>
              <w:fldChar w:fldCharType="end"/>
            </w:r>
          </w:hyperlink>
        </w:p>
        <w:p w:rsidR="004641F9" w:rsidRDefault="004641F9" w14:paraId="0192FD23" w14:textId="02001F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9">
            <w:r w:rsidRPr="00207A6E">
              <w:rPr>
                <w:rStyle w:val="Hyperlink"/>
                <w:noProof/>
                <w:lang w:val="en-US"/>
              </w:rPr>
              <w:t>2.4.1.9.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_Toc242783339 \h </w:instrText>
            </w:r>
            <w:r>
              <w:rPr>
                <w:noProof/>
                <w:webHidden/>
              </w:rPr>
            </w:r>
            <w:r>
              <w:rPr>
                <w:noProof/>
                <w:webHidden/>
              </w:rPr>
              <w:fldChar w:fldCharType="separate"/>
            </w:r>
            <w:r>
              <w:rPr>
                <w:noProof/>
                <w:webHidden/>
              </w:rPr>
              <w:t>157</w:t>
            </w:r>
            <w:r>
              <w:rPr>
                <w:noProof/>
                <w:webHidden/>
              </w:rPr>
              <w:fldChar w:fldCharType="end"/>
            </w:r>
          </w:hyperlink>
        </w:p>
        <w:p w:rsidR="004641F9" w:rsidRDefault="004641F9" w14:paraId="7F05E23B" w14:textId="74184D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0">
            <w:r w:rsidRPr="00207A6E">
              <w:rPr>
                <w:rStyle w:val="Hyperlink"/>
                <w:noProof/>
                <w:lang w:val="en-US"/>
              </w:rPr>
              <w:t>2.4.2. Nội dung chỉ tiêu con</w:t>
            </w:r>
            <w:r>
              <w:rPr>
                <w:noProof/>
                <w:webHidden/>
              </w:rPr>
              <w:tab/>
            </w:r>
            <w:r>
              <w:rPr>
                <w:noProof/>
                <w:webHidden/>
              </w:rPr>
              <w:fldChar w:fldCharType="begin"/>
            </w:r>
            <w:r>
              <w:rPr>
                <w:noProof/>
                <w:webHidden/>
              </w:rPr>
              <w:instrText xml:space="preserve"> PAGEREF _Toc242783340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1FC4EC52" w14:textId="36E9AD5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1">
            <w:r w:rsidRPr="00207A6E">
              <w:rPr>
                <w:rStyle w:val="Hyperlink"/>
                <w:noProof/>
                <w:lang w:val="en-US"/>
              </w:rPr>
              <w:t>2.4.2.1.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_Toc242783341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60AAC09B" w14:textId="5B7AFC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2">
            <w:r w:rsidRPr="00207A6E">
              <w:rPr>
                <w:rStyle w:val="Hyperlink"/>
                <w:noProof/>
                <w:lang w:val="en-US"/>
              </w:rPr>
              <w:t>2.4.2.2. Chỉ tiêu Airline B-2 - Customer engagement - Tương tác khách hàng</w:t>
            </w:r>
            <w:r>
              <w:rPr>
                <w:noProof/>
                <w:webHidden/>
              </w:rPr>
              <w:tab/>
            </w:r>
            <w:r>
              <w:rPr>
                <w:noProof/>
                <w:webHidden/>
              </w:rPr>
              <w:fldChar w:fldCharType="begin"/>
            </w:r>
            <w:r>
              <w:rPr>
                <w:noProof/>
                <w:webHidden/>
              </w:rPr>
              <w:instrText xml:space="preserve"> PAGEREF _Toc242783342 \h </w:instrText>
            </w:r>
            <w:r>
              <w:rPr>
                <w:noProof/>
                <w:webHidden/>
              </w:rPr>
            </w:r>
            <w:r>
              <w:rPr>
                <w:noProof/>
                <w:webHidden/>
              </w:rPr>
              <w:fldChar w:fldCharType="separate"/>
            </w:r>
            <w:r>
              <w:rPr>
                <w:noProof/>
                <w:webHidden/>
              </w:rPr>
              <w:t>163</w:t>
            </w:r>
            <w:r>
              <w:rPr>
                <w:noProof/>
                <w:webHidden/>
              </w:rPr>
              <w:fldChar w:fldCharType="end"/>
            </w:r>
          </w:hyperlink>
        </w:p>
        <w:p w:rsidR="004641F9" w:rsidRDefault="004641F9" w14:paraId="11ABEAB4" w14:textId="00448EE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3">
            <w:r w:rsidRPr="00207A6E">
              <w:rPr>
                <w:rStyle w:val="Hyperlink"/>
                <w:noProof/>
                <w:lang w:val="en-US"/>
              </w:rPr>
              <w:t>2.4.2.3.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_Toc242783343 \h </w:instrText>
            </w:r>
            <w:r>
              <w:rPr>
                <w:noProof/>
                <w:webHidden/>
              </w:rPr>
            </w:r>
            <w:r>
              <w:rPr>
                <w:noProof/>
                <w:webHidden/>
              </w:rPr>
              <w:fldChar w:fldCharType="separate"/>
            </w:r>
            <w:r>
              <w:rPr>
                <w:noProof/>
                <w:webHidden/>
              </w:rPr>
              <w:t>165</w:t>
            </w:r>
            <w:r>
              <w:rPr>
                <w:noProof/>
                <w:webHidden/>
              </w:rPr>
              <w:fldChar w:fldCharType="end"/>
            </w:r>
          </w:hyperlink>
        </w:p>
        <w:p w:rsidR="004641F9" w:rsidRDefault="004641F9" w14:paraId="0B57C08E" w14:textId="71678B4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4">
            <w:r w:rsidRPr="00207A6E">
              <w:rPr>
                <w:rStyle w:val="Hyperlink"/>
                <w:noProof/>
                <w:lang w:val="en-US"/>
              </w:rPr>
              <w:t>2.4.2.4.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_Toc242783344 \h </w:instrText>
            </w:r>
            <w:r>
              <w:rPr>
                <w:noProof/>
                <w:webHidden/>
              </w:rPr>
            </w:r>
            <w:r>
              <w:rPr>
                <w:noProof/>
                <w:webHidden/>
              </w:rPr>
              <w:fldChar w:fldCharType="separate"/>
            </w:r>
            <w:r>
              <w:rPr>
                <w:noProof/>
                <w:webHidden/>
              </w:rPr>
              <w:t>172</w:t>
            </w:r>
            <w:r>
              <w:rPr>
                <w:noProof/>
                <w:webHidden/>
              </w:rPr>
              <w:fldChar w:fldCharType="end"/>
            </w:r>
          </w:hyperlink>
        </w:p>
        <w:p w:rsidR="004641F9" w:rsidRDefault="004641F9" w14:paraId="4082ADCD" w14:textId="08F10FD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5">
            <w:r w:rsidRPr="00207A6E">
              <w:rPr>
                <w:rStyle w:val="Hyperlink"/>
                <w:noProof/>
                <w:lang w:val="en-US"/>
              </w:rPr>
              <w:t>2.4.2.5.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_Toc242783345 \h </w:instrText>
            </w:r>
            <w:r>
              <w:rPr>
                <w:noProof/>
                <w:webHidden/>
              </w:rPr>
            </w:r>
            <w:r>
              <w:rPr>
                <w:noProof/>
                <w:webHidden/>
              </w:rPr>
              <w:fldChar w:fldCharType="separate"/>
            </w:r>
            <w:r>
              <w:rPr>
                <w:noProof/>
                <w:webHidden/>
              </w:rPr>
              <w:t>176</w:t>
            </w:r>
            <w:r>
              <w:rPr>
                <w:noProof/>
                <w:webHidden/>
              </w:rPr>
              <w:fldChar w:fldCharType="end"/>
            </w:r>
          </w:hyperlink>
        </w:p>
        <w:p w:rsidR="004641F9" w:rsidRDefault="004641F9" w14:paraId="70525D5F" w14:textId="599927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6">
            <w:r w:rsidRPr="00207A6E">
              <w:rPr>
                <w:rStyle w:val="Hyperlink"/>
                <w:noProof/>
                <w:lang w:val="en-US"/>
              </w:rPr>
              <w:t>2.4.2.6.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_Toc242783346 \h </w:instrText>
            </w:r>
            <w:r>
              <w:rPr>
                <w:noProof/>
                <w:webHidden/>
              </w:rPr>
            </w:r>
            <w:r>
              <w:rPr>
                <w:noProof/>
                <w:webHidden/>
              </w:rPr>
              <w:fldChar w:fldCharType="separate"/>
            </w:r>
            <w:r>
              <w:rPr>
                <w:noProof/>
                <w:webHidden/>
              </w:rPr>
              <w:t>178</w:t>
            </w:r>
            <w:r>
              <w:rPr>
                <w:noProof/>
                <w:webHidden/>
              </w:rPr>
              <w:fldChar w:fldCharType="end"/>
            </w:r>
          </w:hyperlink>
        </w:p>
        <w:p w:rsidR="004641F9" w:rsidRDefault="004641F9" w14:paraId="22D505CB" w14:textId="11D8975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7">
            <w:r w:rsidRPr="00207A6E">
              <w:rPr>
                <w:rStyle w:val="Hyperlink"/>
                <w:noProof/>
                <w:lang w:val="en-US"/>
              </w:rPr>
              <w:t>2.4.2.7.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_Toc242783347 \h </w:instrText>
            </w:r>
            <w:r>
              <w:rPr>
                <w:noProof/>
                <w:webHidden/>
              </w:rPr>
            </w:r>
            <w:r>
              <w:rPr>
                <w:noProof/>
                <w:webHidden/>
              </w:rPr>
              <w:fldChar w:fldCharType="separate"/>
            </w:r>
            <w:r>
              <w:rPr>
                <w:noProof/>
                <w:webHidden/>
              </w:rPr>
              <w:t>180</w:t>
            </w:r>
            <w:r>
              <w:rPr>
                <w:noProof/>
                <w:webHidden/>
              </w:rPr>
              <w:fldChar w:fldCharType="end"/>
            </w:r>
          </w:hyperlink>
        </w:p>
        <w:p w:rsidR="004641F9" w:rsidRDefault="004641F9" w14:paraId="614BEF05" w14:textId="0877AC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8">
            <w:r w:rsidRPr="00207A6E">
              <w:rPr>
                <w:rStyle w:val="Hyperlink"/>
                <w:noProof/>
                <w:lang w:val="en-US"/>
              </w:rPr>
              <w:t>2.4.2.8.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_Toc242783348 \h </w:instrText>
            </w:r>
            <w:r>
              <w:rPr>
                <w:noProof/>
                <w:webHidden/>
              </w:rPr>
            </w:r>
            <w:r>
              <w:rPr>
                <w:noProof/>
                <w:webHidden/>
              </w:rPr>
              <w:fldChar w:fldCharType="separate"/>
            </w:r>
            <w:r>
              <w:rPr>
                <w:noProof/>
                <w:webHidden/>
              </w:rPr>
              <w:t>181</w:t>
            </w:r>
            <w:r>
              <w:rPr>
                <w:noProof/>
                <w:webHidden/>
              </w:rPr>
              <w:fldChar w:fldCharType="end"/>
            </w:r>
          </w:hyperlink>
        </w:p>
        <w:p w:rsidR="004641F9" w:rsidRDefault="004641F9" w14:paraId="391D8E73" w14:textId="5959E51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9">
            <w:r w:rsidRPr="00207A6E">
              <w:rPr>
                <w:rStyle w:val="Hyperlink"/>
                <w:noProof/>
                <w:lang w:val="en-US"/>
              </w:rPr>
              <w:t>2.4.2.9.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_Toc242783349 \h </w:instrText>
            </w:r>
            <w:r>
              <w:rPr>
                <w:noProof/>
                <w:webHidden/>
              </w:rPr>
            </w:r>
            <w:r>
              <w:rPr>
                <w:noProof/>
                <w:webHidden/>
              </w:rPr>
              <w:fldChar w:fldCharType="separate"/>
            </w:r>
            <w:r>
              <w:rPr>
                <w:noProof/>
                <w:webHidden/>
              </w:rPr>
              <w:t>185</w:t>
            </w:r>
            <w:r>
              <w:rPr>
                <w:noProof/>
                <w:webHidden/>
              </w:rPr>
              <w:fldChar w:fldCharType="end"/>
            </w:r>
          </w:hyperlink>
        </w:p>
        <w:p w:rsidR="004641F9" w:rsidRDefault="004641F9" w14:paraId="3DEEA061" w14:textId="50ADC9D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0">
            <w:r w:rsidRPr="00207A6E">
              <w:rPr>
                <w:rStyle w:val="Hyperlink"/>
                <w:noProof/>
                <w:lang w:val="en-US"/>
              </w:rPr>
              <w:t>2.5. Nhà cung cấp</w:t>
            </w:r>
            <w:r>
              <w:rPr>
                <w:noProof/>
                <w:webHidden/>
              </w:rPr>
              <w:tab/>
            </w:r>
            <w:r>
              <w:rPr>
                <w:noProof/>
                <w:webHidden/>
              </w:rPr>
              <w:fldChar w:fldCharType="begin"/>
            </w:r>
            <w:r>
              <w:rPr>
                <w:noProof/>
                <w:webHidden/>
              </w:rPr>
              <w:instrText xml:space="preserve"> PAGEREF _Toc242783350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068B7179" w14:textId="4AA5B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1">
            <w:r w:rsidRPr="00207A6E">
              <w:rPr>
                <w:rStyle w:val="Hyperlink"/>
                <w:noProof/>
                <w:lang w:val="en-US"/>
              </w:rPr>
              <w:t>2.5.1. Danh sách chỉ tiêu</w:t>
            </w:r>
            <w:r>
              <w:rPr>
                <w:noProof/>
                <w:webHidden/>
              </w:rPr>
              <w:tab/>
            </w:r>
            <w:r>
              <w:rPr>
                <w:noProof/>
                <w:webHidden/>
              </w:rPr>
              <w:fldChar w:fldCharType="begin"/>
            </w:r>
            <w:r>
              <w:rPr>
                <w:noProof/>
                <w:webHidden/>
              </w:rPr>
              <w:instrText xml:space="preserve"> PAGEREF _Toc242783351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2E8CE655" w14:textId="3E6D8F6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2">
            <w:r w:rsidRPr="00207A6E">
              <w:rPr>
                <w:rStyle w:val="Hyperlink"/>
                <w:noProof/>
                <w:lang w:val="en-US"/>
              </w:rPr>
              <w:t>2.5.1.1.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_Toc242783352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6E6D0745" w14:textId="35B32A6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3">
            <w:r w:rsidRPr="00207A6E">
              <w:rPr>
                <w:rStyle w:val="Hyperlink"/>
                <w:noProof/>
                <w:lang w:val="en-US"/>
              </w:rPr>
              <w:t>2.5.2. Nội dung chỉ tiêu con</w:t>
            </w:r>
            <w:r>
              <w:rPr>
                <w:noProof/>
                <w:webHidden/>
              </w:rPr>
              <w:tab/>
            </w:r>
            <w:r>
              <w:rPr>
                <w:noProof/>
                <w:webHidden/>
              </w:rPr>
              <w:fldChar w:fldCharType="begin"/>
            </w:r>
            <w:r>
              <w:rPr>
                <w:noProof/>
                <w:webHidden/>
              </w:rPr>
              <w:instrText xml:space="preserve"> PAGEREF _Toc242783353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67BCCB57" w14:textId="6CE134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4">
            <w:r w:rsidRPr="00207A6E">
              <w:rPr>
                <w:rStyle w:val="Hyperlink"/>
                <w:noProof/>
                <w:lang w:val="en-US"/>
              </w:rPr>
              <w:t>2.5.2.1.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_Toc242783354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50D1AA63" w14:textId="1D8783F7">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5">
            <w:r w:rsidRPr="00207A6E">
              <w:rPr>
                <w:rStyle w:val="Hyperlink"/>
                <w:noProof/>
                <w:lang w:val="en-US"/>
              </w:rPr>
              <w:t>3. YÊU CẦU TÍCH HỢP</w:t>
            </w:r>
            <w:r>
              <w:rPr>
                <w:noProof/>
                <w:webHidden/>
              </w:rPr>
              <w:tab/>
            </w:r>
            <w:r>
              <w:rPr>
                <w:noProof/>
                <w:webHidden/>
              </w:rPr>
              <w:fldChar w:fldCharType="begin"/>
            </w:r>
            <w:r>
              <w:rPr>
                <w:noProof/>
                <w:webHidden/>
              </w:rPr>
              <w:instrText xml:space="preserve"> PAGEREF _Toc242783355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16827361" w14:textId="5A19C2FF">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6">
            <w:r w:rsidRPr="00207A6E">
              <w:rPr>
                <w:rStyle w:val="Hyperlink"/>
                <w:noProof/>
                <w:lang w:val="en-US"/>
              </w:rPr>
              <w:t>3.1. Yêu cầu tổng quan về các nguồn tích hợp</w:t>
            </w:r>
            <w:r>
              <w:rPr>
                <w:noProof/>
                <w:webHidden/>
              </w:rPr>
              <w:tab/>
            </w:r>
            <w:r>
              <w:rPr>
                <w:noProof/>
                <w:webHidden/>
              </w:rPr>
              <w:fldChar w:fldCharType="begin"/>
            </w:r>
            <w:r>
              <w:rPr>
                <w:noProof/>
                <w:webHidden/>
              </w:rPr>
              <w:instrText xml:space="preserve"> PAGEREF _Toc242783356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25911ACB" w14:textId="129EAF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7">
            <w:r w:rsidRPr="00207A6E">
              <w:rPr>
                <w:rStyle w:val="Hyperlink"/>
                <w:noProof/>
                <w:lang w:val="en-US"/>
              </w:rPr>
              <w:t>3.2. Mapping dữ liệu nguồn</w:t>
            </w:r>
            <w:r>
              <w:rPr>
                <w:noProof/>
                <w:webHidden/>
              </w:rPr>
              <w:tab/>
            </w:r>
            <w:r>
              <w:rPr>
                <w:noProof/>
                <w:webHidden/>
              </w:rPr>
              <w:fldChar w:fldCharType="begin"/>
            </w:r>
            <w:r>
              <w:rPr>
                <w:noProof/>
                <w:webHidden/>
              </w:rPr>
              <w:instrText xml:space="preserve"> PAGEREF _Toc242783357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4ABDAD52" w14:textId="057E944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8">
            <w:r w:rsidRPr="00207A6E">
              <w:rPr>
                <w:rStyle w:val="Hyperlink"/>
                <w:noProof/>
                <w:lang w:val="en-US"/>
              </w:rPr>
              <w:t>3.2.1. Nguồn tự động</w:t>
            </w:r>
            <w:r>
              <w:rPr>
                <w:noProof/>
                <w:webHidden/>
              </w:rPr>
              <w:tab/>
            </w:r>
            <w:r>
              <w:rPr>
                <w:noProof/>
                <w:webHidden/>
              </w:rPr>
              <w:fldChar w:fldCharType="begin"/>
            </w:r>
            <w:r>
              <w:rPr>
                <w:noProof/>
                <w:webHidden/>
              </w:rPr>
              <w:instrText xml:space="preserve"> PAGEREF _Toc242783358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69AEF8E1" w14:textId="04BDE29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9">
            <w:r w:rsidRPr="00207A6E">
              <w:rPr>
                <w:rStyle w:val="Hyperlink"/>
                <w:noProof/>
                <w:lang w:val="en-US"/>
              </w:rPr>
              <w:t>3.2.2. Import thủ công</w:t>
            </w:r>
            <w:r>
              <w:rPr>
                <w:noProof/>
                <w:webHidden/>
              </w:rPr>
              <w:tab/>
            </w:r>
            <w:r>
              <w:rPr>
                <w:noProof/>
                <w:webHidden/>
              </w:rPr>
              <w:fldChar w:fldCharType="begin"/>
            </w:r>
            <w:r>
              <w:rPr>
                <w:noProof/>
                <w:webHidden/>
              </w:rPr>
              <w:instrText xml:space="preserve"> PAGEREF _Toc242783359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788EC4A0" w14:textId="4838BBB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0">
            <w:r w:rsidRPr="00207A6E">
              <w:rPr>
                <w:rStyle w:val="Hyperlink"/>
                <w:noProof/>
                <w:lang w:val="en-US"/>
              </w:rPr>
              <w:t>3.3. Chuẩn hóa dữ liệu tích hợp</w:t>
            </w:r>
            <w:r>
              <w:rPr>
                <w:noProof/>
                <w:webHidden/>
              </w:rPr>
              <w:tab/>
            </w:r>
            <w:r>
              <w:rPr>
                <w:noProof/>
                <w:webHidden/>
              </w:rPr>
              <w:fldChar w:fldCharType="begin"/>
            </w:r>
            <w:r>
              <w:rPr>
                <w:noProof/>
                <w:webHidden/>
              </w:rPr>
              <w:instrText xml:space="preserve"> PAGEREF _Toc242783360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181A15C1" w14:textId="1C2641C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1">
            <w:r w:rsidRPr="00207A6E">
              <w:rPr>
                <w:rStyle w:val="Hyperlink"/>
                <w:noProof/>
                <w:lang w:val="en-US"/>
              </w:rPr>
              <w:t>3.3.1. Chuẩn hóa dữ liệu Import thủ công Tỷ lệ</w:t>
            </w:r>
            <w:r>
              <w:rPr>
                <w:noProof/>
                <w:webHidden/>
              </w:rPr>
              <w:tab/>
            </w:r>
            <w:r>
              <w:rPr>
                <w:noProof/>
                <w:webHidden/>
              </w:rPr>
              <w:fldChar w:fldCharType="begin"/>
            </w:r>
            <w:r>
              <w:rPr>
                <w:noProof/>
                <w:webHidden/>
              </w:rPr>
              <w:instrText xml:space="preserve"> PAGEREF _Toc242783361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3BC148AF" w14:textId="349108B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2">
            <w:r w:rsidRPr="00207A6E">
              <w:rPr>
                <w:rStyle w:val="Hyperlink"/>
                <w:noProof/>
                <w:lang w:val="en-US"/>
              </w:rPr>
              <w:t>3.3.2. Luồng dữ liệu (Data flow)</w:t>
            </w:r>
            <w:r>
              <w:rPr>
                <w:noProof/>
                <w:webHidden/>
              </w:rPr>
              <w:tab/>
            </w:r>
            <w:r>
              <w:rPr>
                <w:noProof/>
                <w:webHidden/>
              </w:rPr>
              <w:fldChar w:fldCharType="begin"/>
            </w:r>
            <w:r>
              <w:rPr>
                <w:noProof/>
                <w:webHidden/>
              </w:rPr>
              <w:instrText xml:space="preserve"> PAGEREF _Toc242783362 \h </w:instrText>
            </w:r>
            <w:r>
              <w:rPr>
                <w:noProof/>
                <w:webHidden/>
              </w:rPr>
            </w:r>
            <w:r>
              <w:rPr>
                <w:noProof/>
                <w:webHidden/>
              </w:rPr>
              <w:fldChar w:fldCharType="separate"/>
            </w:r>
            <w:r>
              <w:rPr>
                <w:noProof/>
                <w:webHidden/>
              </w:rPr>
              <w:t>203</w:t>
            </w:r>
            <w:r>
              <w:rPr>
                <w:noProof/>
                <w:webHidden/>
              </w:rPr>
              <w:fldChar w:fldCharType="end"/>
            </w:r>
          </w:hyperlink>
        </w:p>
        <w:p w:rsidR="004641F9" w:rsidRDefault="004641F9" w14:paraId="010E2490" w14:textId="3D40350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3">
            <w:r w:rsidRPr="00207A6E">
              <w:rPr>
                <w:rStyle w:val="Hyperlink"/>
                <w:noProof/>
                <w:lang w:val="en-US"/>
              </w:rPr>
              <w:t>3.3.3. Yêu cầu theo dõi giám sát dữ liệu tích hợp</w:t>
            </w:r>
            <w:r>
              <w:rPr>
                <w:noProof/>
                <w:webHidden/>
              </w:rPr>
              <w:tab/>
            </w:r>
            <w:r>
              <w:rPr>
                <w:noProof/>
                <w:webHidden/>
              </w:rPr>
              <w:fldChar w:fldCharType="begin"/>
            </w:r>
            <w:r>
              <w:rPr>
                <w:noProof/>
                <w:webHidden/>
              </w:rPr>
              <w:instrText xml:space="preserve"> PAGEREF _Toc242783363 \h </w:instrText>
            </w:r>
            <w:r>
              <w:rPr>
                <w:noProof/>
                <w:webHidden/>
              </w:rPr>
            </w:r>
            <w:r>
              <w:rPr>
                <w:noProof/>
                <w:webHidden/>
              </w:rPr>
              <w:fldChar w:fldCharType="separate"/>
            </w:r>
            <w:r>
              <w:rPr>
                <w:noProof/>
                <w:webHidden/>
              </w:rPr>
              <w:t>204</w:t>
            </w:r>
            <w:r>
              <w:rPr>
                <w:noProof/>
                <w:webHidden/>
              </w:rPr>
              <w:fldChar w:fldCharType="end"/>
            </w:r>
          </w:hyperlink>
        </w:p>
        <w:p w:rsidR="004641F9" w:rsidRDefault="004641F9" w14:paraId="169D6AA0" w14:textId="0513B79A">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4">
            <w:r w:rsidRPr="00207A6E">
              <w:rPr>
                <w:rStyle w:val="Hyperlink"/>
                <w:noProof/>
                <w:lang w:val="en-US"/>
              </w:rPr>
              <w:t>4. YÊU CẦU HỆ THỐNG PHẦN MỀM</w:t>
            </w:r>
            <w:r>
              <w:rPr>
                <w:noProof/>
                <w:webHidden/>
              </w:rPr>
              <w:tab/>
            </w:r>
            <w:r>
              <w:rPr>
                <w:noProof/>
                <w:webHidden/>
              </w:rPr>
              <w:fldChar w:fldCharType="begin"/>
            </w:r>
            <w:r>
              <w:rPr>
                <w:noProof/>
                <w:webHidden/>
              </w:rPr>
              <w:instrText xml:space="preserve"> PAGEREF _Toc242783364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30104C73" w14:textId="5A169C9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5">
            <w:r w:rsidRPr="00207A6E">
              <w:rPr>
                <w:rStyle w:val="Hyperlink"/>
                <w:noProof/>
                <w:lang w:val="en-US"/>
              </w:rPr>
              <w:t>4.1. Yêu cầu tổng quan các chức năng của Phần mềm</w:t>
            </w:r>
            <w:r>
              <w:rPr>
                <w:noProof/>
                <w:webHidden/>
              </w:rPr>
              <w:tab/>
            </w:r>
            <w:r>
              <w:rPr>
                <w:noProof/>
                <w:webHidden/>
              </w:rPr>
              <w:fldChar w:fldCharType="begin"/>
            </w:r>
            <w:r>
              <w:rPr>
                <w:noProof/>
                <w:webHidden/>
              </w:rPr>
              <w:instrText xml:space="preserve"> PAGEREF _Toc242783365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7C51B253" w14:textId="0889D51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6">
            <w:r w:rsidRPr="00207A6E">
              <w:rPr>
                <w:rStyle w:val="Hyperlink"/>
                <w:noProof/>
                <w:lang w:val="en-US"/>
              </w:rPr>
              <w:t>4.1.1. Tính năng đăng nhập bằng tài khoản nội bộ</w:t>
            </w:r>
            <w:r>
              <w:rPr>
                <w:noProof/>
                <w:webHidden/>
              </w:rPr>
              <w:tab/>
            </w:r>
            <w:r>
              <w:rPr>
                <w:noProof/>
                <w:webHidden/>
              </w:rPr>
              <w:fldChar w:fldCharType="begin"/>
            </w:r>
            <w:r>
              <w:rPr>
                <w:noProof/>
                <w:webHidden/>
              </w:rPr>
              <w:instrText xml:space="preserve"> PAGEREF _Toc242783366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65331AD7" w14:textId="24C25D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7">
            <w:r w:rsidRPr="00207A6E">
              <w:rPr>
                <w:rStyle w:val="Hyperlink"/>
                <w:noProof/>
                <w:lang w:val="en-US"/>
              </w:rPr>
              <w:t>4.1.2. Tính năng đăng nhập Microsoft SSO/LDAP</w:t>
            </w:r>
            <w:r>
              <w:rPr>
                <w:noProof/>
                <w:webHidden/>
              </w:rPr>
              <w:tab/>
            </w:r>
            <w:r>
              <w:rPr>
                <w:noProof/>
                <w:webHidden/>
              </w:rPr>
              <w:fldChar w:fldCharType="begin"/>
            </w:r>
            <w:r>
              <w:rPr>
                <w:noProof/>
                <w:webHidden/>
              </w:rPr>
              <w:instrText xml:space="preserve"> PAGEREF _Toc242783367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749995ED" w14:textId="436C2C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8">
            <w:r w:rsidRPr="00207A6E">
              <w:rPr>
                <w:rStyle w:val="Hyperlink"/>
                <w:noProof/>
                <w:lang w:val="en-US"/>
              </w:rPr>
              <w:t>4.1.3. Tính năng reset mật khẩu tài khoản nội bộ</w:t>
            </w:r>
            <w:r>
              <w:rPr>
                <w:noProof/>
                <w:webHidden/>
              </w:rPr>
              <w:tab/>
            </w:r>
            <w:r>
              <w:rPr>
                <w:noProof/>
                <w:webHidden/>
              </w:rPr>
              <w:fldChar w:fldCharType="begin"/>
            </w:r>
            <w:r>
              <w:rPr>
                <w:noProof/>
                <w:webHidden/>
              </w:rPr>
              <w:instrText xml:space="preserve"> PAGEREF _Toc242783368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43198D8C" w14:textId="7D44813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9">
            <w:r w:rsidRPr="00207A6E">
              <w:rPr>
                <w:rStyle w:val="Hyperlink"/>
                <w:noProof/>
                <w:lang w:val="en-US"/>
              </w:rPr>
              <w:t>4.1.4. Tính năng đăng xuất</w:t>
            </w:r>
            <w:r>
              <w:rPr>
                <w:noProof/>
                <w:webHidden/>
              </w:rPr>
              <w:tab/>
            </w:r>
            <w:r>
              <w:rPr>
                <w:noProof/>
                <w:webHidden/>
              </w:rPr>
              <w:fldChar w:fldCharType="begin"/>
            </w:r>
            <w:r>
              <w:rPr>
                <w:noProof/>
                <w:webHidden/>
              </w:rPr>
              <w:instrText xml:space="preserve"> PAGEREF _Toc242783369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465815CA" w14:textId="56564F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0">
            <w:r w:rsidRPr="00207A6E">
              <w:rPr>
                <w:rStyle w:val="Hyperlink"/>
                <w:noProof/>
                <w:lang w:val="en-US"/>
              </w:rPr>
              <w:t>4.1.5. Tính năng xem thông báo cá nhân</w:t>
            </w:r>
            <w:r>
              <w:rPr>
                <w:noProof/>
                <w:webHidden/>
              </w:rPr>
              <w:tab/>
            </w:r>
            <w:r>
              <w:rPr>
                <w:noProof/>
                <w:webHidden/>
              </w:rPr>
              <w:fldChar w:fldCharType="begin"/>
            </w:r>
            <w:r>
              <w:rPr>
                <w:noProof/>
                <w:webHidden/>
              </w:rPr>
              <w:instrText xml:space="preserve"> PAGEREF _Toc242783370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3C48CFBC" w14:textId="17E0B2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1">
            <w:r w:rsidRPr="00207A6E">
              <w:rPr>
                <w:rStyle w:val="Hyperlink"/>
                <w:noProof/>
                <w:lang w:val="en-US"/>
              </w:rPr>
              <w:t>4.1.6. Tính năng xem dashboard tổng quan chung</w:t>
            </w:r>
            <w:r>
              <w:rPr>
                <w:noProof/>
                <w:webHidden/>
              </w:rPr>
              <w:tab/>
            </w:r>
            <w:r>
              <w:rPr>
                <w:noProof/>
                <w:webHidden/>
              </w:rPr>
              <w:fldChar w:fldCharType="begin"/>
            </w:r>
            <w:r>
              <w:rPr>
                <w:noProof/>
                <w:webHidden/>
              </w:rPr>
              <w:instrText xml:space="preserve"> PAGEREF _Toc242783371 \h </w:instrText>
            </w:r>
            <w:r>
              <w:rPr>
                <w:noProof/>
                <w:webHidden/>
              </w:rPr>
            </w:r>
            <w:r>
              <w:rPr>
                <w:noProof/>
                <w:webHidden/>
              </w:rPr>
              <w:fldChar w:fldCharType="separate"/>
            </w:r>
            <w:r>
              <w:rPr>
                <w:noProof/>
                <w:webHidden/>
              </w:rPr>
              <w:t>208</w:t>
            </w:r>
            <w:r>
              <w:rPr>
                <w:noProof/>
                <w:webHidden/>
              </w:rPr>
              <w:fldChar w:fldCharType="end"/>
            </w:r>
          </w:hyperlink>
        </w:p>
        <w:p w:rsidR="004641F9" w:rsidRDefault="004641F9" w14:paraId="5056219C" w14:textId="128D629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2">
            <w:r w:rsidRPr="00207A6E">
              <w:rPr>
                <w:rStyle w:val="Hyperlink"/>
                <w:noProof/>
                <w:lang w:val="en-US"/>
              </w:rPr>
              <w:t>4.1.7. Tính năng xem chi tiết dashboard chỉ tiêu</w:t>
            </w:r>
            <w:r>
              <w:rPr>
                <w:noProof/>
                <w:webHidden/>
              </w:rPr>
              <w:tab/>
            </w:r>
            <w:r>
              <w:rPr>
                <w:noProof/>
                <w:webHidden/>
              </w:rPr>
              <w:fldChar w:fldCharType="begin"/>
            </w:r>
            <w:r>
              <w:rPr>
                <w:noProof/>
                <w:webHidden/>
              </w:rPr>
              <w:instrText xml:space="preserve"> PAGEREF _Toc242783372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3542E00" w14:textId="3544628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3">
            <w:r w:rsidRPr="00207A6E">
              <w:rPr>
                <w:rStyle w:val="Hyperlink"/>
                <w:noProof/>
                <w:lang w:val="en-US"/>
              </w:rPr>
              <w:t>4.1.8. Tính năng lọc dashboard theo kỳ/năm</w:t>
            </w:r>
            <w:r>
              <w:rPr>
                <w:noProof/>
                <w:webHidden/>
              </w:rPr>
              <w:tab/>
            </w:r>
            <w:r>
              <w:rPr>
                <w:noProof/>
                <w:webHidden/>
              </w:rPr>
              <w:fldChar w:fldCharType="begin"/>
            </w:r>
            <w:r>
              <w:rPr>
                <w:noProof/>
                <w:webHidden/>
              </w:rPr>
              <w:instrText xml:space="preserve"> PAGEREF _Toc242783373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F755EB0" w14:textId="50C2116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4">
            <w:r w:rsidRPr="00207A6E">
              <w:rPr>
                <w:rStyle w:val="Hyperlink"/>
                <w:noProof/>
                <w:lang w:val="en-US"/>
              </w:rPr>
              <w:t>4.1.9. Tính năng xem báo cáo động trụ cột Môi trường</w:t>
            </w:r>
            <w:r>
              <w:rPr>
                <w:noProof/>
                <w:webHidden/>
              </w:rPr>
              <w:tab/>
            </w:r>
            <w:r>
              <w:rPr>
                <w:noProof/>
                <w:webHidden/>
              </w:rPr>
              <w:fldChar w:fldCharType="begin"/>
            </w:r>
            <w:r>
              <w:rPr>
                <w:noProof/>
                <w:webHidden/>
              </w:rPr>
              <w:instrText xml:space="preserve"> PAGEREF _Toc242783374 \h </w:instrText>
            </w:r>
            <w:r>
              <w:rPr>
                <w:noProof/>
                <w:webHidden/>
              </w:rPr>
            </w:r>
            <w:r>
              <w:rPr>
                <w:noProof/>
                <w:webHidden/>
              </w:rPr>
              <w:fldChar w:fldCharType="separate"/>
            </w:r>
            <w:r>
              <w:rPr>
                <w:noProof/>
                <w:webHidden/>
              </w:rPr>
              <w:t>211</w:t>
            </w:r>
            <w:r>
              <w:rPr>
                <w:noProof/>
                <w:webHidden/>
              </w:rPr>
              <w:fldChar w:fldCharType="end"/>
            </w:r>
          </w:hyperlink>
        </w:p>
        <w:p w:rsidR="004641F9" w:rsidRDefault="004641F9" w14:paraId="74BE519D" w14:textId="7C66182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5">
            <w:r w:rsidRPr="00207A6E">
              <w:rPr>
                <w:rStyle w:val="Hyperlink"/>
                <w:noProof/>
                <w:lang w:val="en-US"/>
              </w:rPr>
              <w:t>4.1.10. Tính năng xem báo cáo động trụ cột Xã hội</w:t>
            </w:r>
            <w:r>
              <w:rPr>
                <w:noProof/>
                <w:webHidden/>
              </w:rPr>
              <w:tab/>
            </w:r>
            <w:r>
              <w:rPr>
                <w:noProof/>
                <w:webHidden/>
              </w:rPr>
              <w:fldChar w:fldCharType="begin"/>
            </w:r>
            <w:r>
              <w:rPr>
                <w:noProof/>
                <w:webHidden/>
              </w:rPr>
              <w:instrText xml:space="preserve"> PAGEREF _Toc242783375 \h </w:instrText>
            </w:r>
            <w:r>
              <w:rPr>
                <w:noProof/>
                <w:webHidden/>
              </w:rPr>
            </w:r>
            <w:r>
              <w:rPr>
                <w:noProof/>
                <w:webHidden/>
              </w:rPr>
              <w:fldChar w:fldCharType="separate"/>
            </w:r>
            <w:r>
              <w:rPr>
                <w:noProof/>
                <w:webHidden/>
              </w:rPr>
              <w:t>212</w:t>
            </w:r>
            <w:r>
              <w:rPr>
                <w:noProof/>
                <w:webHidden/>
              </w:rPr>
              <w:fldChar w:fldCharType="end"/>
            </w:r>
          </w:hyperlink>
        </w:p>
        <w:p w:rsidR="004641F9" w:rsidRDefault="004641F9" w14:paraId="444DDF68" w14:textId="1103AD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6">
            <w:r w:rsidRPr="00207A6E">
              <w:rPr>
                <w:rStyle w:val="Hyperlink"/>
                <w:noProof/>
                <w:lang w:val="en-US"/>
              </w:rPr>
              <w:t>4.1.11. Tính năng xem báo cáo theo từng tổ ban</w:t>
            </w:r>
            <w:r>
              <w:rPr>
                <w:noProof/>
                <w:webHidden/>
              </w:rPr>
              <w:tab/>
            </w:r>
            <w:r>
              <w:rPr>
                <w:noProof/>
                <w:webHidden/>
              </w:rPr>
              <w:fldChar w:fldCharType="begin"/>
            </w:r>
            <w:r>
              <w:rPr>
                <w:noProof/>
                <w:webHidden/>
              </w:rPr>
              <w:instrText xml:space="preserve"> PAGEREF _Toc242783376 \h </w:instrText>
            </w:r>
            <w:r>
              <w:rPr>
                <w:noProof/>
                <w:webHidden/>
              </w:rPr>
            </w:r>
            <w:r>
              <w:rPr>
                <w:noProof/>
                <w:webHidden/>
              </w:rPr>
              <w:fldChar w:fldCharType="separate"/>
            </w:r>
            <w:r>
              <w:rPr>
                <w:noProof/>
                <w:webHidden/>
              </w:rPr>
              <w:t>214</w:t>
            </w:r>
            <w:r>
              <w:rPr>
                <w:noProof/>
                <w:webHidden/>
              </w:rPr>
              <w:fldChar w:fldCharType="end"/>
            </w:r>
          </w:hyperlink>
        </w:p>
        <w:p w:rsidR="004641F9" w:rsidRDefault="004641F9" w14:paraId="7A807DDB" w14:textId="7099B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7">
            <w:r w:rsidRPr="00207A6E">
              <w:rPr>
                <w:rStyle w:val="Hyperlink"/>
                <w:noProof/>
                <w:lang w:val="en-US"/>
              </w:rPr>
              <w:t>4.1.12. Tính năng xem báo cáo động trụ cột Quản trị</w:t>
            </w:r>
            <w:r>
              <w:rPr>
                <w:noProof/>
                <w:webHidden/>
              </w:rPr>
              <w:tab/>
            </w:r>
            <w:r>
              <w:rPr>
                <w:noProof/>
                <w:webHidden/>
              </w:rPr>
              <w:fldChar w:fldCharType="begin"/>
            </w:r>
            <w:r>
              <w:rPr>
                <w:noProof/>
                <w:webHidden/>
              </w:rPr>
              <w:instrText xml:space="preserve"> PAGEREF _Toc242783377 \h </w:instrText>
            </w:r>
            <w:r>
              <w:rPr>
                <w:noProof/>
                <w:webHidden/>
              </w:rPr>
            </w:r>
            <w:r>
              <w:rPr>
                <w:noProof/>
                <w:webHidden/>
              </w:rPr>
              <w:fldChar w:fldCharType="separate"/>
            </w:r>
            <w:r>
              <w:rPr>
                <w:noProof/>
                <w:webHidden/>
              </w:rPr>
              <w:t>215</w:t>
            </w:r>
            <w:r>
              <w:rPr>
                <w:noProof/>
                <w:webHidden/>
              </w:rPr>
              <w:fldChar w:fldCharType="end"/>
            </w:r>
          </w:hyperlink>
        </w:p>
        <w:p w:rsidR="004641F9" w:rsidRDefault="004641F9" w14:paraId="2E693C09" w14:textId="22FAB5D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8">
            <w:r w:rsidRPr="00207A6E">
              <w:rPr>
                <w:rStyle w:val="Hyperlink"/>
                <w:noProof/>
                <w:lang w:val="en-US"/>
              </w:rPr>
              <w:t>4.2. Yêu cầu chi tiết các form nhập liệu</w:t>
            </w:r>
            <w:r>
              <w:rPr>
                <w:noProof/>
                <w:webHidden/>
              </w:rPr>
              <w:tab/>
            </w:r>
            <w:r>
              <w:rPr>
                <w:noProof/>
                <w:webHidden/>
              </w:rPr>
              <w:fldChar w:fldCharType="begin"/>
            </w:r>
            <w:r>
              <w:rPr>
                <w:noProof/>
                <w:webHidden/>
              </w:rPr>
              <w:instrText xml:space="preserve"> PAGEREF _Toc242783378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1630FA51" w14:textId="4E0C524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9">
            <w:r w:rsidRPr="00207A6E">
              <w:rPr>
                <w:rStyle w:val="Hyperlink"/>
                <w:noProof/>
                <w:lang w:val="en-US"/>
              </w:rPr>
              <w:t>4.2.1. Nhập liệu chỉ tiêu ESG Ban Khai thác</w:t>
            </w:r>
            <w:r>
              <w:rPr>
                <w:noProof/>
                <w:webHidden/>
              </w:rPr>
              <w:tab/>
            </w:r>
            <w:r>
              <w:rPr>
                <w:noProof/>
                <w:webHidden/>
              </w:rPr>
              <w:fldChar w:fldCharType="begin"/>
            </w:r>
            <w:r>
              <w:rPr>
                <w:noProof/>
                <w:webHidden/>
              </w:rPr>
              <w:instrText xml:space="preserve"> PAGEREF _Toc242783379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6FFFAF1E" w14:textId="26EF2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0">
            <w:r w:rsidRPr="00207A6E">
              <w:rPr>
                <w:rStyle w:val="Hyperlink"/>
                <w:noProof/>
                <w:lang w:val="en-US"/>
              </w:rPr>
              <w:t>4.2.2. Nhập liệu chỉ tiêu ESG Ban ATCL</w:t>
            </w:r>
            <w:r>
              <w:rPr>
                <w:noProof/>
                <w:webHidden/>
              </w:rPr>
              <w:tab/>
            </w:r>
            <w:r>
              <w:rPr>
                <w:noProof/>
                <w:webHidden/>
              </w:rPr>
              <w:fldChar w:fldCharType="begin"/>
            </w:r>
            <w:r>
              <w:rPr>
                <w:noProof/>
                <w:webHidden/>
              </w:rPr>
              <w:instrText xml:space="preserve"> PAGEREF _Toc242783380 \h </w:instrText>
            </w:r>
            <w:r>
              <w:rPr>
                <w:noProof/>
                <w:webHidden/>
              </w:rPr>
            </w:r>
            <w:r>
              <w:rPr>
                <w:noProof/>
                <w:webHidden/>
              </w:rPr>
              <w:fldChar w:fldCharType="separate"/>
            </w:r>
            <w:r>
              <w:rPr>
                <w:noProof/>
                <w:webHidden/>
              </w:rPr>
              <w:t>218</w:t>
            </w:r>
            <w:r>
              <w:rPr>
                <w:noProof/>
                <w:webHidden/>
              </w:rPr>
              <w:fldChar w:fldCharType="end"/>
            </w:r>
          </w:hyperlink>
        </w:p>
        <w:p w:rsidR="004641F9" w:rsidRDefault="004641F9" w14:paraId="3EEE0CDB" w14:textId="63D5CEF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1">
            <w:r w:rsidRPr="00207A6E">
              <w:rPr>
                <w:rStyle w:val="Hyperlink"/>
                <w:noProof/>
                <w:lang w:val="en-US"/>
              </w:rPr>
              <w:t>4.2.3. Nhập liệu chỉ tiêu ESG Ban Dịch vụ</w:t>
            </w:r>
            <w:r>
              <w:rPr>
                <w:noProof/>
                <w:webHidden/>
              </w:rPr>
              <w:tab/>
            </w:r>
            <w:r>
              <w:rPr>
                <w:noProof/>
                <w:webHidden/>
              </w:rPr>
              <w:fldChar w:fldCharType="begin"/>
            </w:r>
            <w:r>
              <w:rPr>
                <w:noProof/>
                <w:webHidden/>
              </w:rPr>
              <w:instrText xml:space="preserve"> PAGEREF _Toc242783381 \h </w:instrText>
            </w:r>
            <w:r>
              <w:rPr>
                <w:noProof/>
                <w:webHidden/>
              </w:rPr>
            </w:r>
            <w:r>
              <w:rPr>
                <w:noProof/>
                <w:webHidden/>
              </w:rPr>
              <w:fldChar w:fldCharType="separate"/>
            </w:r>
            <w:r>
              <w:rPr>
                <w:noProof/>
                <w:webHidden/>
              </w:rPr>
              <w:t>220</w:t>
            </w:r>
            <w:r>
              <w:rPr>
                <w:noProof/>
                <w:webHidden/>
              </w:rPr>
              <w:fldChar w:fldCharType="end"/>
            </w:r>
          </w:hyperlink>
        </w:p>
        <w:p w:rsidR="004641F9" w:rsidRDefault="004641F9" w14:paraId="4D700A3F" w14:textId="704DF14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2">
            <w:r w:rsidRPr="00207A6E">
              <w:rPr>
                <w:rStyle w:val="Hyperlink"/>
                <w:noProof/>
                <w:lang w:val="en-US"/>
              </w:rPr>
              <w:t>4.2.4. Nhập liệu chỉ tiêu ESG TT Bông Sen Vàng</w:t>
            </w:r>
            <w:r>
              <w:rPr>
                <w:noProof/>
                <w:webHidden/>
              </w:rPr>
              <w:tab/>
            </w:r>
            <w:r>
              <w:rPr>
                <w:noProof/>
                <w:webHidden/>
              </w:rPr>
              <w:fldChar w:fldCharType="begin"/>
            </w:r>
            <w:r>
              <w:rPr>
                <w:noProof/>
                <w:webHidden/>
              </w:rPr>
              <w:instrText xml:space="preserve"> PAGEREF _Toc242783382 \h </w:instrText>
            </w:r>
            <w:r>
              <w:rPr>
                <w:noProof/>
                <w:webHidden/>
              </w:rPr>
            </w:r>
            <w:r>
              <w:rPr>
                <w:noProof/>
                <w:webHidden/>
              </w:rPr>
              <w:fldChar w:fldCharType="separate"/>
            </w:r>
            <w:r>
              <w:rPr>
                <w:noProof/>
                <w:webHidden/>
              </w:rPr>
              <w:t>221</w:t>
            </w:r>
            <w:r>
              <w:rPr>
                <w:noProof/>
                <w:webHidden/>
              </w:rPr>
              <w:fldChar w:fldCharType="end"/>
            </w:r>
          </w:hyperlink>
        </w:p>
        <w:p w:rsidR="004641F9" w:rsidRDefault="004641F9" w14:paraId="5E45E0D0" w14:textId="79D2F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3">
            <w:r w:rsidRPr="00207A6E">
              <w:rPr>
                <w:rStyle w:val="Hyperlink"/>
                <w:noProof/>
                <w:lang w:val="en-US"/>
              </w:rPr>
              <w:t>4.2.5. Nhập liệu chỉ tiêu ESG Nhân sự</w:t>
            </w:r>
            <w:r>
              <w:rPr>
                <w:noProof/>
                <w:webHidden/>
              </w:rPr>
              <w:tab/>
            </w:r>
            <w:r>
              <w:rPr>
                <w:noProof/>
                <w:webHidden/>
              </w:rPr>
              <w:fldChar w:fldCharType="begin"/>
            </w:r>
            <w:r>
              <w:rPr>
                <w:noProof/>
                <w:webHidden/>
              </w:rPr>
              <w:instrText xml:space="preserve"> PAGEREF _Toc242783383 \h </w:instrText>
            </w:r>
            <w:r>
              <w:rPr>
                <w:noProof/>
                <w:webHidden/>
              </w:rPr>
            </w:r>
            <w:r>
              <w:rPr>
                <w:noProof/>
                <w:webHidden/>
              </w:rPr>
              <w:fldChar w:fldCharType="separate"/>
            </w:r>
            <w:r>
              <w:rPr>
                <w:noProof/>
                <w:webHidden/>
              </w:rPr>
              <w:t>222</w:t>
            </w:r>
            <w:r>
              <w:rPr>
                <w:noProof/>
                <w:webHidden/>
              </w:rPr>
              <w:fldChar w:fldCharType="end"/>
            </w:r>
          </w:hyperlink>
        </w:p>
        <w:p w:rsidR="004641F9" w:rsidRDefault="004641F9" w14:paraId="39CE61CE" w14:textId="0307AF5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4">
            <w:r w:rsidRPr="00207A6E">
              <w:rPr>
                <w:rStyle w:val="Hyperlink"/>
                <w:noProof/>
                <w:lang w:val="en-US"/>
              </w:rPr>
              <w:t>4.2.6. Import kết quả đánh giá mức độ hài lòng theo khối</w:t>
            </w:r>
            <w:r>
              <w:rPr>
                <w:noProof/>
                <w:webHidden/>
              </w:rPr>
              <w:tab/>
            </w:r>
            <w:r>
              <w:rPr>
                <w:noProof/>
                <w:webHidden/>
              </w:rPr>
              <w:fldChar w:fldCharType="begin"/>
            </w:r>
            <w:r>
              <w:rPr>
                <w:noProof/>
                <w:webHidden/>
              </w:rPr>
              <w:instrText xml:space="preserve"> PAGEREF _Toc242783384 \h </w:instrText>
            </w:r>
            <w:r>
              <w:rPr>
                <w:noProof/>
                <w:webHidden/>
              </w:rPr>
            </w:r>
            <w:r>
              <w:rPr>
                <w:noProof/>
                <w:webHidden/>
              </w:rPr>
              <w:fldChar w:fldCharType="separate"/>
            </w:r>
            <w:r>
              <w:rPr>
                <w:noProof/>
                <w:webHidden/>
              </w:rPr>
              <w:t>224</w:t>
            </w:r>
            <w:r>
              <w:rPr>
                <w:noProof/>
                <w:webHidden/>
              </w:rPr>
              <w:fldChar w:fldCharType="end"/>
            </w:r>
          </w:hyperlink>
        </w:p>
        <w:p w:rsidR="004641F9" w:rsidRDefault="004641F9" w14:paraId="3D8AF84C" w14:textId="0DE8412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5">
            <w:r w:rsidRPr="00207A6E">
              <w:rPr>
                <w:rStyle w:val="Hyperlink"/>
                <w:noProof/>
                <w:lang w:val="en-US"/>
              </w:rPr>
              <w:t>4.2.7. Nhập liệu chỉ tiêu ESG CNTT và CĐS</w:t>
            </w:r>
            <w:r>
              <w:rPr>
                <w:noProof/>
                <w:webHidden/>
              </w:rPr>
              <w:tab/>
            </w:r>
            <w:r>
              <w:rPr>
                <w:noProof/>
                <w:webHidden/>
              </w:rPr>
              <w:fldChar w:fldCharType="begin"/>
            </w:r>
            <w:r>
              <w:rPr>
                <w:noProof/>
                <w:webHidden/>
              </w:rPr>
              <w:instrText xml:space="preserve"> PAGEREF _Toc242783385 \h </w:instrText>
            </w:r>
            <w:r>
              <w:rPr>
                <w:noProof/>
                <w:webHidden/>
              </w:rPr>
            </w:r>
            <w:r>
              <w:rPr>
                <w:noProof/>
                <w:webHidden/>
              </w:rPr>
              <w:fldChar w:fldCharType="separate"/>
            </w:r>
            <w:r>
              <w:rPr>
                <w:noProof/>
                <w:webHidden/>
              </w:rPr>
              <w:t>226</w:t>
            </w:r>
            <w:r>
              <w:rPr>
                <w:noProof/>
                <w:webHidden/>
              </w:rPr>
              <w:fldChar w:fldCharType="end"/>
            </w:r>
          </w:hyperlink>
        </w:p>
        <w:p w:rsidR="004641F9" w:rsidRDefault="004641F9" w14:paraId="17645AFF" w14:textId="2F6456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6">
            <w:r w:rsidRPr="00207A6E">
              <w:rPr>
                <w:rStyle w:val="Hyperlink"/>
                <w:noProof/>
                <w:lang w:val="en-US"/>
              </w:rPr>
              <w:t>4.2.8. Nhập liệu chỉ tiêu truyền thông ESG</w:t>
            </w:r>
            <w:r>
              <w:rPr>
                <w:noProof/>
                <w:webHidden/>
              </w:rPr>
              <w:tab/>
            </w:r>
            <w:r>
              <w:rPr>
                <w:noProof/>
                <w:webHidden/>
              </w:rPr>
              <w:fldChar w:fldCharType="begin"/>
            </w:r>
            <w:r>
              <w:rPr>
                <w:noProof/>
                <w:webHidden/>
              </w:rPr>
              <w:instrText xml:space="preserve"> PAGEREF _Toc242783386 \h </w:instrText>
            </w:r>
            <w:r>
              <w:rPr>
                <w:noProof/>
                <w:webHidden/>
              </w:rPr>
            </w:r>
            <w:r>
              <w:rPr>
                <w:noProof/>
                <w:webHidden/>
              </w:rPr>
              <w:fldChar w:fldCharType="separate"/>
            </w:r>
            <w:r>
              <w:rPr>
                <w:noProof/>
                <w:webHidden/>
              </w:rPr>
              <w:t>227</w:t>
            </w:r>
            <w:r>
              <w:rPr>
                <w:noProof/>
                <w:webHidden/>
              </w:rPr>
              <w:fldChar w:fldCharType="end"/>
            </w:r>
          </w:hyperlink>
        </w:p>
        <w:p w:rsidR="004641F9" w:rsidRDefault="004641F9" w14:paraId="0003A4E2" w14:textId="3356200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7">
            <w:r w:rsidRPr="00207A6E">
              <w:rPr>
                <w:rStyle w:val="Hyperlink"/>
                <w:noProof/>
                <w:lang w:val="en-US"/>
              </w:rPr>
              <w:t>4.2.9. Gửi yêu cầu thu thập báo cáo/số liệu</w:t>
            </w:r>
            <w:r>
              <w:rPr>
                <w:noProof/>
                <w:webHidden/>
              </w:rPr>
              <w:tab/>
            </w:r>
            <w:r>
              <w:rPr>
                <w:noProof/>
                <w:webHidden/>
              </w:rPr>
              <w:fldChar w:fldCharType="begin"/>
            </w:r>
            <w:r>
              <w:rPr>
                <w:noProof/>
                <w:webHidden/>
              </w:rPr>
              <w:instrText xml:space="preserve"> PAGEREF _Toc242783387 \h </w:instrText>
            </w:r>
            <w:r>
              <w:rPr>
                <w:noProof/>
                <w:webHidden/>
              </w:rPr>
            </w:r>
            <w:r>
              <w:rPr>
                <w:noProof/>
                <w:webHidden/>
              </w:rPr>
              <w:fldChar w:fldCharType="separate"/>
            </w:r>
            <w:r>
              <w:rPr>
                <w:noProof/>
                <w:webHidden/>
              </w:rPr>
              <w:t>228</w:t>
            </w:r>
            <w:r>
              <w:rPr>
                <w:noProof/>
                <w:webHidden/>
              </w:rPr>
              <w:fldChar w:fldCharType="end"/>
            </w:r>
          </w:hyperlink>
        </w:p>
        <w:p w:rsidR="004641F9" w:rsidRDefault="004641F9" w14:paraId="26D92714" w14:textId="24319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8">
            <w:r w:rsidRPr="00207A6E">
              <w:rPr>
                <w:rStyle w:val="Hyperlink"/>
                <w:noProof/>
                <w:lang w:val="en-US"/>
              </w:rPr>
              <w:t>4.2.10. Nhắc nhở đơn vị chậm nộp</w:t>
            </w:r>
            <w:r>
              <w:rPr>
                <w:noProof/>
                <w:webHidden/>
              </w:rPr>
              <w:tab/>
            </w:r>
            <w:r>
              <w:rPr>
                <w:noProof/>
                <w:webHidden/>
              </w:rPr>
              <w:fldChar w:fldCharType="begin"/>
            </w:r>
            <w:r>
              <w:rPr>
                <w:noProof/>
                <w:webHidden/>
              </w:rPr>
              <w:instrText xml:space="preserve"> PAGEREF _Toc242783388 \h </w:instrText>
            </w:r>
            <w:r>
              <w:rPr>
                <w:noProof/>
                <w:webHidden/>
              </w:rPr>
            </w:r>
            <w:r>
              <w:rPr>
                <w:noProof/>
                <w:webHidden/>
              </w:rPr>
              <w:fldChar w:fldCharType="separate"/>
            </w:r>
            <w:r>
              <w:rPr>
                <w:noProof/>
                <w:webHidden/>
              </w:rPr>
              <w:t>229</w:t>
            </w:r>
            <w:r>
              <w:rPr>
                <w:noProof/>
                <w:webHidden/>
              </w:rPr>
              <w:fldChar w:fldCharType="end"/>
            </w:r>
          </w:hyperlink>
        </w:p>
        <w:p w:rsidR="004641F9" w:rsidRDefault="004641F9" w14:paraId="73BCEDD9" w14:textId="4C1AB56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9">
            <w:r w:rsidRPr="00207A6E">
              <w:rPr>
                <w:rStyle w:val="Hyperlink"/>
                <w:noProof/>
                <w:lang w:val="en-US"/>
              </w:rPr>
              <w:t>4.2.11. Nhập liệu kế hoạch và chỉ tiêu ESG Ban KHPT</w:t>
            </w:r>
            <w:r>
              <w:rPr>
                <w:noProof/>
                <w:webHidden/>
              </w:rPr>
              <w:tab/>
            </w:r>
            <w:r>
              <w:rPr>
                <w:noProof/>
                <w:webHidden/>
              </w:rPr>
              <w:fldChar w:fldCharType="begin"/>
            </w:r>
            <w:r>
              <w:rPr>
                <w:noProof/>
                <w:webHidden/>
              </w:rPr>
              <w:instrText xml:space="preserve"> PAGEREF _Toc242783389 \h </w:instrText>
            </w:r>
            <w:r>
              <w:rPr>
                <w:noProof/>
                <w:webHidden/>
              </w:rPr>
            </w:r>
            <w:r>
              <w:rPr>
                <w:noProof/>
                <w:webHidden/>
              </w:rPr>
              <w:fldChar w:fldCharType="separate"/>
            </w:r>
            <w:r>
              <w:rPr>
                <w:noProof/>
                <w:webHidden/>
              </w:rPr>
              <w:t>230</w:t>
            </w:r>
            <w:r>
              <w:rPr>
                <w:noProof/>
                <w:webHidden/>
              </w:rPr>
              <w:fldChar w:fldCharType="end"/>
            </w:r>
          </w:hyperlink>
        </w:p>
        <w:p w:rsidR="004641F9" w:rsidRDefault="004641F9" w14:paraId="31FDA5B7" w14:textId="1925A2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0">
            <w:r w:rsidRPr="00207A6E">
              <w:rPr>
                <w:rStyle w:val="Hyperlink"/>
                <w:noProof/>
                <w:lang w:val="en-US"/>
              </w:rPr>
              <w:t>4.2.12. Phát hành yêu cầu lập kế hoạch KPI ESG</w:t>
            </w:r>
            <w:r>
              <w:rPr>
                <w:noProof/>
                <w:webHidden/>
              </w:rPr>
              <w:tab/>
            </w:r>
            <w:r>
              <w:rPr>
                <w:noProof/>
                <w:webHidden/>
              </w:rPr>
              <w:fldChar w:fldCharType="begin"/>
            </w:r>
            <w:r>
              <w:rPr>
                <w:noProof/>
                <w:webHidden/>
              </w:rPr>
              <w:instrText xml:space="preserve"> PAGEREF _Toc242783390 \h </w:instrText>
            </w:r>
            <w:r>
              <w:rPr>
                <w:noProof/>
                <w:webHidden/>
              </w:rPr>
            </w:r>
            <w:r>
              <w:rPr>
                <w:noProof/>
                <w:webHidden/>
              </w:rPr>
              <w:fldChar w:fldCharType="separate"/>
            </w:r>
            <w:r>
              <w:rPr>
                <w:noProof/>
                <w:webHidden/>
              </w:rPr>
              <w:t>231</w:t>
            </w:r>
            <w:r>
              <w:rPr>
                <w:noProof/>
                <w:webHidden/>
              </w:rPr>
              <w:fldChar w:fldCharType="end"/>
            </w:r>
          </w:hyperlink>
        </w:p>
        <w:p w:rsidR="004641F9" w:rsidRDefault="004641F9" w14:paraId="6ACB33B8" w14:textId="30608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1">
            <w:r w:rsidRPr="00207A6E">
              <w:rPr>
                <w:rStyle w:val="Hyperlink"/>
                <w:noProof/>
                <w:lang w:val="en-US"/>
              </w:rPr>
              <w:t>4.2.13. Tải template dữ liệu nhập SAF</w:t>
            </w:r>
            <w:r>
              <w:rPr>
                <w:noProof/>
                <w:webHidden/>
              </w:rPr>
              <w:tab/>
            </w:r>
            <w:r>
              <w:rPr>
                <w:noProof/>
                <w:webHidden/>
              </w:rPr>
              <w:fldChar w:fldCharType="begin"/>
            </w:r>
            <w:r>
              <w:rPr>
                <w:noProof/>
                <w:webHidden/>
              </w:rPr>
              <w:instrText xml:space="preserve"> PAGEREF _Toc242783391 \h </w:instrText>
            </w:r>
            <w:r>
              <w:rPr>
                <w:noProof/>
                <w:webHidden/>
              </w:rPr>
            </w:r>
            <w:r>
              <w:rPr>
                <w:noProof/>
                <w:webHidden/>
              </w:rPr>
              <w:fldChar w:fldCharType="separate"/>
            </w:r>
            <w:r>
              <w:rPr>
                <w:noProof/>
                <w:webHidden/>
              </w:rPr>
              <w:t>232</w:t>
            </w:r>
            <w:r>
              <w:rPr>
                <w:noProof/>
                <w:webHidden/>
              </w:rPr>
              <w:fldChar w:fldCharType="end"/>
            </w:r>
          </w:hyperlink>
        </w:p>
        <w:p w:rsidR="004641F9" w:rsidRDefault="004641F9" w14:paraId="108C1CAC" w14:textId="5FED132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2">
            <w:r w:rsidRPr="00207A6E">
              <w:rPr>
                <w:rStyle w:val="Hyperlink"/>
                <w:noProof/>
                <w:lang w:val="en-US"/>
              </w:rPr>
              <w:t>4.2.14. Thêm/sửa/xóa dòng chứng từ SAF/ETS</w:t>
            </w:r>
            <w:r>
              <w:rPr>
                <w:noProof/>
                <w:webHidden/>
              </w:rPr>
              <w:tab/>
            </w:r>
            <w:r>
              <w:rPr>
                <w:noProof/>
                <w:webHidden/>
              </w:rPr>
              <w:fldChar w:fldCharType="begin"/>
            </w:r>
            <w:r>
              <w:rPr>
                <w:noProof/>
                <w:webHidden/>
              </w:rPr>
              <w:instrText xml:space="preserve"> PAGEREF _Toc242783392 \h </w:instrText>
            </w:r>
            <w:r>
              <w:rPr>
                <w:noProof/>
                <w:webHidden/>
              </w:rPr>
            </w:r>
            <w:r>
              <w:rPr>
                <w:noProof/>
                <w:webHidden/>
              </w:rPr>
              <w:fldChar w:fldCharType="separate"/>
            </w:r>
            <w:r>
              <w:rPr>
                <w:noProof/>
                <w:webHidden/>
              </w:rPr>
              <w:t>233</w:t>
            </w:r>
            <w:r>
              <w:rPr>
                <w:noProof/>
                <w:webHidden/>
              </w:rPr>
              <w:fldChar w:fldCharType="end"/>
            </w:r>
          </w:hyperlink>
        </w:p>
        <w:p w:rsidR="004641F9" w:rsidRDefault="004641F9" w14:paraId="6A34ABA7" w14:textId="671F932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3">
            <w:r w:rsidRPr="00207A6E">
              <w:rPr>
                <w:rStyle w:val="Hyperlink"/>
                <w:noProof/>
                <w:lang w:val="en-US"/>
              </w:rPr>
              <w:t>4.2.15. Chạy kiểm tra hợp lệ dữ liệu kỹ thuật</w:t>
            </w:r>
            <w:r>
              <w:rPr>
                <w:noProof/>
                <w:webHidden/>
              </w:rPr>
              <w:tab/>
            </w:r>
            <w:r>
              <w:rPr>
                <w:noProof/>
                <w:webHidden/>
              </w:rPr>
              <w:fldChar w:fldCharType="begin"/>
            </w:r>
            <w:r>
              <w:rPr>
                <w:noProof/>
                <w:webHidden/>
              </w:rPr>
              <w:instrText xml:space="preserve"> PAGEREF _Toc242783393 \h </w:instrText>
            </w:r>
            <w:r>
              <w:rPr>
                <w:noProof/>
                <w:webHidden/>
              </w:rPr>
            </w:r>
            <w:r>
              <w:rPr>
                <w:noProof/>
                <w:webHidden/>
              </w:rPr>
              <w:fldChar w:fldCharType="separate"/>
            </w:r>
            <w:r>
              <w:rPr>
                <w:noProof/>
                <w:webHidden/>
              </w:rPr>
              <w:t>234</w:t>
            </w:r>
            <w:r>
              <w:rPr>
                <w:noProof/>
                <w:webHidden/>
              </w:rPr>
              <w:fldChar w:fldCharType="end"/>
            </w:r>
          </w:hyperlink>
        </w:p>
        <w:p w:rsidR="004641F9" w:rsidRDefault="004641F9" w14:paraId="01AA1637" w14:textId="3EE834D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4">
            <w:r w:rsidRPr="00207A6E">
              <w:rPr>
                <w:rStyle w:val="Hyperlink"/>
                <w:noProof/>
                <w:lang w:val="en-US"/>
              </w:rPr>
              <w:t>4.2.16. Lưu dữ liệu nhập của Tổ/Ban</w:t>
            </w:r>
            <w:r>
              <w:rPr>
                <w:noProof/>
                <w:webHidden/>
              </w:rPr>
              <w:tab/>
            </w:r>
            <w:r>
              <w:rPr>
                <w:noProof/>
                <w:webHidden/>
              </w:rPr>
              <w:fldChar w:fldCharType="begin"/>
            </w:r>
            <w:r>
              <w:rPr>
                <w:noProof/>
                <w:webHidden/>
              </w:rPr>
              <w:instrText xml:space="preserve"> PAGEREF _Toc242783394 \h </w:instrText>
            </w:r>
            <w:r>
              <w:rPr>
                <w:noProof/>
                <w:webHidden/>
              </w:rPr>
            </w:r>
            <w:r>
              <w:rPr>
                <w:noProof/>
                <w:webHidden/>
              </w:rPr>
              <w:fldChar w:fldCharType="separate"/>
            </w:r>
            <w:r>
              <w:rPr>
                <w:noProof/>
                <w:webHidden/>
              </w:rPr>
              <w:t>235</w:t>
            </w:r>
            <w:r>
              <w:rPr>
                <w:noProof/>
                <w:webHidden/>
              </w:rPr>
              <w:fldChar w:fldCharType="end"/>
            </w:r>
          </w:hyperlink>
        </w:p>
        <w:p w:rsidR="004641F9" w:rsidRDefault="004641F9" w14:paraId="7522E8B6" w14:textId="393575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5">
            <w:r w:rsidRPr="00207A6E">
              <w:rPr>
                <w:rStyle w:val="Hyperlink"/>
                <w:noProof/>
                <w:lang w:val="en-US"/>
              </w:rPr>
              <w:t>4.2.17. Nộp dữ liệu theo yêu cầu của Ban quản lý</w:t>
            </w:r>
            <w:r>
              <w:rPr>
                <w:noProof/>
                <w:webHidden/>
              </w:rPr>
              <w:tab/>
            </w:r>
            <w:r>
              <w:rPr>
                <w:noProof/>
                <w:webHidden/>
              </w:rPr>
              <w:fldChar w:fldCharType="begin"/>
            </w:r>
            <w:r>
              <w:rPr>
                <w:noProof/>
                <w:webHidden/>
              </w:rPr>
              <w:instrText xml:space="preserve"> PAGEREF _Toc242783395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574678D1" w14:textId="77C03DB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6">
            <w:r w:rsidRPr="00207A6E">
              <w:rPr>
                <w:rStyle w:val="Hyperlink"/>
                <w:noProof/>
                <w:lang w:val="en-US"/>
              </w:rPr>
              <w:t>4.2.18. Nộp số liệu hoạt động tình nguyện/cộng đồng</w:t>
            </w:r>
            <w:r>
              <w:rPr>
                <w:noProof/>
                <w:webHidden/>
              </w:rPr>
              <w:tab/>
            </w:r>
            <w:r>
              <w:rPr>
                <w:noProof/>
                <w:webHidden/>
              </w:rPr>
              <w:fldChar w:fldCharType="begin"/>
            </w:r>
            <w:r>
              <w:rPr>
                <w:noProof/>
                <w:webHidden/>
              </w:rPr>
              <w:instrText xml:space="preserve"> PAGEREF _Toc242783396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4595C21E" w14:textId="63F8A9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7">
            <w:r w:rsidRPr="00207A6E">
              <w:rPr>
                <w:rStyle w:val="Hyperlink"/>
                <w:noProof/>
                <w:lang w:val="en-US"/>
              </w:rPr>
              <w:t>4.2.19. Thiết lập cảnh báo trong form nhập liệu</w:t>
            </w:r>
            <w:r>
              <w:rPr>
                <w:noProof/>
                <w:webHidden/>
              </w:rPr>
              <w:tab/>
            </w:r>
            <w:r>
              <w:rPr>
                <w:noProof/>
                <w:webHidden/>
              </w:rPr>
              <w:fldChar w:fldCharType="begin"/>
            </w:r>
            <w:r>
              <w:rPr>
                <w:noProof/>
                <w:webHidden/>
              </w:rPr>
              <w:instrText xml:space="preserve"> PAGEREF _Toc242783397 \h </w:instrText>
            </w:r>
            <w:r>
              <w:rPr>
                <w:noProof/>
                <w:webHidden/>
              </w:rPr>
            </w:r>
            <w:r>
              <w:rPr>
                <w:noProof/>
                <w:webHidden/>
              </w:rPr>
              <w:fldChar w:fldCharType="separate"/>
            </w:r>
            <w:r>
              <w:rPr>
                <w:noProof/>
                <w:webHidden/>
              </w:rPr>
              <w:t>238</w:t>
            </w:r>
            <w:r>
              <w:rPr>
                <w:noProof/>
                <w:webHidden/>
              </w:rPr>
              <w:fldChar w:fldCharType="end"/>
            </w:r>
          </w:hyperlink>
        </w:p>
        <w:p w:rsidR="004641F9" w:rsidRDefault="004641F9" w14:paraId="1D44CAB9" w14:textId="6D5105A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8">
            <w:r w:rsidRPr="00207A6E">
              <w:rPr>
                <w:rStyle w:val="Hyperlink"/>
                <w:noProof/>
                <w:lang w:val="en-US"/>
              </w:rPr>
              <w:t>4.2.20. Xem danh mục chỉ tiêu được giao</w:t>
            </w:r>
            <w:r>
              <w:rPr>
                <w:noProof/>
                <w:webHidden/>
              </w:rPr>
              <w:tab/>
            </w:r>
            <w:r>
              <w:rPr>
                <w:noProof/>
                <w:webHidden/>
              </w:rPr>
              <w:fldChar w:fldCharType="begin"/>
            </w:r>
            <w:r>
              <w:rPr>
                <w:noProof/>
                <w:webHidden/>
              </w:rPr>
              <w:instrText xml:space="preserve"> PAGEREF _Toc242783398 \h </w:instrText>
            </w:r>
            <w:r>
              <w:rPr>
                <w:noProof/>
                <w:webHidden/>
              </w:rPr>
            </w:r>
            <w:r>
              <w:rPr>
                <w:noProof/>
                <w:webHidden/>
              </w:rPr>
              <w:fldChar w:fldCharType="separate"/>
            </w:r>
            <w:r>
              <w:rPr>
                <w:noProof/>
                <w:webHidden/>
              </w:rPr>
              <w:t>239</w:t>
            </w:r>
            <w:r>
              <w:rPr>
                <w:noProof/>
                <w:webHidden/>
              </w:rPr>
              <w:fldChar w:fldCharType="end"/>
            </w:r>
          </w:hyperlink>
        </w:p>
        <w:p w:rsidR="004641F9" w:rsidRDefault="004641F9" w14:paraId="7321DC2B" w14:textId="57D4E5F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9">
            <w:r w:rsidRPr="00207A6E">
              <w:rPr>
                <w:rStyle w:val="Hyperlink"/>
                <w:noProof/>
                <w:lang w:val="en-US"/>
              </w:rPr>
              <w:t>4.2.21. Quản lý chỉ tiêu theo Tổ/Ban</w:t>
            </w:r>
            <w:r>
              <w:rPr>
                <w:noProof/>
                <w:webHidden/>
              </w:rPr>
              <w:tab/>
            </w:r>
            <w:r>
              <w:rPr>
                <w:noProof/>
                <w:webHidden/>
              </w:rPr>
              <w:fldChar w:fldCharType="begin"/>
            </w:r>
            <w:r>
              <w:rPr>
                <w:noProof/>
                <w:webHidden/>
              </w:rPr>
              <w:instrText xml:space="preserve"> PAGEREF _Toc242783399 \h </w:instrText>
            </w:r>
            <w:r>
              <w:rPr>
                <w:noProof/>
                <w:webHidden/>
              </w:rPr>
            </w:r>
            <w:r>
              <w:rPr>
                <w:noProof/>
                <w:webHidden/>
              </w:rPr>
              <w:fldChar w:fldCharType="separate"/>
            </w:r>
            <w:r>
              <w:rPr>
                <w:noProof/>
                <w:webHidden/>
              </w:rPr>
              <w:t>240</w:t>
            </w:r>
            <w:r>
              <w:rPr>
                <w:noProof/>
                <w:webHidden/>
              </w:rPr>
              <w:fldChar w:fldCharType="end"/>
            </w:r>
          </w:hyperlink>
        </w:p>
        <w:p w:rsidR="004641F9" w:rsidRDefault="004641F9" w14:paraId="750849F7" w14:textId="4C785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0">
            <w:r w:rsidRPr="00207A6E">
              <w:rPr>
                <w:rStyle w:val="Hyperlink"/>
                <w:noProof/>
                <w:lang w:val="en-US"/>
              </w:rPr>
              <w:t>4.2.22. Nhập hệ số/tham số công thức tính chỉ tiêu</w:t>
            </w:r>
            <w:r>
              <w:rPr>
                <w:noProof/>
                <w:webHidden/>
              </w:rPr>
              <w:tab/>
            </w:r>
            <w:r>
              <w:rPr>
                <w:noProof/>
                <w:webHidden/>
              </w:rPr>
              <w:fldChar w:fldCharType="begin"/>
            </w:r>
            <w:r>
              <w:rPr>
                <w:noProof/>
                <w:webHidden/>
              </w:rPr>
              <w:instrText xml:space="preserve"> PAGEREF _Toc242783400 \h </w:instrText>
            </w:r>
            <w:r>
              <w:rPr>
                <w:noProof/>
                <w:webHidden/>
              </w:rPr>
            </w:r>
            <w:r>
              <w:rPr>
                <w:noProof/>
                <w:webHidden/>
              </w:rPr>
              <w:fldChar w:fldCharType="separate"/>
            </w:r>
            <w:r>
              <w:rPr>
                <w:noProof/>
                <w:webHidden/>
              </w:rPr>
              <w:t>241</w:t>
            </w:r>
            <w:r>
              <w:rPr>
                <w:noProof/>
                <w:webHidden/>
              </w:rPr>
              <w:fldChar w:fldCharType="end"/>
            </w:r>
          </w:hyperlink>
        </w:p>
        <w:p w:rsidR="004641F9" w:rsidRDefault="004641F9" w14:paraId="5A0A7BBE" w14:textId="68280C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1">
            <w:r w:rsidRPr="00207A6E">
              <w:rPr>
                <w:rStyle w:val="Hyperlink"/>
                <w:noProof/>
                <w:lang w:val="en-US"/>
              </w:rPr>
              <w:t>4.2.23. Import dữ liệu vào form nhập liệu</w:t>
            </w:r>
            <w:r>
              <w:rPr>
                <w:noProof/>
                <w:webHidden/>
              </w:rPr>
              <w:tab/>
            </w:r>
            <w:r>
              <w:rPr>
                <w:noProof/>
                <w:webHidden/>
              </w:rPr>
              <w:fldChar w:fldCharType="begin"/>
            </w:r>
            <w:r>
              <w:rPr>
                <w:noProof/>
                <w:webHidden/>
              </w:rPr>
              <w:instrText xml:space="preserve"> PAGEREF _Toc242783401 \h </w:instrText>
            </w:r>
            <w:r>
              <w:rPr>
                <w:noProof/>
                <w:webHidden/>
              </w:rPr>
            </w:r>
            <w:r>
              <w:rPr>
                <w:noProof/>
                <w:webHidden/>
              </w:rPr>
              <w:fldChar w:fldCharType="separate"/>
            </w:r>
            <w:r>
              <w:rPr>
                <w:noProof/>
                <w:webHidden/>
              </w:rPr>
              <w:t>242</w:t>
            </w:r>
            <w:r>
              <w:rPr>
                <w:noProof/>
                <w:webHidden/>
              </w:rPr>
              <w:fldChar w:fldCharType="end"/>
            </w:r>
          </w:hyperlink>
        </w:p>
        <w:p w:rsidR="004641F9" w:rsidRDefault="004641F9" w14:paraId="5F3A2155" w14:textId="4F21608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2">
            <w:r w:rsidRPr="00207A6E">
              <w:rPr>
                <w:rStyle w:val="Hyperlink"/>
                <w:noProof/>
                <w:lang w:val="en-US"/>
              </w:rPr>
              <w:t>4.2.24. Export dữ liệu từ form nhập liệu</w:t>
            </w:r>
            <w:r>
              <w:rPr>
                <w:noProof/>
                <w:webHidden/>
              </w:rPr>
              <w:tab/>
            </w:r>
            <w:r>
              <w:rPr>
                <w:noProof/>
                <w:webHidden/>
              </w:rPr>
              <w:fldChar w:fldCharType="begin"/>
            </w:r>
            <w:r>
              <w:rPr>
                <w:noProof/>
                <w:webHidden/>
              </w:rPr>
              <w:instrText xml:space="preserve"> PAGEREF _Toc242783402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541D96A4" w14:textId="4E0CC2D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3">
            <w:r w:rsidRPr="00207A6E">
              <w:rPr>
                <w:rStyle w:val="Hyperlink"/>
                <w:noProof/>
                <w:lang w:val="en-US"/>
              </w:rPr>
              <w:t>4.2.25. Kiểm tra hợp lệ trước khi nộp</w:t>
            </w:r>
            <w:r>
              <w:rPr>
                <w:noProof/>
                <w:webHidden/>
              </w:rPr>
              <w:tab/>
            </w:r>
            <w:r>
              <w:rPr>
                <w:noProof/>
                <w:webHidden/>
              </w:rPr>
              <w:fldChar w:fldCharType="begin"/>
            </w:r>
            <w:r>
              <w:rPr>
                <w:noProof/>
                <w:webHidden/>
              </w:rPr>
              <w:instrText xml:space="preserve"> PAGEREF _Toc242783403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0E28E67A" w14:textId="4B8615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4">
            <w:r w:rsidRPr="00207A6E">
              <w:rPr>
                <w:rStyle w:val="Hyperlink"/>
                <w:noProof/>
                <w:lang w:val="en-US"/>
              </w:rPr>
              <w:t>4.2.26. Xem dashboard chỉ tiêu của Tổ/Ban</w:t>
            </w:r>
            <w:r>
              <w:rPr>
                <w:noProof/>
                <w:webHidden/>
              </w:rPr>
              <w:tab/>
            </w:r>
            <w:r>
              <w:rPr>
                <w:noProof/>
                <w:webHidden/>
              </w:rPr>
              <w:fldChar w:fldCharType="begin"/>
            </w:r>
            <w:r>
              <w:rPr>
                <w:noProof/>
                <w:webHidden/>
              </w:rPr>
              <w:instrText xml:space="preserve"> PAGEREF _Toc242783404 \h </w:instrText>
            </w:r>
            <w:r>
              <w:rPr>
                <w:noProof/>
                <w:webHidden/>
              </w:rPr>
            </w:r>
            <w:r>
              <w:rPr>
                <w:noProof/>
                <w:webHidden/>
              </w:rPr>
              <w:fldChar w:fldCharType="separate"/>
            </w:r>
            <w:r>
              <w:rPr>
                <w:noProof/>
                <w:webHidden/>
              </w:rPr>
              <w:t>245</w:t>
            </w:r>
            <w:r>
              <w:rPr>
                <w:noProof/>
                <w:webHidden/>
              </w:rPr>
              <w:fldChar w:fldCharType="end"/>
            </w:r>
          </w:hyperlink>
        </w:p>
        <w:p w:rsidR="004641F9" w:rsidRDefault="004641F9" w14:paraId="521E8214" w14:textId="76EACB8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5">
            <w:r w:rsidRPr="00207A6E">
              <w:rPr>
                <w:rStyle w:val="Hyperlink"/>
                <w:noProof/>
                <w:lang w:val="en-US"/>
              </w:rPr>
              <w:t>4.2.27. Theo dõi lịch sử yêu cầu và phản hồi</w:t>
            </w:r>
            <w:r>
              <w:rPr>
                <w:noProof/>
                <w:webHidden/>
              </w:rPr>
              <w:tab/>
            </w:r>
            <w:r>
              <w:rPr>
                <w:noProof/>
                <w:webHidden/>
              </w:rPr>
              <w:fldChar w:fldCharType="begin"/>
            </w:r>
            <w:r>
              <w:rPr>
                <w:noProof/>
                <w:webHidden/>
              </w:rPr>
              <w:instrText xml:space="preserve"> PAGEREF _Toc242783405 \h </w:instrText>
            </w:r>
            <w:r>
              <w:rPr>
                <w:noProof/>
                <w:webHidden/>
              </w:rPr>
            </w:r>
            <w:r>
              <w:rPr>
                <w:noProof/>
                <w:webHidden/>
              </w:rPr>
              <w:fldChar w:fldCharType="separate"/>
            </w:r>
            <w:r>
              <w:rPr>
                <w:noProof/>
                <w:webHidden/>
              </w:rPr>
              <w:t>246</w:t>
            </w:r>
            <w:r>
              <w:rPr>
                <w:noProof/>
                <w:webHidden/>
              </w:rPr>
              <w:fldChar w:fldCharType="end"/>
            </w:r>
          </w:hyperlink>
        </w:p>
        <w:p w:rsidR="004641F9" w:rsidRDefault="004641F9" w14:paraId="77711619" w14:textId="318D93C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6">
            <w:r w:rsidRPr="00207A6E">
              <w:rPr>
                <w:rStyle w:val="Hyperlink"/>
                <w:noProof/>
                <w:lang w:val="en-US"/>
              </w:rPr>
              <w:t>4.2.28. Tính năng tạo yêu cầu nộp báo cáo/số liệu</w:t>
            </w:r>
            <w:r>
              <w:rPr>
                <w:noProof/>
                <w:webHidden/>
              </w:rPr>
              <w:tab/>
            </w:r>
            <w:r>
              <w:rPr>
                <w:noProof/>
                <w:webHidden/>
              </w:rPr>
              <w:fldChar w:fldCharType="begin"/>
            </w:r>
            <w:r>
              <w:rPr>
                <w:noProof/>
                <w:webHidden/>
              </w:rPr>
              <w:instrText xml:space="preserve"> PAGEREF _Toc242783406 \h </w:instrText>
            </w:r>
            <w:r>
              <w:rPr>
                <w:noProof/>
                <w:webHidden/>
              </w:rPr>
            </w:r>
            <w:r>
              <w:rPr>
                <w:noProof/>
                <w:webHidden/>
              </w:rPr>
              <w:fldChar w:fldCharType="separate"/>
            </w:r>
            <w:r>
              <w:rPr>
                <w:noProof/>
                <w:webHidden/>
              </w:rPr>
              <w:t>247</w:t>
            </w:r>
            <w:r>
              <w:rPr>
                <w:noProof/>
                <w:webHidden/>
              </w:rPr>
              <w:fldChar w:fldCharType="end"/>
            </w:r>
          </w:hyperlink>
        </w:p>
        <w:p w:rsidR="004641F9" w:rsidRDefault="004641F9" w14:paraId="4869BF4F" w14:textId="4FD11C2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7">
            <w:r w:rsidRPr="00207A6E">
              <w:rPr>
                <w:rStyle w:val="Hyperlink"/>
                <w:noProof/>
                <w:lang w:val="en-US"/>
              </w:rPr>
              <w:t>4.2.29. Tính năng tiếp nhận yêu cầu tại Hộp thư Tổ/Ban</w:t>
            </w:r>
            <w:r>
              <w:rPr>
                <w:noProof/>
                <w:webHidden/>
              </w:rPr>
              <w:tab/>
            </w:r>
            <w:r>
              <w:rPr>
                <w:noProof/>
                <w:webHidden/>
              </w:rPr>
              <w:fldChar w:fldCharType="begin"/>
            </w:r>
            <w:r>
              <w:rPr>
                <w:noProof/>
                <w:webHidden/>
              </w:rPr>
              <w:instrText xml:space="preserve"> PAGEREF _Toc242783407 \h </w:instrText>
            </w:r>
            <w:r>
              <w:rPr>
                <w:noProof/>
                <w:webHidden/>
              </w:rPr>
            </w:r>
            <w:r>
              <w:rPr>
                <w:noProof/>
                <w:webHidden/>
              </w:rPr>
              <w:fldChar w:fldCharType="separate"/>
            </w:r>
            <w:r>
              <w:rPr>
                <w:noProof/>
                <w:webHidden/>
              </w:rPr>
              <w:t>248</w:t>
            </w:r>
            <w:r>
              <w:rPr>
                <w:noProof/>
                <w:webHidden/>
              </w:rPr>
              <w:fldChar w:fldCharType="end"/>
            </w:r>
          </w:hyperlink>
        </w:p>
        <w:p w:rsidR="004641F9" w:rsidRDefault="004641F9" w14:paraId="1BDD07DA" w14:textId="2ABC86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8">
            <w:r w:rsidRPr="00207A6E">
              <w:rPr>
                <w:rStyle w:val="Hyperlink"/>
                <w:noProof/>
                <w:lang w:val="en-US"/>
              </w:rPr>
              <w:t>4.2.30. Tính năng nộp báo cáo/số liệu theo yêu cầu</w:t>
            </w:r>
            <w:r>
              <w:rPr>
                <w:noProof/>
                <w:webHidden/>
              </w:rPr>
              <w:tab/>
            </w:r>
            <w:r>
              <w:rPr>
                <w:noProof/>
                <w:webHidden/>
              </w:rPr>
              <w:fldChar w:fldCharType="begin"/>
            </w:r>
            <w:r>
              <w:rPr>
                <w:noProof/>
                <w:webHidden/>
              </w:rPr>
              <w:instrText xml:space="preserve"> PAGEREF _Toc242783408 \h </w:instrText>
            </w:r>
            <w:r>
              <w:rPr>
                <w:noProof/>
                <w:webHidden/>
              </w:rPr>
            </w:r>
            <w:r>
              <w:rPr>
                <w:noProof/>
                <w:webHidden/>
              </w:rPr>
              <w:fldChar w:fldCharType="separate"/>
            </w:r>
            <w:r>
              <w:rPr>
                <w:noProof/>
                <w:webHidden/>
              </w:rPr>
              <w:t>249</w:t>
            </w:r>
            <w:r>
              <w:rPr>
                <w:noProof/>
                <w:webHidden/>
              </w:rPr>
              <w:fldChar w:fldCharType="end"/>
            </w:r>
          </w:hyperlink>
        </w:p>
        <w:p w:rsidR="004641F9" w:rsidRDefault="004641F9" w14:paraId="0982FAFC" w14:textId="14B320E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9">
            <w:r w:rsidRPr="00207A6E">
              <w:rPr>
                <w:rStyle w:val="Hyperlink"/>
                <w:noProof/>
                <w:lang w:val="en-US"/>
              </w:rPr>
              <w:t>4.2.31. Tính năng theo dõi tiến độ nộp của các Tổ/Ban</w:t>
            </w:r>
            <w:r>
              <w:rPr>
                <w:noProof/>
                <w:webHidden/>
              </w:rPr>
              <w:tab/>
            </w:r>
            <w:r>
              <w:rPr>
                <w:noProof/>
                <w:webHidden/>
              </w:rPr>
              <w:fldChar w:fldCharType="begin"/>
            </w:r>
            <w:r>
              <w:rPr>
                <w:noProof/>
                <w:webHidden/>
              </w:rPr>
              <w:instrText xml:space="preserve"> PAGEREF _Toc242783409 \h </w:instrText>
            </w:r>
            <w:r>
              <w:rPr>
                <w:noProof/>
                <w:webHidden/>
              </w:rPr>
            </w:r>
            <w:r>
              <w:rPr>
                <w:noProof/>
                <w:webHidden/>
              </w:rPr>
              <w:fldChar w:fldCharType="separate"/>
            </w:r>
            <w:r>
              <w:rPr>
                <w:noProof/>
                <w:webHidden/>
              </w:rPr>
              <w:t>250</w:t>
            </w:r>
            <w:r>
              <w:rPr>
                <w:noProof/>
                <w:webHidden/>
              </w:rPr>
              <w:fldChar w:fldCharType="end"/>
            </w:r>
          </w:hyperlink>
        </w:p>
        <w:p w:rsidR="004641F9" w:rsidRDefault="004641F9" w14:paraId="00E33F49" w14:textId="4AFEDA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0">
            <w:r w:rsidRPr="00207A6E">
              <w:rPr>
                <w:rStyle w:val="Hyperlink"/>
                <w:noProof/>
                <w:lang w:val="en-US"/>
              </w:rPr>
              <w:t>4.2.32. Tính năng chỉnh sửa và nộp lại theo phản hồi</w:t>
            </w:r>
            <w:r>
              <w:rPr>
                <w:noProof/>
                <w:webHidden/>
              </w:rPr>
              <w:tab/>
            </w:r>
            <w:r>
              <w:rPr>
                <w:noProof/>
                <w:webHidden/>
              </w:rPr>
              <w:fldChar w:fldCharType="begin"/>
            </w:r>
            <w:r>
              <w:rPr>
                <w:noProof/>
                <w:webHidden/>
              </w:rPr>
              <w:instrText xml:space="preserve"> PAGEREF _Toc242783410 \h </w:instrText>
            </w:r>
            <w:r>
              <w:rPr>
                <w:noProof/>
                <w:webHidden/>
              </w:rPr>
            </w:r>
            <w:r>
              <w:rPr>
                <w:noProof/>
                <w:webHidden/>
              </w:rPr>
              <w:fldChar w:fldCharType="separate"/>
            </w:r>
            <w:r>
              <w:rPr>
                <w:noProof/>
                <w:webHidden/>
              </w:rPr>
              <w:t>251</w:t>
            </w:r>
            <w:r>
              <w:rPr>
                <w:noProof/>
                <w:webHidden/>
              </w:rPr>
              <w:fldChar w:fldCharType="end"/>
            </w:r>
          </w:hyperlink>
        </w:p>
        <w:p w:rsidR="004641F9" w:rsidRDefault="004641F9" w14:paraId="28FF8DAA" w14:textId="59CE64A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1">
            <w:r w:rsidRPr="00207A6E">
              <w:rPr>
                <w:rStyle w:val="Hyperlink"/>
                <w:noProof/>
                <w:lang w:val="en-US"/>
              </w:rPr>
              <w:t>4.3. Yêu cầu quản trị dữ liệu</w:t>
            </w:r>
            <w:r>
              <w:rPr>
                <w:noProof/>
                <w:webHidden/>
              </w:rPr>
              <w:tab/>
            </w:r>
            <w:r>
              <w:rPr>
                <w:noProof/>
                <w:webHidden/>
              </w:rPr>
              <w:fldChar w:fldCharType="begin"/>
            </w:r>
            <w:r>
              <w:rPr>
                <w:noProof/>
                <w:webHidden/>
              </w:rPr>
              <w:instrText xml:space="preserve"> PAGEREF _Toc242783411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6EEA8ACC" w14:textId="16EC066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2">
            <w:r w:rsidRPr="00207A6E">
              <w:rPr>
                <w:rStyle w:val="Hyperlink"/>
                <w:noProof/>
                <w:lang w:val="en-US"/>
              </w:rPr>
              <w:t>4.3.1. Tính năng xem trạng thái nguồn dữ liệu và kết nối</w:t>
            </w:r>
            <w:r>
              <w:rPr>
                <w:noProof/>
                <w:webHidden/>
              </w:rPr>
              <w:tab/>
            </w:r>
            <w:r>
              <w:rPr>
                <w:noProof/>
                <w:webHidden/>
              </w:rPr>
              <w:fldChar w:fldCharType="begin"/>
            </w:r>
            <w:r>
              <w:rPr>
                <w:noProof/>
                <w:webHidden/>
              </w:rPr>
              <w:instrText xml:space="preserve"> PAGEREF _Toc242783412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36DBA9DC" w14:textId="7F573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3">
            <w:r w:rsidRPr="00207A6E">
              <w:rPr>
                <w:rStyle w:val="Hyperlink"/>
                <w:noProof/>
                <w:lang w:val="en-US"/>
              </w:rPr>
              <w:t>4.3.2. Tính năng làm mới trạng thái kết nối</w:t>
            </w:r>
            <w:r>
              <w:rPr>
                <w:noProof/>
                <w:webHidden/>
              </w:rPr>
              <w:tab/>
            </w:r>
            <w:r>
              <w:rPr>
                <w:noProof/>
                <w:webHidden/>
              </w:rPr>
              <w:fldChar w:fldCharType="begin"/>
            </w:r>
            <w:r>
              <w:rPr>
                <w:noProof/>
                <w:webHidden/>
              </w:rPr>
              <w:instrText xml:space="preserve"> PAGEREF _Toc242783413 \h </w:instrText>
            </w:r>
            <w:r>
              <w:rPr>
                <w:noProof/>
                <w:webHidden/>
              </w:rPr>
            </w:r>
            <w:r>
              <w:rPr>
                <w:noProof/>
                <w:webHidden/>
              </w:rPr>
              <w:fldChar w:fldCharType="separate"/>
            </w:r>
            <w:r>
              <w:rPr>
                <w:noProof/>
                <w:webHidden/>
              </w:rPr>
              <w:t>253</w:t>
            </w:r>
            <w:r>
              <w:rPr>
                <w:noProof/>
                <w:webHidden/>
              </w:rPr>
              <w:fldChar w:fldCharType="end"/>
            </w:r>
          </w:hyperlink>
        </w:p>
        <w:p w:rsidR="004641F9" w:rsidRDefault="004641F9" w14:paraId="241034D1" w14:textId="3D6E14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4">
            <w:r w:rsidRPr="00207A6E">
              <w:rPr>
                <w:rStyle w:val="Hyperlink"/>
                <w:noProof/>
                <w:lang w:val="en-US"/>
              </w:rPr>
              <w:t>4.3.3. Tính năng xem chi tiết nguồn dữ liệu</w:t>
            </w:r>
            <w:r>
              <w:rPr>
                <w:noProof/>
                <w:webHidden/>
              </w:rPr>
              <w:tab/>
            </w:r>
            <w:r>
              <w:rPr>
                <w:noProof/>
                <w:webHidden/>
              </w:rPr>
              <w:fldChar w:fldCharType="begin"/>
            </w:r>
            <w:r>
              <w:rPr>
                <w:noProof/>
                <w:webHidden/>
              </w:rPr>
              <w:instrText xml:space="preserve"> PAGEREF _Toc242783414 \h </w:instrText>
            </w:r>
            <w:r>
              <w:rPr>
                <w:noProof/>
                <w:webHidden/>
              </w:rPr>
            </w:r>
            <w:r>
              <w:rPr>
                <w:noProof/>
                <w:webHidden/>
              </w:rPr>
              <w:fldChar w:fldCharType="separate"/>
            </w:r>
            <w:r>
              <w:rPr>
                <w:noProof/>
                <w:webHidden/>
              </w:rPr>
              <w:t>254</w:t>
            </w:r>
            <w:r>
              <w:rPr>
                <w:noProof/>
                <w:webHidden/>
              </w:rPr>
              <w:fldChar w:fldCharType="end"/>
            </w:r>
          </w:hyperlink>
        </w:p>
        <w:p w:rsidR="004641F9" w:rsidRDefault="004641F9" w14:paraId="1CC6EBE0" w14:textId="6C090AE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5">
            <w:r w:rsidRPr="00207A6E">
              <w:rPr>
                <w:rStyle w:val="Hyperlink"/>
                <w:noProof/>
                <w:lang w:val="en-US"/>
              </w:rPr>
              <w:t>4.3.4. Tính năng điều chỉnh dữ liệu ESG</w:t>
            </w:r>
            <w:r>
              <w:rPr>
                <w:noProof/>
                <w:webHidden/>
              </w:rPr>
              <w:tab/>
            </w:r>
            <w:r>
              <w:rPr>
                <w:noProof/>
                <w:webHidden/>
              </w:rPr>
              <w:fldChar w:fldCharType="begin"/>
            </w:r>
            <w:r>
              <w:rPr>
                <w:noProof/>
                <w:webHidden/>
              </w:rPr>
              <w:instrText xml:space="preserve"> PAGEREF _Toc242783415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1653C1D3" w14:textId="2C25F51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6">
            <w:r w:rsidRPr="00207A6E">
              <w:rPr>
                <w:rStyle w:val="Hyperlink"/>
                <w:noProof/>
                <w:lang w:val="en-US"/>
              </w:rPr>
              <w:t>4.3.5. Tính năng xem nhật ký tích hợp dữ liệu</w:t>
            </w:r>
            <w:r>
              <w:rPr>
                <w:noProof/>
                <w:webHidden/>
              </w:rPr>
              <w:tab/>
            </w:r>
            <w:r>
              <w:rPr>
                <w:noProof/>
                <w:webHidden/>
              </w:rPr>
              <w:fldChar w:fldCharType="begin"/>
            </w:r>
            <w:r>
              <w:rPr>
                <w:noProof/>
                <w:webHidden/>
              </w:rPr>
              <w:instrText xml:space="preserve"> PAGEREF _Toc242783416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263F8024" w14:textId="50282BB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7">
            <w:r w:rsidRPr="00207A6E">
              <w:rPr>
                <w:rStyle w:val="Hyperlink"/>
                <w:noProof/>
                <w:lang w:val="en-US"/>
              </w:rPr>
              <w:t>4.4. Yêu cầu KPI, Net Zero và danh mục</w:t>
            </w:r>
            <w:r>
              <w:rPr>
                <w:noProof/>
                <w:webHidden/>
              </w:rPr>
              <w:tab/>
            </w:r>
            <w:r>
              <w:rPr>
                <w:noProof/>
                <w:webHidden/>
              </w:rPr>
              <w:fldChar w:fldCharType="begin"/>
            </w:r>
            <w:r>
              <w:rPr>
                <w:noProof/>
                <w:webHidden/>
              </w:rPr>
              <w:instrText xml:space="preserve"> PAGEREF _Toc242783417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6D23994D" w14:textId="05ADD4C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8">
            <w:r w:rsidRPr="00207A6E">
              <w:rPr>
                <w:rStyle w:val="Hyperlink"/>
                <w:noProof/>
                <w:lang w:val="en-US"/>
              </w:rPr>
              <w:t>4.4.1. Tra cứu danh mục chỉ tiêu ESG</w:t>
            </w:r>
            <w:r>
              <w:rPr>
                <w:noProof/>
                <w:webHidden/>
              </w:rPr>
              <w:tab/>
            </w:r>
            <w:r>
              <w:rPr>
                <w:noProof/>
                <w:webHidden/>
              </w:rPr>
              <w:fldChar w:fldCharType="begin"/>
            </w:r>
            <w:r>
              <w:rPr>
                <w:noProof/>
                <w:webHidden/>
              </w:rPr>
              <w:instrText xml:space="preserve"> PAGEREF _Toc242783418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09BD0FF8" w14:textId="18A30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9">
            <w:r w:rsidRPr="00207A6E">
              <w:rPr>
                <w:rStyle w:val="Hyperlink"/>
                <w:noProof/>
                <w:lang w:val="en-US"/>
              </w:rPr>
              <w:t>4.4.2. Thêm mới chỉ tiêu ESG</w:t>
            </w:r>
            <w:r>
              <w:rPr>
                <w:noProof/>
                <w:webHidden/>
              </w:rPr>
              <w:tab/>
            </w:r>
            <w:r>
              <w:rPr>
                <w:noProof/>
                <w:webHidden/>
              </w:rPr>
              <w:fldChar w:fldCharType="begin"/>
            </w:r>
            <w:r>
              <w:rPr>
                <w:noProof/>
                <w:webHidden/>
              </w:rPr>
              <w:instrText xml:space="preserve"> PAGEREF _Toc242783419 \h </w:instrText>
            </w:r>
            <w:r>
              <w:rPr>
                <w:noProof/>
                <w:webHidden/>
              </w:rPr>
            </w:r>
            <w:r>
              <w:rPr>
                <w:noProof/>
                <w:webHidden/>
              </w:rPr>
              <w:fldChar w:fldCharType="separate"/>
            </w:r>
            <w:r>
              <w:rPr>
                <w:noProof/>
                <w:webHidden/>
              </w:rPr>
              <w:t>257</w:t>
            </w:r>
            <w:r>
              <w:rPr>
                <w:noProof/>
                <w:webHidden/>
              </w:rPr>
              <w:fldChar w:fldCharType="end"/>
            </w:r>
          </w:hyperlink>
        </w:p>
        <w:p w:rsidR="004641F9" w:rsidRDefault="004641F9" w14:paraId="351A4D46" w14:textId="15BB972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0">
            <w:r w:rsidRPr="00207A6E">
              <w:rPr>
                <w:rStyle w:val="Hyperlink"/>
                <w:noProof/>
                <w:lang w:val="sv-SE"/>
              </w:rPr>
              <w:t>4.4.3. Tính năng tra cứu KPI ESG</w:t>
            </w:r>
            <w:r>
              <w:rPr>
                <w:noProof/>
                <w:webHidden/>
              </w:rPr>
              <w:tab/>
            </w:r>
            <w:r>
              <w:rPr>
                <w:noProof/>
                <w:webHidden/>
              </w:rPr>
              <w:fldChar w:fldCharType="begin"/>
            </w:r>
            <w:r>
              <w:rPr>
                <w:noProof/>
                <w:webHidden/>
              </w:rPr>
              <w:instrText xml:space="preserve"> PAGEREF _Toc242783420 \h </w:instrText>
            </w:r>
            <w:r>
              <w:rPr>
                <w:noProof/>
                <w:webHidden/>
              </w:rPr>
            </w:r>
            <w:r>
              <w:rPr>
                <w:noProof/>
                <w:webHidden/>
              </w:rPr>
              <w:fldChar w:fldCharType="separate"/>
            </w:r>
            <w:r>
              <w:rPr>
                <w:noProof/>
                <w:webHidden/>
              </w:rPr>
              <w:t>258</w:t>
            </w:r>
            <w:r>
              <w:rPr>
                <w:noProof/>
                <w:webHidden/>
              </w:rPr>
              <w:fldChar w:fldCharType="end"/>
            </w:r>
          </w:hyperlink>
        </w:p>
        <w:p w:rsidR="004641F9" w:rsidRDefault="004641F9" w14:paraId="4D134867" w14:textId="5380148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1">
            <w:r w:rsidRPr="00207A6E">
              <w:rPr>
                <w:rStyle w:val="Hyperlink"/>
                <w:noProof/>
                <w:lang w:val="en-US"/>
              </w:rPr>
              <w:t>4.4.4. Tính năng theo dõi hiệu suất KPI</w:t>
            </w:r>
            <w:r>
              <w:rPr>
                <w:noProof/>
                <w:webHidden/>
              </w:rPr>
              <w:tab/>
            </w:r>
            <w:r>
              <w:rPr>
                <w:noProof/>
                <w:webHidden/>
              </w:rPr>
              <w:fldChar w:fldCharType="begin"/>
            </w:r>
            <w:r>
              <w:rPr>
                <w:noProof/>
                <w:webHidden/>
              </w:rPr>
              <w:instrText xml:space="preserve"> PAGEREF _Toc242783421 \h </w:instrText>
            </w:r>
            <w:r>
              <w:rPr>
                <w:noProof/>
                <w:webHidden/>
              </w:rPr>
            </w:r>
            <w:r>
              <w:rPr>
                <w:noProof/>
                <w:webHidden/>
              </w:rPr>
              <w:fldChar w:fldCharType="separate"/>
            </w:r>
            <w:r>
              <w:rPr>
                <w:noProof/>
                <w:webHidden/>
              </w:rPr>
              <w:t>259</w:t>
            </w:r>
            <w:r>
              <w:rPr>
                <w:noProof/>
                <w:webHidden/>
              </w:rPr>
              <w:fldChar w:fldCharType="end"/>
            </w:r>
          </w:hyperlink>
        </w:p>
        <w:p w:rsidR="004641F9" w:rsidRDefault="004641F9" w14:paraId="77CD6650" w14:textId="49395B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2">
            <w:r w:rsidRPr="00207A6E">
              <w:rPr>
                <w:rStyle w:val="Hyperlink"/>
                <w:noProof/>
                <w:lang w:val="en-US"/>
              </w:rPr>
              <w:t>4.4.5. Tính năng tra cứu danh sách kịch bản Net Zero</w:t>
            </w:r>
            <w:r>
              <w:rPr>
                <w:noProof/>
                <w:webHidden/>
              </w:rPr>
              <w:tab/>
            </w:r>
            <w:r>
              <w:rPr>
                <w:noProof/>
                <w:webHidden/>
              </w:rPr>
              <w:fldChar w:fldCharType="begin"/>
            </w:r>
            <w:r>
              <w:rPr>
                <w:noProof/>
                <w:webHidden/>
              </w:rPr>
              <w:instrText xml:space="preserve"> PAGEREF _Toc242783422 \h </w:instrText>
            </w:r>
            <w:r>
              <w:rPr>
                <w:noProof/>
                <w:webHidden/>
              </w:rPr>
            </w:r>
            <w:r>
              <w:rPr>
                <w:noProof/>
                <w:webHidden/>
              </w:rPr>
              <w:fldChar w:fldCharType="separate"/>
            </w:r>
            <w:r>
              <w:rPr>
                <w:noProof/>
                <w:webHidden/>
              </w:rPr>
              <w:t>260</w:t>
            </w:r>
            <w:r>
              <w:rPr>
                <w:noProof/>
                <w:webHidden/>
              </w:rPr>
              <w:fldChar w:fldCharType="end"/>
            </w:r>
          </w:hyperlink>
        </w:p>
        <w:p w:rsidR="004641F9" w:rsidRDefault="004641F9" w14:paraId="1DDB1588" w14:textId="314921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3">
            <w:r w:rsidRPr="00207A6E">
              <w:rPr>
                <w:rStyle w:val="Hyperlink"/>
                <w:noProof/>
                <w:lang w:val="en-US"/>
              </w:rPr>
              <w:t>4.4.6. Tính năng tạo kịch bản Net Zero</w:t>
            </w:r>
            <w:r>
              <w:rPr>
                <w:noProof/>
                <w:webHidden/>
              </w:rPr>
              <w:tab/>
            </w:r>
            <w:r>
              <w:rPr>
                <w:noProof/>
                <w:webHidden/>
              </w:rPr>
              <w:fldChar w:fldCharType="begin"/>
            </w:r>
            <w:r>
              <w:rPr>
                <w:noProof/>
                <w:webHidden/>
              </w:rPr>
              <w:instrText xml:space="preserve"> PAGEREF _Toc242783423 \h </w:instrText>
            </w:r>
            <w:r>
              <w:rPr>
                <w:noProof/>
                <w:webHidden/>
              </w:rPr>
            </w:r>
            <w:r>
              <w:rPr>
                <w:noProof/>
                <w:webHidden/>
              </w:rPr>
              <w:fldChar w:fldCharType="separate"/>
            </w:r>
            <w:r>
              <w:rPr>
                <w:noProof/>
                <w:webHidden/>
              </w:rPr>
              <w:t>261</w:t>
            </w:r>
            <w:r>
              <w:rPr>
                <w:noProof/>
                <w:webHidden/>
              </w:rPr>
              <w:fldChar w:fldCharType="end"/>
            </w:r>
          </w:hyperlink>
        </w:p>
        <w:p w:rsidR="004641F9" w:rsidRDefault="004641F9" w14:paraId="78D5CFA7" w14:textId="29A5151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4">
            <w:r w:rsidRPr="00207A6E">
              <w:rPr>
                <w:rStyle w:val="Hyperlink"/>
                <w:noProof/>
                <w:lang w:val="en-US"/>
              </w:rPr>
              <w:t>4.4.7. Tính năng chỉnh sửa/xóa kịch bản Net Zero</w:t>
            </w:r>
            <w:r>
              <w:rPr>
                <w:noProof/>
                <w:webHidden/>
              </w:rPr>
              <w:tab/>
            </w:r>
            <w:r>
              <w:rPr>
                <w:noProof/>
                <w:webHidden/>
              </w:rPr>
              <w:fldChar w:fldCharType="begin"/>
            </w:r>
            <w:r>
              <w:rPr>
                <w:noProof/>
                <w:webHidden/>
              </w:rPr>
              <w:instrText xml:space="preserve"> PAGEREF _Toc242783424 \h </w:instrText>
            </w:r>
            <w:r>
              <w:rPr>
                <w:noProof/>
                <w:webHidden/>
              </w:rPr>
            </w:r>
            <w:r>
              <w:rPr>
                <w:noProof/>
                <w:webHidden/>
              </w:rPr>
              <w:fldChar w:fldCharType="separate"/>
            </w:r>
            <w:r>
              <w:rPr>
                <w:noProof/>
                <w:webHidden/>
              </w:rPr>
              <w:t>262</w:t>
            </w:r>
            <w:r>
              <w:rPr>
                <w:noProof/>
                <w:webHidden/>
              </w:rPr>
              <w:fldChar w:fldCharType="end"/>
            </w:r>
          </w:hyperlink>
        </w:p>
        <w:p w:rsidR="004641F9" w:rsidRDefault="004641F9" w14:paraId="3D8C4449" w14:textId="4689E0F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5">
            <w:r w:rsidRPr="00207A6E">
              <w:rPr>
                <w:rStyle w:val="Hyperlink"/>
                <w:noProof/>
                <w:lang w:val="en-US"/>
              </w:rPr>
              <w:t>4.4.8. Tính năng cấu hình phạm vi EU/UK/CH/CORSIA</w:t>
            </w:r>
            <w:r>
              <w:rPr>
                <w:noProof/>
                <w:webHidden/>
              </w:rPr>
              <w:tab/>
            </w:r>
            <w:r>
              <w:rPr>
                <w:noProof/>
                <w:webHidden/>
              </w:rPr>
              <w:fldChar w:fldCharType="begin"/>
            </w:r>
            <w:r>
              <w:rPr>
                <w:noProof/>
                <w:webHidden/>
              </w:rPr>
              <w:instrText xml:space="preserve"> PAGEREF _Toc242783425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49247FDB" w14:textId="13D05CB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6">
            <w:r w:rsidRPr="00207A6E">
              <w:rPr>
                <w:rStyle w:val="Hyperlink"/>
                <w:noProof/>
                <w:lang w:val="en-US"/>
              </w:rPr>
              <w:t>4.4.9. Tính năng cập nhật cấu hình ReFuelEU</w:t>
            </w:r>
            <w:r>
              <w:rPr>
                <w:noProof/>
                <w:webHidden/>
              </w:rPr>
              <w:tab/>
            </w:r>
            <w:r>
              <w:rPr>
                <w:noProof/>
                <w:webHidden/>
              </w:rPr>
              <w:fldChar w:fldCharType="begin"/>
            </w:r>
            <w:r>
              <w:rPr>
                <w:noProof/>
                <w:webHidden/>
              </w:rPr>
              <w:instrText xml:space="preserve"> PAGEREF _Toc242783426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1849DE83" w14:textId="6064E82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7">
            <w:r w:rsidRPr="00207A6E">
              <w:rPr>
                <w:rStyle w:val="Hyperlink"/>
                <w:noProof/>
                <w:lang w:val="en-US"/>
              </w:rPr>
              <w:t>4.4.10. Tính năng lưu kết quả kịch bản</w:t>
            </w:r>
            <w:r>
              <w:rPr>
                <w:noProof/>
                <w:webHidden/>
              </w:rPr>
              <w:tab/>
            </w:r>
            <w:r>
              <w:rPr>
                <w:noProof/>
                <w:webHidden/>
              </w:rPr>
              <w:fldChar w:fldCharType="begin"/>
            </w:r>
            <w:r>
              <w:rPr>
                <w:noProof/>
                <w:webHidden/>
              </w:rPr>
              <w:instrText xml:space="preserve"> PAGEREF _Toc242783427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64E9F4EB" w14:textId="2E7B7F6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8">
            <w:r w:rsidRPr="00207A6E">
              <w:rPr>
                <w:rStyle w:val="Hyperlink"/>
                <w:noProof/>
                <w:lang w:val="en-US"/>
              </w:rPr>
              <w:t>4.5. Yêu cầu kho tài liệu, báo cáo và CMS</w:t>
            </w:r>
            <w:r>
              <w:rPr>
                <w:noProof/>
                <w:webHidden/>
              </w:rPr>
              <w:tab/>
            </w:r>
            <w:r>
              <w:rPr>
                <w:noProof/>
                <w:webHidden/>
              </w:rPr>
              <w:fldChar w:fldCharType="begin"/>
            </w:r>
            <w:r>
              <w:rPr>
                <w:noProof/>
                <w:webHidden/>
              </w:rPr>
              <w:instrText xml:space="preserve"> PAGEREF _Toc242783428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7E65D773" w14:textId="7722BD3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9">
            <w:r w:rsidRPr="00207A6E">
              <w:rPr>
                <w:rStyle w:val="Hyperlink"/>
                <w:noProof/>
                <w:lang w:val="en-US"/>
              </w:rPr>
              <w:t>4.5.1. Tính năng tra cứu và xem chi tiết tài liệu</w:t>
            </w:r>
            <w:r>
              <w:rPr>
                <w:noProof/>
                <w:webHidden/>
              </w:rPr>
              <w:tab/>
            </w:r>
            <w:r>
              <w:rPr>
                <w:noProof/>
                <w:webHidden/>
              </w:rPr>
              <w:fldChar w:fldCharType="begin"/>
            </w:r>
            <w:r>
              <w:rPr>
                <w:noProof/>
                <w:webHidden/>
              </w:rPr>
              <w:instrText xml:space="preserve"> PAGEREF _Toc242783429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24074F30" w14:textId="6AF4A11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0">
            <w:r w:rsidRPr="00207A6E">
              <w:rPr>
                <w:rStyle w:val="Hyperlink"/>
                <w:noProof/>
                <w:lang w:val="en-US"/>
              </w:rPr>
              <w:t>4.5.2. Tính năng thêm tài liệu mới</w:t>
            </w:r>
            <w:r>
              <w:rPr>
                <w:noProof/>
                <w:webHidden/>
              </w:rPr>
              <w:tab/>
            </w:r>
            <w:r>
              <w:rPr>
                <w:noProof/>
                <w:webHidden/>
              </w:rPr>
              <w:fldChar w:fldCharType="begin"/>
            </w:r>
            <w:r>
              <w:rPr>
                <w:noProof/>
                <w:webHidden/>
              </w:rPr>
              <w:instrText xml:space="preserve"> PAGEREF _Toc242783430 \h </w:instrText>
            </w:r>
            <w:r>
              <w:rPr>
                <w:noProof/>
                <w:webHidden/>
              </w:rPr>
            </w:r>
            <w:r>
              <w:rPr>
                <w:noProof/>
                <w:webHidden/>
              </w:rPr>
              <w:fldChar w:fldCharType="separate"/>
            </w:r>
            <w:r>
              <w:rPr>
                <w:noProof/>
                <w:webHidden/>
              </w:rPr>
              <w:t>266</w:t>
            </w:r>
            <w:r>
              <w:rPr>
                <w:noProof/>
                <w:webHidden/>
              </w:rPr>
              <w:fldChar w:fldCharType="end"/>
            </w:r>
          </w:hyperlink>
        </w:p>
        <w:p w:rsidR="004641F9" w:rsidRDefault="004641F9" w14:paraId="4775BA61" w14:textId="7383F3E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1">
            <w:r w:rsidRPr="00207A6E">
              <w:rPr>
                <w:rStyle w:val="Hyperlink"/>
                <w:noProof/>
                <w:lang w:val="en-US"/>
              </w:rPr>
              <w:t>4.5.3. Tính năng cập nhật/xóa tài liệu</w:t>
            </w:r>
            <w:r>
              <w:rPr>
                <w:noProof/>
                <w:webHidden/>
              </w:rPr>
              <w:tab/>
            </w:r>
            <w:r>
              <w:rPr>
                <w:noProof/>
                <w:webHidden/>
              </w:rPr>
              <w:fldChar w:fldCharType="begin"/>
            </w:r>
            <w:r>
              <w:rPr>
                <w:noProof/>
                <w:webHidden/>
              </w:rPr>
              <w:instrText xml:space="preserve"> PAGEREF _Toc242783431 \h </w:instrText>
            </w:r>
            <w:r>
              <w:rPr>
                <w:noProof/>
                <w:webHidden/>
              </w:rPr>
            </w:r>
            <w:r>
              <w:rPr>
                <w:noProof/>
                <w:webHidden/>
              </w:rPr>
              <w:fldChar w:fldCharType="separate"/>
            </w:r>
            <w:r>
              <w:rPr>
                <w:noProof/>
                <w:webHidden/>
              </w:rPr>
              <w:t>267</w:t>
            </w:r>
            <w:r>
              <w:rPr>
                <w:noProof/>
                <w:webHidden/>
              </w:rPr>
              <w:fldChar w:fldCharType="end"/>
            </w:r>
          </w:hyperlink>
        </w:p>
        <w:p w:rsidR="004641F9" w:rsidRDefault="004641F9" w14:paraId="0A7C0231" w14:textId="5451558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2">
            <w:r w:rsidRPr="00207A6E">
              <w:rPr>
                <w:rStyle w:val="Hyperlink"/>
                <w:noProof/>
                <w:lang w:val="en-US"/>
              </w:rPr>
              <w:t>4.5.4. Tính năng tải xuống tài liệu</w:t>
            </w:r>
            <w:r>
              <w:rPr>
                <w:noProof/>
                <w:webHidden/>
              </w:rPr>
              <w:tab/>
            </w:r>
            <w:r>
              <w:rPr>
                <w:noProof/>
                <w:webHidden/>
              </w:rPr>
              <w:fldChar w:fldCharType="begin"/>
            </w:r>
            <w:r>
              <w:rPr>
                <w:noProof/>
                <w:webHidden/>
              </w:rPr>
              <w:instrText xml:space="preserve"> PAGEREF _Toc242783432 \h </w:instrText>
            </w:r>
            <w:r>
              <w:rPr>
                <w:noProof/>
                <w:webHidden/>
              </w:rPr>
            </w:r>
            <w:r>
              <w:rPr>
                <w:noProof/>
                <w:webHidden/>
              </w:rPr>
              <w:fldChar w:fldCharType="separate"/>
            </w:r>
            <w:r>
              <w:rPr>
                <w:noProof/>
                <w:webHidden/>
              </w:rPr>
              <w:t>268</w:t>
            </w:r>
            <w:r>
              <w:rPr>
                <w:noProof/>
                <w:webHidden/>
              </w:rPr>
              <w:fldChar w:fldCharType="end"/>
            </w:r>
          </w:hyperlink>
        </w:p>
        <w:p w:rsidR="004641F9" w:rsidRDefault="004641F9" w14:paraId="526CDB4E" w14:textId="642D01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3">
            <w:r w:rsidRPr="00207A6E">
              <w:rPr>
                <w:rStyle w:val="Hyperlink"/>
                <w:noProof/>
                <w:lang w:val="en-US"/>
              </w:rPr>
              <w:t>4.5.5. Tính năng gửi yêu cầu tải tài liệu lên kho</w:t>
            </w:r>
            <w:r>
              <w:rPr>
                <w:noProof/>
                <w:webHidden/>
              </w:rPr>
              <w:tab/>
            </w:r>
            <w:r>
              <w:rPr>
                <w:noProof/>
                <w:webHidden/>
              </w:rPr>
              <w:fldChar w:fldCharType="begin"/>
            </w:r>
            <w:r>
              <w:rPr>
                <w:noProof/>
                <w:webHidden/>
              </w:rPr>
              <w:instrText xml:space="preserve"> PAGEREF _Toc242783433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35262072" w14:textId="0EAD61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4">
            <w:r w:rsidRPr="00207A6E">
              <w:rPr>
                <w:rStyle w:val="Hyperlink"/>
                <w:noProof/>
                <w:lang w:val="en-US"/>
              </w:rPr>
              <w:t>4.5.6. Tính năng xem yêu cầu tải tài liệu</w:t>
            </w:r>
            <w:r>
              <w:rPr>
                <w:noProof/>
                <w:webHidden/>
              </w:rPr>
              <w:tab/>
            </w:r>
            <w:r>
              <w:rPr>
                <w:noProof/>
                <w:webHidden/>
              </w:rPr>
              <w:fldChar w:fldCharType="begin"/>
            </w:r>
            <w:r>
              <w:rPr>
                <w:noProof/>
                <w:webHidden/>
              </w:rPr>
              <w:instrText xml:space="preserve"> PAGEREF _Toc242783434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12B7787A" w14:textId="3226499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5">
            <w:r w:rsidRPr="00207A6E">
              <w:rPr>
                <w:rStyle w:val="Hyperlink"/>
                <w:noProof/>
                <w:lang w:val="en-US"/>
              </w:rPr>
              <w:t>4.5.7. Tính năng cấu hình nội dung trang chủ ESG</w:t>
            </w:r>
            <w:r>
              <w:rPr>
                <w:noProof/>
                <w:webHidden/>
              </w:rPr>
              <w:tab/>
            </w:r>
            <w:r>
              <w:rPr>
                <w:noProof/>
                <w:webHidden/>
              </w:rPr>
              <w:fldChar w:fldCharType="begin"/>
            </w:r>
            <w:r>
              <w:rPr>
                <w:noProof/>
                <w:webHidden/>
              </w:rPr>
              <w:instrText xml:space="preserve"> PAGEREF _Toc242783435 \h </w:instrText>
            </w:r>
            <w:r>
              <w:rPr>
                <w:noProof/>
                <w:webHidden/>
              </w:rPr>
            </w:r>
            <w:r>
              <w:rPr>
                <w:noProof/>
                <w:webHidden/>
              </w:rPr>
              <w:fldChar w:fldCharType="separate"/>
            </w:r>
            <w:r>
              <w:rPr>
                <w:noProof/>
                <w:webHidden/>
              </w:rPr>
              <w:t>270</w:t>
            </w:r>
            <w:r>
              <w:rPr>
                <w:noProof/>
                <w:webHidden/>
              </w:rPr>
              <w:fldChar w:fldCharType="end"/>
            </w:r>
          </w:hyperlink>
        </w:p>
        <w:p w:rsidR="004641F9" w:rsidRDefault="004641F9" w14:paraId="2395A99A" w14:textId="2BE5E77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6">
            <w:r w:rsidRPr="00207A6E">
              <w:rPr>
                <w:rStyle w:val="Hyperlink"/>
                <w:noProof/>
                <w:lang w:val="en-US"/>
              </w:rPr>
              <w:t>4.5.8. Tính năng xem trước website ESG</w:t>
            </w:r>
            <w:r>
              <w:rPr>
                <w:noProof/>
                <w:webHidden/>
              </w:rPr>
              <w:tab/>
            </w:r>
            <w:r>
              <w:rPr>
                <w:noProof/>
                <w:webHidden/>
              </w:rPr>
              <w:fldChar w:fldCharType="begin"/>
            </w:r>
            <w:r>
              <w:rPr>
                <w:noProof/>
                <w:webHidden/>
              </w:rPr>
              <w:instrText xml:space="preserve"> PAGEREF _Toc242783436 \h </w:instrText>
            </w:r>
            <w:r>
              <w:rPr>
                <w:noProof/>
                <w:webHidden/>
              </w:rPr>
            </w:r>
            <w:r>
              <w:rPr>
                <w:noProof/>
                <w:webHidden/>
              </w:rPr>
              <w:fldChar w:fldCharType="separate"/>
            </w:r>
            <w:r>
              <w:rPr>
                <w:noProof/>
                <w:webHidden/>
              </w:rPr>
              <w:t>271</w:t>
            </w:r>
            <w:r>
              <w:rPr>
                <w:noProof/>
                <w:webHidden/>
              </w:rPr>
              <w:fldChar w:fldCharType="end"/>
            </w:r>
          </w:hyperlink>
        </w:p>
        <w:p w:rsidR="004641F9" w:rsidRDefault="004641F9" w14:paraId="3F984526" w14:textId="1982B6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7">
            <w:r w:rsidRPr="00207A6E">
              <w:rPr>
                <w:rStyle w:val="Hyperlink"/>
                <w:noProof/>
                <w:lang w:val="en-US"/>
              </w:rPr>
              <w:t>4.5.9. Tính năng đồng bộ bài viết từ Spirit VNA</w:t>
            </w:r>
            <w:r>
              <w:rPr>
                <w:noProof/>
                <w:webHidden/>
              </w:rPr>
              <w:tab/>
            </w:r>
            <w:r>
              <w:rPr>
                <w:noProof/>
                <w:webHidden/>
              </w:rPr>
              <w:fldChar w:fldCharType="begin"/>
            </w:r>
            <w:r>
              <w:rPr>
                <w:noProof/>
                <w:webHidden/>
              </w:rPr>
              <w:instrText xml:space="preserve"> PAGEREF _Toc242783437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4FA1923A" w14:textId="3938F3E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8">
            <w:r w:rsidRPr="00207A6E">
              <w:rPr>
                <w:rStyle w:val="Hyperlink"/>
                <w:noProof/>
                <w:lang w:val="en-US"/>
              </w:rPr>
              <w:t>4.5.10. Tính năng ẩn/hiện bài viết trên website</w:t>
            </w:r>
            <w:r>
              <w:rPr>
                <w:noProof/>
                <w:webHidden/>
              </w:rPr>
              <w:tab/>
            </w:r>
            <w:r>
              <w:rPr>
                <w:noProof/>
                <w:webHidden/>
              </w:rPr>
              <w:fldChar w:fldCharType="begin"/>
            </w:r>
            <w:r>
              <w:rPr>
                <w:noProof/>
                <w:webHidden/>
              </w:rPr>
              <w:instrText xml:space="preserve"> PAGEREF _Toc242783438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0473A998" w14:textId="621839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9">
            <w:r w:rsidRPr="00207A6E">
              <w:rPr>
                <w:rStyle w:val="Hyperlink"/>
                <w:noProof/>
                <w:lang w:val="en-US"/>
              </w:rPr>
              <w:t>4.5.11. Tính năng quản lý báo cáo công khai</w:t>
            </w:r>
            <w:r>
              <w:rPr>
                <w:noProof/>
                <w:webHidden/>
              </w:rPr>
              <w:tab/>
            </w:r>
            <w:r>
              <w:rPr>
                <w:noProof/>
                <w:webHidden/>
              </w:rPr>
              <w:fldChar w:fldCharType="begin"/>
            </w:r>
            <w:r>
              <w:rPr>
                <w:noProof/>
                <w:webHidden/>
              </w:rPr>
              <w:instrText xml:space="preserve"> PAGEREF _Toc242783439 \h </w:instrText>
            </w:r>
            <w:r>
              <w:rPr>
                <w:noProof/>
                <w:webHidden/>
              </w:rPr>
            </w:r>
            <w:r>
              <w:rPr>
                <w:noProof/>
                <w:webHidden/>
              </w:rPr>
              <w:fldChar w:fldCharType="separate"/>
            </w:r>
            <w:r>
              <w:rPr>
                <w:noProof/>
                <w:webHidden/>
              </w:rPr>
              <w:t>273</w:t>
            </w:r>
            <w:r>
              <w:rPr>
                <w:noProof/>
                <w:webHidden/>
              </w:rPr>
              <w:fldChar w:fldCharType="end"/>
            </w:r>
          </w:hyperlink>
        </w:p>
        <w:p w:rsidR="004641F9" w:rsidRDefault="004641F9" w14:paraId="643DDC9F" w14:textId="3EE2DEF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0">
            <w:r w:rsidRPr="00207A6E">
              <w:rPr>
                <w:rStyle w:val="Hyperlink"/>
                <w:noProof/>
                <w:lang w:val="en-US"/>
              </w:rPr>
              <w:t>4.5.12. Tính năng soạn và lưu nháp bài viết ESG</w:t>
            </w:r>
            <w:r>
              <w:rPr>
                <w:noProof/>
                <w:webHidden/>
              </w:rPr>
              <w:tab/>
            </w:r>
            <w:r>
              <w:rPr>
                <w:noProof/>
                <w:webHidden/>
              </w:rPr>
              <w:fldChar w:fldCharType="begin"/>
            </w:r>
            <w:r>
              <w:rPr>
                <w:noProof/>
                <w:webHidden/>
              </w:rPr>
              <w:instrText xml:space="preserve"> PAGEREF _Toc242783440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3445A6A4" w14:textId="3EE6AA6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1">
            <w:r w:rsidRPr="00207A6E">
              <w:rPr>
                <w:rStyle w:val="Hyperlink"/>
                <w:noProof/>
                <w:lang w:val="en-US"/>
              </w:rPr>
              <w:t>4.6. Yêu cầu Web Public</w:t>
            </w:r>
            <w:r>
              <w:rPr>
                <w:noProof/>
                <w:webHidden/>
              </w:rPr>
              <w:tab/>
            </w:r>
            <w:r>
              <w:rPr>
                <w:noProof/>
                <w:webHidden/>
              </w:rPr>
              <w:fldChar w:fldCharType="begin"/>
            </w:r>
            <w:r>
              <w:rPr>
                <w:noProof/>
                <w:webHidden/>
              </w:rPr>
              <w:instrText xml:space="preserve"> PAGEREF _Toc242783441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6F16A41D" w14:textId="26A67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2">
            <w:r w:rsidRPr="00207A6E">
              <w:rPr>
                <w:rStyle w:val="Hyperlink"/>
                <w:noProof/>
                <w:lang w:val="en-US"/>
              </w:rPr>
              <w:t>4.6.1. Điều hướng tới các khu vực nội dung trên trang chủ</w:t>
            </w:r>
            <w:r>
              <w:rPr>
                <w:noProof/>
                <w:webHidden/>
              </w:rPr>
              <w:tab/>
            </w:r>
            <w:r>
              <w:rPr>
                <w:noProof/>
                <w:webHidden/>
              </w:rPr>
              <w:fldChar w:fldCharType="begin"/>
            </w:r>
            <w:r>
              <w:rPr>
                <w:noProof/>
                <w:webHidden/>
              </w:rPr>
              <w:instrText xml:space="preserve"> PAGEREF _Toc242783442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52A2D1C3" w14:textId="6BF2E69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3">
            <w:r w:rsidRPr="00207A6E">
              <w:rPr>
                <w:rStyle w:val="Hyperlink"/>
                <w:noProof/>
                <w:lang w:val="en-US"/>
              </w:rPr>
              <w:t>4.6.2. Sử dụng menu trên thiết bị di động</w:t>
            </w:r>
            <w:r>
              <w:rPr>
                <w:noProof/>
                <w:webHidden/>
              </w:rPr>
              <w:tab/>
            </w:r>
            <w:r>
              <w:rPr>
                <w:noProof/>
                <w:webHidden/>
              </w:rPr>
              <w:fldChar w:fldCharType="begin"/>
            </w:r>
            <w:r>
              <w:rPr>
                <w:noProof/>
                <w:webHidden/>
              </w:rPr>
              <w:instrText xml:space="preserve"> PAGEREF _Toc242783443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4B560EF7" w14:textId="121AA03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4">
            <w:r w:rsidRPr="00207A6E">
              <w:rPr>
                <w:rStyle w:val="Hyperlink"/>
                <w:noProof/>
                <w:lang w:val="en-US"/>
              </w:rPr>
              <w:t>4.6.3. Chuyển sang hệ thống ESG nội bộ</w:t>
            </w:r>
            <w:r>
              <w:rPr>
                <w:noProof/>
                <w:webHidden/>
              </w:rPr>
              <w:tab/>
            </w:r>
            <w:r>
              <w:rPr>
                <w:noProof/>
                <w:webHidden/>
              </w:rPr>
              <w:fldChar w:fldCharType="begin"/>
            </w:r>
            <w:r>
              <w:rPr>
                <w:noProof/>
                <w:webHidden/>
              </w:rPr>
              <w:instrText xml:space="preserve"> PAGEREF _Toc242783444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3F88ED80" w14:textId="577A291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5">
            <w:r w:rsidRPr="00207A6E">
              <w:rPr>
                <w:rStyle w:val="Hyperlink"/>
                <w:noProof/>
                <w:lang w:val="en-US"/>
              </w:rPr>
              <w:t>4.6.4. Xem thông điệp và cam kết phát triển bền vững</w:t>
            </w:r>
            <w:r>
              <w:rPr>
                <w:noProof/>
                <w:webHidden/>
              </w:rPr>
              <w:tab/>
            </w:r>
            <w:r>
              <w:rPr>
                <w:noProof/>
                <w:webHidden/>
              </w:rPr>
              <w:fldChar w:fldCharType="begin"/>
            </w:r>
            <w:r>
              <w:rPr>
                <w:noProof/>
                <w:webHidden/>
              </w:rPr>
              <w:instrText xml:space="preserve"> PAGEREF _Toc242783445 \h </w:instrText>
            </w:r>
            <w:r>
              <w:rPr>
                <w:noProof/>
                <w:webHidden/>
              </w:rPr>
            </w:r>
            <w:r>
              <w:rPr>
                <w:noProof/>
                <w:webHidden/>
              </w:rPr>
              <w:fldChar w:fldCharType="separate"/>
            </w:r>
            <w:r>
              <w:rPr>
                <w:noProof/>
                <w:webHidden/>
              </w:rPr>
              <w:t>277</w:t>
            </w:r>
            <w:r>
              <w:rPr>
                <w:noProof/>
                <w:webHidden/>
              </w:rPr>
              <w:fldChar w:fldCharType="end"/>
            </w:r>
          </w:hyperlink>
        </w:p>
        <w:p w:rsidR="004641F9" w:rsidRDefault="004641F9" w14:paraId="030C2431" w14:textId="476A709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6">
            <w:r w:rsidRPr="00207A6E">
              <w:rPr>
                <w:rStyle w:val="Hyperlink"/>
                <w:noProof/>
                <w:lang w:val="en-US"/>
              </w:rPr>
              <w:t>4.6.5. Xem thông điệp từ Tổng Giám đốc</w:t>
            </w:r>
            <w:r>
              <w:rPr>
                <w:noProof/>
                <w:webHidden/>
              </w:rPr>
              <w:tab/>
            </w:r>
            <w:r>
              <w:rPr>
                <w:noProof/>
                <w:webHidden/>
              </w:rPr>
              <w:fldChar w:fldCharType="begin"/>
            </w:r>
            <w:r>
              <w:rPr>
                <w:noProof/>
                <w:webHidden/>
              </w:rPr>
              <w:instrText xml:space="preserve"> PAGEREF _Toc242783446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03D5135E" w14:textId="67A9DC1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7">
            <w:r w:rsidRPr="00207A6E">
              <w:rPr>
                <w:rStyle w:val="Hyperlink"/>
                <w:noProof/>
                <w:lang w:val="en-US"/>
              </w:rPr>
              <w:t>4.6.6. Chuyển đổi giữa các trụ cột Môi trường, Xã hội và Quản trị</w:t>
            </w:r>
            <w:r>
              <w:rPr>
                <w:noProof/>
                <w:webHidden/>
              </w:rPr>
              <w:tab/>
            </w:r>
            <w:r>
              <w:rPr>
                <w:noProof/>
                <w:webHidden/>
              </w:rPr>
              <w:fldChar w:fldCharType="begin"/>
            </w:r>
            <w:r>
              <w:rPr>
                <w:noProof/>
                <w:webHidden/>
              </w:rPr>
              <w:instrText xml:space="preserve"> PAGEREF _Toc242783447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2054AD08" w14:textId="5B1D4F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8">
            <w:r w:rsidRPr="00207A6E">
              <w:rPr>
                <w:rStyle w:val="Hyperlink"/>
                <w:noProof/>
                <w:lang w:val="en-US"/>
              </w:rPr>
              <w:t>4.6.7. Xem chi tiết chiến lược Môi trường</w:t>
            </w:r>
            <w:r>
              <w:rPr>
                <w:noProof/>
                <w:webHidden/>
              </w:rPr>
              <w:tab/>
            </w:r>
            <w:r>
              <w:rPr>
                <w:noProof/>
                <w:webHidden/>
              </w:rPr>
              <w:fldChar w:fldCharType="begin"/>
            </w:r>
            <w:r>
              <w:rPr>
                <w:noProof/>
                <w:webHidden/>
              </w:rPr>
              <w:instrText xml:space="preserve"> PAGEREF _Toc242783448 \h </w:instrText>
            </w:r>
            <w:r>
              <w:rPr>
                <w:noProof/>
                <w:webHidden/>
              </w:rPr>
            </w:r>
            <w:r>
              <w:rPr>
                <w:noProof/>
                <w:webHidden/>
              </w:rPr>
              <w:fldChar w:fldCharType="separate"/>
            </w:r>
            <w:r>
              <w:rPr>
                <w:noProof/>
                <w:webHidden/>
              </w:rPr>
              <w:t>279</w:t>
            </w:r>
            <w:r>
              <w:rPr>
                <w:noProof/>
                <w:webHidden/>
              </w:rPr>
              <w:fldChar w:fldCharType="end"/>
            </w:r>
          </w:hyperlink>
        </w:p>
        <w:p w:rsidR="004641F9" w:rsidRDefault="004641F9" w14:paraId="6B7ED8FF" w14:textId="206AF6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9">
            <w:r w:rsidRPr="00207A6E">
              <w:rPr>
                <w:rStyle w:val="Hyperlink"/>
                <w:noProof/>
                <w:lang w:val="en-US"/>
              </w:rPr>
              <w:t>4.6.8. Xem chi tiết chiến lược Xã hội</w:t>
            </w:r>
            <w:r>
              <w:rPr>
                <w:noProof/>
                <w:webHidden/>
              </w:rPr>
              <w:tab/>
            </w:r>
            <w:r>
              <w:rPr>
                <w:noProof/>
                <w:webHidden/>
              </w:rPr>
              <w:fldChar w:fldCharType="begin"/>
            </w:r>
            <w:r>
              <w:rPr>
                <w:noProof/>
                <w:webHidden/>
              </w:rPr>
              <w:instrText xml:space="preserve"> PAGEREF _Toc242783449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7C579C11" w14:textId="73D97CC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0">
            <w:r w:rsidRPr="00207A6E">
              <w:rPr>
                <w:rStyle w:val="Hyperlink"/>
                <w:noProof/>
                <w:lang w:val="en-US"/>
              </w:rPr>
              <w:t>4.6.9. Xem chi tiết chiến lược Quản trị</w:t>
            </w:r>
            <w:r>
              <w:rPr>
                <w:noProof/>
                <w:webHidden/>
              </w:rPr>
              <w:tab/>
            </w:r>
            <w:r>
              <w:rPr>
                <w:noProof/>
                <w:webHidden/>
              </w:rPr>
              <w:fldChar w:fldCharType="begin"/>
            </w:r>
            <w:r>
              <w:rPr>
                <w:noProof/>
                <w:webHidden/>
              </w:rPr>
              <w:instrText xml:space="preserve"> PAGEREF _Toc242783450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480B3049" w14:textId="7B23BD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1">
            <w:r w:rsidRPr="00207A6E">
              <w:rPr>
                <w:rStyle w:val="Hyperlink"/>
                <w:noProof/>
                <w:lang w:val="en-US"/>
              </w:rPr>
              <w:t>4.6.10. Xem dashboard và chỉ số công khai theo trụ cột</w:t>
            </w:r>
            <w:r>
              <w:rPr>
                <w:noProof/>
                <w:webHidden/>
              </w:rPr>
              <w:tab/>
            </w:r>
            <w:r>
              <w:rPr>
                <w:noProof/>
                <w:webHidden/>
              </w:rPr>
              <w:fldChar w:fldCharType="begin"/>
            </w:r>
            <w:r>
              <w:rPr>
                <w:noProof/>
                <w:webHidden/>
              </w:rPr>
              <w:instrText xml:space="preserve"> PAGEREF _Toc242783451 \h </w:instrText>
            </w:r>
            <w:r>
              <w:rPr>
                <w:noProof/>
                <w:webHidden/>
              </w:rPr>
            </w:r>
            <w:r>
              <w:rPr>
                <w:noProof/>
                <w:webHidden/>
              </w:rPr>
              <w:fldChar w:fldCharType="separate"/>
            </w:r>
            <w:r>
              <w:rPr>
                <w:noProof/>
                <w:webHidden/>
              </w:rPr>
              <w:t>281</w:t>
            </w:r>
            <w:r>
              <w:rPr>
                <w:noProof/>
                <w:webHidden/>
              </w:rPr>
              <w:fldChar w:fldCharType="end"/>
            </w:r>
          </w:hyperlink>
        </w:p>
        <w:p w:rsidR="004641F9" w:rsidRDefault="004641F9" w14:paraId="704840F3" w14:textId="63BBCF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2">
            <w:r w:rsidRPr="00207A6E">
              <w:rPr>
                <w:rStyle w:val="Hyperlink"/>
                <w:noProof/>
                <w:lang w:val="en-US"/>
              </w:rPr>
              <w:t>4.6.11. Chia sẻ trang chiến lược</w:t>
            </w:r>
            <w:r>
              <w:rPr>
                <w:noProof/>
                <w:webHidden/>
              </w:rPr>
              <w:tab/>
            </w:r>
            <w:r>
              <w:rPr>
                <w:noProof/>
                <w:webHidden/>
              </w:rPr>
              <w:fldChar w:fldCharType="begin"/>
            </w:r>
            <w:r>
              <w:rPr>
                <w:noProof/>
                <w:webHidden/>
              </w:rPr>
              <w:instrText xml:space="preserve"> PAGEREF _Toc242783452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EF0A1B7" w14:textId="748C10E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3">
            <w:r w:rsidRPr="00207A6E">
              <w:rPr>
                <w:rStyle w:val="Hyperlink"/>
                <w:noProof/>
                <w:lang w:val="en-US"/>
              </w:rPr>
              <w:t>4.6.12. In trang chiến lược</w:t>
            </w:r>
            <w:r>
              <w:rPr>
                <w:noProof/>
                <w:webHidden/>
              </w:rPr>
              <w:tab/>
            </w:r>
            <w:r>
              <w:rPr>
                <w:noProof/>
                <w:webHidden/>
              </w:rPr>
              <w:fldChar w:fldCharType="begin"/>
            </w:r>
            <w:r>
              <w:rPr>
                <w:noProof/>
                <w:webHidden/>
              </w:rPr>
              <w:instrText xml:space="preserve"> PAGEREF _Toc242783453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078B1A4" w14:textId="5102C5A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4">
            <w:r w:rsidRPr="00207A6E">
              <w:rPr>
                <w:rStyle w:val="Hyperlink"/>
                <w:noProof/>
                <w:lang w:val="en-US"/>
              </w:rPr>
              <w:t>4.6.13. Tải báo cáo chi tiết theo trụ cột</w:t>
            </w:r>
            <w:r>
              <w:rPr>
                <w:noProof/>
                <w:webHidden/>
              </w:rPr>
              <w:tab/>
            </w:r>
            <w:r>
              <w:rPr>
                <w:noProof/>
                <w:webHidden/>
              </w:rPr>
              <w:fldChar w:fldCharType="begin"/>
            </w:r>
            <w:r>
              <w:rPr>
                <w:noProof/>
                <w:webHidden/>
              </w:rPr>
              <w:instrText xml:space="preserve"> PAGEREF _Toc242783454 \h </w:instrText>
            </w:r>
            <w:r>
              <w:rPr>
                <w:noProof/>
                <w:webHidden/>
              </w:rPr>
            </w:r>
            <w:r>
              <w:rPr>
                <w:noProof/>
                <w:webHidden/>
              </w:rPr>
              <w:fldChar w:fldCharType="separate"/>
            </w:r>
            <w:r>
              <w:rPr>
                <w:noProof/>
                <w:webHidden/>
              </w:rPr>
              <w:t>283</w:t>
            </w:r>
            <w:r>
              <w:rPr>
                <w:noProof/>
                <w:webHidden/>
              </w:rPr>
              <w:fldChar w:fldCharType="end"/>
            </w:r>
          </w:hyperlink>
        </w:p>
        <w:p w:rsidR="004641F9" w:rsidRDefault="004641F9" w14:paraId="014390FC" w14:textId="13BB2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5">
            <w:r w:rsidRPr="00207A6E">
              <w:rPr>
                <w:rStyle w:val="Hyperlink"/>
                <w:noProof/>
                <w:lang w:val="en-US"/>
              </w:rPr>
              <w:t>4.6.14. Xem danh sách tin tức và hoạt động ESG nổi bật</w:t>
            </w:r>
            <w:r>
              <w:rPr>
                <w:noProof/>
                <w:webHidden/>
              </w:rPr>
              <w:tab/>
            </w:r>
            <w:r>
              <w:rPr>
                <w:noProof/>
                <w:webHidden/>
              </w:rPr>
              <w:fldChar w:fldCharType="begin"/>
            </w:r>
            <w:r>
              <w:rPr>
                <w:noProof/>
                <w:webHidden/>
              </w:rPr>
              <w:instrText xml:space="preserve"> PAGEREF _Toc242783455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181DD410" w14:textId="7F29F67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6">
            <w:r w:rsidRPr="00207A6E">
              <w:rPr>
                <w:rStyle w:val="Hyperlink"/>
                <w:noProof/>
                <w:lang w:val="en-US"/>
              </w:rPr>
              <w:t>4.6.15. Đọc chi tiết tin tức trên Spirit VNA</w:t>
            </w:r>
            <w:r>
              <w:rPr>
                <w:noProof/>
                <w:webHidden/>
              </w:rPr>
              <w:tab/>
            </w:r>
            <w:r>
              <w:rPr>
                <w:noProof/>
                <w:webHidden/>
              </w:rPr>
              <w:fldChar w:fldCharType="begin"/>
            </w:r>
            <w:r>
              <w:rPr>
                <w:noProof/>
                <w:webHidden/>
              </w:rPr>
              <w:instrText xml:space="preserve"> PAGEREF _Toc242783456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4B5D2C5A" w14:textId="0346241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7">
            <w:r w:rsidRPr="00207A6E">
              <w:rPr>
                <w:rStyle w:val="Hyperlink"/>
                <w:noProof/>
                <w:lang w:val="en-US"/>
              </w:rPr>
              <w:t>4.6.16. Xem tất cả tin tức ESG</w:t>
            </w:r>
            <w:r>
              <w:rPr>
                <w:noProof/>
                <w:webHidden/>
              </w:rPr>
              <w:tab/>
            </w:r>
            <w:r>
              <w:rPr>
                <w:noProof/>
                <w:webHidden/>
              </w:rPr>
              <w:fldChar w:fldCharType="begin"/>
            </w:r>
            <w:r>
              <w:rPr>
                <w:noProof/>
                <w:webHidden/>
              </w:rPr>
              <w:instrText xml:space="preserve"> PAGEREF _Toc242783457 \h </w:instrText>
            </w:r>
            <w:r>
              <w:rPr>
                <w:noProof/>
                <w:webHidden/>
              </w:rPr>
            </w:r>
            <w:r>
              <w:rPr>
                <w:noProof/>
                <w:webHidden/>
              </w:rPr>
              <w:fldChar w:fldCharType="separate"/>
            </w:r>
            <w:r>
              <w:rPr>
                <w:noProof/>
                <w:webHidden/>
              </w:rPr>
              <w:t>285</w:t>
            </w:r>
            <w:r>
              <w:rPr>
                <w:noProof/>
                <w:webHidden/>
              </w:rPr>
              <w:fldChar w:fldCharType="end"/>
            </w:r>
          </w:hyperlink>
        </w:p>
        <w:p w:rsidR="004641F9" w:rsidRDefault="004641F9" w14:paraId="507B4310" w14:textId="1F14386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8">
            <w:r w:rsidRPr="00207A6E">
              <w:rPr>
                <w:rStyle w:val="Hyperlink"/>
                <w:noProof/>
                <w:lang w:val="en-US"/>
              </w:rPr>
              <w:t>4.6.17. Xem kho báo cáo và tài liệu đã công bố</w:t>
            </w:r>
            <w:r>
              <w:rPr>
                <w:noProof/>
                <w:webHidden/>
              </w:rPr>
              <w:tab/>
            </w:r>
            <w:r>
              <w:rPr>
                <w:noProof/>
                <w:webHidden/>
              </w:rPr>
              <w:fldChar w:fldCharType="begin"/>
            </w:r>
            <w:r>
              <w:rPr>
                <w:noProof/>
                <w:webHidden/>
              </w:rPr>
              <w:instrText xml:space="preserve"> PAGEREF _Toc242783458 \h </w:instrText>
            </w:r>
            <w:r>
              <w:rPr>
                <w:noProof/>
                <w:webHidden/>
              </w:rPr>
            </w:r>
            <w:r>
              <w:rPr>
                <w:noProof/>
                <w:webHidden/>
              </w:rPr>
              <w:fldChar w:fldCharType="separate"/>
            </w:r>
            <w:r>
              <w:rPr>
                <w:noProof/>
                <w:webHidden/>
              </w:rPr>
              <w:t>286</w:t>
            </w:r>
            <w:r>
              <w:rPr>
                <w:noProof/>
                <w:webHidden/>
              </w:rPr>
              <w:fldChar w:fldCharType="end"/>
            </w:r>
          </w:hyperlink>
        </w:p>
        <w:p w:rsidR="004641F9" w:rsidRDefault="004641F9" w14:paraId="23C88E30" w14:textId="3C80825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9">
            <w:r w:rsidRPr="00207A6E">
              <w:rPr>
                <w:rStyle w:val="Hyperlink"/>
                <w:noProof/>
                <w:lang w:val="en-US"/>
              </w:rPr>
              <w:t>4.6.18. Lọc báo cáo theo năm và loại</w:t>
            </w:r>
            <w:r>
              <w:rPr>
                <w:noProof/>
                <w:webHidden/>
              </w:rPr>
              <w:tab/>
            </w:r>
            <w:r>
              <w:rPr>
                <w:noProof/>
                <w:webHidden/>
              </w:rPr>
              <w:fldChar w:fldCharType="begin"/>
            </w:r>
            <w:r>
              <w:rPr>
                <w:noProof/>
                <w:webHidden/>
              </w:rPr>
              <w:instrText xml:space="preserve"> PAGEREF _Toc242783459 \h </w:instrText>
            </w:r>
            <w:r>
              <w:rPr>
                <w:noProof/>
                <w:webHidden/>
              </w:rPr>
            </w:r>
            <w:r>
              <w:rPr>
                <w:noProof/>
                <w:webHidden/>
              </w:rPr>
              <w:fldChar w:fldCharType="separate"/>
            </w:r>
            <w:r>
              <w:rPr>
                <w:noProof/>
                <w:webHidden/>
              </w:rPr>
              <w:t>287</w:t>
            </w:r>
            <w:r>
              <w:rPr>
                <w:noProof/>
                <w:webHidden/>
              </w:rPr>
              <w:fldChar w:fldCharType="end"/>
            </w:r>
          </w:hyperlink>
        </w:p>
        <w:p w:rsidR="004641F9" w:rsidRDefault="004641F9" w14:paraId="600384F4" w14:textId="02C4F4F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0">
            <w:r w:rsidRPr="00207A6E">
              <w:rPr>
                <w:rStyle w:val="Hyperlink"/>
                <w:noProof/>
                <w:lang w:val="en-US"/>
              </w:rPr>
              <w:t>4.6.19. Tìm kiếm báo cáo theo tiêu đề</w:t>
            </w:r>
            <w:r>
              <w:rPr>
                <w:noProof/>
                <w:webHidden/>
              </w:rPr>
              <w:tab/>
            </w:r>
            <w:r>
              <w:rPr>
                <w:noProof/>
                <w:webHidden/>
              </w:rPr>
              <w:fldChar w:fldCharType="begin"/>
            </w:r>
            <w:r>
              <w:rPr>
                <w:noProof/>
                <w:webHidden/>
              </w:rPr>
              <w:instrText xml:space="preserve"> PAGEREF _Toc242783460 \h </w:instrText>
            </w:r>
            <w:r>
              <w:rPr>
                <w:noProof/>
                <w:webHidden/>
              </w:rPr>
            </w:r>
            <w:r>
              <w:rPr>
                <w:noProof/>
                <w:webHidden/>
              </w:rPr>
              <w:fldChar w:fldCharType="separate"/>
            </w:r>
            <w:r>
              <w:rPr>
                <w:noProof/>
                <w:webHidden/>
              </w:rPr>
              <w:t>288</w:t>
            </w:r>
            <w:r>
              <w:rPr>
                <w:noProof/>
                <w:webHidden/>
              </w:rPr>
              <w:fldChar w:fldCharType="end"/>
            </w:r>
          </w:hyperlink>
        </w:p>
        <w:p w:rsidR="004641F9" w:rsidRDefault="004641F9" w14:paraId="0210635B" w14:textId="219CB8B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1">
            <w:r w:rsidRPr="00207A6E">
              <w:rPr>
                <w:rStyle w:val="Hyperlink"/>
                <w:noProof/>
                <w:lang w:val="en-US"/>
              </w:rPr>
              <w:t>4.6.20. Lọc báo cáo theo năm trên trang công bố</w:t>
            </w:r>
            <w:r>
              <w:rPr>
                <w:noProof/>
                <w:webHidden/>
              </w:rPr>
              <w:tab/>
            </w:r>
            <w:r>
              <w:rPr>
                <w:noProof/>
                <w:webHidden/>
              </w:rPr>
              <w:fldChar w:fldCharType="begin"/>
            </w:r>
            <w:r>
              <w:rPr>
                <w:noProof/>
                <w:webHidden/>
              </w:rPr>
              <w:instrText xml:space="preserve"> PAGEREF _Toc242783461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49C03DF3" w14:textId="798F257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2">
            <w:r w:rsidRPr="00207A6E">
              <w:rPr>
                <w:rStyle w:val="Hyperlink"/>
                <w:noProof/>
                <w:lang w:val="en-US"/>
              </w:rPr>
              <w:t>4.6.21. Tải báo cáo đã công bố</w:t>
            </w:r>
            <w:r>
              <w:rPr>
                <w:noProof/>
                <w:webHidden/>
              </w:rPr>
              <w:tab/>
            </w:r>
            <w:r>
              <w:rPr>
                <w:noProof/>
                <w:webHidden/>
              </w:rPr>
              <w:fldChar w:fldCharType="begin"/>
            </w:r>
            <w:r>
              <w:rPr>
                <w:noProof/>
                <w:webHidden/>
              </w:rPr>
              <w:instrText xml:space="preserve"> PAGEREF _Toc242783462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6F156D57" w14:textId="5BD66B7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3">
            <w:r w:rsidRPr="00207A6E">
              <w:rPr>
                <w:rStyle w:val="Hyperlink"/>
                <w:noProof/>
                <w:lang w:val="en-US"/>
              </w:rPr>
              <w:t>4.6.22. Kiểm soát chỉ công bố báo cáo đã duyệt</w:t>
            </w:r>
            <w:r>
              <w:rPr>
                <w:noProof/>
                <w:webHidden/>
              </w:rPr>
              <w:tab/>
            </w:r>
            <w:r>
              <w:rPr>
                <w:noProof/>
                <w:webHidden/>
              </w:rPr>
              <w:fldChar w:fldCharType="begin"/>
            </w:r>
            <w:r>
              <w:rPr>
                <w:noProof/>
                <w:webHidden/>
              </w:rPr>
              <w:instrText xml:space="preserve"> PAGEREF _Toc242783463 \h </w:instrText>
            </w:r>
            <w:r>
              <w:rPr>
                <w:noProof/>
                <w:webHidden/>
              </w:rPr>
            </w:r>
            <w:r>
              <w:rPr>
                <w:noProof/>
                <w:webHidden/>
              </w:rPr>
              <w:fldChar w:fldCharType="separate"/>
            </w:r>
            <w:r>
              <w:rPr>
                <w:noProof/>
                <w:webHidden/>
              </w:rPr>
              <w:t>290</w:t>
            </w:r>
            <w:r>
              <w:rPr>
                <w:noProof/>
                <w:webHidden/>
              </w:rPr>
              <w:fldChar w:fldCharType="end"/>
            </w:r>
          </w:hyperlink>
        </w:p>
        <w:p w:rsidR="004641F9" w:rsidRDefault="004641F9" w14:paraId="2410A030" w14:textId="28B74C8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4">
            <w:r w:rsidRPr="00207A6E">
              <w:rPr>
                <w:rStyle w:val="Hyperlink"/>
                <w:noProof/>
                <w:lang w:val="en-US"/>
              </w:rPr>
              <w:t>4.6.23. Xem Điều khoản và Chính sách bảo mật</w:t>
            </w:r>
            <w:r>
              <w:rPr>
                <w:noProof/>
                <w:webHidden/>
              </w:rPr>
              <w:tab/>
            </w:r>
            <w:r>
              <w:rPr>
                <w:noProof/>
                <w:webHidden/>
              </w:rPr>
              <w:fldChar w:fldCharType="begin"/>
            </w:r>
            <w:r>
              <w:rPr>
                <w:noProof/>
                <w:webHidden/>
              </w:rPr>
              <w:instrText xml:space="preserve"> PAGEREF _Toc242783464 \h </w:instrText>
            </w:r>
            <w:r>
              <w:rPr>
                <w:noProof/>
                <w:webHidden/>
              </w:rPr>
            </w:r>
            <w:r>
              <w:rPr>
                <w:noProof/>
                <w:webHidden/>
              </w:rPr>
              <w:fldChar w:fldCharType="separate"/>
            </w:r>
            <w:r>
              <w:rPr>
                <w:noProof/>
                <w:webHidden/>
              </w:rPr>
              <w:t>291</w:t>
            </w:r>
            <w:r>
              <w:rPr>
                <w:noProof/>
                <w:webHidden/>
              </w:rPr>
              <w:fldChar w:fldCharType="end"/>
            </w:r>
          </w:hyperlink>
        </w:p>
        <w:p w:rsidR="004641F9" w:rsidRDefault="004641F9" w14:paraId="2CDE1566" w14:textId="463893E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5">
            <w:r w:rsidRPr="00207A6E">
              <w:rPr>
                <w:rStyle w:val="Hyperlink"/>
                <w:noProof/>
                <w:lang w:val="en-US"/>
              </w:rPr>
              <w:t>4.7. Yêu cầu quản trị hệ thống</w:t>
            </w:r>
            <w:r>
              <w:rPr>
                <w:noProof/>
                <w:webHidden/>
              </w:rPr>
              <w:tab/>
            </w:r>
            <w:r>
              <w:rPr>
                <w:noProof/>
                <w:webHidden/>
              </w:rPr>
              <w:fldChar w:fldCharType="begin"/>
            </w:r>
            <w:r>
              <w:rPr>
                <w:noProof/>
                <w:webHidden/>
              </w:rPr>
              <w:instrText xml:space="preserve"> PAGEREF _Toc242783465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5EE7BA3A" w14:textId="00315F1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6">
            <w:r w:rsidRPr="00207A6E">
              <w:rPr>
                <w:rStyle w:val="Hyperlink"/>
                <w:noProof/>
                <w:lang w:val="en-US"/>
              </w:rPr>
              <w:t>4.7.1. Tính năng tra cứu người dùng</w:t>
            </w:r>
            <w:r>
              <w:rPr>
                <w:noProof/>
                <w:webHidden/>
              </w:rPr>
              <w:tab/>
            </w:r>
            <w:r>
              <w:rPr>
                <w:noProof/>
                <w:webHidden/>
              </w:rPr>
              <w:fldChar w:fldCharType="begin"/>
            </w:r>
            <w:r>
              <w:rPr>
                <w:noProof/>
                <w:webHidden/>
              </w:rPr>
              <w:instrText xml:space="preserve"> PAGEREF _Toc242783466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7AE02A8B" w14:textId="70BCB0F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7">
            <w:r w:rsidRPr="00207A6E">
              <w:rPr>
                <w:rStyle w:val="Hyperlink"/>
                <w:noProof/>
                <w:lang w:val="en-US"/>
              </w:rPr>
              <w:t>4.7.2. Tính năng thêm/cập nhật/xóa tài khoản</w:t>
            </w:r>
            <w:r>
              <w:rPr>
                <w:noProof/>
                <w:webHidden/>
              </w:rPr>
              <w:tab/>
            </w:r>
            <w:r>
              <w:rPr>
                <w:noProof/>
                <w:webHidden/>
              </w:rPr>
              <w:fldChar w:fldCharType="begin"/>
            </w:r>
            <w:r>
              <w:rPr>
                <w:noProof/>
                <w:webHidden/>
              </w:rPr>
              <w:instrText xml:space="preserve"> PAGEREF _Toc242783467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04CD10C8" w14:textId="1DEBAFF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8">
            <w:r w:rsidRPr="00207A6E">
              <w:rPr>
                <w:rStyle w:val="Hyperlink"/>
                <w:noProof/>
                <w:lang w:val="en-US"/>
              </w:rPr>
              <w:t>4.7.3. Tính năng khóa hoặc mở khóa tài khoản</w:t>
            </w:r>
            <w:r>
              <w:rPr>
                <w:noProof/>
                <w:webHidden/>
              </w:rPr>
              <w:tab/>
            </w:r>
            <w:r>
              <w:rPr>
                <w:noProof/>
                <w:webHidden/>
              </w:rPr>
              <w:fldChar w:fldCharType="begin"/>
            </w:r>
            <w:r>
              <w:rPr>
                <w:noProof/>
                <w:webHidden/>
              </w:rPr>
              <w:instrText xml:space="preserve"> PAGEREF _Toc242783468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4A098CEA" w14:textId="6A9C5B4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9">
            <w:r w:rsidRPr="00207A6E">
              <w:rPr>
                <w:rStyle w:val="Hyperlink"/>
                <w:noProof/>
                <w:lang w:val="en-US"/>
              </w:rPr>
              <w:t>4.7.4. Tính năng tìm và thêm người dùng từ Active Directory</w:t>
            </w:r>
            <w:r>
              <w:rPr>
                <w:noProof/>
                <w:webHidden/>
              </w:rPr>
              <w:tab/>
            </w:r>
            <w:r>
              <w:rPr>
                <w:noProof/>
                <w:webHidden/>
              </w:rPr>
              <w:fldChar w:fldCharType="begin"/>
            </w:r>
            <w:r>
              <w:rPr>
                <w:noProof/>
                <w:webHidden/>
              </w:rPr>
              <w:instrText xml:space="preserve"> PAGEREF _Toc242783469 \h </w:instrText>
            </w:r>
            <w:r>
              <w:rPr>
                <w:noProof/>
                <w:webHidden/>
              </w:rPr>
            </w:r>
            <w:r>
              <w:rPr>
                <w:noProof/>
                <w:webHidden/>
              </w:rPr>
              <w:fldChar w:fldCharType="separate"/>
            </w:r>
            <w:r>
              <w:rPr>
                <w:noProof/>
                <w:webHidden/>
              </w:rPr>
              <w:t>294</w:t>
            </w:r>
            <w:r>
              <w:rPr>
                <w:noProof/>
                <w:webHidden/>
              </w:rPr>
              <w:fldChar w:fldCharType="end"/>
            </w:r>
          </w:hyperlink>
        </w:p>
        <w:p w:rsidR="004641F9" w:rsidRDefault="004641F9" w14:paraId="6B6FD90D" w14:textId="1839C36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0">
            <w:r w:rsidRPr="00207A6E">
              <w:rPr>
                <w:rStyle w:val="Hyperlink"/>
                <w:noProof/>
                <w:lang w:val="en-US"/>
              </w:rPr>
              <w:t>4.7.5. Tính năng gán/thu hồi quyền người dùng</w:t>
            </w:r>
            <w:r>
              <w:rPr>
                <w:noProof/>
                <w:webHidden/>
              </w:rPr>
              <w:tab/>
            </w:r>
            <w:r>
              <w:rPr>
                <w:noProof/>
                <w:webHidden/>
              </w:rPr>
              <w:fldChar w:fldCharType="begin"/>
            </w:r>
            <w:r>
              <w:rPr>
                <w:noProof/>
                <w:webHidden/>
              </w:rPr>
              <w:instrText xml:space="preserve"> PAGEREF _Toc242783470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3CE6C514" w14:textId="7358AD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1">
            <w:r w:rsidRPr="00207A6E">
              <w:rPr>
                <w:rStyle w:val="Hyperlink"/>
                <w:noProof/>
                <w:lang w:val="en-US"/>
              </w:rPr>
              <w:t>4.7.6. Tính năng tạo nhóm quyền/vai trò</w:t>
            </w:r>
            <w:r>
              <w:rPr>
                <w:noProof/>
                <w:webHidden/>
              </w:rPr>
              <w:tab/>
            </w:r>
            <w:r>
              <w:rPr>
                <w:noProof/>
                <w:webHidden/>
              </w:rPr>
              <w:fldChar w:fldCharType="begin"/>
            </w:r>
            <w:r>
              <w:rPr>
                <w:noProof/>
                <w:webHidden/>
              </w:rPr>
              <w:instrText xml:space="preserve"> PAGEREF _Toc242783471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7C2365C1" w14:textId="16C2C5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2">
            <w:r w:rsidRPr="00207A6E">
              <w:rPr>
                <w:rStyle w:val="Hyperlink"/>
                <w:noProof/>
                <w:lang w:val="en-US"/>
              </w:rPr>
              <w:t>4.7.7. Tính năng cấu hình ma trận quyền</w:t>
            </w:r>
            <w:r>
              <w:rPr>
                <w:noProof/>
                <w:webHidden/>
              </w:rPr>
              <w:tab/>
            </w:r>
            <w:r>
              <w:rPr>
                <w:noProof/>
                <w:webHidden/>
              </w:rPr>
              <w:fldChar w:fldCharType="begin"/>
            </w:r>
            <w:r>
              <w:rPr>
                <w:noProof/>
                <w:webHidden/>
              </w:rPr>
              <w:instrText xml:space="preserve"> PAGEREF _Toc242783472 \h </w:instrText>
            </w:r>
            <w:r>
              <w:rPr>
                <w:noProof/>
                <w:webHidden/>
              </w:rPr>
            </w:r>
            <w:r>
              <w:rPr>
                <w:noProof/>
                <w:webHidden/>
              </w:rPr>
              <w:fldChar w:fldCharType="separate"/>
            </w:r>
            <w:r>
              <w:rPr>
                <w:noProof/>
                <w:webHidden/>
              </w:rPr>
              <w:t>296</w:t>
            </w:r>
            <w:r>
              <w:rPr>
                <w:noProof/>
                <w:webHidden/>
              </w:rPr>
              <w:fldChar w:fldCharType="end"/>
            </w:r>
          </w:hyperlink>
        </w:p>
        <w:p w:rsidR="004641F9" w:rsidRDefault="004641F9" w14:paraId="7503A6FA" w14:textId="7760918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3">
            <w:r w:rsidRPr="00207A6E">
              <w:rPr>
                <w:rStyle w:val="Hyperlink"/>
                <w:noProof/>
                <w:lang w:val="en-US"/>
              </w:rPr>
              <w:t>4.7.8. Tính năng cập nhật cấu hình hệ thống</w:t>
            </w:r>
            <w:r>
              <w:rPr>
                <w:noProof/>
                <w:webHidden/>
              </w:rPr>
              <w:tab/>
            </w:r>
            <w:r>
              <w:rPr>
                <w:noProof/>
                <w:webHidden/>
              </w:rPr>
              <w:fldChar w:fldCharType="begin"/>
            </w:r>
            <w:r>
              <w:rPr>
                <w:noProof/>
                <w:webHidden/>
              </w:rPr>
              <w:instrText xml:space="preserve"> PAGEREF _Toc242783473 \h </w:instrText>
            </w:r>
            <w:r>
              <w:rPr>
                <w:noProof/>
                <w:webHidden/>
              </w:rPr>
            </w:r>
            <w:r>
              <w:rPr>
                <w:noProof/>
                <w:webHidden/>
              </w:rPr>
              <w:fldChar w:fldCharType="separate"/>
            </w:r>
            <w:r>
              <w:rPr>
                <w:noProof/>
                <w:webHidden/>
              </w:rPr>
              <w:t>297</w:t>
            </w:r>
            <w:r>
              <w:rPr>
                <w:noProof/>
                <w:webHidden/>
              </w:rPr>
              <w:fldChar w:fldCharType="end"/>
            </w:r>
          </w:hyperlink>
        </w:p>
        <w:p w:rsidR="004641F9" w:rsidRDefault="004641F9" w14:paraId="2829CD6B" w14:textId="14FE21C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4">
            <w:r w:rsidRPr="00207A6E">
              <w:rPr>
                <w:rStyle w:val="Hyperlink"/>
                <w:noProof/>
                <w:lang w:val="en-US"/>
              </w:rPr>
              <w:t>4.7.9. Tính năng cấu hình nhận thông báo</w:t>
            </w:r>
            <w:r>
              <w:rPr>
                <w:noProof/>
                <w:webHidden/>
              </w:rPr>
              <w:tab/>
            </w:r>
            <w:r>
              <w:rPr>
                <w:noProof/>
                <w:webHidden/>
              </w:rPr>
              <w:fldChar w:fldCharType="begin"/>
            </w:r>
            <w:r>
              <w:rPr>
                <w:noProof/>
                <w:webHidden/>
              </w:rPr>
              <w:instrText xml:space="preserve"> PAGEREF _Toc242783474 \h </w:instrText>
            </w:r>
            <w:r>
              <w:rPr>
                <w:noProof/>
                <w:webHidden/>
              </w:rPr>
            </w:r>
            <w:r>
              <w:rPr>
                <w:noProof/>
                <w:webHidden/>
              </w:rPr>
              <w:fldChar w:fldCharType="separate"/>
            </w:r>
            <w:r>
              <w:rPr>
                <w:noProof/>
                <w:webHidden/>
              </w:rPr>
              <w:t>298</w:t>
            </w:r>
            <w:r>
              <w:rPr>
                <w:noProof/>
                <w:webHidden/>
              </w:rPr>
              <w:fldChar w:fldCharType="end"/>
            </w:r>
          </w:hyperlink>
        </w:p>
        <w:p w:rsidR="004641F9" w:rsidRDefault="004641F9" w14:paraId="66BA3A71" w14:textId="0CED364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5">
            <w:r w:rsidRPr="00207A6E">
              <w:rPr>
                <w:rStyle w:val="Hyperlink"/>
                <w:noProof/>
                <w:lang w:val="en-US"/>
              </w:rPr>
              <w:t>4.7.10. Tính năng đổi mật khẩu</w:t>
            </w:r>
            <w:r>
              <w:rPr>
                <w:noProof/>
                <w:webHidden/>
              </w:rPr>
              <w:tab/>
            </w:r>
            <w:r>
              <w:rPr>
                <w:noProof/>
                <w:webHidden/>
              </w:rPr>
              <w:fldChar w:fldCharType="begin"/>
            </w:r>
            <w:r>
              <w:rPr>
                <w:noProof/>
                <w:webHidden/>
              </w:rPr>
              <w:instrText xml:space="preserve"> PAGEREF _Toc242783475 \h </w:instrText>
            </w:r>
            <w:r>
              <w:rPr>
                <w:noProof/>
                <w:webHidden/>
              </w:rPr>
            </w:r>
            <w:r>
              <w:rPr>
                <w:noProof/>
                <w:webHidden/>
              </w:rPr>
              <w:fldChar w:fldCharType="separate"/>
            </w:r>
            <w:r>
              <w:rPr>
                <w:noProof/>
                <w:webHidden/>
              </w:rPr>
              <w:t>299</w:t>
            </w:r>
            <w:r>
              <w:rPr>
                <w:noProof/>
                <w:webHidden/>
              </w:rPr>
              <w:fldChar w:fldCharType="end"/>
            </w:r>
          </w:hyperlink>
        </w:p>
        <w:p w:rsidR="004641F9" w:rsidRDefault="004641F9" w14:paraId="1160E036" w14:textId="57238226">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6">
            <w:r w:rsidRPr="00207A6E">
              <w:rPr>
                <w:rStyle w:val="Hyperlink"/>
                <w:noProof/>
                <w:lang w:val="en-US"/>
              </w:rPr>
              <w:t>5. YÊU CẦU BẢO MẬT</w:t>
            </w:r>
            <w:r>
              <w:rPr>
                <w:noProof/>
                <w:webHidden/>
              </w:rPr>
              <w:tab/>
            </w:r>
            <w:r>
              <w:rPr>
                <w:noProof/>
                <w:webHidden/>
              </w:rPr>
              <w:fldChar w:fldCharType="begin"/>
            </w:r>
            <w:r>
              <w:rPr>
                <w:noProof/>
                <w:webHidden/>
              </w:rPr>
              <w:instrText xml:space="preserve"> PAGEREF _Toc242783476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4C864551" w14:textId="52ACA49D">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7">
            <w:r w:rsidRPr="00207A6E">
              <w:rPr>
                <w:rStyle w:val="Hyperlink"/>
                <w:noProof/>
                <w:lang w:val="en-US"/>
              </w:rPr>
              <w:t>5.1. Bảo mật cơ sở dữ liệu DWH</w:t>
            </w:r>
            <w:r>
              <w:rPr>
                <w:noProof/>
                <w:webHidden/>
              </w:rPr>
              <w:tab/>
            </w:r>
            <w:r>
              <w:rPr>
                <w:noProof/>
                <w:webHidden/>
              </w:rPr>
              <w:fldChar w:fldCharType="begin"/>
            </w:r>
            <w:r>
              <w:rPr>
                <w:noProof/>
                <w:webHidden/>
              </w:rPr>
              <w:instrText xml:space="preserve"> PAGEREF _Toc242783477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61E1C20" w14:textId="19F253C8">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8">
            <w:r w:rsidRPr="00207A6E">
              <w:rPr>
                <w:rStyle w:val="Hyperlink"/>
                <w:noProof/>
                <w:lang w:val="en-US"/>
              </w:rPr>
              <w:t>5.2. Bảo mật Portal</w:t>
            </w:r>
            <w:r>
              <w:rPr>
                <w:noProof/>
                <w:webHidden/>
              </w:rPr>
              <w:tab/>
            </w:r>
            <w:r>
              <w:rPr>
                <w:noProof/>
                <w:webHidden/>
              </w:rPr>
              <w:fldChar w:fldCharType="begin"/>
            </w:r>
            <w:r>
              <w:rPr>
                <w:noProof/>
                <w:webHidden/>
              </w:rPr>
              <w:instrText xml:space="preserve"> PAGEREF _Toc242783478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C29E073" w14:textId="028AB231">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9">
            <w:r w:rsidRPr="00207A6E">
              <w:rPr>
                <w:rStyle w:val="Hyperlink"/>
                <w:noProof/>
                <w:lang w:val="en-US"/>
              </w:rPr>
              <w:t>5.3. Yêu cầu sao lưu và phục hồi</w:t>
            </w:r>
            <w:r>
              <w:rPr>
                <w:noProof/>
                <w:webHidden/>
              </w:rPr>
              <w:tab/>
            </w:r>
            <w:r>
              <w:rPr>
                <w:noProof/>
                <w:webHidden/>
              </w:rPr>
              <w:fldChar w:fldCharType="begin"/>
            </w:r>
            <w:r>
              <w:rPr>
                <w:noProof/>
                <w:webHidden/>
              </w:rPr>
              <w:instrText xml:space="preserve"> PAGEREF _Toc242783479 \h </w:instrText>
            </w:r>
            <w:r>
              <w:rPr>
                <w:noProof/>
                <w:webHidden/>
              </w:rPr>
            </w:r>
            <w:r>
              <w:rPr>
                <w:noProof/>
                <w:webHidden/>
              </w:rPr>
              <w:fldChar w:fldCharType="separate"/>
            </w:r>
            <w:r>
              <w:rPr>
                <w:noProof/>
                <w:webHidden/>
              </w:rPr>
              <w:t>301</w:t>
            </w:r>
            <w:r>
              <w:rPr>
                <w:noProof/>
                <w:webHidden/>
              </w:rPr>
              <w:fldChar w:fldCharType="end"/>
            </w:r>
          </w:hyperlink>
        </w:p>
        <w:p w:rsidR="00695A4C" w:rsidRDefault="00695A4C" w14:paraId="000000F5" w14:textId="4D947A09">
          <w:pPr>
            <w:widowControl w:val="0"/>
            <w:tabs>
              <w:tab w:val="right" w:pos="12000"/>
            </w:tabs>
            <w:spacing w:after="0" w:line="240" w:lineRule="auto"/>
            <w:ind w:left="360"/>
            <w:rPr>
              <w:color w:val="000000"/>
            </w:rPr>
          </w:pPr>
          <w:r>
            <w:fldChar w:fldCharType="end"/>
          </w:r>
        </w:p>
      </w:sdtContent>
    </w:sdt>
    <w:p w:rsidR="00695A4C" w:rsidP="0064297F" w:rsidRDefault="0064297F" w14:paraId="000000F8" w14:textId="7A72967D">
      <w:r>
        <w:br w:type="page"/>
      </w:r>
    </w:p>
    <w:p w:rsidR="00695A4C" w:rsidRDefault="00832EA4" w14:paraId="000000F9" w14:textId="77777777">
      <w:pPr>
        <w:pStyle w:val="Heading1"/>
        <w:spacing w:before="60" w:after="60"/>
        <w:ind w:left="144"/>
        <w:rPr>
          <w:sz w:val="24"/>
          <w:szCs w:val="24"/>
        </w:rPr>
      </w:pPr>
      <w:bookmarkStart w:name="_Toc242783268" w:id="10"/>
      <w:r>
        <w:rPr>
          <w:szCs w:val="24"/>
        </w:rPr>
        <w:t>1. TỔNG QUAN HỆ THỐNG</w:t>
      </w:r>
      <w:bookmarkEnd w:id="10"/>
    </w:p>
    <w:p w:rsidR="00695A4C" w:rsidRDefault="07F6679C" w14:paraId="000000FA" w14:textId="77777777">
      <w:pPr>
        <w:pStyle w:val="Heading2"/>
        <w:spacing w:before="60" w:after="60"/>
        <w:rPr>
          <w:sz w:val="24"/>
          <w:szCs w:val="24"/>
          <w:lang w:val="en-US"/>
        </w:rPr>
      </w:pPr>
      <w:bookmarkStart w:name="_Toc242783269" w:id="11"/>
      <w:r w:rsidRPr="78B6F757">
        <w:rPr>
          <w:sz w:val="24"/>
          <w:szCs w:val="24"/>
          <w:lang w:val="en-US"/>
        </w:rPr>
        <w:t>1.1. Mục đích</w:t>
      </w:r>
      <w:bookmarkEnd w:id="11"/>
    </w:p>
    <w:p w:rsidR="00695A4C" w:rsidRDefault="07F6679C" w14:paraId="000000FB" w14:textId="77777777">
      <w:pPr>
        <w:numPr>
          <w:ilvl w:val="0"/>
          <w:numId w:val="31"/>
        </w:numPr>
        <w:spacing w:before="0" w:after="0"/>
      </w:pPr>
      <w:r w:rsidRPr="78B6F757">
        <w:rPr>
          <w:b/>
          <w:bCs/>
          <w:lang w:val="en-US"/>
        </w:rPr>
        <w:t>Hỗ trợ công tác quản lý phát triển bền vững:</w:t>
      </w:r>
      <w:r w:rsidRPr="78B6F757">
        <w:rPr>
          <w:lang w:val="en-US"/>
        </w:rPr>
        <w:t xml:space="preserve"> Hệ thống phần mềm được triển khai nhằm cung cấp các công cụ, chức năng kỹ thuật hỗ trợ Tổng công ty Hàng không Việt Nam - CTCP (TCTHK) trong việc theo dõi, số hóa, tối ưu hóa và quản lý toàn diện các hoạt động liên quan đến phát triển bền vững và chiến lược giảm phát thải (Net Zero) của Tổng công ty.</w:t>
      </w:r>
    </w:p>
    <w:p w:rsidR="00695A4C" w:rsidRDefault="07F6679C" w14:paraId="000000FC" w14:textId="77777777">
      <w:pPr>
        <w:numPr>
          <w:ilvl w:val="0"/>
          <w:numId w:val="31"/>
        </w:numPr>
        <w:spacing w:before="0"/>
      </w:pPr>
      <w:r w:rsidRPr="78B6F757">
        <w:rPr>
          <w:b/>
          <w:bCs/>
          <w:lang w:val="en-US"/>
        </w:rPr>
        <w:t>Chuẩn hóa dữ liệu ESG:</w:t>
      </w:r>
      <w:r w:rsidRPr="78B6F757">
        <w:rPr>
          <w:lang w:val="en-US"/>
        </w:rPr>
        <w:t xml:space="preserve"> Giúp doanh nghiệp tự động hóa quy trình thu thập, kiểm soát chất lượng và tổng hợp các nguồn số liệu báo cáo, từ đó nâng cao tính minh bạch và chính xác theo các tiêu chuẩn báo cáo phát triển bền vững quốc tế và quy định hiện hành</w:t>
      </w:r>
    </w:p>
    <w:p w:rsidR="00695A4C" w:rsidRDefault="07F6679C" w14:paraId="000000FD" w14:textId="77777777">
      <w:pPr>
        <w:pStyle w:val="Heading2"/>
        <w:spacing w:before="60" w:after="60"/>
        <w:rPr>
          <w:sz w:val="24"/>
          <w:szCs w:val="24"/>
          <w:lang w:val="en-US"/>
        </w:rPr>
      </w:pPr>
      <w:bookmarkStart w:name="_Toc242783270" w:id="12"/>
      <w:r w:rsidRPr="78B6F757">
        <w:rPr>
          <w:sz w:val="24"/>
          <w:szCs w:val="24"/>
          <w:lang w:val="en-US"/>
        </w:rPr>
        <w:t>1.2. Phạm vi tài liệu</w:t>
      </w:r>
      <w:bookmarkEnd w:id="12"/>
    </w:p>
    <w:p w:rsidR="00695A4C" w:rsidRDefault="07F6679C" w14:paraId="000000FE" w14:textId="77777777">
      <w:pPr>
        <w:numPr>
          <w:ilvl w:val="0"/>
          <w:numId w:val="35"/>
        </w:numPr>
        <w:pBdr>
          <w:top w:val="nil"/>
          <w:left w:val="nil"/>
          <w:bottom w:val="nil"/>
          <w:right w:val="nil"/>
          <w:between w:val="nil"/>
        </w:pBdr>
      </w:pPr>
      <w:r w:rsidRPr="78B6F757">
        <w:rPr>
          <w:lang w:val="en-US"/>
        </w:rPr>
        <w:t>Tài liệu chỉ áp dụng cho hệ thống phần mềm hỗ trợ quản lý phát triển bền vững được xây dựng và triển khai tại VNA.</w:t>
      </w:r>
    </w:p>
    <w:p w:rsidR="00695A4C" w:rsidRDefault="07F6679C" w14:paraId="000000FF" w14:textId="77777777">
      <w:pPr>
        <w:numPr>
          <w:ilvl w:val="0"/>
          <w:numId w:val="35"/>
        </w:numPr>
        <w:pBdr>
          <w:top w:val="nil"/>
          <w:left w:val="nil"/>
          <w:bottom w:val="nil"/>
          <w:right w:val="nil"/>
          <w:between w:val="nil"/>
        </w:pBdr>
      </w:pPr>
      <w:r w:rsidRPr="78B6F757">
        <w:rPr>
          <w:lang w:val="en-US"/>
        </w:rPr>
        <w:t>Tài liệu ghi nhận toàn bộ yêu cầu mà VNA cung cấp. Các yêu cầu trong phạm vi tài liệu này là tiêu chuẩn nghiệm thu chương trình.</w:t>
      </w:r>
    </w:p>
    <w:p w:rsidR="00695A4C" w:rsidRDefault="07F6679C" w14:paraId="00000100" w14:textId="77777777">
      <w:pPr>
        <w:numPr>
          <w:ilvl w:val="0"/>
          <w:numId w:val="35"/>
        </w:numPr>
        <w:pBdr>
          <w:top w:val="nil"/>
          <w:left w:val="nil"/>
          <w:bottom w:val="nil"/>
          <w:right w:val="nil"/>
          <w:between w:val="nil"/>
        </w:pBdr>
      </w:pPr>
      <w:r w:rsidRPr="78B6F757">
        <w:rPr>
          <w:lang w:val="en-US"/>
        </w:rPr>
        <w:t>Tài liệu này là cơ sở để xây dựng kịch bản kiểm tra các chức năng của hệ thống.</w:t>
      </w:r>
    </w:p>
    <w:p w:rsidR="00695A4C" w:rsidRDefault="07F6679C" w14:paraId="00000101" w14:textId="77777777">
      <w:pPr>
        <w:numPr>
          <w:ilvl w:val="0"/>
          <w:numId w:val="35"/>
        </w:numPr>
        <w:pBdr>
          <w:top w:val="nil"/>
          <w:left w:val="nil"/>
          <w:bottom w:val="nil"/>
          <w:right w:val="nil"/>
          <w:between w:val="nil"/>
        </w:pBdr>
      </w:pPr>
      <w:r w:rsidRPr="78B6F757">
        <w:rPr>
          <w:lang w:val="en-US"/>
        </w:rPr>
        <w:t>Mọi thay đổi phát sinh liên quan đến các yêu cầu trong tài liệu này sẽ ảnh hưởng đến kết quả phân tích, thiết kế, phát triển và các kịch bản kiểm tra của chương trình.</w:t>
      </w:r>
    </w:p>
    <w:p w:rsidR="00695A4C" w:rsidRDefault="07F6679C" w14:paraId="00000102" w14:textId="77777777">
      <w:pPr>
        <w:numPr>
          <w:ilvl w:val="0"/>
          <w:numId w:val="35"/>
        </w:numPr>
        <w:pBdr>
          <w:top w:val="nil"/>
          <w:left w:val="nil"/>
          <w:bottom w:val="nil"/>
          <w:right w:val="nil"/>
          <w:between w:val="nil"/>
        </w:pBdr>
      </w:pPr>
      <w:r w:rsidRPr="78B6F757">
        <w:rPr>
          <w:lang w:val="en-US"/>
        </w:rPr>
        <w:t>Tài liệu đồng thời ghi nhận các điều kiện nghiệm thu dự án.</w:t>
      </w:r>
    </w:p>
    <w:p w:rsidR="00695A4C" w:rsidP="0064297F" w:rsidRDefault="00000000" w14:paraId="00000116" w14:textId="50C5990C">
      <w:pPr>
        <w:pBdr>
          <w:top w:val="nil"/>
          <w:left w:val="nil"/>
          <w:bottom w:val="nil"/>
          <w:right w:val="nil"/>
          <w:between w:val="nil"/>
        </w:pBdr>
      </w:pPr>
      <w:sdt>
        <w:sdtPr>
          <w:tag w:val="goog_rdk_0"/>
          <w:id w:val="1066618350"/>
          <w:showingPlcHdr/>
        </w:sdtPr>
        <w:sdtContent>
          <w:r w:rsidR="0064297F">
            <w:t xml:space="preserve">     </w:t>
          </w:r>
        </w:sdtContent>
      </w:sdt>
    </w:p>
    <w:p w:rsidR="00695A4C" w:rsidRDefault="07F6679C" w14:paraId="00000117" w14:textId="77777777">
      <w:pPr>
        <w:pStyle w:val="Heading2"/>
        <w:spacing w:before="60" w:after="60"/>
        <w:rPr>
          <w:sz w:val="24"/>
          <w:szCs w:val="24"/>
          <w:lang w:val="en-US"/>
        </w:rPr>
      </w:pPr>
      <w:bookmarkStart w:name="_Toc242783271" w:id="13"/>
      <w:r w:rsidRPr="78B6F757">
        <w:rPr>
          <w:sz w:val="24"/>
          <w:szCs w:val="24"/>
          <w:lang w:val="en-US"/>
        </w:rPr>
        <w:t>1.3. Phạm vi áp dụng theo hợp đồng</w:t>
      </w:r>
      <w:bookmarkEnd w:id="13"/>
    </w:p>
    <w:p w:rsidR="00695A4C" w:rsidRDefault="07F6679C" w14:paraId="00000118" w14:textId="77777777">
      <w:r w:rsidRPr="78B6F757">
        <w:rPr>
          <w:lang w:val="en-US"/>
        </w:rPr>
        <w:t xml:space="preserve">Hệ thống được áp dụng trực tiếp cho Tổng công ty Hàng không Việt Nam - CTCP (TCTHK) và được triển khai, cung cấp dịch vụ bởi Công ty Cổ phần Aequitas. </w:t>
      </w:r>
    </w:p>
    <w:p w:rsidR="00695A4C" w:rsidRDefault="00832EA4" w14:paraId="00000119" w14:textId="77777777">
      <w:pPr>
        <w:pStyle w:val="Heading1"/>
        <w:spacing w:before="60" w:after="60"/>
        <w:ind w:left="90"/>
        <w:rPr>
          <w:sz w:val="24"/>
          <w:szCs w:val="24"/>
        </w:rPr>
      </w:pPr>
      <w:bookmarkStart w:name="_Toc242783272" w:id="14"/>
      <w:r>
        <w:rPr>
          <w:szCs w:val="24"/>
        </w:rPr>
        <w:t>2. YÊU CẦU HỆ THỐNG BÁO CÁO</w:t>
      </w:r>
      <w:bookmarkEnd w:id="14"/>
    </w:p>
    <w:p w:rsidR="00695A4C" w:rsidRDefault="07F6679C" w14:paraId="0000011A" w14:textId="77777777">
      <w:pPr>
        <w:pStyle w:val="Heading2"/>
        <w:spacing w:before="60" w:after="60"/>
        <w:rPr>
          <w:sz w:val="24"/>
          <w:szCs w:val="24"/>
          <w:lang w:val="en-US"/>
        </w:rPr>
      </w:pPr>
      <w:bookmarkStart w:name="_Toc242783273" w:id="15"/>
      <w:r w:rsidRPr="78B6F757">
        <w:rPr>
          <w:sz w:val="24"/>
          <w:szCs w:val="24"/>
          <w:lang w:val="en-US"/>
        </w:rPr>
        <w:t>2.1. Yêu cầu chung đối với hệ thống báo cáo</w:t>
      </w:r>
      <w:bookmarkEnd w:id="15"/>
    </w:p>
    <w:p w:rsidR="00695A4C" w:rsidRDefault="07F6679C" w14:paraId="0000011B" w14:textId="77777777">
      <w:pPr>
        <w:pStyle w:val="Heading3"/>
        <w:spacing w:before="60" w:after="60"/>
      </w:pPr>
      <w:bookmarkStart w:name="_Toc242783274" w:id="16"/>
      <w:r w:rsidRPr="78B6F757">
        <w:rPr>
          <w:lang w:val="en-US"/>
        </w:rPr>
        <w:t>2.1.1. Yêu cầu dữ liệu báo cáo</w:t>
      </w:r>
      <w:bookmarkEnd w:id="16"/>
    </w:p>
    <w:p w:rsidR="00695A4C" w:rsidP="78B6F757" w:rsidRDefault="00000000" w14:paraId="0000011C" w14:textId="539C80F2">
      <w:pPr>
        <w:rPr>
          <w:lang w:val="en-US"/>
        </w:rPr>
      </w:pPr>
      <w:sdt>
        <w:sdtPr>
          <w:tag w:val="goog_rdk_1"/>
          <w:id w:val="2033548404"/>
          <w:showingPlcHdr/>
        </w:sdtPr>
        <w:sdtContent>
          <w:r w:rsidRPr="78B6F757" w:rsidR="61B4D1B2">
            <w:rPr>
              <w:rStyle w:val="PlaceholderText"/>
            </w:rPr>
            <w:t xml:space="preserve">     </w:t>
          </w:r>
        </w:sdtContent>
      </w:sdt>
      <w:r w:rsidRPr="78B6F757" w:rsidR="07F6679C">
        <w:rPr>
          <w:lang w:val="en-US"/>
        </w:rPr>
        <w:t xml:space="preserve">Các </w:t>
      </w:r>
      <w:r w:rsidRPr="78B6F757" w:rsidR="63B8F7D8">
        <w:rPr>
          <w:color w:val="000000" w:themeColor="text1"/>
          <w:lang w:val="en-US"/>
        </w:rPr>
        <w:t xml:space="preserve">dữ liệu sau được yêu cầu đối với báo cáo </w:t>
      </w:r>
      <w:r w:rsidR="003C0EB7">
        <w:rPr>
          <w:color w:val="000000" w:themeColor="text1"/>
          <w:lang w:val="en-US"/>
        </w:rPr>
        <w:t>Khai thác hoạt động</w:t>
      </w:r>
      <w:r w:rsidRPr="78B6F757" w:rsidR="63B8F7D8">
        <w:rPr>
          <w:color w:val="000000" w:themeColor="text1"/>
          <w:lang w:val="en-US"/>
        </w:rPr>
        <w:t xml:space="preserve"> bay:</w:t>
      </w:r>
    </w:p>
    <w:p w:rsidR="00695A4C" w:rsidRDefault="00695A4C" w14:paraId="0000011D" w14:textId="46B53AF6">
      <w:pPr>
        <w:widowControl w:val="0"/>
      </w:pPr>
    </w:p>
    <w:p w:rsidR="00695A4C" w:rsidP="78B6F757" w:rsidRDefault="000E3721" w14:paraId="0000011E" w14:textId="159847F8">
      <w:pPr>
        <w:widowControl w:val="0"/>
      </w:pPr>
      <w:r w:rsidR="000E3721">
        <w:drawing>
          <wp:inline wp14:editId="3F8D4AF7" wp14:anchorId="0E0DB709">
            <wp:extent cx="5132699" cy="581919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Van_hanh_bay.png"/>
                    <pic:cNvPicPr/>
                  </pic:nvPicPr>
                  <pic:blipFill>
                    <a:blip xmlns:r="http://schemas.openxmlformats.org/officeDocument/2006/relationships" r:embed="rId19"/>
                    <a:srcRect l="0" t="0" r="0" b="1618"/>
                    <a:stretch>
                      <a:fillRect/>
                    </a:stretch>
                  </pic:blipFill>
                  <pic:spPr>
                    <a:xfrm rot="0">
                      <a:off x="0" y="0"/>
                      <a:ext cx="5132699" cy="5819194"/>
                    </a:xfrm>
                    <a:prstGeom prst="rect">
                      <a:avLst/>
                    </a:prstGeom>
                  </pic:spPr>
                </pic:pic>
              </a:graphicData>
            </a:graphic>
          </wp:inline>
        </w:drawing>
      </w:r>
    </w:p>
    <w:p w:rsidR="00695A4C" w:rsidRDefault="00695A4C" w14:paraId="0000011F" w14:textId="17D85FFB">
      <w:pPr>
        <w:widowControl w:val="0"/>
      </w:pPr>
    </w:p>
    <w:p w:rsidR="00695A4C" w:rsidP="78B6F757" w:rsidRDefault="205F99AA" w14:paraId="4F72B057" w14:textId="0120950A">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Khách hàng</w:t>
      </w:r>
      <w:r w:rsidRPr="78B6F757">
        <w:rPr>
          <w:color w:val="000000" w:themeColor="text1"/>
          <w:lang w:val="en-US"/>
        </w:rPr>
        <w:t>:</w:t>
      </w:r>
    </w:p>
    <w:p w:rsidR="00695A4C" w:rsidRDefault="00695A4C" w14:paraId="67CB01C4" w14:textId="46E0D657">
      <w:pPr>
        <w:widowControl w:val="0"/>
      </w:pPr>
    </w:p>
    <w:p w:rsidR="00695A4C" w:rsidRDefault="000E3721" w14:paraId="00000120" w14:textId="4842EA84">
      <w:pPr>
        <w:widowControl w:val="0"/>
      </w:pPr>
      <w:r w:rsidR="000E3721">
        <w:drawing>
          <wp:inline wp14:editId="5E756E2B" wp14:anchorId="4A2B9CC0">
            <wp:extent cx="5139563" cy="2927771"/>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Khach_hang.png"/>
                    <pic:cNvPicPr/>
                  </pic:nvPicPr>
                  <pic:blipFill>
                    <a:blip xmlns:r="http://schemas.openxmlformats.org/officeDocument/2006/relationships" r:embed="rId20"/>
                    <a:srcRect l="0" t="0" r="0" b="3459"/>
                    <a:stretch>
                      <a:fillRect/>
                    </a:stretch>
                  </pic:blipFill>
                  <pic:spPr>
                    <a:xfrm rot="0">
                      <a:off x="0" y="0"/>
                      <a:ext cx="5139563" cy="2927771"/>
                    </a:xfrm>
                    <a:prstGeom prst="rect">
                      <a:avLst/>
                    </a:prstGeom>
                  </pic:spPr>
                </pic:pic>
              </a:graphicData>
            </a:graphic>
          </wp:inline>
        </w:drawing>
      </w:r>
    </w:p>
    <w:p w:rsidR="00695A4C" w:rsidP="78B6F757" w:rsidRDefault="205F99AA" w14:paraId="1E614947" w14:textId="28EFC00F">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Nhân sự</w:t>
      </w:r>
      <w:r w:rsidRPr="78B6F757">
        <w:rPr>
          <w:color w:val="000000" w:themeColor="text1"/>
          <w:lang w:val="en-US"/>
        </w:rPr>
        <w:t>:</w:t>
      </w:r>
    </w:p>
    <w:p w:rsidR="00695A4C" w:rsidRDefault="000E3721" w14:paraId="230936A7" w14:textId="576AAAD8">
      <w:pPr>
        <w:widowControl w:val="0"/>
      </w:pPr>
      <w:r w:rsidR="000E3721">
        <w:drawing>
          <wp:inline wp14:editId="6C709A47" wp14:anchorId="322903C0">
            <wp:extent cx="4781882" cy="4927894"/>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Nhan_su_Quan_tri.png"/>
                    <pic:cNvPicPr/>
                  </pic:nvPicPr>
                  <pic:blipFill>
                    <a:blip xmlns:r="http://schemas.openxmlformats.org/officeDocument/2006/relationships" r:embed="rId21"/>
                    <a:srcRect l="0" t="0" r="0" b="2083"/>
                    <a:stretch>
                      <a:fillRect/>
                    </a:stretch>
                  </pic:blipFill>
                  <pic:spPr>
                    <a:xfrm rot="0">
                      <a:off x="0" y="0"/>
                      <a:ext cx="4781882" cy="4927894"/>
                    </a:xfrm>
                    <a:prstGeom prst="rect">
                      <a:avLst/>
                    </a:prstGeom>
                  </pic:spPr>
                </pic:pic>
              </a:graphicData>
            </a:graphic>
          </wp:inline>
        </w:drawing>
      </w:r>
    </w:p>
    <w:p w:rsidR="00695A4C" w:rsidRDefault="674D89EE" w14:paraId="2E188887" w14:textId="6C6E1D65">
      <w:pPr>
        <w:widowControl w:val="0"/>
      </w:pPr>
      <w:r w:rsidRPr="6BD8C2C6">
        <w:rPr>
          <w:color w:val="000000" w:themeColor="text1"/>
          <w:lang w:val="en-US"/>
        </w:rPr>
        <w:t>Các dữ liệu sau được yêu cầu đối với nhóm báo cáo Nhà cung cấp:</w:t>
      </w:r>
    </w:p>
    <w:p w:rsidR="00695A4C" w:rsidRDefault="000E3721" w14:paraId="00000121" w14:textId="6B382EC9">
      <w:pPr>
        <w:widowControl w:val="0"/>
      </w:pPr>
      <w:r w:rsidR="000E3721">
        <w:drawing>
          <wp:inline wp14:editId="214BA1E3" wp14:anchorId="6567D18C">
            <wp:extent cx="2987698" cy="247170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Nha_cung_cap.png"/>
                    <pic:cNvPicPr/>
                  </pic:nvPicPr>
                  <pic:blipFill>
                    <a:blip xmlns:r="http://schemas.openxmlformats.org/officeDocument/2006/relationships" r:embed="rId22"/>
                    <a:srcRect l="0" t="0" r="0" b="4428"/>
                    <a:stretch>
                      <a:fillRect/>
                    </a:stretch>
                  </pic:blipFill>
                  <pic:spPr>
                    <a:xfrm rot="0">
                      <a:off x="0" y="0"/>
                      <a:ext cx="2987698" cy="2471708"/>
                    </a:xfrm>
                    <a:prstGeom prst="rect">
                      <a:avLst/>
                    </a:prstGeom>
                  </pic:spPr>
                </pic:pic>
              </a:graphicData>
            </a:graphic>
          </wp:inline>
        </w:drawing>
      </w:r>
    </w:p>
    <w:p w:rsidR="00695A4C" w:rsidP="0064297F" w:rsidRDefault="00000000" w14:paraId="00000146" w14:textId="1DE9196D">
      <w:sdt>
        <w:sdtPr>
          <w:tag w:val="goog_rdk_2"/>
          <w:id w:val="-1483125092"/>
          <w:showingPlcHdr/>
        </w:sdtPr>
        <w:sdtContent>
          <w:r w:rsidR="0064297F">
            <w:t xml:space="preserve">     </w:t>
          </w:r>
        </w:sdtContent>
      </w:sdt>
    </w:p>
    <w:bookmarkStart w:name="_Toc242783275" w:id="17"/>
    <w:p w:rsidR="00695A4C" w:rsidRDefault="00000000" w14:paraId="00000147" w14:textId="77777777">
      <w:pPr>
        <w:pStyle w:val="Heading3"/>
        <w:spacing w:before="60" w:after="60"/>
      </w:pPr>
      <w:sdt>
        <w:sdtPr>
          <w:tag w:val="goog_rdk_3"/>
          <w:id w:val="670231939"/>
        </w:sdtPr>
        <w:sdtContent/>
      </w:sdt>
      <w:sdt>
        <w:sdtPr>
          <w:tag w:val="goog_rdk_4"/>
          <w:id w:val="628289593"/>
        </w:sdtPr>
        <w:sdtContent/>
      </w:sdt>
      <w:r w:rsidRPr="78B6F757" w:rsidR="07F6679C">
        <w:rPr>
          <w:lang w:val="en-US"/>
        </w:rPr>
        <w:t>2.1.2. Phân loại báo cáo</w:t>
      </w:r>
      <w:bookmarkEnd w:id="17"/>
    </w:p>
    <w:p w:rsidR="00695A4C" w:rsidRDefault="07F6679C" w14:paraId="00000148" w14:textId="77777777">
      <w:r w:rsidRPr="78B6F757">
        <w:rPr>
          <w:lang w:val="en-US"/>
        </w:rPr>
        <w:t>Hệ thống báo cáo được định hướng thiết kế bao gồm 2 phân loại:</w:t>
      </w:r>
    </w:p>
    <w:p w:rsidR="00695A4C" w:rsidRDefault="07F6679C" w14:paraId="00000149" w14:textId="77777777">
      <w:pPr>
        <w:numPr>
          <w:ilvl w:val="0"/>
          <w:numId w:val="32"/>
        </w:numPr>
      </w:pPr>
      <w:r w:rsidRPr="78B6F757">
        <w:rPr>
          <w:b/>
          <w:bCs/>
          <w:lang w:val="en-US"/>
        </w:rPr>
        <w:t>Báo cáo động:</w:t>
      </w:r>
      <w:r w:rsidRPr="78B6F757">
        <w:rPr>
          <w:lang w:val="en-US"/>
        </w:rPr>
        <w:t xml:space="preserve"> Được xây dựng tổ chức thành các trang tổng quan và chi tiết, hỗ trợ bộ lọc, tìm kiếm, drill-down và các lát cắt dữ liệu theo nhu cầu nghiệp vụ. Người dùng có thể tương tác trực tiếp với dữ liệu để theo dõi xu hướng, phân tích và khai thác thông tin theo nhiều chiều khác nhau. </w:t>
      </w:r>
    </w:p>
    <w:p w:rsidR="00695A4C" w:rsidRDefault="07F6679C" w14:paraId="0000014A" w14:textId="77777777">
      <w:pPr>
        <w:numPr>
          <w:ilvl w:val="0"/>
          <w:numId w:val="32"/>
        </w:numPr>
      </w:pPr>
      <w:r w:rsidRPr="78B6F757">
        <w:rPr>
          <w:b/>
          <w:bCs/>
          <w:lang w:val="en-US"/>
        </w:rPr>
        <w:t>Báo cáo tĩnh:</w:t>
      </w:r>
      <w:r w:rsidRPr="78B6F757">
        <w:rPr>
          <w:lang w:val="en-US"/>
        </w:rPr>
        <w:t xml:space="preserve"> Xây dựng dưới dạng các trang nội dung công bố trên website, trình bày các thông tin, kết quả thực hiện và cam kết của doanh nghiệp về phát triển bền vững theo các tiêu chuẩn và khung báo cáo áp dụng. </w:t>
      </w:r>
    </w:p>
    <w:bookmarkStart w:name="_Toc242783276" w:id="18"/>
    <w:p w:rsidR="00695A4C" w:rsidRDefault="00000000" w14:paraId="0000014B" w14:textId="77777777">
      <w:pPr>
        <w:pStyle w:val="Heading3"/>
        <w:spacing w:before="60" w:after="60"/>
      </w:pPr>
      <w:sdt>
        <w:sdtPr>
          <w:tag w:val="goog_rdk_5"/>
          <w:id w:val="19585675"/>
        </w:sdtPr>
        <w:sdtContent/>
      </w:sdt>
      <w:sdt>
        <w:sdtPr>
          <w:tag w:val="goog_rdk_6"/>
          <w:id w:val="1159087231"/>
        </w:sdtPr>
        <w:sdtContent/>
      </w:sdt>
      <w:r w:rsidRPr="78B6F757" w:rsidR="07F6679C">
        <w:rPr>
          <w:lang w:val="en-US"/>
        </w:rPr>
        <w:t>2.1.3. Các nhóm phân loại</w:t>
      </w:r>
      <w:bookmarkEnd w:id="18"/>
    </w:p>
    <w:p w:rsidR="00695A4C" w:rsidRDefault="0AFDB344" w14:paraId="0000014C" w14:textId="272E9003">
      <w:r w:rsidRPr="6BD8C2C6">
        <w:rPr>
          <w:lang w:val="en-US"/>
        </w:rPr>
        <w:t>Hệ thống báo cáo ESG được thiết kế theo mô hình tập trung, chuẩn hóa dữ liệu từ các phòng ban chuyên trách nhằm phản ánh toàn diện, minh bạch các chỉ số phát triển bền vững. Hệ thống báo cáo được chia thành 0</w:t>
      </w:r>
      <w:r w:rsidRPr="6BD8C2C6" w:rsidR="07593C48">
        <w:rPr>
          <w:lang w:val="en-US"/>
        </w:rPr>
        <w:t>4</w:t>
      </w:r>
      <w:r w:rsidRPr="6BD8C2C6">
        <w:rPr>
          <w:lang w:val="en-US"/>
        </w:rPr>
        <w:t xml:space="preserve"> nhóm trọng tâm hỗ trợ theo dõi, phân tích chi tiết các số liệu và thông tin hoạt động cốt lõi của Tổng công ty:</w:t>
      </w:r>
    </w:p>
    <w:p w:rsidR="00695A4C" w:rsidRDefault="003C0EB7" w14:paraId="0000014D" w14:textId="6E44B7B1">
      <w:pPr>
        <w:numPr>
          <w:ilvl w:val="0"/>
          <w:numId w:val="32"/>
        </w:numPr>
      </w:pPr>
      <w:r>
        <w:rPr>
          <w:lang w:val="en-US"/>
        </w:rPr>
        <w:t xml:space="preserve">Khai thác hoạt động </w:t>
      </w:r>
      <w:r w:rsidRPr="78B6F757" w:rsidR="07F6679C">
        <w:rPr>
          <w:lang w:val="en-US"/>
        </w:rPr>
        <w:t>bay</w:t>
      </w:r>
    </w:p>
    <w:p w:rsidR="00695A4C" w:rsidRDefault="07F6679C" w14:paraId="0000014E" w14:textId="77777777">
      <w:pPr>
        <w:numPr>
          <w:ilvl w:val="0"/>
          <w:numId w:val="32"/>
        </w:numPr>
      </w:pPr>
      <w:r w:rsidRPr="78B6F757">
        <w:rPr>
          <w:lang w:val="en-US"/>
        </w:rPr>
        <w:t xml:space="preserve">Nhân sự </w:t>
      </w:r>
    </w:p>
    <w:p w:rsidR="00695A4C" w:rsidRDefault="0AFDB344" w14:paraId="0000014F" w14:textId="77777777">
      <w:pPr>
        <w:numPr>
          <w:ilvl w:val="0"/>
          <w:numId w:val="32"/>
        </w:numPr>
        <w:rPr>
          <w:lang w:val="en-US"/>
        </w:rPr>
      </w:pPr>
      <w:r w:rsidRPr="6BD8C2C6">
        <w:rPr>
          <w:lang w:val="en-US"/>
        </w:rPr>
        <w:t>Khách hàng</w:t>
      </w:r>
    </w:p>
    <w:p w:rsidR="3251EB8E" w:rsidRDefault="3251EB8E" w14:paraId="22726DA4" w14:textId="0A670D15">
      <w:pPr>
        <w:numPr>
          <w:ilvl w:val="0"/>
          <w:numId w:val="32"/>
        </w:numPr>
        <w:rPr>
          <w:lang w:val="en-US"/>
        </w:rPr>
      </w:pPr>
      <w:r w:rsidRPr="6BD8C2C6">
        <w:rPr>
          <w:lang w:val="en-US"/>
        </w:rPr>
        <w:t>Nhà cung cấp</w:t>
      </w:r>
    </w:p>
    <w:bookmarkStart w:name="_Toc242783277" w:id="19"/>
    <w:p w:rsidR="00695A4C" w:rsidRDefault="00000000" w14:paraId="00000150" w14:textId="77777777">
      <w:pPr>
        <w:pStyle w:val="Heading3"/>
        <w:spacing w:before="60" w:after="60"/>
      </w:pPr>
      <w:sdt>
        <w:sdtPr>
          <w:tag w:val="goog_rdk_7"/>
          <w:id w:val="-697354330"/>
        </w:sdtPr>
        <w:sdtContent/>
      </w:sdt>
      <w:r w:rsidRPr="78B6F757" w:rsidR="07F6679C">
        <w:rPr>
          <w:lang w:val="en-US"/>
        </w:rPr>
        <w:t>2.1.4. Phân quyền báo cáo</w:t>
      </w:r>
      <w:bookmarkEnd w:id="19"/>
    </w:p>
    <w:p w:rsidR="00695A4C" w:rsidRDefault="07F6679C" w14:paraId="00000151" w14:textId="77777777">
      <w:r w:rsidRPr="78B6F757">
        <w:rPr>
          <w:lang w:val="en-US"/>
        </w:rPr>
        <w:t>Hệ thống báo cáo yêu cầu có chức năng phân quyền cho người dùng theo đúng chức năng và nhiệm vụ được giao. Theo đó, hệ thống được thiết lập:</w:t>
      </w:r>
    </w:p>
    <w:p w:rsidR="00DE2FCE" w:rsidRDefault="00DE2FCE" w14:paraId="7399A7D1" w14:textId="26684178">
      <w:pPr>
        <w:numPr>
          <w:ilvl w:val="0"/>
          <w:numId w:val="36"/>
        </w:numPr>
        <w:rPr>
          <w:color w:val="212121"/>
          <w:highlight w:val="white"/>
          <w:lang w:val="en-US"/>
        </w:rPr>
      </w:pPr>
      <w:r>
        <w:rPr>
          <w:highlight w:val="white"/>
          <w:lang w:val="en-US"/>
        </w:rPr>
        <w:t>Hệ thống có chức năng phân quyền theo từng nhóm quyền phụ trách chức năng trên trang quản trị và quản lý từng chỉ tiêu</w:t>
      </w:r>
      <w:r w:rsidRPr="78B6F757" w:rsidR="07F6679C">
        <w:rPr>
          <w:color w:val="212121"/>
          <w:highlight w:val="white"/>
          <w:lang w:val="en-US"/>
        </w:rPr>
        <w:t>.</w:t>
      </w:r>
      <w:r w:rsidR="00EC6E05">
        <w:rPr>
          <w:color w:val="212121"/>
          <w:highlight w:val="white"/>
          <w:lang w:val="en-US"/>
        </w:rPr>
        <w:t xml:space="preserve"> </w:t>
      </w:r>
    </w:p>
    <w:p w:rsidR="00EC6E05" w:rsidP="00EC6E05" w:rsidRDefault="00EC6E05" w14:paraId="259C16F5" w14:textId="1EAA6183">
      <w:pPr>
        <w:ind w:left="360"/>
        <w:rPr>
          <w:color w:val="212121"/>
          <w:highlight w:val="white"/>
          <w:lang w:val="en-US"/>
        </w:rPr>
      </w:pPr>
      <w:r>
        <w:rPr>
          <w:highlight w:val="white"/>
          <w:lang w:val="en-US"/>
        </w:rPr>
        <w:t xml:space="preserve">&lt;Chi tiết theo chức năng mục </w:t>
      </w:r>
      <w:r w:rsidR="00CC1CD2">
        <w:rPr>
          <w:highlight w:val="white"/>
          <w:lang w:val="en-US"/>
        </w:rPr>
        <w:t>4.7.6</w:t>
      </w:r>
      <w:r>
        <w:rPr>
          <w:highlight w:val="white"/>
          <w:lang w:val="en-US"/>
        </w:rPr>
        <w:t>&gt;</w:t>
      </w:r>
    </w:p>
    <w:p w:rsidRPr="0038252A" w:rsidR="00EC6E05" w:rsidP="00EC6E05" w:rsidRDefault="00EC6E05" w14:paraId="4BA99F46" w14:textId="375C9F75">
      <w:pPr>
        <w:rPr>
          <w:color w:val="212121"/>
          <w:highlight w:val="white"/>
          <w:lang w:val="en-US"/>
        </w:rPr>
      </w:pPr>
      <w:r>
        <w:rPr>
          <w:noProof/>
        </w:rPr>
        <w:drawing>
          <wp:inline distT="0" distB="0" distL="0" distR="0" wp14:anchorId="775E0D4A" wp14:editId="0CBDE5AF">
            <wp:extent cx="5941695" cy="2922905"/>
            <wp:effectExtent l="0" t="0" r="1905" b="0"/>
            <wp:docPr id="10144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3472" name=""/>
                    <pic:cNvPicPr/>
                  </pic:nvPicPr>
                  <pic:blipFill>
                    <a:blip r:embed="rId23"/>
                    <a:stretch>
                      <a:fillRect/>
                    </a:stretch>
                  </pic:blipFill>
                  <pic:spPr>
                    <a:xfrm>
                      <a:off x="0" y="0"/>
                      <a:ext cx="5941695" cy="2922905"/>
                    </a:xfrm>
                    <a:prstGeom prst="rect">
                      <a:avLst/>
                    </a:prstGeom>
                  </pic:spPr>
                </pic:pic>
              </a:graphicData>
            </a:graphic>
          </wp:inline>
        </w:drawing>
      </w:r>
    </w:p>
    <w:bookmarkStart w:name="_Toc242783278" w:id="20"/>
    <w:p w:rsidR="00695A4C" w:rsidRDefault="00000000" w14:paraId="00000154" w14:textId="77777777">
      <w:pPr>
        <w:pStyle w:val="Heading3"/>
        <w:spacing w:before="60" w:after="60"/>
      </w:pPr>
      <w:sdt>
        <w:sdtPr>
          <w:tag w:val="goog_rdk_8"/>
          <w:id w:val="405058632"/>
        </w:sdtPr>
        <w:sdtContent/>
      </w:sdt>
      <w:r w:rsidRPr="78B6F757" w:rsidR="07F6679C">
        <w:rPr>
          <w:lang w:val="en-US"/>
        </w:rPr>
        <w:t>2.1.5. Yêu cầu về màu sắc</w:t>
      </w:r>
      <w:bookmarkEnd w:id="20"/>
    </w:p>
    <w:p w:rsidR="00695A4C" w:rsidRDefault="07F6679C" w14:paraId="00000155" w14:textId="77777777">
      <w:r w:rsidRPr="78B6F757">
        <w:rPr>
          <w:lang w:val="en-US"/>
        </w:rPr>
        <w:t>Hệ thống báo cáo sử dụng 2 màu sắc chủ đạo:</w:t>
      </w:r>
    </w:p>
    <w:p w:rsidR="00695A4C" w:rsidRDefault="07F6679C" w14:paraId="00000156" w14:textId="77777777">
      <w:pPr>
        <w:numPr>
          <w:ilvl w:val="0"/>
          <w:numId w:val="34"/>
        </w:numPr>
      </w:pPr>
      <w:r w:rsidRPr="63246D75">
        <w:rPr>
          <w:color w:val="FFFFFF"/>
          <w:shd w:val="clear" w:color="auto" w:fill="006885"/>
          <w:lang w:val="en-US"/>
        </w:rPr>
        <w:t xml:space="preserve">Blue   </w:t>
      </w:r>
      <w:r w:rsidR="00832EA4">
        <w:rPr>
          <w:color w:val="FFFFFF"/>
          <w:shd w:val="clear" w:color="auto" w:fill="006885"/>
        </w:rPr>
        <w:tab/>
      </w:r>
      <w:r w:rsidRPr="63246D75">
        <w:rPr>
          <w:color w:val="FFFFFF"/>
          <w:shd w:val="clear" w:color="auto" w:fill="006885"/>
          <w:lang w:val="en-US"/>
        </w:rPr>
        <w:t xml:space="preserve">   </w:t>
      </w:r>
      <w:r w:rsidR="00832EA4">
        <w:rPr>
          <w:shd w:val="clear" w:color="auto" w:fill="006885"/>
        </w:rPr>
        <w:tab/>
      </w:r>
      <w:r w:rsidRPr="63246D75">
        <w:rPr>
          <w:lang w:val="en-US"/>
        </w:rPr>
        <w:t>: (Hex code : #006885)</w:t>
      </w:r>
    </w:p>
    <w:p w:rsidRPr="00EE3AD0" w:rsidR="00695A4C" w:rsidRDefault="07F6679C" w14:paraId="00000158" w14:textId="69D54B4E">
      <w:pPr>
        <w:numPr>
          <w:ilvl w:val="0"/>
          <w:numId w:val="34"/>
        </w:numPr>
      </w:pPr>
      <w:r w:rsidRPr="63246D75">
        <w:rPr>
          <w:shd w:val="clear" w:color="auto" w:fill="E29A16"/>
          <w:lang w:val="en-US"/>
        </w:rPr>
        <w:t xml:space="preserve">Gold       </w:t>
      </w:r>
      <w:r w:rsidR="00832EA4">
        <w:rPr>
          <w:shd w:val="clear" w:color="auto" w:fill="E29A16"/>
        </w:rPr>
        <w:tab/>
      </w:r>
      <w:r w:rsidRPr="63246D75">
        <w:rPr>
          <w:lang w:val="en-US"/>
        </w:rPr>
        <w:t>: (Hex code : #E29A16)</w:t>
      </w:r>
      <w:bookmarkStart w:name="_heading=h.vc2gyfgiyyjn" w:colFirst="0" w:colLast="0" w:id="21"/>
      <w:bookmarkEnd w:id="21"/>
    </w:p>
    <w:p w:rsidR="00695A4C" w:rsidP="63246D75" w:rsidRDefault="07F6679C" w14:paraId="00000159" w14:textId="77777777">
      <w:pPr>
        <w:pStyle w:val="Heading2"/>
        <w:spacing w:before="60" w:after="60"/>
        <w:rPr>
          <w:sz w:val="24"/>
          <w:szCs w:val="24"/>
          <w:lang w:val="en-US"/>
        </w:rPr>
      </w:pPr>
      <w:bookmarkStart w:name="_Toc242783279" w:id="22"/>
      <w:r w:rsidRPr="78B6F757">
        <w:rPr>
          <w:lang w:val="en-US"/>
        </w:rPr>
        <w:t>2.2. Nhóm Khai thác hoạt động bay</w:t>
      </w:r>
      <w:bookmarkEnd w:id="22"/>
    </w:p>
    <w:p w:rsidR="00695A4C" w:rsidRDefault="07F6679C" w14:paraId="0000015A" w14:textId="77777777">
      <w:r w:rsidRPr="78B6F757">
        <w:rPr>
          <w:lang w:val="en-US"/>
        </w:rPr>
        <w:t xml:space="preserve">Nhóm Khai thác hoạt động bay dùng để theo dõi, quản trị và phân tích các chỉ số môi trường, năng lượng và an toàn trong hoạt động khai thác của Vietnam Airlines (VNA) dưới góc độ Phát triển bền vững, giúp Ban Lãnh đạo và các đơn vị chuyên môn đánh giá hiệu quả sử dụng tài nguyên, mức độ phát thải khí nhà kính, tác động môi trường của hoạt động bay cũng như công tác quản lý rủi ro và an toàn khai thác. </w:t>
      </w:r>
    </w:p>
    <w:p w:rsidR="00EE3AD0" w:rsidP="0052474E" w:rsidRDefault="00832EA4" w14:paraId="7F740789" w14:textId="77777777">
      <w:pPr>
        <w:pStyle w:val="Heading3"/>
      </w:pPr>
      <w:bookmarkStart w:name="_Toc242783280" w:id="23"/>
      <w:r w:rsidRPr="00EE3AD0">
        <w:rPr>
          <w:szCs w:val="24"/>
          <w:lang w:val="en-US"/>
        </w:rPr>
        <w:t>2.2.1. Danh sách chỉ tiêu</w:t>
      </w:r>
      <w:bookmarkEnd w:id="23"/>
    </w:p>
    <w:p w:rsidR="00EE3AD0" w:rsidP="00832EA4" w:rsidRDefault="00832EA4" w14:paraId="48D21AE5" w14:textId="1E49D868">
      <w:r w:rsidRPr="00EE3AD0">
        <w:rPr>
          <w:lang w:val="en-US"/>
        </w:rPr>
        <w:t>Nhóm Khai thác hoạt động bay gồm 12 chỉ tiêu:</w:t>
      </w:r>
    </w:p>
    <w:p w:rsidRPr="00EE3AD0" w:rsidR="00EE3AD0" w:rsidP="00EE3AD0" w:rsidRDefault="00EE3AD0" w14:paraId="0FF5D56E" w14:textId="77777777">
      <w:pPr>
        <w:pStyle w:val="Heading4"/>
        <w:rPr>
          <w:lang w:val="en-US"/>
        </w:rPr>
      </w:pPr>
      <w:bookmarkStart w:name="_Toc242783281" w:id="24"/>
      <w:r w:rsidRPr="00EE3AD0">
        <w:rPr>
          <w:lang w:val="en-US"/>
        </w:rPr>
        <w:t>2.2.1.1. Chỉ tiêu GRI 302-1 - Energy consumption within the organization - Năng lượng tiêu thụ trong tổ chức</w:t>
      </w:r>
      <w:bookmarkEnd w:id="24"/>
    </w:p>
    <w:tbl>
      <w:tblPr>
        <w:tblW w:w="0" w:type="auto"/>
        <w:tblCellMar>
          <w:top w:w="15" w:type="dxa"/>
          <w:left w:w="15" w:type="dxa"/>
          <w:bottom w:w="15" w:type="dxa"/>
          <w:right w:w="15" w:type="dxa"/>
        </w:tblCellMar>
        <w:tblLook w:val="04A0" w:firstRow="1" w:lastRow="0" w:firstColumn="1" w:lastColumn="0" w:noHBand="0" w:noVBand="1"/>
      </w:tblPr>
      <w:tblGrid>
        <w:gridCol w:w="2040"/>
        <w:gridCol w:w="7307"/>
      </w:tblGrid>
      <w:tr w:rsidRPr="00EE3AD0" w:rsidR="00EE3AD0" w:rsidTr="6BD8C2C6" w14:paraId="647E2E1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0997C7"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C109DB0" w14:textId="77777777">
            <w:pPr>
              <w:rPr>
                <w:lang w:val="en-US"/>
              </w:rPr>
            </w:pPr>
            <w:r w:rsidRPr="00EE3AD0">
              <w:rPr>
                <w:b/>
                <w:bCs/>
                <w:lang w:val="en-US"/>
              </w:rPr>
              <w:t>GRI 302-1</w:t>
            </w:r>
          </w:p>
        </w:tc>
      </w:tr>
      <w:tr w:rsidRPr="00EE3AD0" w:rsidR="00EE3AD0" w:rsidTr="6BD8C2C6" w14:paraId="408E89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7BB41A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5D2BC4C" w14:textId="77777777">
            <w:pPr>
              <w:rPr>
                <w:lang w:val="en-US"/>
              </w:rPr>
            </w:pPr>
            <w:r w:rsidRPr="00EE3AD0">
              <w:rPr>
                <w:i/>
                <w:iCs/>
                <w:lang w:val="en-US"/>
              </w:rPr>
              <w:t>Energy consumption within the organization - Năng lượng tiêu thụ trong tổ chức</w:t>
            </w:r>
          </w:p>
        </w:tc>
      </w:tr>
      <w:tr w:rsidRPr="00EE3AD0" w:rsidR="00EE3AD0" w:rsidTr="6BD8C2C6" w14:paraId="256D130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73EB252"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B4BC90E" w14:textId="77777777">
            <w:pPr>
              <w:rPr>
                <w:lang w:val="en-US"/>
              </w:rPr>
            </w:pPr>
            <w:r w:rsidRPr="00EE3AD0">
              <w:rPr>
                <w:lang w:val="en-US"/>
              </w:rPr>
              <w:t>Tổng lượng nhiên liệu tiêu thụ trong hoạt động khai thác tàu bay của VNA.</w:t>
            </w:r>
            <w:r w:rsidRPr="00EE3AD0">
              <w:rPr>
                <w:lang w:val="en-US"/>
              </w:rPr>
              <w:br/>
            </w:r>
            <w:r w:rsidRPr="00EE3AD0">
              <w:rPr>
                <w:lang w:val="en-US"/>
              </w:rPr>
              <w:t>Phạm vi: Tổng hợp, thống kê lượng Jet Fuel và SAF tiêu thụ, chi phí và nguồn cung.</w:t>
            </w:r>
          </w:p>
        </w:tc>
      </w:tr>
      <w:tr w:rsidRPr="00EE3AD0" w:rsidR="00EE3AD0" w:rsidTr="6BD8C2C6" w14:paraId="3F860E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480A20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5D4CB3F" w14:textId="77777777">
            <w:pPr>
              <w:rPr>
                <w:lang w:val="en-US"/>
              </w:rPr>
            </w:pPr>
            <w:r w:rsidRPr="00EE3AD0">
              <w:rPr>
                <w:lang w:val="en-US"/>
              </w:rPr>
              <w:t>Environment – Môi trường</w:t>
            </w:r>
          </w:p>
        </w:tc>
      </w:tr>
      <w:tr w:rsidRPr="00EE3AD0" w:rsidR="00EE3AD0" w:rsidTr="6BD8C2C6" w14:paraId="5AC6C93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6BD8C2C6" w:rsidRDefault="0A4ED42B" w14:paraId="14E7EDF8" w14:textId="77777777">
            <w:pPr>
              <w:jc w:val="left"/>
              <w:rPr>
                <w:lang w:val="en-US"/>
              </w:rPr>
            </w:pPr>
            <w:r w:rsidRPr="6BD8C2C6">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0A0FAEB" w14:textId="77777777">
            <w:pPr>
              <w:rPr>
                <w:lang w:val="en-US"/>
              </w:rPr>
            </w:pPr>
            <w:r w:rsidRPr="00EE3AD0">
              <w:rPr>
                <w:lang w:val="en-US"/>
              </w:rPr>
              <w:t>Tổ Khai thác – TTĐHKT</w:t>
            </w:r>
          </w:p>
        </w:tc>
      </w:tr>
      <w:tr w:rsidRPr="00EE3AD0" w:rsidR="00EE3AD0" w:rsidTr="6BD8C2C6" w14:paraId="0B944837"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21ED2B" w14:textId="77777777">
            <w:pPr>
              <w:rPr>
                <w:lang w:val="en-US"/>
              </w:rPr>
            </w:pPr>
            <w:r w:rsidRPr="00EE3AD0">
              <w:rPr>
                <w:b/>
                <w:bCs/>
                <w:lang w:val="en-US"/>
              </w:rPr>
              <w:t>Mô tả chi tiết</w:t>
            </w:r>
          </w:p>
        </w:tc>
      </w:tr>
      <w:tr w:rsidRPr="00EE3AD0" w:rsidR="00EE3AD0" w:rsidTr="6BD8C2C6" w14:paraId="09001952"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2A3254B" w14:textId="77777777">
            <w:pPr>
              <w:rPr>
                <w:lang w:val="en-US"/>
              </w:rPr>
            </w:pPr>
            <w:r w:rsidRPr="00EE3AD0">
              <w:rPr>
                <w:b/>
                <w:bCs/>
                <w:lang w:val="en-US"/>
              </w:rPr>
              <w:t>1. Tổng quan về Chỉ tiêu GRI 302-1</w:t>
            </w:r>
          </w:p>
          <w:p w:rsidRPr="00EE3AD0" w:rsidR="00EE3AD0" w:rsidP="00EE3AD0" w:rsidRDefault="00EE3AD0" w14:paraId="57DA9ABE" w14:textId="77777777">
            <w:pPr>
              <w:rPr>
                <w:lang w:val="en-US"/>
              </w:rPr>
            </w:pPr>
            <w:r w:rsidRPr="00EE3AD0">
              <w:rPr>
                <w:b/>
                <w:bCs/>
                <w:lang w:val="en-US"/>
              </w:rPr>
              <w:t xml:space="preserve">GRI 302-1 </w:t>
            </w:r>
            <w:r w:rsidRPr="00EE3AD0">
              <w:rPr>
                <w:lang w:val="en-US"/>
              </w:rPr>
              <w:t>là một chỉ tiêu thuộc bộ tiêu chuẩn báo cáo phát triển bền vững Global Reporting Initiative (GRI), nằm trong nhóm tiêu chuẩn môi trường GRI 300, với tên gọi chính thức là “Energy Consumption within the Organization” (Năng lượng tiêu thụ trong tổ chức).</w:t>
            </w:r>
          </w:p>
          <w:p w:rsidRPr="00EE3AD0" w:rsidR="00EE3AD0" w:rsidP="00EE3AD0" w:rsidRDefault="00EE3AD0" w14:paraId="786F4575" w14:textId="77777777">
            <w:pPr>
              <w:rPr>
                <w:lang w:val="en-US"/>
              </w:rPr>
            </w:pPr>
            <w:r w:rsidRPr="00EE3AD0">
              <w:rPr>
                <w:lang w:val="en-US"/>
              </w:rPr>
              <w:t xml:space="preserve">Trong ngành hàng không, </w:t>
            </w:r>
            <w:r w:rsidRPr="00EE3AD0">
              <w:rPr>
                <w:b/>
                <w:bCs/>
                <w:lang w:val="en-US"/>
              </w:rPr>
              <w:t>GRI 302-1</w:t>
            </w:r>
            <w:r w:rsidRPr="00EE3AD0">
              <w:rPr>
                <w:lang w:val="en-US"/>
              </w:rPr>
              <w:t xml:space="preserve"> được sử dụng để quản lý, theo dõi và công bố tổng lượng năng lượng tiêu thụ phục vụ hoạt động khai thác và vận hành của hãng hàng không. Đây là một trong những chỉ tiêu trọng yếu do nhiên liệu hàng không chiếm tỷ trọng lớn trong tổng chi phí vận hành cũng như tổng phát thải khí nhà kính của doanh nghiệp.</w:t>
            </w:r>
          </w:p>
          <w:p w:rsidRPr="00EE3AD0" w:rsidR="00EE3AD0" w:rsidP="00EE3AD0" w:rsidRDefault="00EE3AD0" w14:paraId="5FC8A2EC" w14:textId="77777777">
            <w:pPr>
              <w:rPr>
                <w:lang w:val="en-US"/>
              </w:rPr>
            </w:pPr>
            <w:r w:rsidRPr="00EE3AD0">
              <w:rPr>
                <w:lang w:val="en-US"/>
              </w:rPr>
              <w:t>Chỉ tiêu này yêu cầu doanh nghiệp thống kê và báo cáo tổng lượng năng lượng tiêu thụ trực tiếp và gián tiếp trong kỳ báo cáo, bao gồm:</w:t>
            </w:r>
          </w:p>
          <w:p w:rsidRPr="00EE3AD0" w:rsidR="00EE3AD0" w:rsidRDefault="00EE3AD0" w14:paraId="2F1F16AB" w14:textId="77777777">
            <w:pPr>
              <w:numPr>
                <w:ilvl w:val="0"/>
                <w:numId w:val="37"/>
              </w:numPr>
              <w:rPr>
                <w:lang w:val="en-US"/>
              </w:rPr>
            </w:pPr>
            <w:r w:rsidRPr="00EE3AD0">
              <w:rPr>
                <w:lang w:val="en-US"/>
              </w:rPr>
              <w:t>Nhiên liệu hóa thạch sử dụng cho hoạt động bay và vận hành mặt đất.</w:t>
            </w:r>
          </w:p>
          <w:p w:rsidRPr="00EE3AD0" w:rsidR="00EE3AD0" w:rsidRDefault="00EE3AD0" w14:paraId="56B57D47" w14:textId="77777777">
            <w:pPr>
              <w:numPr>
                <w:ilvl w:val="0"/>
                <w:numId w:val="37"/>
              </w:numPr>
              <w:rPr>
                <w:lang w:val="en-US"/>
              </w:rPr>
            </w:pPr>
            <w:r w:rsidRPr="00EE3AD0">
              <w:rPr>
                <w:lang w:val="en-US"/>
              </w:rPr>
              <w:t>Nhiên liệu tái tạo hoặc nhiên liệu bền vững (SAF).</w:t>
            </w:r>
          </w:p>
          <w:p w:rsidRPr="00EE3AD0" w:rsidR="00EE3AD0" w:rsidRDefault="00EE3AD0" w14:paraId="0B9400DC" w14:textId="77777777">
            <w:pPr>
              <w:numPr>
                <w:ilvl w:val="0"/>
                <w:numId w:val="37"/>
              </w:numPr>
              <w:rPr>
                <w:lang w:val="en-US"/>
              </w:rPr>
            </w:pPr>
            <w:r w:rsidRPr="00EE3AD0">
              <w:rPr>
                <w:lang w:val="en-US"/>
              </w:rPr>
              <w:t>Điện năng, hệ thống sưởi, làm mát và các nguồn năng lượng phục vụ cơ sở hạ tầng.</w:t>
            </w:r>
          </w:p>
          <w:p w:rsidRPr="00EE3AD0" w:rsidR="00EE3AD0" w:rsidRDefault="00EE3AD0" w14:paraId="47F1B942" w14:textId="77777777">
            <w:pPr>
              <w:numPr>
                <w:ilvl w:val="0"/>
                <w:numId w:val="37"/>
              </w:numPr>
              <w:rPr>
                <w:lang w:val="en-US"/>
              </w:rPr>
            </w:pPr>
            <w:r w:rsidRPr="00EE3AD0">
              <w:rPr>
                <w:lang w:val="en-US"/>
              </w:rPr>
              <w:t>Các phương pháp, giả định, hệ số chuyển đổi và tiêu chuẩn sử dụng trong quá trình tính toán.</w:t>
            </w:r>
          </w:p>
          <w:p w:rsidRPr="00EE3AD0" w:rsidR="00EE3AD0" w:rsidP="00EE3AD0" w:rsidRDefault="00EE3AD0" w14:paraId="1F5D01CE" w14:textId="77777777">
            <w:pPr>
              <w:rPr>
                <w:b/>
                <w:bCs/>
                <w:lang w:val="en-US"/>
              </w:rPr>
            </w:pPr>
            <w:r w:rsidRPr="00EE3AD0">
              <w:rPr>
                <w:b/>
                <w:bCs/>
                <w:lang w:val="en-US"/>
              </w:rPr>
              <w:t>2. Áp dụng GRI 302-1 trong ngành hàng không</w:t>
            </w:r>
          </w:p>
          <w:p w:rsidRPr="00EE3AD0" w:rsidR="00EE3AD0" w:rsidP="00EE3AD0" w:rsidRDefault="00EE3AD0" w14:paraId="4E1AF3BB" w14:textId="77777777">
            <w:pPr>
              <w:rPr>
                <w:lang w:val="en-US"/>
              </w:rPr>
            </w:pPr>
            <w:r w:rsidRPr="00EE3AD0">
              <w:rPr>
                <w:lang w:val="en-US"/>
              </w:rPr>
              <w:t xml:space="preserve">Đối với Vietnam Airlines, phạm vi triển khai </w:t>
            </w:r>
            <w:r w:rsidRPr="00EE3AD0">
              <w:rPr>
                <w:b/>
                <w:bCs/>
                <w:lang w:val="en-US"/>
              </w:rPr>
              <w:t>GRI 302-1</w:t>
            </w:r>
            <w:r w:rsidRPr="00EE3AD0">
              <w:rPr>
                <w:lang w:val="en-US"/>
              </w:rPr>
              <w:t xml:space="preserve"> trong hệ thống hiện tại tập trung chủ yếu vào quản lý và báo cáo dữ liệu nhiên liệu hàng không, bao gồm nhiên liệu Jet A-1 và nhiên liệu hàng không bền vững SAF (Sustainable Aviation Fuel).</w:t>
            </w:r>
          </w:p>
          <w:p w:rsidRPr="00EE3AD0" w:rsidR="00EE3AD0" w:rsidP="00EE3AD0" w:rsidRDefault="00EE3AD0" w14:paraId="7B053A1A" w14:textId="77777777">
            <w:pPr>
              <w:rPr>
                <w:b/>
                <w:bCs/>
                <w:lang w:val="en-US"/>
              </w:rPr>
            </w:pPr>
            <w:r w:rsidRPr="00EE3AD0">
              <w:rPr>
                <w:b/>
                <w:bCs/>
                <w:lang w:val="en-US"/>
              </w:rPr>
              <w:t>2.1. Nhiên liệu hóa thạch (Jet A-1)</w:t>
            </w:r>
          </w:p>
          <w:p w:rsidRPr="00EE3AD0" w:rsidR="00EE3AD0" w:rsidP="00EE3AD0" w:rsidRDefault="00EE3AD0" w14:paraId="1292EA3D" w14:textId="77777777">
            <w:pPr>
              <w:rPr>
                <w:lang w:val="en-US"/>
              </w:rPr>
            </w:pPr>
            <w:r w:rsidRPr="00EE3AD0">
              <w:rPr>
                <w:lang w:val="en-US"/>
              </w:rPr>
              <w:t>Đây là nguồn năng lượng tiêu thụ chính trong hoạt động khai thác bay và chiếm tỷ trọng lớn nhất trong tổng năng lượng tiêu thụ của hãng hàng không. Dữ liệu cần quản lý bao gồm:</w:t>
            </w:r>
          </w:p>
          <w:p w:rsidRPr="00EE3AD0" w:rsidR="00EE3AD0" w:rsidRDefault="00EE3AD0" w14:paraId="2930E421" w14:textId="77777777">
            <w:pPr>
              <w:numPr>
                <w:ilvl w:val="0"/>
                <w:numId w:val="38"/>
              </w:numPr>
              <w:rPr>
                <w:lang w:val="en-US"/>
              </w:rPr>
            </w:pPr>
            <w:r w:rsidRPr="00EE3AD0">
              <w:rPr>
                <w:lang w:val="en-US"/>
              </w:rPr>
              <w:t>Tổng lượng nhiên liệu Jet A-1 tiêu thụ.</w:t>
            </w:r>
          </w:p>
          <w:p w:rsidRPr="00EE3AD0" w:rsidR="00EE3AD0" w:rsidRDefault="00EE3AD0" w14:paraId="53AC81C8" w14:textId="77777777">
            <w:pPr>
              <w:numPr>
                <w:ilvl w:val="0"/>
                <w:numId w:val="38"/>
              </w:numPr>
              <w:rPr>
                <w:lang w:val="en-US"/>
              </w:rPr>
            </w:pPr>
            <w:r w:rsidRPr="00EE3AD0">
              <w:rPr>
                <w:lang w:val="en-US"/>
              </w:rPr>
              <w:t>Nhiên liệu tra nạp theo chuyến bay/sân bay/khu vực.</w:t>
            </w:r>
          </w:p>
          <w:p w:rsidRPr="00EE3AD0" w:rsidR="00EE3AD0" w:rsidRDefault="00EE3AD0" w14:paraId="1BFBAD8D" w14:textId="77777777">
            <w:pPr>
              <w:numPr>
                <w:ilvl w:val="0"/>
                <w:numId w:val="38"/>
              </w:numPr>
              <w:rPr>
                <w:lang w:val="en-US"/>
              </w:rPr>
            </w:pPr>
            <w:r w:rsidRPr="00EE3AD0">
              <w:rPr>
                <w:lang w:val="en-US"/>
              </w:rPr>
              <w:t>Hoạt động tankering và hút giảm tải nhiên liệu (nếu có).</w:t>
            </w:r>
          </w:p>
          <w:p w:rsidRPr="00EE3AD0" w:rsidR="00EE3AD0" w:rsidP="00EE3AD0" w:rsidRDefault="00EE3AD0" w14:paraId="213DB02C" w14:textId="77777777">
            <w:pPr>
              <w:rPr>
                <w:b/>
                <w:bCs/>
                <w:lang w:val="en-US"/>
              </w:rPr>
            </w:pPr>
            <w:r w:rsidRPr="00EE3AD0">
              <w:rPr>
                <w:b/>
                <w:bCs/>
                <w:lang w:val="en-US"/>
              </w:rPr>
              <w:t>2.2. Nhiên liệu hàng không bền vững (SAF)</w:t>
            </w:r>
          </w:p>
          <w:p w:rsidRPr="00EE3AD0" w:rsidR="00EE3AD0" w:rsidP="00EE3AD0" w:rsidRDefault="00EE3AD0" w14:paraId="569C596E" w14:textId="77777777">
            <w:pPr>
              <w:rPr>
                <w:lang w:val="en-US"/>
              </w:rPr>
            </w:pPr>
            <w:r w:rsidRPr="00EE3AD0">
              <w:rPr>
                <w:lang w:val="en-US"/>
              </w:rPr>
              <w:t>SAF là nhiên liệu tái tạo được sử dụng nhằm giảm phát thải khí nhà kính trong ngành hàng không. Hệ thống cần quản lý:</w:t>
            </w:r>
          </w:p>
          <w:p w:rsidRPr="00EE3AD0" w:rsidR="00EE3AD0" w:rsidRDefault="00EE3AD0" w14:paraId="471FBBCF" w14:textId="77777777">
            <w:pPr>
              <w:numPr>
                <w:ilvl w:val="0"/>
                <w:numId w:val="39"/>
              </w:numPr>
              <w:rPr>
                <w:lang w:val="en-US"/>
              </w:rPr>
            </w:pPr>
            <w:r w:rsidRPr="00EE3AD0">
              <w:rPr>
                <w:lang w:val="en-US"/>
              </w:rPr>
              <w:t>Tổng lượng SAF tiêu thụ.</w:t>
            </w:r>
          </w:p>
          <w:p w:rsidRPr="00EE3AD0" w:rsidR="00EE3AD0" w:rsidRDefault="00EE3AD0" w14:paraId="2774CECA" w14:textId="77777777">
            <w:pPr>
              <w:numPr>
                <w:ilvl w:val="0"/>
                <w:numId w:val="39"/>
              </w:numPr>
              <w:rPr>
                <w:lang w:val="en-US"/>
              </w:rPr>
            </w:pPr>
            <w:r w:rsidRPr="00EE3AD0">
              <w:rPr>
                <w:lang w:val="en-US"/>
              </w:rPr>
              <w:t>Tỷ lệ pha trộn SAF (SAF Neat Ratio).</w:t>
            </w:r>
          </w:p>
          <w:p w:rsidRPr="00EE3AD0" w:rsidR="00EE3AD0" w:rsidRDefault="00EE3AD0" w14:paraId="472DE603" w14:textId="77777777">
            <w:pPr>
              <w:numPr>
                <w:ilvl w:val="0"/>
                <w:numId w:val="39"/>
              </w:numPr>
              <w:rPr>
                <w:lang w:val="en-US"/>
              </w:rPr>
            </w:pPr>
            <w:r w:rsidRPr="00EE3AD0">
              <w:rPr>
                <w:lang w:val="en-US"/>
              </w:rPr>
              <w:t>Nhà cung cấp SAF và chứng nhận SAF.</w:t>
            </w:r>
          </w:p>
          <w:p w:rsidRPr="00EE3AD0" w:rsidR="00EE3AD0" w:rsidRDefault="00EE3AD0" w14:paraId="46DDD7A2" w14:textId="77777777">
            <w:pPr>
              <w:numPr>
                <w:ilvl w:val="0"/>
                <w:numId w:val="39"/>
              </w:numPr>
              <w:rPr>
                <w:lang w:val="en-US"/>
              </w:rPr>
            </w:pPr>
            <w:r w:rsidRPr="00EE3AD0">
              <w:rPr>
                <w:lang w:val="en-US"/>
              </w:rPr>
              <w:t>Chi phí mua SAF và dữ liệu phục vụ RefuelEU Aviation, EU ETS, UK ETS, CORSIA.</w:t>
            </w:r>
          </w:p>
          <w:p w:rsidRPr="00EE3AD0" w:rsidR="00EE3AD0" w:rsidP="00EE3AD0" w:rsidRDefault="00EE3AD0" w14:paraId="47A633D3" w14:textId="77777777">
            <w:pPr>
              <w:rPr>
                <w:b/>
                <w:bCs/>
                <w:lang w:val="en-US"/>
              </w:rPr>
            </w:pPr>
            <w:r w:rsidRPr="00EE3AD0">
              <w:rPr>
                <w:b/>
                <w:bCs/>
                <w:lang w:val="en-US"/>
              </w:rPr>
              <w:t>3. Ý nghĩa quản trị và báo cáo</w:t>
            </w:r>
          </w:p>
          <w:p w:rsidRPr="00EE3AD0" w:rsidR="00EE3AD0" w:rsidP="00EE3AD0" w:rsidRDefault="00EE3AD0" w14:paraId="4E1EF48D" w14:textId="77777777">
            <w:pPr>
              <w:rPr>
                <w:lang w:val="en-US"/>
              </w:rPr>
            </w:pPr>
            <w:r w:rsidRPr="00EE3AD0">
              <w:rPr>
                <w:lang w:val="en-US"/>
              </w:rPr>
              <w:t>Dữ liệu GRI 302-1 là cơ sở quan trọng phục vụ:</w:t>
            </w:r>
          </w:p>
          <w:p w:rsidRPr="00EE3AD0" w:rsidR="00EE3AD0" w:rsidRDefault="00EE3AD0" w14:paraId="1498A954" w14:textId="77777777">
            <w:pPr>
              <w:numPr>
                <w:ilvl w:val="0"/>
                <w:numId w:val="40"/>
              </w:numPr>
              <w:rPr>
                <w:lang w:val="en-US"/>
              </w:rPr>
            </w:pPr>
            <w:r w:rsidRPr="00EE3AD0">
              <w:rPr>
                <w:lang w:val="en-US"/>
              </w:rPr>
              <w:t>Theo dõi hiệu quả sử dụng năng lượng trong hoạt động khai thác bay.</w:t>
            </w:r>
          </w:p>
          <w:p w:rsidRPr="00EE3AD0" w:rsidR="00EE3AD0" w:rsidRDefault="00EE3AD0" w14:paraId="3FA4C8C4" w14:textId="77777777">
            <w:pPr>
              <w:numPr>
                <w:ilvl w:val="0"/>
                <w:numId w:val="40"/>
              </w:numPr>
              <w:rPr>
                <w:lang w:val="en-US"/>
              </w:rPr>
            </w:pPr>
            <w:r w:rsidRPr="00EE3AD0">
              <w:rPr>
                <w:lang w:val="en-US"/>
              </w:rPr>
              <w:t>Kiểm soát chi phí nhiên liệu.</w:t>
            </w:r>
          </w:p>
          <w:p w:rsidRPr="00EE3AD0" w:rsidR="00EE3AD0" w:rsidRDefault="00EE3AD0" w14:paraId="2FB6EB75" w14:textId="77777777">
            <w:pPr>
              <w:numPr>
                <w:ilvl w:val="0"/>
                <w:numId w:val="40"/>
              </w:numPr>
              <w:rPr>
                <w:lang w:val="en-US"/>
              </w:rPr>
            </w:pPr>
            <w:r w:rsidRPr="00EE3AD0">
              <w:rPr>
                <w:lang w:val="en-US"/>
              </w:rPr>
              <w:t>Xây dựng lộ trình chuyển đổi sang nhiên liệu bền vững SAF.</w:t>
            </w:r>
          </w:p>
          <w:p w:rsidRPr="00EE3AD0" w:rsidR="00EE3AD0" w:rsidRDefault="00EE3AD0" w14:paraId="1773C2B2" w14:textId="77777777">
            <w:pPr>
              <w:numPr>
                <w:ilvl w:val="0"/>
                <w:numId w:val="40"/>
              </w:numPr>
              <w:rPr>
                <w:lang w:val="en-US"/>
              </w:rPr>
            </w:pPr>
            <w:r w:rsidRPr="00EE3AD0">
              <w:rPr>
                <w:lang w:val="en-US"/>
              </w:rPr>
              <w:t>Tính toán phát thải khí nhà kính phục vụ các cơ chế như EU ETS, UK ETS, CORSIA.</w:t>
            </w:r>
          </w:p>
          <w:p w:rsidRPr="00EE3AD0" w:rsidR="00EE3AD0" w:rsidRDefault="00EE3AD0" w14:paraId="4F00DC50" w14:textId="77777777">
            <w:pPr>
              <w:numPr>
                <w:ilvl w:val="0"/>
                <w:numId w:val="40"/>
              </w:numPr>
              <w:rPr>
                <w:lang w:val="en-US"/>
              </w:rPr>
            </w:pPr>
            <w:r w:rsidRPr="00EE3AD0">
              <w:rPr>
                <w:lang w:val="en-US"/>
              </w:rPr>
              <w:t>Lập báo cáo phát triển bền vững ESG và các báo cáo môi trường liên quan.</w:t>
            </w:r>
          </w:p>
          <w:p w:rsidRPr="00EE3AD0" w:rsidR="00EE3AD0" w:rsidP="00EE3AD0" w:rsidRDefault="00EE3AD0" w14:paraId="6F10C4FF" w14:textId="77777777">
            <w:pPr>
              <w:rPr>
                <w:lang w:val="en-US"/>
              </w:rPr>
            </w:pPr>
            <w:r w:rsidRPr="00EE3AD0">
              <w:rPr>
                <w:lang w:val="en-US"/>
              </w:rPr>
              <w:t>Ngoài mục tiêu tuân thủ báo cáo, dữ liệu năng lượng còn hỗ trợ Vietnam Airlines đánh giá hiệu quả vận hành đội bay, tối ưu tiêu thụ nhiên liệu và xây dựng chiến lược giảm phát thải trong dài hạn.</w:t>
            </w:r>
          </w:p>
          <w:p w:rsidRPr="00EE3AD0" w:rsidR="00EE3AD0" w:rsidP="00EE3AD0" w:rsidRDefault="00EE3AD0" w14:paraId="716265F7" w14:textId="77777777">
            <w:pPr>
              <w:rPr>
                <w:lang w:val="en-US"/>
              </w:rPr>
            </w:pPr>
            <w:r w:rsidRPr="00EE3AD0">
              <w:rPr>
                <w:b/>
                <w:bCs/>
                <w:lang w:val="en-US"/>
              </w:rPr>
              <w:t>4. Danh sách chỉ tiêu thành phần</w:t>
            </w:r>
          </w:p>
          <w:p w:rsidRPr="00EE3AD0" w:rsidR="00EE3AD0" w:rsidP="00EE3AD0" w:rsidRDefault="00EE3AD0" w14:paraId="66EEB455" w14:textId="77777777">
            <w:pPr>
              <w:rPr>
                <w:lang w:val="en-US"/>
              </w:rPr>
            </w:pPr>
            <w:r w:rsidRPr="00EE3AD0">
              <w:rPr>
                <w:lang w:val="en-US"/>
              </w:rPr>
              <w:t>Đối với chỉ tiêu GRI 302-1 được làm rõ qua những chỉ số sau:</w:t>
            </w:r>
          </w:p>
          <w:p w:rsidRPr="00EE3AD0" w:rsidR="00EE3AD0" w:rsidRDefault="00EE3AD0" w14:paraId="6E89079A" w14:textId="77777777">
            <w:pPr>
              <w:numPr>
                <w:ilvl w:val="0"/>
                <w:numId w:val="41"/>
              </w:numPr>
              <w:rPr>
                <w:lang w:val="en-US"/>
              </w:rPr>
            </w:pPr>
            <w:r w:rsidRPr="00EE3AD0">
              <w:rPr>
                <w:lang w:val="en-US"/>
              </w:rPr>
              <w:t>CT 1.1 - Fuel Consumption (Liters) - Tổng nhiên liệu (Lít) (Thẻ số; tab Tổng quan)</w:t>
            </w:r>
          </w:p>
          <w:p w:rsidRPr="00EE3AD0" w:rsidR="00EE3AD0" w:rsidRDefault="00EE3AD0" w14:paraId="4726F725" w14:textId="77777777">
            <w:pPr>
              <w:numPr>
                <w:ilvl w:val="0"/>
                <w:numId w:val="41"/>
              </w:numPr>
              <w:rPr>
                <w:lang w:val="en-US"/>
              </w:rPr>
            </w:pPr>
            <w:r w:rsidRPr="00EE3AD0">
              <w:rPr>
                <w:lang w:val="en-US"/>
              </w:rPr>
              <w:t>CT 1.2 - Jet A-1 Consumption (Liters) - Jet A-1 (Lít) (Thẻ số; tab Tổng quan)</w:t>
            </w:r>
          </w:p>
          <w:p w:rsidRPr="00EE3AD0" w:rsidR="00EE3AD0" w:rsidRDefault="00EE3AD0" w14:paraId="3CE41F15" w14:textId="77777777">
            <w:pPr>
              <w:numPr>
                <w:ilvl w:val="0"/>
                <w:numId w:val="41"/>
              </w:numPr>
              <w:rPr>
                <w:lang w:val="en-US"/>
              </w:rPr>
            </w:pPr>
            <w:r w:rsidRPr="00EE3AD0">
              <w:rPr>
                <w:lang w:val="en-US"/>
              </w:rPr>
              <w:t>CT 1.3 - SAF Consumption (Liters) - Neat SAF (Lít) (Thẻ số; tab Tổng quan)</w:t>
            </w:r>
          </w:p>
          <w:p w:rsidRPr="00EE3AD0" w:rsidR="00EE3AD0" w:rsidRDefault="00EE3AD0" w14:paraId="16893DE6" w14:textId="77777777">
            <w:pPr>
              <w:numPr>
                <w:ilvl w:val="0"/>
                <w:numId w:val="41"/>
              </w:numPr>
              <w:rPr>
                <w:lang w:val="en-US"/>
              </w:rPr>
            </w:pPr>
            <w:r w:rsidRPr="00EE3AD0">
              <w:rPr>
                <w:lang w:val="en-US"/>
              </w:rPr>
              <w:t>CT 1.4 - Fuel Type Distribution - Tỷ lệ nhiên liệu (Biểu đồ tròn; tab Chi tiết)</w:t>
            </w:r>
          </w:p>
          <w:p w:rsidRPr="00EE3AD0" w:rsidR="00EE3AD0" w:rsidRDefault="00EE3AD0" w14:paraId="2A186F28" w14:textId="77777777">
            <w:pPr>
              <w:numPr>
                <w:ilvl w:val="0"/>
                <w:numId w:val="41"/>
              </w:numPr>
              <w:rPr>
                <w:lang w:val="en-US"/>
              </w:rPr>
            </w:pPr>
            <w:r w:rsidRPr="00EE3AD0">
              <w:rPr>
                <w:lang w:val="en-US"/>
              </w:rPr>
              <w:t>CT 1.5 - Neat SAF Consumption by Ratio - Neat SAF theo tỷ lệ pha trộn (Lít) (Biểu đồ tròn; tab Chi tiết)</w:t>
            </w:r>
          </w:p>
          <w:p w:rsidRPr="00EE3AD0" w:rsidR="00EE3AD0" w:rsidRDefault="00EE3AD0" w14:paraId="066D19C4" w14:textId="77777777">
            <w:pPr>
              <w:numPr>
                <w:ilvl w:val="0"/>
                <w:numId w:val="41"/>
              </w:numPr>
              <w:rPr>
                <w:lang w:val="en-US"/>
              </w:rPr>
            </w:pPr>
            <w:r w:rsidRPr="00EE3AD0">
              <w:rPr>
                <w:lang w:val="en-US"/>
              </w:rPr>
              <w:t>CT 1.6 - Annual Fuel Consumption vs Target (Liters) - Nhiên liệu theo năm so với kế hoạch (Lít) (Biểu đồ cột; tab Tổng quan)</w:t>
            </w:r>
          </w:p>
          <w:p w:rsidRPr="00EE3AD0" w:rsidR="00EE3AD0" w:rsidRDefault="00EE3AD0" w14:paraId="22822B94" w14:textId="77777777">
            <w:pPr>
              <w:numPr>
                <w:ilvl w:val="0"/>
                <w:numId w:val="41"/>
              </w:numPr>
              <w:rPr>
                <w:lang w:val="en-US"/>
              </w:rPr>
            </w:pPr>
            <w:r w:rsidRPr="00EE3AD0">
              <w:rPr>
                <w:lang w:val="en-US"/>
              </w:rPr>
              <w:t>CT 1.7 - Monthly Fuel Consumption (Liters) - Nhiên liệu theo tháng (Lít) (Biểu đồ cột; tab Tổng quan)</w:t>
            </w:r>
          </w:p>
          <w:p w:rsidRPr="00EE3AD0" w:rsidR="00EE3AD0" w:rsidRDefault="00EE3AD0" w14:paraId="76CE8928" w14:textId="77777777">
            <w:pPr>
              <w:numPr>
                <w:ilvl w:val="0"/>
                <w:numId w:val="41"/>
              </w:numPr>
              <w:rPr>
                <w:lang w:val="en-US"/>
              </w:rPr>
            </w:pPr>
            <w:r w:rsidRPr="00EE3AD0">
              <w:rPr>
                <w:lang w:val="en-US"/>
              </w:rPr>
              <w:t>CT 1.8 - Annual Jet A-1 Fuel Consumption Trend (Liters) - Jet A-1 theo năm (Lít) (Biểu đồ cột; tab Chi tiết)</w:t>
            </w:r>
          </w:p>
          <w:p w:rsidRPr="00EE3AD0" w:rsidR="00EE3AD0" w:rsidRDefault="00EE3AD0" w14:paraId="6C70ACCE" w14:textId="77777777">
            <w:pPr>
              <w:numPr>
                <w:ilvl w:val="0"/>
                <w:numId w:val="41"/>
              </w:numPr>
              <w:rPr>
                <w:lang w:val="en-US"/>
              </w:rPr>
            </w:pPr>
            <w:r w:rsidRPr="00EE3AD0">
              <w:rPr>
                <w:lang w:val="en-US"/>
              </w:rPr>
              <w:t>CT 1.9 - Annual Neat SAF Consumption Trend (Liters) - Neat SAF theo năm (Lít) (Biểu đồ cột; tab Chi tiết)</w:t>
            </w:r>
          </w:p>
        </w:tc>
      </w:tr>
    </w:tbl>
    <w:p w:rsidRPr="00EE3AD0" w:rsidR="00EE3AD0" w:rsidP="00EE3AD0" w:rsidRDefault="00EE3AD0" w14:paraId="63D8242C" w14:textId="77777777">
      <w:pPr>
        <w:rPr>
          <w:lang w:val="en-US"/>
        </w:rPr>
      </w:pPr>
    </w:p>
    <w:p w:rsidRPr="00EE3AD0" w:rsidR="00EE3AD0" w:rsidP="00EE3AD0" w:rsidRDefault="00EE3AD0" w14:paraId="75F08D77" w14:textId="77777777">
      <w:pPr>
        <w:pStyle w:val="Heading4"/>
        <w:rPr>
          <w:lang w:val="en-US"/>
        </w:rPr>
      </w:pPr>
      <w:bookmarkStart w:name="_Toc242783282" w:id="25"/>
      <w:r w:rsidRPr="00EE3AD0">
        <w:rPr>
          <w:lang w:val="en-US"/>
        </w:rPr>
        <w:t>2.2.1.2. Chỉ tiêu GRI 302-4 - Reduction of energy consumption - Giảm tiêu thụ năng lượng</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643"/>
        <w:gridCol w:w="7704"/>
      </w:tblGrid>
      <w:tr w:rsidRPr="00EE3AD0" w:rsidR="00EE3AD0" w14:paraId="0DBDA56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86FF422"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9F59763" w14:textId="77777777">
            <w:pPr>
              <w:rPr>
                <w:b/>
                <w:bCs/>
                <w:lang w:val="en-US"/>
              </w:rPr>
            </w:pPr>
            <w:r w:rsidRPr="00EE3AD0">
              <w:rPr>
                <w:b/>
                <w:bCs/>
                <w:lang w:val="en-US"/>
              </w:rPr>
              <w:t>GRI 302-4</w:t>
            </w:r>
          </w:p>
        </w:tc>
      </w:tr>
      <w:tr w:rsidRPr="00EE3AD0" w:rsidR="00EE3AD0" w14:paraId="51EF199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F7F4499"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07775CE" w14:textId="77777777">
            <w:pPr>
              <w:rPr>
                <w:b/>
                <w:bCs/>
                <w:lang w:val="en-US"/>
              </w:rPr>
            </w:pPr>
            <w:r w:rsidRPr="00EE3AD0">
              <w:rPr>
                <w:b/>
                <w:bCs/>
                <w:i/>
                <w:iCs/>
                <w:lang w:val="en-US"/>
              </w:rPr>
              <w:t>Reduction of energy consumption - Giảm tiêu thụ năng lượng</w:t>
            </w:r>
          </w:p>
        </w:tc>
      </w:tr>
      <w:tr w:rsidRPr="00EE3AD0" w:rsidR="00EE3AD0" w14:paraId="76E96D3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CB62AD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978580" w14:textId="77777777">
            <w:pPr>
              <w:rPr>
                <w:lang w:val="en-US"/>
              </w:rPr>
            </w:pPr>
            <w:r w:rsidRPr="00EE3AD0">
              <w:rPr>
                <w:lang w:val="en-US"/>
              </w:rPr>
              <w:t>Lượng năng lượng được tiết kiệm do cải tiến quy trình, đầu tư công nghệ tiết kiệm năng lượng hoặc thay đổi hành vi sử dụng. </w:t>
            </w:r>
          </w:p>
        </w:tc>
      </w:tr>
      <w:tr w:rsidRPr="00EE3AD0" w:rsidR="00EE3AD0" w14:paraId="173ED7F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40EEE0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CD8A48" w14:textId="77777777">
            <w:pPr>
              <w:rPr>
                <w:lang w:val="en-US"/>
              </w:rPr>
            </w:pPr>
            <w:r w:rsidRPr="00EE3AD0">
              <w:rPr>
                <w:lang w:val="en-US"/>
              </w:rPr>
              <w:t>Environment – Môi trường</w:t>
            </w:r>
          </w:p>
        </w:tc>
      </w:tr>
      <w:tr w:rsidRPr="00EE3AD0" w:rsidR="00EE3AD0" w14:paraId="0014EC2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F07A58"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926AB9" w14:textId="77777777">
            <w:pPr>
              <w:rPr>
                <w:lang w:val="en-US"/>
              </w:rPr>
            </w:pPr>
            <w:r w:rsidRPr="00EE3AD0">
              <w:rPr>
                <w:lang w:val="en-US"/>
              </w:rPr>
              <w:t>Tổ Khai thác – TTĐHKT</w:t>
            </w:r>
          </w:p>
        </w:tc>
      </w:tr>
      <w:tr w:rsidRPr="00EE3AD0" w:rsidR="00EE3AD0" w14:paraId="34B216FF"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B3C5A5" w14:textId="77777777">
            <w:pPr>
              <w:rPr>
                <w:lang w:val="en-US"/>
              </w:rPr>
            </w:pPr>
            <w:r w:rsidRPr="00EE3AD0">
              <w:rPr>
                <w:b/>
                <w:bCs/>
                <w:lang w:val="en-US"/>
              </w:rPr>
              <w:t>Mô tả chi tiết</w:t>
            </w:r>
          </w:p>
        </w:tc>
      </w:tr>
      <w:tr w:rsidRPr="00EE3AD0" w:rsidR="00EE3AD0" w14:paraId="6A132C1C"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F2903C3" w14:textId="77777777">
            <w:pPr>
              <w:rPr>
                <w:lang w:val="en-US"/>
              </w:rPr>
            </w:pPr>
            <w:r w:rsidRPr="00EE3AD0">
              <w:rPr>
                <w:b/>
                <w:bCs/>
                <w:lang w:val="en-US"/>
              </w:rPr>
              <w:t>1. Tổng quan về Chỉ tiêu GRI 302-4</w:t>
            </w:r>
          </w:p>
          <w:p w:rsidRPr="00EE3AD0" w:rsidR="00EE3AD0" w:rsidP="00EE3AD0" w:rsidRDefault="00EE3AD0" w14:paraId="5382227C" w14:textId="77777777">
            <w:pPr>
              <w:rPr>
                <w:lang w:val="en-US"/>
              </w:rPr>
            </w:pPr>
            <w:r w:rsidRPr="00EE3AD0">
              <w:rPr>
                <w:b/>
                <w:bCs/>
                <w:lang w:val="en-US"/>
              </w:rPr>
              <w:t>GRI 302-4</w:t>
            </w:r>
            <w:r w:rsidRPr="00EE3AD0">
              <w:rPr>
                <w:lang w:val="en-US"/>
              </w:rPr>
              <w:t xml:space="preserve"> – Reduction of Energy Consumption (Giảm tiêu thụ năng lượng) là chỉ tiêu thuộc bộ tiêu chuẩn GRI 302 – Energy, dùng để theo dõi và báo cáo mức tiết kiệm năng lượng đạt được từ các chương trình, sáng kiến hoặc hoạt động cải thiện hiệu quả sử dụng năng lượng trong quá trình khai thác và vận hành.</w:t>
            </w:r>
          </w:p>
          <w:p w:rsidRPr="00EE3AD0" w:rsidR="00EE3AD0" w:rsidP="00EE3AD0" w:rsidRDefault="00EE3AD0" w14:paraId="4271D64C" w14:textId="77777777">
            <w:pPr>
              <w:rPr>
                <w:lang w:val="en-US"/>
              </w:rPr>
            </w:pPr>
            <w:r w:rsidRPr="00EE3AD0">
              <w:rPr>
                <w:lang w:val="en-US"/>
              </w:rPr>
              <w:t>Trong lĩnh vực hàng không, chỉ tiêu này phản ánh lượng nhiên liệu hoặc năng lượng được tiết kiệm thông qua các hoạt động như tối ưu khai thác chuyến bay, tối ưu tải nhiên liệu, cải tiến vận hành tàu bay, áp dụng giải pháp kỹ thuật hoặc triển khai các chương trình tiết kiệm nhiên liệu.</w:t>
            </w:r>
          </w:p>
          <w:p w:rsidRPr="00EE3AD0" w:rsidR="00EE3AD0" w:rsidP="00EE3AD0" w:rsidRDefault="00EE3AD0" w14:paraId="243706FD" w14:textId="77777777">
            <w:pPr>
              <w:rPr>
                <w:b/>
                <w:bCs/>
                <w:lang w:val="en-US"/>
              </w:rPr>
            </w:pPr>
            <w:r w:rsidRPr="00EE3AD0">
              <w:rPr>
                <w:b/>
                <w:bCs/>
                <w:lang w:val="en-US"/>
              </w:rPr>
              <w:t>2. Áp dụng GRI 302-1 trong ngành hàng không</w:t>
            </w:r>
          </w:p>
          <w:p w:rsidRPr="00EE3AD0" w:rsidR="00EE3AD0" w:rsidP="00EE3AD0" w:rsidRDefault="00EE3AD0" w14:paraId="6E13E888" w14:textId="77777777">
            <w:pPr>
              <w:rPr>
                <w:lang w:val="en-US"/>
              </w:rPr>
            </w:pPr>
            <w:r w:rsidRPr="00EE3AD0">
              <w:rPr>
                <w:lang w:val="en-US"/>
              </w:rPr>
              <w:t>Đối với ngành hàng không, tiêu thụ nhiên liệu là một trong các nguồn tiêu thụ năng lượng lớn nhất và có tác động trực tiếp đến chi phí khai thác cũng như phát thải khí nhà kính. Việc theo dõi mức tiết kiệm năng lượng giúp hãng hàng không đánh giá hiệu quả các chương trình tối ưu khai thác và các sáng kiến giảm tiêu hao nhiên liệu.</w:t>
            </w:r>
          </w:p>
          <w:p w:rsidRPr="00EE3AD0" w:rsidR="00EE3AD0" w:rsidP="00EE3AD0" w:rsidRDefault="00EE3AD0" w14:paraId="0CCC9455" w14:textId="77777777">
            <w:pPr>
              <w:rPr>
                <w:lang w:val="en-US"/>
              </w:rPr>
            </w:pPr>
            <w:r w:rsidRPr="00EE3AD0">
              <w:rPr>
                <w:lang w:val="en-US"/>
              </w:rPr>
              <w:t>Chỉ tiêu có thể được áp dụng để theo dõi mức tiết kiệm nhiên liệu từ:</w:t>
            </w:r>
          </w:p>
          <w:p w:rsidRPr="00EE3AD0" w:rsidR="00EE3AD0" w:rsidRDefault="00EE3AD0" w14:paraId="1F633C26" w14:textId="77777777">
            <w:pPr>
              <w:numPr>
                <w:ilvl w:val="0"/>
                <w:numId w:val="42"/>
              </w:numPr>
              <w:rPr>
                <w:lang w:val="en-US"/>
              </w:rPr>
            </w:pPr>
            <w:r w:rsidRPr="00EE3AD0">
              <w:rPr>
                <w:lang w:val="en-US"/>
              </w:rPr>
              <w:t>Tối ưu đường bay và kế hoạch bay;</w:t>
            </w:r>
          </w:p>
          <w:p w:rsidRPr="00EE3AD0" w:rsidR="00EE3AD0" w:rsidRDefault="00EE3AD0" w14:paraId="3D074B48" w14:textId="77777777">
            <w:pPr>
              <w:numPr>
                <w:ilvl w:val="0"/>
                <w:numId w:val="42"/>
              </w:numPr>
              <w:rPr>
                <w:lang w:val="en-US"/>
              </w:rPr>
            </w:pPr>
            <w:r w:rsidRPr="00EE3AD0">
              <w:rPr>
                <w:lang w:val="en-US"/>
              </w:rPr>
              <w:t>Giảm trọng lượng tàu bay;</w:t>
            </w:r>
          </w:p>
          <w:p w:rsidRPr="00EE3AD0" w:rsidR="00EE3AD0" w:rsidRDefault="00EE3AD0" w14:paraId="5BDFDBF3" w14:textId="77777777">
            <w:pPr>
              <w:numPr>
                <w:ilvl w:val="0"/>
                <w:numId w:val="42"/>
              </w:numPr>
              <w:rPr>
                <w:lang w:val="en-US"/>
              </w:rPr>
            </w:pPr>
            <w:r w:rsidRPr="00EE3AD0">
              <w:rPr>
                <w:lang w:val="en-US"/>
              </w:rPr>
              <w:t>Tối ưu quy trình vận hành mặt đất và khai thác;</w:t>
            </w:r>
          </w:p>
          <w:p w:rsidRPr="00EE3AD0" w:rsidR="00EE3AD0" w:rsidRDefault="00EE3AD0" w14:paraId="3605EE77" w14:textId="77777777">
            <w:pPr>
              <w:numPr>
                <w:ilvl w:val="0"/>
                <w:numId w:val="42"/>
              </w:numPr>
              <w:rPr>
                <w:lang w:val="en-US"/>
              </w:rPr>
            </w:pPr>
            <w:r w:rsidRPr="00EE3AD0">
              <w:rPr>
                <w:lang w:val="en-US"/>
              </w:rPr>
              <w:t>Sử dụng SAF hoặc các giải pháp kỹ thuật giúp giảm tiêu hao nhiên liệu;</w:t>
            </w:r>
          </w:p>
          <w:p w:rsidRPr="00EE3AD0" w:rsidR="00EE3AD0" w:rsidRDefault="00EE3AD0" w14:paraId="1C9A285E" w14:textId="77777777">
            <w:pPr>
              <w:numPr>
                <w:ilvl w:val="0"/>
                <w:numId w:val="42"/>
              </w:numPr>
              <w:rPr>
                <w:lang w:val="en-US"/>
              </w:rPr>
            </w:pPr>
            <w:r w:rsidRPr="00EE3AD0">
              <w:rPr>
                <w:lang w:val="en-US"/>
              </w:rPr>
              <w:t>Các chương trình Fuel Efficiency/Fuel Saving nội bộ.</w:t>
            </w:r>
          </w:p>
          <w:p w:rsidRPr="00EE3AD0" w:rsidR="00EE3AD0" w:rsidP="00EE3AD0" w:rsidRDefault="00EE3AD0" w14:paraId="610B6F85" w14:textId="77777777">
            <w:pPr>
              <w:rPr>
                <w:b/>
                <w:bCs/>
                <w:lang w:val="en-US"/>
              </w:rPr>
            </w:pPr>
            <w:r w:rsidRPr="00EE3AD0">
              <w:rPr>
                <w:b/>
                <w:bCs/>
                <w:lang w:val="en-US"/>
              </w:rPr>
              <w:t>3. Ý nghĩa quản trị và báo cáo</w:t>
            </w:r>
          </w:p>
          <w:p w:rsidRPr="00EE3AD0" w:rsidR="00EE3AD0" w:rsidP="00EE3AD0" w:rsidRDefault="00EE3AD0" w14:paraId="0EC22533" w14:textId="77777777">
            <w:pPr>
              <w:rPr>
                <w:lang w:val="en-US"/>
              </w:rPr>
            </w:pPr>
            <w:r w:rsidRPr="00EE3AD0">
              <w:rPr>
                <w:lang w:val="en-US"/>
              </w:rPr>
              <w:t>Chỉ tiêu là cơ sở phục vụ đánh giá hiệu quả các chương trình tiết kiệm năng lượng và giảm tiêu hao nhiên liệu của hãng hàng không, đồng thời hỗ trợ theo dõi xu hướng tối ưu khai thác và giảm phát thải khí nhà kính trong hoạt động vận hành.</w:t>
            </w:r>
          </w:p>
          <w:p w:rsidRPr="00EE3AD0" w:rsidR="00EE3AD0" w:rsidP="00EE3AD0" w:rsidRDefault="00EE3AD0" w14:paraId="4919CDE0" w14:textId="77777777">
            <w:pPr>
              <w:rPr>
                <w:lang w:val="en-US"/>
              </w:rPr>
            </w:pPr>
            <w:r w:rsidRPr="00EE3AD0">
              <w:rPr>
                <w:lang w:val="en-US"/>
              </w:rPr>
              <w:t>Ngoài ra, dữ liệu còn phục vụ công tác báo cáo phát triển bền vững theo chuẩn GRI, báo cáo ESG và các chương trình Net Zero, đồng thời hỗ trợ phân tích hiệu quả vận hành, quản lý chi phí nhiên liệu và chứng minh nỗ lực giảm tác động môi trường của doanh nghiệp.</w:t>
            </w:r>
          </w:p>
          <w:p w:rsidRPr="00EE3AD0" w:rsidR="00EE3AD0" w:rsidP="00EE3AD0" w:rsidRDefault="00EE3AD0" w14:paraId="7DFBD4A0" w14:textId="77777777">
            <w:pPr>
              <w:rPr>
                <w:lang w:val="en-US"/>
              </w:rPr>
            </w:pPr>
            <w:r w:rsidRPr="00EE3AD0">
              <w:rPr>
                <w:b/>
                <w:bCs/>
                <w:lang w:val="en-US"/>
              </w:rPr>
              <w:t>4. Danh sách chỉ tiêu thành phần</w:t>
            </w:r>
          </w:p>
          <w:p w:rsidRPr="00EE3AD0" w:rsidR="00EE3AD0" w:rsidP="00EE3AD0" w:rsidRDefault="00EE3AD0" w14:paraId="4118FE8D" w14:textId="77777777">
            <w:pPr>
              <w:rPr>
                <w:lang w:val="en-US"/>
              </w:rPr>
            </w:pPr>
            <w:r w:rsidRPr="00EE3AD0">
              <w:rPr>
                <w:lang w:val="en-US"/>
              </w:rPr>
              <w:t>Đối với chỉ tiêu GRI 302-4 được làm rõ qua những chỉ số sau:</w:t>
            </w:r>
          </w:p>
          <w:p w:rsidRPr="00EE3AD0" w:rsidR="00EE3AD0" w:rsidRDefault="00EE3AD0" w14:paraId="76EA4DF2" w14:textId="77777777">
            <w:pPr>
              <w:numPr>
                <w:ilvl w:val="0"/>
                <w:numId w:val="43"/>
              </w:numPr>
              <w:rPr>
                <w:lang w:val="en-US"/>
              </w:rPr>
            </w:pPr>
            <w:r w:rsidRPr="00EE3AD0">
              <w:rPr>
                <w:lang w:val="en-US"/>
              </w:rPr>
              <w:t>CT 1.10 - Energy Saved (L) - Năng lượng tiết kiệm (Lít) (Thẻ số)</w:t>
            </w:r>
          </w:p>
          <w:p w:rsidRPr="00EE3AD0" w:rsidR="00EE3AD0" w:rsidRDefault="00EE3AD0" w14:paraId="39A23C9E" w14:textId="77777777">
            <w:pPr>
              <w:numPr>
                <w:ilvl w:val="0"/>
                <w:numId w:val="43"/>
              </w:numPr>
              <w:rPr>
                <w:lang w:val="en-US"/>
              </w:rPr>
            </w:pPr>
            <w:r w:rsidRPr="00EE3AD0">
              <w:rPr>
                <w:lang w:val="en-US"/>
              </w:rPr>
              <w:t>CT 1.11 - Fuel Savings (Kg) - Nhiên liệu tiết kiệm (Kg) (Thẻ số)</w:t>
            </w:r>
          </w:p>
          <w:p w:rsidRPr="00EE3AD0" w:rsidR="00EE3AD0" w:rsidRDefault="00EE3AD0" w14:paraId="1FFC54E3" w14:textId="2D48FFC1">
            <w:pPr>
              <w:numPr>
                <w:ilvl w:val="0"/>
                <w:numId w:val="43"/>
              </w:numPr>
              <w:rPr>
                <w:lang w:val="en-US"/>
              </w:rPr>
            </w:pPr>
            <w:r w:rsidRPr="00EE3AD0">
              <w:rPr>
                <w:lang w:val="en-US"/>
              </w:rPr>
              <w:t>CT 1.12 - GHG Emissions Reduction (t) -  Giảm phát thải khí nhà kính (tCO2e) (Thẻ số)</w:t>
            </w:r>
          </w:p>
          <w:p w:rsidRPr="00EE3AD0" w:rsidR="00EE3AD0" w:rsidRDefault="00EE3AD0" w14:paraId="2E5159FD" w14:textId="77777777">
            <w:pPr>
              <w:numPr>
                <w:ilvl w:val="0"/>
                <w:numId w:val="43"/>
              </w:numPr>
              <w:rPr>
                <w:lang w:val="en-US"/>
              </w:rPr>
            </w:pPr>
            <w:r w:rsidRPr="00EE3AD0">
              <w:rPr>
                <w:lang w:val="en-US"/>
              </w:rPr>
              <w:t>CT 1.13 - Annual Energy Savings vs. Target (L) - Năng lượng tiết kiệm theo năm so với kế hoạch (Lít) (Biểu đồ cột)</w:t>
            </w:r>
          </w:p>
          <w:p w:rsidRPr="00EE3AD0" w:rsidR="00EE3AD0" w:rsidRDefault="00EE3AD0" w14:paraId="01F60A5E" w14:textId="77777777">
            <w:pPr>
              <w:numPr>
                <w:ilvl w:val="0"/>
                <w:numId w:val="43"/>
              </w:numPr>
              <w:rPr>
                <w:lang w:val="en-US"/>
              </w:rPr>
            </w:pPr>
            <w:r w:rsidRPr="00EE3AD0">
              <w:rPr>
                <w:lang w:val="en-US"/>
              </w:rPr>
              <w:t>CT 1.14 - Annual Fuel Savings vs. Target (kg) - Nhiên liệu tiết kiệm theo năm so với kế hoạch (Kg) (Biểu đồ cột)</w:t>
            </w:r>
          </w:p>
          <w:p w:rsidRPr="00EE3AD0" w:rsidR="00EE3AD0" w:rsidRDefault="00EE3AD0" w14:paraId="56F86840" w14:textId="77777777">
            <w:pPr>
              <w:numPr>
                <w:ilvl w:val="0"/>
                <w:numId w:val="43"/>
              </w:numPr>
              <w:rPr>
                <w:lang w:val="en-US"/>
              </w:rPr>
            </w:pPr>
            <w:r w:rsidRPr="00EE3AD0">
              <w:rPr>
                <w:lang w:val="en-US"/>
              </w:rPr>
              <w:t>CT 1.15 - Monthly Energy Savings in the Year (L) - Năng lượng tiết kiệm theo tháng trong năm (Lít) (Biểu đồ cột)</w:t>
            </w:r>
          </w:p>
        </w:tc>
      </w:tr>
    </w:tbl>
    <w:p w:rsidRPr="00EE3AD0" w:rsidR="00EE3AD0" w:rsidP="00EE3AD0" w:rsidRDefault="00EE3AD0" w14:paraId="7C902860" w14:textId="77777777">
      <w:pPr>
        <w:rPr>
          <w:lang w:val="en-US"/>
        </w:rPr>
      </w:pPr>
    </w:p>
    <w:p w:rsidRPr="00EE3AD0" w:rsidR="00EE3AD0" w:rsidP="00EE3AD0" w:rsidRDefault="00EE3AD0" w14:paraId="4169F4E5" w14:textId="77777777">
      <w:pPr>
        <w:pStyle w:val="Heading4"/>
        <w:rPr>
          <w:lang w:val="en-US"/>
        </w:rPr>
      </w:pPr>
      <w:bookmarkStart w:name="_Toc242783283" w:id="26"/>
      <w:r w:rsidRPr="00EE3AD0">
        <w:rPr>
          <w:lang w:val="en-US"/>
        </w:rPr>
        <w:t>2.2.1.3. Chỉ tiêu GRI 305-1 - Direct (Scope 1) GHG emissions - Phát thải khí nhà kính trực tiếp từ tàu bay (Phạm vi 1)</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943"/>
        <w:gridCol w:w="7404"/>
      </w:tblGrid>
      <w:tr w:rsidRPr="00EE3AD0" w:rsidR="00EE3AD0" w14:paraId="1AFC515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8E4BF26"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A85D2FF" w14:textId="77777777">
            <w:pPr>
              <w:rPr>
                <w:b/>
                <w:bCs/>
                <w:lang w:val="en-US"/>
              </w:rPr>
            </w:pPr>
            <w:r w:rsidRPr="00EE3AD0">
              <w:rPr>
                <w:b/>
                <w:bCs/>
                <w:lang w:val="en-US"/>
              </w:rPr>
              <w:t>GRI 305-1</w:t>
            </w:r>
          </w:p>
        </w:tc>
      </w:tr>
      <w:tr w:rsidRPr="00EE3AD0" w:rsidR="00EE3AD0" w14:paraId="3BFA173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CC91BC5"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A3B3201" w14:textId="77777777">
            <w:pPr>
              <w:rPr>
                <w:b/>
                <w:bCs/>
                <w:lang w:val="en-US"/>
              </w:rPr>
            </w:pPr>
            <w:r w:rsidRPr="00EE3AD0">
              <w:rPr>
                <w:b/>
                <w:bCs/>
                <w:i/>
                <w:iCs/>
                <w:lang w:val="en-US"/>
              </w:rPr>
              <w:t>Direct (Scope 1) GHG emissions - Phát thải khí nhà kính trực tiếp từ tàu bay (Phạm vi 1)</w:t>
            </w:r>
          </w:p>
        </w:tc>
      </w:tr>
      <w:tr w:rsidRPr="00EE3AD0" w:rsidR="00EE3AD0" w14:paraId="7216D6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45A9F49"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9D6D5E" w14:textId="77777777">
            <w:pPr>
              <w:rPr>
                <w:lang w:val="en-US"/>
              </w:rPr>
            </w:pPr>
            <w:r w:rsidRPr="00EE3AD0">
              <w:rPr>
                <w:lang w:val="en-US"/>
              </w:rPr>
              <w:t>Lượng khí nhà kính phát thải trực tiếp từ các nguồn do tổ chức kiểm soát</w:t>
            </w:r>
          </w:p>
          <w:p w:rsidRPr="00EE3AD0" w:rsidR="00EE3AD0" w:rsidP="00EE3AD0" w:rsidRDefault="00EE3AD0" w14:paraId="69796B50" w14:textId="77777777">
            <w:pPr>
              <w:rPr>
                <w:lang w:val="en-US"/>
              </w:rPr>
            </w:pPr>
            <w:r w:rsidRPr="00EE3AD0">
              <w:rPr>
                <w:lang w:val="en-US"/>
              </w:rPr>
              <w:t>Phạm vi hiện tại: Khối lượng CO2 phát thải của các chuyến bay</w:t>
            </w:r>
          </w:p>
        </w:tc>
      </w:tr>
      <w:tr w:rsidRPr="00EE3AD0" w:rsidR="00EE3AD0" w14:paraId="3800AA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13B17D0"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0D8053" w14:textId="77777777">
            <w:pPr>
              <w:rPr>
                <w:lang w:val="en-US"/>
              </w:rPr>
            </w:pPr>
            <w:r w:rsidRPr="00EE3AD0">
              <w:rPr>
                <w:lang w:val="en-US"/>
              </w:rPr>
              <w:t>Environment – Môi trường</w:t>
            </w:r>
          </w:p>
        </w:tc>
      </w:tr>
      <w:tr w:rsidRPr="00EE3AD0" w:rsidR="00EE3AD0" w14:paraId="76CE9F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C895E0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E98CE3" w14:textId="77777777">
            <w:pPr>
              <w:rPr>
                <w:lang w:val="en-US"/>
              </w:rPr>
            </w:pPr>
            <w:r w:rsidRPr="00EE3AD0">
              <w:rPr>
                <w:lang w:val="en-US"/>
              </w:rPr>
              <w:t>Tổ Khai thác – TTĐHKT</w:t>
            </w:r>
          </w:p>
        </w:tc>
      </w:tr>
      <w:tr w:rsidRPr="00EE3AD0" w:rsidR="00EE3AD0" w14:paraId="0D6A554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FC9024E" w14:textId="77777777">
            <w:pPr>
              <w:rPr>
                <w:lang w:val="en-US"/>
              </w:rPr>
            </w:pPr>
            <w:r w:rsidRPr="00EE3AD0">
              <w:rPr>
                <w:b/>
                <w:bCs/>
                <w:lang w:val="en-US"/>
              </w:rPr>
              <w:t>Mô tả chi tiết</w:t>
            </w:r>
          </w:p>
        </w:tc>
      </w:tr>
      <w:tr w:rsidRPr="00EE3AD0" w:rsidR="00EE3AD0" w14:paraId="0EE5DD7F"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55A69C" w14:textId="77777777">
            <w:pPr>
              <w:rPr>
                <w:lang w:val="en-US"/>
              </w:rPr>
            </w:pPr>
            <w:r w:rsidRPr="00EE3AD0">
              <w:rPr>
                <w:b/>
                <w:bCs/>
                <w:lang w:val="en-US"/>
              </w:rPr>
              <w:t>1. Tổng quan về Chỉ tiêu GRI 305-1</w:t>
            </w:r>
          </w:p>
          <w:p w:rsidRPr="00EE3AD0" w:rsidR="00EE3AD0" w:rsidP="00EE3AD0" w:rsidRDefault="00EE3AD0" w14:paraId="47E57C26" w14:textId="77777777">
            <w:pPr>
              <w:rPr>
                <w:lang w:val="en-US"/>
              </w:rPr>
            </w:pPr>
            <w:r w:rsidRPr="00EE3AD0">
              <w:rPr>
                <w:lang w:val="en-US"/>
              </w:rPr>
              <w:t>GRI 305-1 là một chỉ tiêu trọng yếu thuộc bộ tiêu chuẩn báo cáo phát triển bền vững Global Reporting Initiative (GRI), nằm trong nhóm tiêu chuẩn môi trường GRI 300, với tên gọi chính thức là “Direct (Scope 1) GHG emissions” (Phát thải khí nhà kính trực tiếp - Phạm vi 1).</w:t>
            </w:r>
          </w:p>
          <w:p w:rsidRPr="00EE3AD0" w:rsidR="00EE3AD0" w:rsidP="00EE3AD0" w:rsidRDefault="00EE3AD0" w14:paraId="49D8909A" w14:textId="77777777">
            <w:pPr>
              <w:rPr>
                <w:lang w:val="en-US"/>
              </w:rPr>
            </w:pPr>
            <w:r w:rsidRPr="00EE3AD0">
              <w:rPr>
                <w:lang w:val="en-US"/>
              </w:rPr>
              <w:t>Trong ngành hàng không, GRI 305-1 đo lường lượng khí nhà kính (chủ yếu là CO2) phát thải trực tiếp từ các nguồn do hãng hàng không sở hữu hoặc kiểm soát. Việc đốt nhiên liệu bay (Jet A-1) từ động cơ tàu bay là nguồn phát thải Phạm vi 1 lớn nhất, định hình trực tiếp dấu chân carbon của toàn bộ doanh nghiệp.</w:t>
            </w:r>
          </w:p>
          <w:p w:rsidRPr="00EE3AD0" w:rsidR="00EE3AD0" w:rsidP="00EE3AD0" w:rsidRDefault="00EE3AD0" w14:paraId="143032C6" w14:textId="77777777">
            <w:pPr>
              <w:rPr>
                <w:lang w:val="en-US"/>
              </w:rPr>
            </w:pPr>
            <w:r w:rsidRPr="00EE3AD0">
              <w:rPr>
                <w:lang w:val="en-US"/>
              </w:rPr>
              <w:t>Chỉ tiêu này yêu cầu doanh nghiệp thống kê và báo cáo tổng lượng phát thải trực tiếp trong kỳ báo cáo, bao gồm:</w:t>
            </w:r>
          </w:p>
          <w:p w:rsidRPr="00EE3AD0" w:rsidR="00EE3AD0" w:rsidRDefault="00EE3AD0" w14:paraId="18188CB4" w14:textId="77777777">
            <w:pPr>
              <w:numPr>
                <w:ilvl w:val="0"/>
                <w:numId w:val="44"/>
              </w:numPr>
              <w:rPr>
                <w:lang w:val="en-US"/>
              </w:rPr>
            </w:pPr>
            <w:r w:rsidRPr="00EE3AD0">
              <w:rPr>
                <w:lang w:val="en-US"/>
              </w:rPr>
              <w:t>Tổng lượng phát thải khí nhà kính trực tiếp</w:t>
            </w:r>
          </w:p>
          <w:p w:rsidRPr="00EE3AD0" w:rsidR="00EE3AD0" w:rsidRDefault="00EE3AD0" w14:paraId="00DAA6C4" w14:textId="77777777">
            <w:pPr>
              <w:numPr>
                <w:ilvl w:val="0"/>
                <w:numId w:val="44"/>
              </w:numPr>
              <w:rPr>
                <w:lang w:val="en-US"/>
              </w:rPr>
            </w:pPr>
            <w:r w:rsidRPr="00EE3AD0">
              <w:rPr>
                <w:lang w:val="en-US"/>
              </w:rPr>
              <w:t>Lượng phát thải từ quá trình đốt cháy nhiên liệu trong các hoạt động khai thác trên không (động cơ tàu bay) và mặt đất.</w:t>
            </w:r>
          </w:p>
          <w:p w:rsidRPr="00EE3AD0" w:rsidR="00EE3AD0" w:rsidRDefault="00EE3AD0" w14:paraId="5F3C6AB8" w14:textId="77777777">
            <w:pPr>
              <w:numPr>
                <w:ilvl w:val="0"/>
                <w:numId w:val="44"/>
              </w:numPr>
              <w:rPr>
                <w:lang w:val="en-US"/>
              </w:rPr>
            </w:pPr>
            <w:r w:rsidRPr="00EE3AD0">
              <w:rPr>
                <w:lang w:val="en-US"/>
              </w:rPr>
              <w:t>Lượng phát thải CO2 sinh học (biogenic CO2) nếu có sử dụng nhiên liệu tái tạo (ví dụ: SAF).</w:t>
            </w:r>
          </w:p>
          <w:p w:rsidRPr="00EE3AD0" w:rsidR="00EE3AD0" w:rsidP="00EE3AD0" w:rsidRDefault="00EE3AD0" w14:paraId="2BD6F38E" w14:textId="77777777">
            <w:pPr>
              <w:rPr>
                <w:b/>
                <w:bCs/>
                <w:lang w:val="en-US"/>
              </w:rPr>
            </w:pPr>
            <w:r w:rsidRPr="00EE3AD0">
              <w:rPr>
                <w:b/>
                <w:bCs/>
                <w:lang w:val="en-US"/>
              </w:rPr>
              <w:t>2. Áp dụng GRI 305-1 trong ngành hàng không</w:t>
            </w:r>
          </w:p>
          <w:p w:rsidRPr="00EE3AD0" w:rsidR="00EE3AD0" w:rsidP="00EE3AD0" w:rsidRDefault="00EE3AD0" w14:paraId="704A644D" w14:textId="77777777">
            <w:pPr>
              <w:rPr>
                <w:lang w:val="en-US"/>
              </w:rPr>
            </w:pPr>
            <w:r w:rsidRPr="00EE3AD0">
              <w:rPr>
                <w:lang w:val="en-US"/>
              </w:rPr>
              <w:t>Đối với Vietnam Airlines, phạm vi triển khai GRI 305-1 có mối quan hệ nhân quả trực tiếp với dữ liệu đầu vào là lượng tiêu thụ nhiên liệu từ chỉ tiêu GRI 302-1. Hệ thống tập trung vào việc tính toán lượng phát thải tương ứng với nhiên liệu sử dụng cho khai thác tàu bay. </w:t>
            </w:r>
          </w:p>
          <w:p w:rsidRPr="00EE3AD0" w:rsidR="00EE3AD0" w:rsidP="00EE3AD0" w:rsidRDefault="00EE3AD0" w14:paraId="70F6D661" w14:textId="77777777">
            <w:pPr>
              <w:rPr>
                <w:lang w:val="en-US"/>
              </w:rPr>
            </w:pPr>
            <w:r w:rsidRPr="00EE3AD0">
              <w:rPr>
                <w:b/>
                <w:bCs/>
                <w:lang w:val="en-US"/>
              </w:rPr>
              <w:t xml:space="preserve">2.1. Phát thải từ khai thác bay: </w:t>
            </w:r>
            <w:r w:rsidRPr="00EE3AD0">
              <w:rPr>
                <w:lang w:val="en-US"/>
              </w:rPr>
              <w:t>Đây là nguồn phát thải Phạm vi 1 cốt lõi và chiếm tỷ trọng áp đảo. Dữ liệu cần quản lý và tự động hóa tính toán bao gồm:</w:t>
            </w:r>
          </w:p>
          <w:p w:rsidRPr="00EE3AD0" w:rsidR="00EE3AD0" w:rsidRDefault="00EE3AD0" w14:paraId="488B438B" w14:textId="77777777">
            <w:pPr>
              <w:numPr>
                <w:ilvl w:val="0"/>
                <w:numId w:val="45"/>
              </w:numPr>
              <w:rPr>
                <w:lang w:val="en-US"/>
              </w:rPr>
            </w:pPr>
            <w:r w:rsidRPr="00EE3AD0">
              <w:rPr>
                <w:lang w:val="en-US"/>
              </w:rPr>
              <w:t>Tổng lượng CO2 phát thải từ việc đốt nhiên liệu Jet A-1 của toàn bộ đội bay.</w:t>
            </w:r>
          </w:p>
          <w:p w:rsidRPr="00EE3AD0" w:rsidR="00EE3AD0" w:rsidRDefault="00EE3AD0" w14:paraId="21AB1286" w14:textId="77777777">
            <w:pPr>
              <w:numPr>
                <w:ilvl w:val="0"/>
                <w:numId w:val="45"/>
              </w:numPr>
              <w:rPr>
                <w:lang w:val="en-US"/>
              </w:rPr>
            </w:pPr>
            <w:r w:rsidRPr="00EE3AD0">
              <w:rPr>
                <w:lang w:val="en-US"/>
              </w:rPr>
              <w:t>Phân bổ lượng phát thải chi tiết theo từng chuyến bay, loại tàu bay, chặng bay và theo từng khu vực địa lý.</w:t>
            </w:r>
          </w:p>
          <w:p w:rsidRPr="00EE3AD0" w:rsidR="00EE3AD0" w:rsidP="00EE3AD0" w:rsidRDefault="00EE3AD0" w14:paraId="3AF26F27" w14:textId="77777777">
            <w:pPr>
              <w:rPr>
                <w:lang w:val="en-US"/>
              </w:rPr>
            </w:pPr>
            <w:r w:rsidRPr="00EE3AD0">
              <w:rPr>
                <w:b/>
                <w:bCs/>
                <w:lang w:val="en-US"/>
              </w:rPr>
              <w:t>2.2. Tác động của Nhiên liệu hàng không bền vững (SAF)</w:t>
            </w:r>
            <w:r w:rsidRPr="00EE3AD0">
              <w:rPr>
                <w:lang w:val="en-US"/>
              </w:rPr>
              <w:t xml:space="preserve"> Mặc dù việc đốt SAF vẫn diễn ra tại động cơ tàu bay, nhưng theo các tiêu chuẩn báo cáo ESG, phần phát thải sinh học từ SAF được bóc tách và không tính vào tổng phát thải hóa thạch Phạm vi 1. Hệ thống cần quản lý:</w:t>
            </w:r>
          </w:p>
          <w:p w:rsidRPr="00EE3AD0" w:rsidR="00EE3AD0" w:rsidRDefault="00EE3AD0" w14:paraId="019F0828" w14:textId="77777777">
            <w:pPr>
              <w:numPr>
                <w:ilvl w:val="0"/>
                <w:numId w:val="46"/>
              </w:numPr>
              <w:rPr>
                <w:lang w:val="en-US"/>
              </w:rPr>
            </w:pPr>
            <w:r w:rsidRPr="00EE3AD0">
              <w:rPr>
                <w:lang w:val="en-US"/>
              </w:rPr>
              <w:t>Khối lượng phát thải hóa thạch được giảm trừ trực tiếp nhờ tỷ lệ pha trộn SAF.</w:t>
            </w:r>
          </w:p>
          <w:p w:rsidRPr="00EE3AD0" w:rsidR="00EE3AD0" w:rsidRDefault="00EE3AD0" w14:paraId="4D08A9F7" w14:textId="77777777">
            <w:pPr>
              <w:numPr>
                <w:ilvl w:val="0"/>
                <w:numId w:val="46"/>
              </w:numPr>
              <w:rPr>
                <w:lang w:val="en-US"/>
              </w:rPr>
            </w:pPr>
            <w:r w:rsidRPr="00EE3AD0">
              <w:rPr>
                <w:lang w:val="en-US"/>
              </w:rPr>
              <w:t>Dữ liệu phát thải ròng sau khi áp dụng SAF nhằm phục vụ các báo cáo kiểm kê khí nhà kính.</w:t>
            </w:r>
          </w:p>
          <w:p w:rsidRPr="00EE3AD0" w:rsidR="00EE3AD0" w:rsidP="00EE3AD0" w:rsidRDefault="00EE3AD0" w14:paraId="606D54DA" w14:textId="77777777">
            <w:pPr>
              <w:rPr>
                <w:b/>
                <w:bCs/>
                <w:lang w:val="en-US"/>
              </w:rPr>
            </w:pPr>
            <w:r w:rsidRPr="00EE3AD0">
              <w:rPr>
                <w:b/>
                <w:bCs/>
                <w:lang w:val="en-US"/>
              </w:rPr>
              <w:t>3. Ý nghĩa quản trị và báo cáo</w:t>
            </w:r>
          </w:p>
          <w:p w:rsidRPr="00EE3AD0" w:rsidR="00EE3AD0" w:rsidP="00EE3AD0" w:rsidRDefault="00EE3AD0" w14:paraId="5D5D189E" w14:textId="77777777">
            <w:pPr>
              <w:rPr>
                <w:lang w:val="en-US"/>
              </w:rPr>
            </w:pPr>
            <w:r w:rsidRPr="00EE3AD0">
              <w:rPr>
                <w:lang w:val="en-US"/>
              </w:rPr>
              <w:t>Dữ liệu phát thải CO2 từ GRI 305-1 là đầu ra quan trọng nhất để đánh giá tác động môi trường của hãng, đóng vai trò cơ sở phục vụ:</w:t>
            </w:r>
          </w:p>
          <w:p w:rsidRPr="00EE3AD0" w:rsidR="00EE3AD0" w:rsidRDefault="00EE3AD0" w14:paraId="5786550A" w14:textId="77777777">
            <w:pPr>
              <w:numPr>
                <w:ilvl w:val="0"/>
                <w:numId w:val="47"/>
              </w:numPr>
              <w:rPr>
                <w:lang w:val="en-US"/>
              </w:rPr>
            </w:pPr>
            <w:r w:rsidRPr="00EE3AD0">
              <w:rPr>
                <w:lang w:val="en-US"/>
              </w:rPr>
              <w:t xml:space="preserve">Cung cấp tử số để tính toán các chỉ số KPI cốt lõi về cường độ phát thải trên đơn vị </w:t>
            </w:r>
            <w:r w:rsidRPr="00EE3AD0">
              <w:rPr>
                <w:b/>
                <w:bCs/>
                <w:lang w:val="en-US"/>
              </w:rPr>
              <w:t>RTK</w:t>
            </w:r>
            <w:r w:rsidRPr="00EE3AD0">
              <w:rPr>
                <w:lang w:val="en-US"/>
              </w:rPr>
              <w:t xml:space="preserve"> (Revenue Tonne Kilometre).</w:t>
            </w:r>
          </w:p>
          <w:p w:rsidRPr="00EE3AD0" w:rsidR="00EE3AD0" w:rsidRDefault="00EE3AD0" w14:paraId="57795332" w14:textId="77777777">
            <w:pPr>
              <w:numPr>
                <w:ilvl w:val="0"/>
                <w:numId w:val="47"/>
              </w:numPr>
              <w:rPr>
                <w:lang w:val="en-US"/>
              </w:rPr>
            </w:pPr>
            <w:r w:rsidRPr="00EE3AD0">
              <w:rPr>
                <w:lang w:val="en-US"/>
              </w:rPr>
              <w:t>Hoạch định ngân sách carbon và ước tính các chi phí tuân thủ tài chính (ví dụ: mua tín chỉ carbon bù đắp hoặc nộp thuế phát thải).</w:t>
            </w:r>
          </w:p>
          <w:p w:rsidRPr="00EE3AD0" w:rsidR="00EE3AD0" w:rsidRDefault="00EE3AD0" w14:paraId="64799AF3" w14:textId="77777777">
            <w:pPr>
              <w:numPr>
                <w:ilvl w:val="0"/>
                <w:numId w:val="47"/>
              </w:numPr>
              <w:rPr>
                <w:lang w:val="en-US"/>
              </w:rPr>
            </w:pPr>
            <w:r w:rsidRPr="00EE3AD0">
              <w:rPr>
                <w:lang w:val="en-US"/>
              </w:rPr>
              <w:t>Lập Báo cáo phát triển bền vững ESG để cung cấp thông tin minh bạch cho nhà đầu tư và các bên liên quan.</w:t>
            </w:r>
          </w:p>
          <w:p w:rsidRPr="00EE3AD0" w:rsidR="00EE3AD0" w:rsidP="00EE3AD0" w:rsidRDefault="00EE3AD0" w14:paraId="283A4ACC" w14:textId="77777777">
            <w:pPr>
              <w:rPr>
                <w:lang w:val="en-US"/>
              </w:rPr>
            </w:pPr>
            <w:r w:rsidRPr="00EE3AD0">
              <w:rPr>
                <w:lang w:val="en-US"/>
              </w:rPr>
              <w:t>Vượt ra ngoài mục tiêu tuân thủ, việc giám sát chặt chẽ Phạm vi 1 giúp Vietnam Airlines đánh giá trực tiếp hiệu quả của các sáng kiến vận hành bay, hiệu suất tiêu hao của các dòng tàu bay thế hệ mới, từ đó theo dõi tiến độ thực hiện lộ trình hướng tới Net Zero vào năm 2050.</w:t>
            </w:r>
          </w:p>
          <w:p w:rsidRPr="00EE3AD0" w:rsidR="00EE3AD0" w:rsidP="00EE3AD0" w:rsidRDefault="00EE3AD0" w14:paraId="5F544AE0" w14:textId="77777777">
            <w:pPr>
              <w:rPr>
                <w:lang w:val="en-US"/>
              </w:rPr>
            </w:pPr>
            <w:r w:rsidRPr="00EE3AD0">
              <w:rPr>
                <w:b/>
                <w:bCs/>
                <w:lang w:val="en-US"/>
              </w:rPr>
              <w:t>4. Danh sách chỉ tiêu thành phần</w:t>
            </w:r>
          </w:p>
          <w:p w:rsidRPr="00EE3AD0" w:rsidR="00EE3AD0" w:rsidP="00EE3AD0" w:rsidRDefault="00EE3AD0" w14:paraId="3FC95A40" w14:textId="77777777">
            <w:pPr>
              <w:rPr>
                <w:lang w:val="en-US"/>
              </w:rPr>
            </w:pPr>
            <w:r w:rsidRPr="00EE3AD0">
              <w:rPr>
                <w:lang w:val="en-US"/>
              </w:rPr>
              <w:t>Đối với chỉ tiêu GRI 305-1 được làm rõ qua những chỉ số sau:</w:t>
            </w:r>
          </w:p>
          <w:p w:rsidRPr="00EE3AD0" w:rsidR="00EE3AD0" w:rsidRDefault="00EE3AD0" w14:paraId="2A983227" w14:textId="77777777">
            <w:pPr>
              <w:numPr>
                <w:ilvl w:val="0"/>
                <w:numId w:val="48"/>
              </w:numPr>
              <w:rPr>
                <w:lang w:val="en-US"/>
              </w:rPr>
            </w:pPr>
            <w:r w:rsidRPr="00EE3AD0">
              <w:rPr>
                <w:lang w:val="en-US"/>
              </w:rPr>
              <w:t>CT 1.16 - Total Emission (Tonnes) - Phát thải khí nhà kính (Tấn) (Thẻ số)</w:t>
            </w:r>
          </w:p>
          <w:p w:rsidRPr="00EE3AD0" w:rsidR="00EE3AD0" w:rsidRDefault="00EE3AD0" w14:paraId="12C4509F" w14:textId="77777777">
            <w:pPr>
              <w:numPr>
                <w:ilvl w:val="0"/>
                <w:numId w:val="48"/>
              </w:numPr>
              <w:rPr>
                <w:lang w:val="en-US"/>
              </w:rPr>
            </w:pPr>
            <w:r w:rsidRPr="00EE3AD0">
              <w:rPr>
                <w:lang w:val="en-US"/>
              </w:rPr>
              <w:t>CT 1.17 - Jet A-1 Emission (Tonnes) - Phát thải Jet A-1 (Tấn) (Thẻ số)</w:t>
            </w:r>
          </w:p>
          <w:p w:rsidRPr="00EE3AD0" w:rsidR="00EE3AD0" w:rsidRDefault="00EE3AD0" w14:paraId="1055A76D" w14:textId="77777777">
            <w:pPr>
              <w:numPr>
                <w:ilvl w:val="0"/>
                <w:numId w:val="48"/>
              </w:numPr>
              <w:rPr>
                <w:lang w:val="en-US"/>
              </w:rPr>
            </w:pPr>
            <w:r w:rsidRPr="00EE3AD0">
              <w:rPr>
                <w:lang w:val="en-US"/>
              </w:rPr>
              <w:t>CT 1.18 - SAF Emissions (Tonnes) - Phát thải Neat SAF (Tấn) (Thẻ số)</w:t>
            </w:r>
          </w:p>
          <w:p w:rsidRPr="00EE3AD0" w:rsidR="00EE3AD0" w:rsidRDefault="00EE3AD0" w14:paraId="4104B4E6" w14:textId="77777777">
            <w:pPr>
              <w:numPr>
                <w:ilvl w:val="0"/>
                <w:numId w:val="48"/>
              </w:numPr>
              <w:rPr>
                <w:lang w:val="en-US"/>
              </w:rPr>
            </w:pPr>
            <w:r w:rsidRPr="00EE3AD0">
              <w:rPr>
                <w:lang w:val="en-US"/>
              </w:rPr>
              <w:t>CT 1.19 - Annual Emissions vs. Target - Phát thải theo năm so với kế hoạch (Biểu đồ cột)</w:t>
            </w:r>
          </w:p>
          <w:p w:rsidRPr="00EE3AD0" w:rsidR="00EE3AD0" w:rsidRDefault="00EE3AD0" w14:paraId="6C9CAD26" w14:textId="77777777">
            <w:pPr>
              <w:numPr>
                <w:ilvl w:val="0"/>
                <w:numId w:val="48"/>
              </w:numPr>
              <w:rPr>
                <w:lang w:val="en-US"/>
              </w:rPr>
            </w:pPr>
            <w:r w:rsidRPr="00EE3AD0">
              <w:rPr>
                <w:lang w:val="en-US"/>
              </w:rPr>
              <w:t>CT 1.20 - Monthly Emissions - Phát thải theo tháng (Biểu đồ cột)</w:t>
            </w:r>
          </w:p>
        </w:tc>
      </w:tr>
    </w:tbl>
    <w:p w:rsidR="00EE3AD0" w:rsidP="00FB1836" w:rsidRDefault="00832EA4" w14:paraId="2ABFE9E9" w14:textId="77777777">
      <w:pPr>
        <w:pStyle w:val="Heading4"/>
      </w:pPr>
      <w:bookmarkStart w:name="_Toc242783284" w:id="27"/>
      <w:r w:rsidRPr="00EE3AD0">
        <w:rPr>
          <w:lang w:val="en-US"/>
        </w:rPr>
        <w:t>2.2.1.4. Chỉ tiêu GRI 305-4 - GHG emissions intensity - Cường độ phát thải khí nhà kính</w:t>
      </w:r>
      <w:bookmarkEnd w:id="27"/>
    </w:p>
    <w:tbl>
      <w:tblPr>
        <w:tblW w:w="0" w:type="auto"/>
        <w:tblCellMar>
          <w:top w:w="15" w:type="dxa"/>
          <w:left w:w="15" w:type="dxa"/>
          <w:bottom w:w="15" w:type="dxa"/>
          <w:right w:w="15" w:type="dxa"/>
        </w:tblCellMar>
        <w:tblLook w:val="04A0" w:firstRow="1" w:lastRow="0" w:firstColumn="1" w:lastColumn="0" w:noHBand="0" w:noVBand="1"/>
      </w:tblPr>
      <w:tblGrid>
        <w:gridCol w:w="2483"/>
        <w:gridCol w:w="6864"/>
      </w:tblGrid>
      <w:tr w:rsidRPr="00EE3AD0" w:rsidR="00EE3AD0" w14:paraId="690DAA7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50DECD5"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43AB41" w14:textId="77777777">
            <w:pPr>
              <w:rPr>
                <w:b/>
                <w:bCs/>
                <w:lang w:val="en-US"/>
              </w:rPr>
            </w:pPr>
            <w:r w:rsidRPr="00EE3AD0">
              <w:rPr>
                <w:b/>
                <w:bCs/>
                <w:lang w:val="en-US"/>
              </w:rPr>
              <w:t>GRI 305-4</w:t>
            </w:r>
          </w:p>
        </w:tc>
      </w:tr>
      <w:tr w:rsidRPr="00EE3AD0" w:rsidR="00EE3AD0" w14:paraId="5BE64B6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C5166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9D64372" w14:textId="77777777">
            <w:pPr>
              <w:rPr>
                <w:b/>
                <w:bCs/>
                <w:lang w:val="en-US"/>
              </w:rPr>
            </w:pPr>
            <w:r w:rsidRPr="00EE3AD0">
              <w:rPr>
                <w:b/>
                <w:bCs/>
                <w:i/>
                <w:iCs/>
                <w:lang w:val="en-US"/>
              </w:rPr>
              <w:t>GHG emissions intensity - Cường độ phát thải khí nhà kính</w:t>
            </w:r>
          </w:p>
        </w:tc>
      </w:tr>
      <w:tr w:rsidRPr="00EE3AD0" w:rsidR="00EE3AD0" w14:paraId="5FB400D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CE8545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F93D5D" w14:textId="77777777">
            <w:pPr>
              <w:rPr>
                <w:lang w:val="en-US"/>
              </w:rPr>
            </w:pPr>
            <w:r w:rsidRPr="00EE3AD0">
              <w:rPr>
                <w:lang w:val="en-US"/>
              </w:rPr>
              <w:t>Cường độ phát thải CO2 trên 100RTK</w:t>
            </w:r>
          </w:p>
        </w:tc>
      </w:tr>
      <w:tr w:rsidRPr="00EE3AD0" w:rsidR="00EE3AD0" w14:paraId="36C17F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791DD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E0C3B9" w14:textId="77777777">
            <w:pPr>
              <w:rPr>
                <w:lang w:val="en-US"/>
              </w:rPr>
            </w:pPr>
            <w:r w:rsidRPr="00EE3AD0">
              <w:rPr>
                <w:lang w:val="en-US"/>
              </w:rPr>
              <w:t>Environment – Môi trường</w:t>
            </w:r>
          </w:p>
        </w:tc>
      </w:tr>
      <w:tr w:rsidRPr="00EE3AD0" w:rsidR="00EE3AD0" w14:paraId="200E573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3B9B6F"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C6BB5A" w14:textId="77777777">
            <w:pPr>
              <w:rPr>
                <w:lang w:val="en-US"/>
              </w:rPr>
            </w:pPr>
            <w:r w:rsidRPr="00EE3AD0">
              <w:rPr>
                <w:lang w:val="en-US"/>
              </w:rPr>
              <w:t>Tổ Khai thác – TTĐHKT</w:t>
            </w:r>
          </w:p>
        </w:tc>
      </w:tr>
      <w:tr w:rsidRPr="00EE3AD0" w:rsidR="00EE3AD0" w14:paraId="417FE8A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4CBEB" w14:textId="77777777">
            <w:pPr>
              <w:rPr>
                <w:lang w:val="en-US"/>
              </w:rPr>
            </w:pPr>
            <w:r w:rsidRPr="00EE3AD0">
              <w:rPr>
                <w:b/>
                <w:bCs/>
                <w:lang w:val="en-US"/>
              </w:rPr>
              <w:t>Mô tả chi tiết</w:t>
            </w:r>
          </w:p>
        </w:tc>
      </w:tr>
      <w:tr w:rsidRPr="00EE3AD0" w:rsidR="00EE3AD0" w14:paraId="43CC340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30C8F21" w14:textId="77777777">
            <w:pPr>
              <w:rPr>
                <w:lang w:val="en-US"/>
              </w:rPr>
            </w:pPr>
            <w:r w:rsidRPr="00EE3AD0">
              <w:rPr>
                <w:b/>
                <w:bCs/>
                <w:lang w:val="en-US"/>
              </w:rPr>
              <w:t>1. Tổng quan về Chỉ tiêu GRI 305-4</w:t>
            </w:r>
          </w:p>
          <w:p w:rsidRPr="00EE3AD0" w:rsidR="00EE3AD0" w:rsidP="00EE3AD0" w:rsidRDefault="00EE3AD0" w14:paraId="73DBBDA0" w14:textId="77777777">
            <w:pPr>
              <w:rPr>
                <w:lang w:val="en-US"/>
              </w:rPr>
            </w:pPr>
            <w:r w:rsidRPr="00EE3AD0">
              <w:rPr>
                <w:lang w:val="en-US"/>
              </w:rPr>
              <w:t>GRI 305-4 là một chỉ tiêu phân tích hiệu quả thuộc nhóm tiêu chuẩn môi trường GRI 300 của Global Reporting Initiative (GRI), với tên gọi chính thức là “GHG emissions intensity” (Cường độ phát thải khí nhà kính).</w:t>
            </w:r>
          </w:p>
          <w:p w:rsidRPr="00EE3AD0" w:rsidR="00EE3AD0" w:rsidP="00EE3AD0" w:rsidRDefault="00EE3AD0" w14:paraId="50069EC2" w14:textId="77777777">
            <w:pPr>
              <w:rPr>
                <w:lang w:val="en-US"/>
              </w:rPr>
            </w:pPr>
            <w:r w:rsidRPr="00EE3AD0">
              <w:rPr>
                <w:lang w:val="en-US"/>
              </w:rPr>
              <w:t>Trong khi chỉ tiêu như GRI 305-1 đo lường giá trị phát thải tuyệt đối (tổng lượng khí nhà kính thải ra), thì GRI 305-4 đo lường tính hiệu quả bằng cách thể hiện tỷ lệ phát thải trên một đơn vị hoạt động kinh doanh hoặc sản lượng cốt lõi. Trong ngành hàng không, việc quy mô kinh doanh mở rộng (bay nhiều chuyến hơn, chở nhiều khách hơn) tất yếu dẫn đến tổng phát thải tăng lên. Do đó, chỉ tiêu cường độ phát thải là thước đo công bằng và chính xác nhất để đánh giá xem hãng hàng không có đang vận hành "xanh" hơn và hiệu quả hơn qua từng năm hay không.</w:t>
            </w:r>
          </w:p>
          <w:p w:rsidRPr="00EE3AD0" w:rsidR="00EE3AD0" w:rsidP="00EE3AD0" w:rsidRDefault="00EE3AD0" w14:paraId="2905473A" w14:textId="77777777">
            <w:pPr>
              <w:rPr>
                <w:lang w:val="en-US"/>
              </w:rPr>
            </w:pPr>
            <w:r w:rsidRPr="00EE3AD0">
              <w:rPr>
                <w:lang w:val="en-US"/>
              </w:rPr>
              <w:t>Chỉ tiêu này yêu cầu doanh nghiệp thống kê và báo cáo:</w:t>
            </w:r>
          </w:p>
          <w:p w:rsidRPr="00EE3AD0" w:rsidR="00EE3AD0" w:rsidRDefault="00EE3AD0" w14:paraId="4A8A523D" w14:textId="77777777">
            <w:pPr>
              <w:numPr>
                <w:ilvl w:val="0"/>
                <w:numId w:val="49"/>
              </w:numPr>
              <w:rPr>
                <w:lang w:val="en-US"/>
              </w:rPr>
            </w:pPr>
            <w:r w:rsidRPr="00EE3AD0">
              <w:rPr>
                <w:lang w:val="en-US"/>
              </w:rPr>
              <w:t>Tỷ lệ cường độ phát thải khí nhà kính (tử số là lượng phát thải, mẫu số là đơn vị hoạt động).</w:t>
            </w:r>
          </w:p>
          <w:p w:rsidRPr="00EE3AD0" w:rsidR="00EE3AD0" w:rsidRDefault="00EE3AD0" w14:paraId="3781C3A7" w14:textId="77777777">
            <w:pPr>
              <w:numPr>
                <w:ilvl w:val="0"/>
                <w:numId w:val="49"/>
              </w:numPr>
              <w:rPr>
                <w:lang w:val="en-US"/>
              </w:rPr>
            </w:pPr>
            <w:r w:rsidRPr="00EE3AD0">
              <w:rPr>
                <w:lang w:val="en-US"/>
              </w:rPr>
              <w:t>Loại thước đo cụ thể của tổ chức được sử dụng làm mẫu số (ví dụ: hành khách, tải trọng hàng hóa).</w:t>
            </w:r>
          </w:p>
          <w:p w:rsidRPr="00EE3AD0" w:rsidR="00EE3AD0" w:rsidRDefault="00EE3AD0" w14:paraId="083BC12D" w14:textId="77777777">
            <w:pPr>
              <w:numPr>
                <w:ilvl w:val="0"/>
                <w:numId w:val="49"/>
              </w:numPr>
              <w:rPr>
                <w:lang w:val="en-US"/>
              </w:rPr>
            </w:pPr>
            <w:r w:rsidRPr="00EE3AD0">
              <w:rPr>
                <w:lang w:val="en-US"/>
              </w:rPr>
              <w:t>Phạm vi phát thải khí nhà kính được tính toán (Phạm vi 1)</w:t>
            </w:r>
          </w:p>
          <w:p w:rsidRPr="00EE3AD0" w:rsidR="00EE3AD0" w:rsidRDefault="00EE3AD0" w14:paraId="776E9736" w14:textId="77777777">
            <w:pPr>
              <w:numPr>
                <w:ilvl w:val="0"/>
                <w:numId w:val="49"/>
              </w:numPr>
              <w:rPr>
                <w:lang w:val="en-US"/>
              </w:rPr>
            </w:pPr>
            <w:r w:rsidRPr="00EE3AD0">
              <w:rPr>
                <w:lang w:val="en-US"/>
              </w:rPr>
              <w:t>Các loại khí nhà kính được bao gồm trong tỷ lệ.</w:t>
            </w:r>
          </w:p>
          <w:p w:rsidRPr="00EE3AD0" w:rsidR="00EE3AD0" w:rsidP="00EE3AD0" w:rsidRDefault="00EE3AD0" w14:paraId="68ABF7D6" w14:textId="77777777">
            <w:pPr>
              <w:rPr>
                <w:b/>
                <w:bCs/>
                <w:lang w:val="en-US"/>
              </w:rPr>
            </w:pPr>
            <w:r w:rsidRPr="00EE3AD0">
              <w:rPr>
                <w:b/>
                <w:bCs/>
                <w:lang w:val="en-US"/>
              </w:rPr>
              <w:t>2. Áp dụng GRI 305-4 trong ngành hàng không</w:t>
            </w:r>
          </w:p>
          <w:p w:rsidRPr="00EE3AD0" w:rsidR="00EE3AD0" w:rsidP="00EE3AD0" w:rsidRDefault="00EE3AD0" w14:paraId="284FCB73" w14:textId="77777777">
            <w:pPr>
              <w:rPr>
                <w:lang w:val="en-US"/>
              </w:rPr>
            </w:pPr>
            <w:r w:rsidRPr="00EE3AD0">
              <w:rPr>
                <w:lang w:val="en-US"/>
              </w:rPr>
              <w:t>Đối với Vietnam Airlines, việc tính toán GRI 305-4 là sự kết hợp chặt chẽ giữa dữ liệu môi trường (Tổng phát thải - tử số) và dữ liệu khai thác thương mại (Sản lượng - mẫu số).</w:t>
            </w:r>
          </w:p>
          <w:p w:rsidRPr="00EE3AD0" w:rsidR="00EE3AD0" w:rsidP="00EE3AD0" w:rsidRDefault="00EE3AD0" w14:paraId="183CB42D" w14:textId="77777777">
            <w:pPr>
              <w:rPr>
                <w:lang w:val="en-US"/>
              </w:rPr>
            </w:pPr>
            <w:r w:rsidRPr="00EE3AD0">
              <w:rPr>
                <w:b/>
                <w:bCs/>
                <w:lang w:val="en-US"/>
              </w:rPr>
              <w:t>2.1. Tử số: Dữ liệu phát thải khí nhà kính</w:t>
            </w:r>
            <w:r w:rsidRPr="00EE3AD0">
              <w:rPr>
                <w:lang w:val="en-US"/>
              </w:rPr>
              <w:t xml:space="preserve"> Hệ thống sẽ lấy dữ liệu trực tiếp từ các kết quả đo lường tổng phát thải, thông thường bao gồm:</w:t>
            </w:r>
          </w:p>
          <w:p w:rsidRPr="00EE3AD0" w:rsidR="00EE3AD0" w:rsidRDefault="00EE3AD0" w14:paraId="6BD8DB11" w14:textId="77777777">
            <w:pPr>
              <w:numPr>
                <w:ilvl w:val="0"/>
                <w:numId w:val="50"/>
              </w:numPr>
              <w:rPr>
                <w:lang w:val="en-US"/>
              </w:rPr>
            </w:pPr>
            <w:r w:rsidRPr="00EE3AD0">
              <w:rPr>
                <w:b/>
                <w:bCs/>
                <w:lang w:val="en-US"/>
              </w:rPr>
              <w:t>Phát thải Phạm vi 1 (GRI 305-1):</w:t>
            </w:r>
            <w:r w:rsidRPr="00EE3AD0">
              <w:rPr>
                <w:lang w:val="en-US"/>
              </w:rPr>
              <w:t xml:space="preserve"> Chủ yếu là phát thải từ đốt nhiên liệu bay (Jet A-1, SAF) - đây là cấu phần trọng yếu nhất để đánh giá hiệu quả cốt lõi của đội bay.</w:t>
            </w:r>
          </w:p>
          <w:p w:rsidRPr="00EE3AD0" w:rsidR="00EE3AD0" w:rsidP="00EE3AD0" w:rsidRDefault="00EE3AD0" w14:paraId="79590845" w14:textId="77777777">
            <w:pPr>
              <w:rPr>
                <w:lang w:val="en-US"/>
              </w:rPr>
            </w:pPr>
            <w:r w:rsidRPr="00EE3AD0">
              <w:rPr>
                <w:b/>
                <w:bCs/>
                <w:lang w:val="en-US"/>
              </w:rPr>
              <w:t>2.2. Mẫu số: Các thước đo sản lượng hàng không (Activity Metrics)</w:t>
            </w:r>
            <w:r w:rsidRPr="00EE3AD0">
              <w:rPr>
                <w:lang w:val="en-US"/>
              </w:rPr>
              <w:t xml:space="preserve"> Hệ thống cần tích hợp với dữ liệu từ khối Thương mại/Khai thác để quản lý các mẫu số tiêu chuẩn của ngành hàng không thế giới (IATA/ICAO), bao gồm:</w:t>
            </w:r>
          </w:p>
          <w:p w:rsidRPr="00EE3AD0" w:rsidR="00EE3AD0" w:rsidRDefault="00EE3AD0" w14:paraId="679F2AE3" w14:textId="77777777">
            <w:pPr>
              <w:numPr>
                <w:ilvl w:val="0"/>
                <w:numId w:val="51"/>
              </w:numPr>
              <w:rPr>
                <w:lang w:val="en-US"/>
              </w:rPr>
            </w:pPr>
            <w:r w:rsidRPr="00EE3AD0">
              <w:rPr>
                <w:b/>
                <w:bCs/>
                <w:lang w:val="en-US"/>
              </w:rPr>
              <w:t>RTK (Revenue Tonne Kilometre - Tấn-km doanh thu):</w:t>
            </w:r>
            <w:r w:rsidRPr="00EE3AD0">
              <w:rPr>
                <w:lang w:val="en-US"/>
              </w:rPr>
              <w:t xml:space="preserve"> Đo lường tổng tải trọng thương mại (cả hành khách và hàng hóa) được vận chuyển trên một km. Đây là mẫu số tổng quát và phổ biến nhất.</w:t>
            </w:r>
          </w:p>
          <w:p w:rsidRPr="00EE3AD0" w:rsidR="00EE3AD0" w:rsidP="00EE3AD0" w:rsidRDefault="00EE3AD0" w14:paraId="603D2EFD" w14:textId="77777777">
            <w:pPr>
              <w:rPr>
                <w:lang w:val="en-US"/>
              </w:rPr>
            </w:pPr>
            <w:r w:rsidRPr="00EE3AD0">
              <w:rPr>
                <w:b/>
                <w:bCs/>
                <w:lang w:val="en-US"/>
              </w:rPr>
              <w:t>2.3. Các KPI Cường độ phát thải chính (Intensity Ratios)</w:t>
            </w:r>
            <w:r w:rsidRPr="00EE3AD0">
              <w:rPr>
                <w:lang w:val="en-US"/>
              </w:rPr>
              <w:t xml:space="preserve"> Dữ liệu đầu ra của hệ thống sẽ tự động tính toán các chỉ số cường độ trọng điểm:</w:t>
            </w:r>
          </w:p>
          <w:p w:rsidRPr="00EE3AD0" w:rsidR="00EE3AD0" w:rsidRDefault="00EE3AD0" w14:paraId="264088A9" w14:textId="77777777">
            <w:pPr>
              <w:numPr>
                <w:ilvl w:val="0"/>
                <w:numId w:val="52"/>
              </w:numPr>
              <w:rPr>
                <w:lang w:val="en-US"/>
              </w:rPr>
            </w:pPr>
            <w:r w:rsidRPr="00EE3AD0">
              <w:rPr>
                <w:b/>
                <w:bCs/>
                <w:lang w:val="en-US"/>
              </w:rPr>
              <w:t>tCO2/100 RTK</w:t>
            </w:r>
            <w:r w:rsidRPr="00EE3AD0">
              <w:rPr>
                <w:lang w:val="en-US"/>
              </w:rPr>
              <w:t xml:space="preserve"> (tấn CO2 trên mỗi 100 Tấn-km doanh thu): Đánh giá hiệu quả carbon trên toàn bộ hoạt động chở khách và hàng hóa.</w:t>
            </w:r>
          </w:p>
          <w:p w:rsidRPr="00EE3AD0" w:rsidR="00EE3AD0" w:rsidP="00EE3AD0" w:rsidRDefault="00EE3AD0" w14:paraId="14C792B0" w14:textId="77777777">
            <w:pPr>
              <w:rPr>
                <w:b/>
                <w:bCs/>
                <w:lang w:val="en-US"/>
              </w:rPr>
            </w:pPr>
            <w:r w:rsidRPr="00EE3AD0">
              <w:rPr>
                <w:b/>
                <w:bCs/>
                <w:lang w:val="en-US"/>
              </w:rPr>
              <w:t>3. Ý nghĩa quản trị và báo cáo</w:t>
            </w:r>
          </w:p>
          <w:p w:rsidRPr="00EE3AD0" w:rsidR="00EE3AD0" w:rsidP="00EE3AD0" w:rsidRDefault="00EE3AD0" w14:paraId="475334DE" w14:textId="77777777">
            <w:pPr>
              <w:rPr>
                <w:lang w:val="en-US"/>
              </w:rPr>
            </w:pPr>
            <w:r w:rsidRPr="00EE3AD0">
              <w:rPr>
                <w:lang w:val="en-US"/>
              </w:rPr>
              <w:t>Dữ liệu cường độ phát thải từ GRI 305-4 đóng vai trò kim chỉ nam trong quản trị bền vững của Vietnam Airlines:</w:t>
            </w:r>
          </w:p>
          <w:p w:rsidRPr="00EE3AD0" w:rsidR="00EE3AD0" w:rsidRDefault="00EE3AD0" w14:paraId="5E1FF4B3" w14:textId="77777777">
            <w:pPr>
              <w:numPr>
                <w:ilvl w:val="0"/>
                <w:numId w:val="53"/>
              </w:numPr>
              <w:rPr>
                <w:lang w:val="en-US"/>
              </w:rPr>
            </w:pPr>
            <w:r w:rsidRPr="00EE3AD0">
              <w:rPr>
                <w:b/>
                <w:bCs/>
                <w:lang w:val="en-US"/>
              </w:rPr>
              <w:t>Đo lường hiệu quả thực chất (Decoupling indicator):</w:t>
            </w:r>
            <w:r w:rsidRPr="00EE3AD0">
              <w:rPr>
                <w:lang w:val="en-US"/>
              </w:rPr>
              <w:t xml:space="preserve"> Cho phép lãnh đạo đánh giá khả năng tách rời giữa tăng trưởng doanh thu/sản lượng bay và mức độ tác động môi trường. (Lý tưởng nhất là sản lượng bay tăng nhưng tCO2/100 RTK giảm).</w:t>
            </w:r>
          </w:p>
          <w:p w:rsidRPr="00EE3AD0" w:rsidR="00EE3AD0" w:rsidRDefault="00EE3AD0" w14:paraId="0AFB5EE2" w14:textId="77777777">
            <w:pPr>
              <w:numPr>
                <w:ilvl w:val="0"/>
                <w:numId w:val="53"/>
              </w:numPr>
              <w:rPr>
                <w:lang w:val="en-US"/>
              </w:rPr>
            </w:pPr>
            <w:r w:rsidRPr="00EE3AD0">
              <w:rPr>
                <w:b/>
                <w:bCs/>
                <w:lang w:val="en-US"/>
              </w:rPr>
              <w:t>Benchmarking định vị vị thế:</w:t>
            </w:r>
            <w:r w:rsidRPr="00EE3AD0">
              <w:rPr>
                <w:lang w:val="en-US"/>
              </w:rPr>
              <w:t xml:space="preserve"> Cho phép so sánh trực tiếp hiệu quả môi trường của Vietnam Airlines với trung bình ngành hàng không toàn cầu (IATA average) hoặc các hãng hàng không đối thủ, bất kể sự khác biệt về quy mô đội bay.</w:t>
            </w:r>
          </w:p>
          <w:p w:rsidRPr="00EE3AD0" w:rsidR="00EE3AD0" w:rsidRDefault="00EE3AD0" w14:paraId="6873AE22" w14:textId="77777777">
            <w:pPr>
              <w:numPr>
                <w:ilvl w:val="0"/>
                <w:numId w:val="53"/>
              </w:numPr>
              <w:rPr>
                <w:lang w:val="en-US"/>
              </w:rPr>
            </w:pPr>
            <w:r w:rsidRPr="00EE3AD0">
              <w:rPr>
                <w:b/>
                <w:bCs/>
                <w:lang w:val="en-US"/>
              </w:rPr>
              <w:t>Xây dựng và giám sát mục tiêu ESG:</w:t>
            </w:r>
            <w:r w:rsidRPr="00EE3AD0">
              <w:rPr>
                <w:lang w:val="en-US"/>
              </w:rPr>
              <w:t xml:space="preserve"> Là cơ sở cốt lõi để thiết lập các mục tiêu giảm phát thải ngắn hạn và trung hạn trên hành trình hướng tới Net Zero 2050.</w:t>
            </w:r>
          </w:p>
          <w:p w:rsidRPr="00EE3AD0" w:rsidR="00EE3AD0" w:rsidRDefault="00EE3AD0" w14:paraId="38EC4ABC" w14:textId="77777777">
            <w:pPr>
              <w:numPr>
                <w:ilvl w:val="0"/>
                <w:numId w:val="53"/>
              </w:numPr>
              <w:rPr>
                <w:lang w:val="en-US"/>
              </w:rPr>
            </w:pPr>
            <w:r w:rsidRPr="00EE3AD0">
              <w:rPr>
                <w:lang w:val="en-US"/>
              </w:rPr>
              <w:t>Tăng cường tính minh bạch và sức thuyết phục trong Báo cáo Phát triển Bền vững trước các nhà đầu tư, tổ chức tài chính xanh và định chế quốc tế.</w:t>
            </w:r>
          </w:p>
          <w:p w:rsidRPr="00EE3AD0" w:rsidR="00EE3AD0" w:rsidP="00EE3AD0" w:rsidRDefault="00EE3AD0" w14:paraId="5BFBD5DA" w14:textId="77777777">
            <w:pPr>
              <w:rPr>
                <w:lang w:val="en-US"/>
              </w:rPr>
            </w:pPr>
            <w:r w:rsidRPr="00EE3AD0">
              <w:rPr>
                <w:b/>
                <w:bCs/>
                <w:lang w:val="en-US"/>
              </w:rPr>
              <w:t>4. Danh sách chỉ tiêu thành phần</w:t>
            </w:r>
          </w:p>
          <w:p w:rsidRPr="00EE3AD0" w:rsidR="00EE3AD0" w:rsidP="00EE3AD0" w:rsidRDefault="00EE3AD0" w14:paraId="6747F7F1" w14:textId="77777777">
            <w:pPr>
              <w:rPr>
                <w:lang w:val="en-US"/>
              </w:rPr>
            </w:pPr>
            <w:r w:rsidRPr="00EE3AD0">
              <w:rPr>
                <w:lang w:val="en-US"/>
              </w:rPr>
              <w:t>Đối với chỉ tiêu GRI 305-4 được làm rõ qua những chỉ số sau:</w:t>
            </w:r>
          </w:p>
          <w:p w:rsidRPr="00EE3AD0" w:rsidR="00EE3AD0" w:rsidRDefault="00EE3AD0" w14:paraId="4EFFBA08" w14:textId="77777777">
            <w:pPr>
              <w:numPr>
                <w:ilvl w:val="0"/>
                <w:numId w:val="54"/>
              </w:numPr>
              <w:rPr>
                <w:lang w:val="en-US"/>
              </w:rPr>
            </w:pPr>
            <w:r w:rsidRPr="00EE3AD0">
              <w:rPr>
                <w:lang w:val="en-US"/>
              </w:rPr>
              <w:t>CT 1.21 - Emissions Intensity (Tonnes/100RTK) - Cường độ phát thải (Tấn/100RTK) (Thẻ số)</w:t>
            </w:r>
          </w:p>
          <w:p w:rsidRPr="00EE3AD0" w:rsidR="00EE3AD0" w:rsidRDefault="00EE3AD0" w14:paraId="51AB8397" w14:textId="77777777">
            <w:pPr>
              <w:numPr>
                <w:ilvl w:val="0"/>
                <w:numId w:val="54"/>
              </w:numPr>
              <w:rPr>
                <w:lang w:val="en-US"/>
              </w:rPr>
            </w:pPr>
            <w:r w:rsidRPr="00EE3AD0">
              <w:rPr>
                <w:lang w:val="en-US"/>
              </w:rPr>
              <w:t>CT 1.22 - GHG Emissions (Tonnes) - Phát thải khí nhà kính (Tấn) (Thẻ số)</w:t>
            </w:r>
          </w:p>
          <w:p w:rsidRPr="00EE3AD0" w:rsidR="00EE3AD0" w:rsidRDefault="00EE3AD0" w14:paraId="3BE40A34" w14:textId="77777777">
            <w:pPr>
              <w:numPr>
                <w:ilvl w:val="0"/>
                <w:numId w:val="54"/>
              </w:numPr>
              <w:rPr>
                <w:lang w:val="en-US"/>
              </w:rPr>
            </w:pPr>
            <w:r w:rsidRPr="00EE3AD0">
              <w:rPr>
                <w:lang w:val="en-US"/>
              </w:rPr>
              <w:t>CT 1.23 - RTK - RTK (Thẻ số)</w:t>
            </w:r>
          </w:p>
          <w:p w:rsidRPr="00EE3AD0" w:rsidR="00EE3AD0" w:rsidRDefault="00EE3AD0" w14:paraId="36683845" w14:textId="77777777">
            <w:pPr>
              <w:numPr>
                <w:ilvl w:val="0"/>
                <w:numId w:val="54"/>
              </w:numPr>
              <w:rPr>
                <w:lang w:val="en-US"/>
              </w:rPr>
            </w:pPr>
            <w:r w:rsidRPr="00EE3AD0">
              <w:rPr>
                <w:lang w:val="en-US"/>
              </w:rPr>
              <w:t>CT 1.24 - Annual Emissions Intensity vs. Target - Cường độ phát thải theo năm so với kế hoạch (Biểu đồ cột)</w:t>
            </w:r>
          </w:p>
          <w:p w:rsidRPr="00EE3AD0" w:rsidR="00EE3AD0" w:rsidRDefault="00EE3AD0" w14:paraId="57437E90" w14:textId="77777777">
            <w:pPr>
              <w:numPr>
                <w:ilvl w:val="0"/>
                <w:numId w:val="54"/>
              </w:numPr>
              <w:rPr>
                <w:lang w:val="en-US"/>
              </w:rPr>
            </w:pPr>
            <w:r w:rsidRPr="00EE3AD0">
              <w:rPr>
                <w:lang w:val="en-US"/>
              </w:rPr>
              <w:t>CT 1.25 - Monthly Emissions Intensity - Cường độ phát thải theo tháng (Biểu đồ cột)</w:t>
            </w:r>
          </w:p>
        </w:tc>
      </w:tr>
    </w:tbl>
    <w:p w:rsidR="00EE3AD0" w:rsidP="00017647" w:rsidRDefault="00832EA4" w14:paraId="33DC72CD" w14:textId="77777777">
      <w:pPr>
        <w:pStyle w:val="Heading4"/>
      </w:pPr>
      <w:bookmarkStart w:name="_Toc242783285" w:id="28"/>
      <w:r w:rsidRPr="00EE3AD0">
        <w:rPr>
          <w:lang w:val="en-US"/>
        </w:rPr>
        <w:t>2.2.1.5. Chỉ tiêu GRI 305-5 - Reduction of GHG emissions - Giảm phát thải khí nhà kính</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420"/>
        <w:gridCol w:w="7927"/>
      </w:tblGrid>
      <w:tr w:rsidRPr="00EE3AD0" w:rsidR="00EE3AD0" w:rsidTr="2689F980" w14:paraId="5434446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35A8C4"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4985CFE" w14:textId="77777777">
            <w:pPr>
              <w:rPr>
                <w:b/>
                <w:bCs/>
                <w:lang w:val="en-US"/>
              </w:rPr>
            </w:pPr>
            <w:r w:rsidRPr="00EE3AD0">
              <w:rPr>
                <w:b/>
                <w:bCs/>
                <w:lang w:val="en-US"/>
              </w:rPr>
              <w:t>GRI 305-5</w:t>
            </w:r>
          </w:p>
        </w:tc>
      </w:tr>
      <w:tr w:rsidRPr="00EE3AD0" w:rsidR="00EE3AD0" w:rsidTr="2689F980" w14:paraId="2A06A2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43206BA"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E38F473" w14:textId="77777777">
            <w:pPr>
              <w:rPr>
                <w:b/>
                <w:bCs/>
                <w:lang w:val="en-US"/>
              </w:rPr>
            </w:pPr>
            <w:r w:rsidRPr="00EE3AD0">
              <w:rPr>
                <w:b/>
                <w:bCs/>
                <w:i/>
                <w:iCs/>
                <w:lang w:val="en-US"/>
              </w:rPr>
              <w:t>Reduction of GHG emissions - Giảm phát thải khí nhà kính</w:t>
            </w:r>
          </w:p>
        </w:tc>
      </w:tr>
      <w:tr w:rsidRPr="00EE3AD0" w:rsidR="00EE3AD0" w:rsidTr="2689F980" w14:paraId="50232C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909C29"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5C3B5D2" w14:textId="77777777">
            <w:p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tc>
      </w:tr>
      <w:tr w:rsidRPr="00EE3AD0" w:rsidR="00EE3AD0" w:rsidTr="2689F980" w14:paraId="0940D8C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7B9E4C"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74CF48" w14:textId="77777777">
            <w:pPr>
              <w:rPr>
                <w:lang w:val="en-US"/>
              </w:rPr>
            </w:pPr>
            <w:r w:rsidRPr="00EE3AD0">
              <w:rPr>
                <w:lang w:val="en-US"/>
              </w:rPr>
              <w:t>Environment – Môi trường</w:t>
            </w:r>
          </w:p>
        </w:tc>
      </w:tr>
      <w:tr w:rsidRPr="00EE3AD0" w:rsidR="00EE3AD0" w:rsidTr="2689F980" w14:paraId="23BD2B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7C9C335"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2528B77" w14:textId="77777777">
            <w:pPr>
              <w:rPr>
                <w:lang w:val="en-US"/>
              </w:rPr>
            </w:pPr>
            <w:r w:rsidRPr="00EE3AD0">
              <w:rPr>
                <w:lang w:val="en-US"/>
              </w:rPr>
              <w:t>Tổ Khai thác – TTĐHKT</w:t>
            </w:r>
          </w:p>
        </w:tc>
      </w:tr>
      <w:tr w:rsidRPr="00EE3AD0" w:rsidR="00EE3AD0" w:rsidTr="2689F980" w14:paraId="362E88D6"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B389EBD" w14:textId="77777777">
            <w:pPr>
              <w:rPr>
                <w:lang w:val="en-US"/>
              </w:rPr>
            </w:pPr>
            <w:r w:rsidRPr="00EE3AD0">
              <w:rPr>
                <w:b/>
                <w:bCs/>
                <w:lang w:val="en-US"/>
              </w:rPr>
              <w:t>Mô tả chi tiết</w:t>
            </w:r>
          </w:p>
        </w:tc>
      </w:tr>
      <w:tr w:rsidRPr="00EE3AD0" w:rsidR="00EE3AD0" w:rsidTr="2689F980" w14:paraId="6515353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2443ADB" w14:textId="77777777">
            <w:pPr>
              <w:rPr>
                <w:lang w:val="en-US"/>
              </w:rPr>
            </w:pPr>
            <w:r w:rsidRPr="00EE3AD0">
              <w:rPr>
                <w:b/>
                <w:bCs/>
                <w:lang w:val="en-US"/>
              </w:rPr>
              <w:t>1. Tổng quan về Chỉ tiêu GRI 305-5</w:t>
            </w:r>
            <w:r w:rsidRPr="00EE3AD0">
              <w:rPr>
                <w:lang w:val="en-US"/>
              </w:rPr>
              <w:t>.</w:t>
            </w:r>
          </w:p>
          <w:p w:rsidRPr="00EE3AD0" w:rsidR="00EE3AD0" w:rsidP="00EE3AD0" w:rsidRDefault="00EE3AD0" w14:paraId="7E92B77A" w14:textId="77777777">
            <w:pPr>
              <w:rPr>
                <w:lang w:val="en-US"/>
              </w:rPr>
            </w:pPr>
            <w:r w:rsidRPr="00EE3AD0">
              <w:rPr>
                <w:lang w:val="en-US"/>
              </w:rPr>
              <w:t>GRI 305-5 là một chỉ tiêu định lượng quan trọng thuộc nhóm tiêu chuẩn môi trường GRI 300 của Global Reporting Initiative (GRI), có tên chính thức là “Reduction of GHG emissions” (Giảm phát thải khí nhà kính).</w:t>
            </w:r>
          </w:p>
          <w:p w:rsidRPr="00EE3AD0" w:rsidR="00EE3AD0" w:rsidP="00EE3AD0" w:rsidRDefault="00EE3AD0" w14:paraId="5D95ADF1" w14:textId="77777777">
            <w:pPr>
              <w:rPr>
                <w:lang w:val="en-US"/>
              </w:rPr>
            </w:pPr>
            <w:r w:rsidRPr="00EE3AD0">
              <w:rPr>
                <w:lang w:val="en-US"/>
              </w:rPr>
              <w:t>Khác với việc đo lường tổng lượng phát thải (GRI 305-1) hay hiệu quả phát thải (GRI 305-4), GRI 305-5 tập trung đo lường "thành quả". Chỉ tiêu này yêu cầu báo cáo lượng khí nhà kính đã được cắt giảm thành công nhờ vào các sáng kiến, dự án hoặc chiến lược giảm phát thải cụ thể của doanh nghiệp trong kỳ báo cáo.</w:t>
            </w:r>
          </w:p>
          <w:p w:rsidRPr="00EE3AD0" w:rsidR="00EE3AD0" w:rsidP="00EE3AD0" w:rsidRDefault="00EE3AD0" w14:paraId="523EE2AC" w14:textId="77777777">
            <w:pPr>
              <w:rPr>
                <w:lang w:val="en-US"/>
              </w:rPr>
            </w:pPr>
            <w:r w:rsidRPr="00EE3AD0">
              <w:rPr>
                <w:lang w:val="en-US"/>
              </w:rPr>
              <w:t>Chỉ tiêu này yêu cầu doanh nghiệp thống kê và báo cáo:</w:t>
            </w:r>
          </w:p>
          <w:p w:rsidRPr="00EE3AD0" w:rsidR="00EE3AD0" w:rsidRDefault="00EE3AD0" w14:paraId="518ABE72" w14:textId="77777777">
            <w:pPr>
              <w:numPr>
                <w:ilvl w:val="0"/>
                <w:numId w:val="55"/>
              </w:numPr>
              <w:rPr>
                <w:lang w:val="en-US"/>
              </w:rPr>
            </w:pPr>
            <w:r w:rsidRPr="00EE3AD0">
              <w:rPr>
                <w:lang w:val="en-US"/>
              </w:rPr>
              <w:t>Tổng lượng phát thải khí nhà kính được cắt giảm nhờ các sáng kiến trực tiếp</w:t>
            </w:r>
          </w:p>
          <w:p w:rsidRPr="00EE3AD0" w:rsidR="00EE3AD0" w:rsidP="00EE3AD0" w:rsidRDefault="00EE3AD0" w14:paraId="52B8ECB6" w14:textId="77777777">
            <w:pPr>
              <w:rPr>
                <w:b/>
                <w:bCs/>
                <w:lang w:val="en-US"/>
              </w:rPr>
            </w:pPr>
            <w:r w:rsidRPr="00EE3AD0">
              <w:rPr>
                <w:b/>
                <w:bCs/>
                <w:lang w:val="en-US"/>
              </w:rPr>
              <w:t>2. Áp dụng GRI 305-5 trong ngành hàng không</w:t>
            </w:r>
          </w:p>
          <w:p w:rsidRPr="00EE3AD0" w:rsidR="00EE3AD0" w:rsidP="00EE3AD0" w:rsidRDefault="00EE3AD0" w14:paraId="1B5DDF08" w14:textId="77777777">
            <w:pPr>
              <w:rPr>
                <w:lang w:val="en-US"/>
              </w:rPr>
            </w:pPr>
            <w:r w:rsidRPr="00EE3AD0">
              <w:rPr>
                <w:lang w:val="en-US"/>
              </w:rPr>
              <w:t>Đối với Vietnam Airlines, lượng phát thải được cắt giảm chủ yếu đến từ việc tối ưu hóa mức tiêu thụ nhiên liệu (Phạm vi 1). Hệ thống cần theo dõi, đo lường và quy đổi kết quả từ các nhóm sáng kiến cốt lõi sau: </w:t>
            </w:r>
          </w:p>
          <w:p w:rsidRPr="00EE3AD0" w:rsidR="00EE3AD0" w:rsidP="00EE3AD0" w:rsidRDefault="00EE3AD0" w14:paraId="7B41F25F" w14:textId="77777777">
            <w:pPr>
              <w:rPr>
                <w:lang w:val="en-US"/>
              </w:rPr>
            </w:pPr>
            <w:r w:rsidRPr="00EE3AD0">
              <w:rPr>
                <w:b/>
                <w:bCs/>
                <w:lang w:val="en-US"/>
              </w:rPr>
              <w:t>2.1. Nhóm sáng kiến làm mới và hiện đại hóa đội bay (Fleet Modernization)</w:t>
            </w:r>
            <w:r w:rsidRPr="00EE3AD0">
              <w:rPr>
                <w:lang w:val="en-US"/>
              </w:rPr>
              <w:t xml:space="preserve"> Đây là động lực giảm phát thải lớn nhất của hãng. Dữ liệu cần quản lý bao gồm lượng nhiên liệu/CO2 tiết kiệm được từ việc:</w:t>
            </w:r>
          </w:p>
          <w:p w:rsidRPr="00EE3AD0" w:rsidR="00EE3AD0" w:rsidRDefault="00EE3AD0" w14:paraId="2BFC16C2" w14:textId="77777777">
            <w:pPr>
              <w:numPr>
                <w:ilvl w:val="0"/>
                <w:numId w:val="56"/>
              </w:numPr>
              <w:rPr>
                <w:lang w:val="en-US"/>
              </w:rPr>
            </w:pPr>
            <w:r w:rsidRPr="00EE3AD0">
              <w:rPr>
                <w:lang w:val="en-US"/>
              </w:rPr>
              <w:t>Đưa vào khai thác các dòng tàu bay thế hệ mới, tiết kiệm nhiên liệu như Boeing 787, Airbus A350 và A320neo để thay thế các dòng tàu bay cũ hơn..</w:t>
            </w:r>
          </w:p>
          <w:p w:rsidRPr="00EE3AD0" w:rsidR="00EE3AD0" w:rsidP="00EE3AD0" w:rsidRDefault="00EE3AD0" w14:paraId="0101C7DA" w14:textId="77777777">
            <w:pPr>
              <w:rPr>
                <w:lang w:val="en-US"/>
              </w:rPr>
            </w:pPr>
            <w:r w:rsidRPr="00EE3AD0">
              <w:rPr>
                <w:b/>
                <w:bCs/>
                <w:lang w:val="en-US"/>
              </w:rPr>
              <w:t>2.2. Nhóm sáng kiến tối ưu hóa khai thác bay (Flight Operations Optimization)</w:t>
            </w:r>
            <w:r w:rsidRPr="00EE3AD0">
              <w:rPr>
                <w:lang w:val="en-US"/>
              </w:rPr>
              <w:t xml:space="preserve"> Bao gồm hàng loạt các biện pháp kỹ thuật và vận hành hàng ngày của phi công và trung tâm điều hành bay:</w:t>
            </w:r>
          </w:p>
          <w:p w:rsidRPr="00EE3AD0" w:rsidR="00EE3AD0" w:rsidRDefault="00EE3AD0" w14:paraId="3C5CB297" w14:textId="77777777">
            <w:pPr>
              <w:numPr>
                <w:ilvl w:val="0"/>
                <w:numId w:val="57"/>
              </w:numPr>
              <w:rPr>
                <w:lang w:val="en-US"/>
              </w:rPr>
            </w:pPr>
            <w:r w:rsidRPr="00EE3AD0">
              <w:rPr>
                <w:b/>
                <w:bCs/>
                <w:lang w:val="en-US"/>
              </w:rPr>
              <w:t>Tối ưu hóa đường bay và độ cao:</w:t>
            </w:r>
            <w:r w:rsidRPr="00EE3AD0">
              <w:rPr>
                <w:lang w:val="en-US"/>
              </w:rPr>
              <w:t xml:space="preserve"> Lượng CO2 giảm được nhờ bay thẳng (direct routing) hoặc chọn mực bay tối ưu, tận dụng sức gió.</w:t>
            </w:r>
          </w:p>
          <w:p w:rsidRPr="00EE3AD0" w:rsidR="00EE3AD0" w:rsidRDefault="00EE3AD0" w14:paraId="4B3C0DC4" w14:textId="77777777">
            <w:pPr>
              <w:numPr>
                <w:ilvl w:val="0"/>
                <w:numId w:val="57"/>
              </w:numPr>
              <w:rPr>
                <w:lang w:val="en-US"/>
              </w:rPr>
            </w:pPr>
            <w:r w:rsidRPr="00EE3AD0">
              <w:rPr>
                <w:b/>
                <w:bCs/>
                <w:lang w:val="en-US"/>
              </w:rPr>
              <w:t>Quy trình mặt đất:</w:t>
            </w:r>
            <w:r w:rsidRPr="00EE3AD0">
              <w:rPr>
                <w:lang w:val="en-US"/>
              </w:rPr>
              <w:t xml:space="preserve"> Tiết kiệm từ việc lăn ra/vào đường băng bằng 1 động cơ (Single-engine taxiing), hoặc sử dụng nguồn điện mặt đất thay vì chạy động cơ phụ (APU).</w:t>
            </w:r>
          </w:p>
          <w:p w:rsidRPr="00EE3AD0" w:rsidR="00EE3AD0" w:rsidRDefault="00EE3AD0" w14:paraId="59E9055F" w14:textId="77777777">
            <w:pPr>
              <w:numPr>
                <w:ilvl w:val="0"/>
                <w:numId w:val="57"/>
              </w:numPr>
              <w:rPr>
                <w:lang w:val="en-US"/>
              </w:rPr>
            </w:pPr>
            <w:r w:rsidRPr="00EE3AD0">
              <w:rPr>
                <w:b/>
                <w:bCs/>
                <w:lang w:val="en-US"/>
              </w:rPr>
              <w:t>Chương trình giảm trọng lượng (Weight reduction):</w:t>
            </w:r>
            <w:r w:rsidRPr="00EE3AD0">
              <w:rPr>
                <w:lang w:val="en-US"/>
              </w:rPr>
              <w:t xml:space="preserve"> Tính toán lượng CO2 giảm được nhờ việc làm nhẹ tàu bay (sử dụng ghế siêu nhẹ, giảm nước mang theo, số hóa tài liệu bay của phi công thành EFB, giảm báo giấy/tạp chí).</w:t>
            </w:r>
          </w:p>
          <w:p w:rsidRPr="00EE3AD0" w:rsidR="00EE3AD0" w:rsidP="00EE3AD0" w:rsidRDefault="00EE3AD0" w14:paraId="5B80004D" w14:textId="77777777">
            <w:pPr>
              <w:rPr>
                <w:lang w:val="en-US"/>
              </w:rPr>
            </w:pPr>
            <w:r w:rsidRPr="00EE3AD0">
              <w:rPr>
                <w:b/>
                <w:bCs/>
                <w:lang w:val="en-US"/>
              </w:rPr>
              <w:t>2.3. Chuyển đổi năng lượng và Nhiên liệu bền vững (SAF)</w:t>
            </w:r>
          </w:p>
          <w:p w:rsidRPr="00EE3AD0" w:rsidR="00EE3AD0" w:rsidRDefault="00EE3AD0" w14:paraId="58986E4D" w14:textId="77777777">
            <w:pPr>
              <w:numPr>
                <w:ilvl w:val="0"/>
                <w:numId w:val="58"/>
              </w:numPr>
              <w:rPr>
                <w:lang w:val="en-US"/>
              </w:rPr>
            </w:pPr>
            <w:r w:rsidRPr="00EE3AD0">
              <w:rPr>
                <w:lang w:val="en-US"/>
              </w:rPr>
              <w:t>Khối lượng CO2 phát thải hóa thạch được giảm trừ trực tiếp nhờ việc đưa Nhiên liệu hàng không bền vững (SAF) vào pha trộn với Jet A-1.</w:t>
            </w:r>
          </w:p>
          <w:p w:rsidRPr="00EE3AD0" w:rsidR="00EE3AD0" w:rsidP="00EE3AD0" w:rsidRDefault="00EE3AD0" w14:paraId="6ACC6220" w14:textId="77777777">
            <w:pPr>
              <w:rPr>
                <w:b/>
                <w:bCs/>
                <w:lang w:val="en-US"/>
              </w:rPr>
            </w:pPr>
            <w:r w:rsidRPr="00EE3AD0">
              <w:rPr>
                <w:b/>
                <w:bCs/>
                <w:lang w:val="en-US"/>
              </w:rPr>
              <w:t>3. Ý nghĩa quản trị và báo cáo</w:t>
            </w:r>
          </w:p>
          <w:p w:rsidRPr="00EE3AD0" w:rsidR="00EE3AD0" w:rsidP="00EE3AD0" w:rsidRDefault="00EE3AD0" w14:paraId="3DDD63E1" w14:textId="77777777">
            <w:pPr>
              <w:rPr>
                <w:lang w:val="en-US"/>
              </w:rPr>
            </w:pPr>
            <w:r w:rsidRPr="00EE3AD0">
              <w:rPr>
                <w:lang w:val="en-US"/>
              </w:rPr>
              <w:t>GRI 305-5 là thước đo trực quan nhất cho thấy những nỗ lực hành động vì khí hậu của Vietnam Airlines có thực sự mang lại kết quả hay không. Chỉ tiêu này phục vụ:</w:t>
            </w:r>
          </w:p>
          <w:p w:rsidRPr="00EE3AD0" w:rsidR="00EE3AD0" w:rsidRDefault="00EE3AD0" w14:paraId="714D8B1F" w14:textId="77777777">
            <w:pPr>
              <w:numPr>
                <w:ilvl w:val="0"/>
                <w:numId w:val="59"/>
              </w:numPr>
              <w:rPr>
                <w:lang w:val="en-US"/>
              </w:rPr>
            </w:pPr>
            <w:r w:rsidRPr="00EE3AD0">
              <w:rPr>
                <w:b/>
                <w:bCs/>
                <w:lang w:val="en-US"/>
              </w:rPr>
              <w:t>Định lượng hiệu quả đầu tư (ROI của các dự án Xanh):</w:t>
            </w:r>
            <w:r w:rsidRPr="00EE3AD0">
              <w:rPr>
                <w:lang w:val="en-US"/>
              </w:rPr>
              <w:t xml:space="preserve"> Chứng minh được số tiền khổng lồ đầu tư vào đội bay mới hoặc các phần mềm tối ưu hóa đường bay thực sự mang lại giá trị hoàn vốn thông qua việc giảm chi phí nhiên liệu và giảm thuế/phí carbon.</w:t>
            </w:r>
          </w:p>
          <w:p w:rsidRPr="00EE3AD0" w:rsidR="00EE3AD0" w:rsidRDefault="00EE3AD0" w14:paraId="46DF230A" w14:textId="77777777">
            <w:pPr>
              <w:numPr>
                <w:ilvl w:val="0"/>
                <w:numId w:val="59"/>
              </w:numPr>
              <w:rPr>
                <w:lang w:val="en-US"/>
              </w:rPr>
            </w:pPr>
            <w:r w:rsidRPr="00EE3AD0">
              <w:rPr>
                <w:b/>
                <w:bCs/>
                <w:lang w:val="en-US"/>
              </w:rPr>
              <w:t>Chứng minh tiến độ lộ trình Net Zero:</w:t>
            </w:r>
            <w:r w:rsidRPr="00EE3AD0">
              <w:rPr>
                <w:lang w:val="en-US"/>
              </w:rPr>
              <w:t xml:space="preserve"> Số liệu từ GRI 305-5 là bằng chứng thép (hard evidence) cho thấy hãng đang đi đúng hướng trên lộ trình hướng tới phát thải ròng bằng 0 vào năm 2050, thay vì chỉ là những lời cam kết trên giấy.</w:t>
            </w:r>
          </w:p>
          <w:p w:rsidRPr="00EE3AD0" w:rsidR="00EE3AD0" w:rsidRDefault="00EE3AD0" w14:paraId="79501D5B" w14:textId="77777777">
            <w:pPr>
              <w:numPr>
                <w:ilvl w:val="0"/>
                <w:numId w:val="59"/>
              </w:numPr>
              <w:rPr>
                <w:lang w:val="en-US"/>
              </w:rPr>
            </w:pPr>
            <w:r w:rsidRPr="00EE3AD0">
              <w:rPr>
                <w:b/>
                <w:bCs/>
                <w:lang w:val="en-US"/>
              </w:rPr>
              <w:t>Hỗ trợ giao dịch carbon:</w:t>
            </w:r>
            <w:r w:rsidRPr="00EE3AD0">
              <w:rPr>
                <w:lang w:val="en-US"/>
              </w:rPr>
              <w:t xml:space="preserve"> Cung cấp dữ liệu minh bạch, có thể kiểm toán để yêu cầu miễn trừ hoặc nhận chứng chỉ giảm phát thải trong các cơ chế như CORSIA hay EU ETS.</w:t>
            </w:r>
          </w:p>
          <w:p w:rsidRPr="00EE3AD0" w:rsidR="00EE3AD0" w:rsidRDefault="00EE3AD0" w14:paraId="11832D63" w14:textId="77777777">
            <w:pPr>
              <w:numPr>
                <w:ilvl w:val="0"/>
                <w:numId w:val="59"/>
              </w:numPr>
              <w:rPr>
                <w:lang w:val="en-US"/>
              </w:rPr>
            </w:pPr>
            <w:r w:rsidRPr="00EE3AD0">
              <w:rPr>
                <w:b/>
                <w:bCs/>
                <w:lang w:val="en-US"/>
              </w:rPr>
              <w:t>Nâng cao uy tín thương hiệu (Green Marketing):</w:t>
            </w:r>
            <w:r w:rsidRPr="00EE3AD0">
              <w:rPr>
                <w:lang w:val="en-US"/>
              </w:rPr>
              <w:t xml:space="preserve"> Số liệu cắt giảm phát thải cụ thể là chất liệu truyền thông mạnh mẽ nhất để thuyết phục hành khách, đối tác và các nhà đầu tư ESG có ý thức về môi trường.</w:t>
            </w:r>
          </w:p>
          <w:p w:rsidRPr="00EE3AD0" w:rsidR="00EE3AD0" w:rsidP="00EE3AD0" w:rsidRDefault="00EE3AD0" w14:paraId="7070F638" w14:textId="77777777">
            <w:pPr>
              <w:rPr>
                <w:lang w:val="en-US"/>
              </w:rPr>
            </w:pPr>
            <w:r w:rsidRPr="00EE3AD0">
              <w:rPr>
                <w:b/>
                <w:bCs/>
                <w:lang w:val="en-US"/>
              </w:rPr>
              <w:t>4. Danh sách chỉ tiêu thành phần</w:t>
            </w:r>
          </w:p>
          <w:p w:rsidRPr="00EE3AD0" w:rsidR="00EE3AD0" w:rsidP="00EE3AD0" w:rsidRDefault="00EE3AD0" w14:paraId="38A2B895" w14:textId="77777777">
            <w:pPr>
              <w:rPr>
                <w:lang w:val="en-US"/>
              </w:rPr>
            </w:pPr>
            <w:r w:rsidRPr="00EE3AD0">
              <w:rPr>
                <w:lang w:val="en-US"/>
              </w:rPr>
              <w:t>Đối với chỉ tiêu GRI 305-5 được làm rõ qua những chỉ số sau:</w:t>
            </w:r>
          </w:p>
          <w:p w:rsidRPr="00EE3AD0" w:rsidR="00EE3AD0" w:rsidRDefault="00EE3AD0" w14:paraId="558FF7E1" w14:textId="5F93F14B">
            <w:pPr>
              <w:numPr>
                <w:ilvl w:val="0"/>
                <w:numId w:val="60"/>
              </w:numPr>
              <w:rPr>
                <w:lang w:val="en-US"/>
              </w:rPr>
            </w:pPr>
            <w:r w:rsidRPr="00EE3AD0">
              <w:rPr>
                <w:lang w:val="en-US"/>
              </w:rPr>
              <w:t>CT 1.26 -  Emissions Reduction (Tonnes) -  Giảm phát thải khí nhà kính (Tấn) (Thẻ số)</w:t>
            </w:r>
          </w:p>
          <w:p w:rsidRPr="00EE3AD0" w:rsidR="00EE3AD0" w:rsidRDefault="00EE3AD0" w14:paraId="535B4FCD" w14:textId="77777777">
            <w:pPr>
              <w:numPr>
                <w:ilvl w:val="0"/>
                <w:numId w:val="60"/>
              </w:numPr>
              <w:rPr>
                <w:lang w:val="en-US"/>
              </w:rPr>
            </w:pPr>
            <w:r w:rsidRPr="00EE3AD0">
              <w:rPr>
                <w:lang w:val="en-US"/>
              </w:rPr>
              <w:t>CT 1.27 - Energy Saved (Tonnes) - Năng lượng tiết kiệm (Tấn) (Thẻ số)</w:t>
            </w:r>
          </w:p>
          <w:p w:rsidRPr="00EE3AD0" w:rsidR="00EE3AD0" w:rsidRDefault="00EE3AD0" w14:paraId="71113E1E" w14:textId="77777777">
            <w:pPr>
              <w:numPr>
                <w:ilvl w:val="0"/>
                <w:numId w:val="60"/>
              </w:numPr>
              <w:rPr>
                <w:lang w:val="en-US"/>
              </w:rPr>
            </w:pPr>
            <w:r w:rsidRPr="00EE3AD0">
              <w:rPr>
                <w:lang w:val="en-US"/>
              </w:rPr>
              <w:t>CT 1.28 - Energy-Saving Emission Reduction (Tonnes) - Giảm phát thải nhờ tiết kiệm nhiên liệu (Tấn) (Thẻ số)</w:t>
            </w:r>
          </w:p>
          <w:p w:rsidRPr="00EE3AD0" w:rsidR="00EE3AD0" w:rsidRDefault="00EE3AD0" w14:paraId="3D88EC26" w14:textId="77777777">
            <w:pPr>
              <w:numPr>
                <w:ilvl w:val="0"/>
                <w:numId w:val="60"/>
              </w:numPr>
              <w:rPr>
                <w:lang w:val="en-US"/>
              </w:rPr>
            </w:pPr>
            <w:r w:rsidRPr="00EE3AD0">
              <w:rPr>
                <w:lang w:val="en-US"/>
              </w:rPr>
              <w:t>CT 1.29 - SAF-Related Emission Reduction (Tonnes) - Giảm phát thải nhờ sử dụng SAF (Tấn) (Thẻ số)</w:t>
            </w:r>
          </w:p>
          <w:p w:rsidRPr="00EE3AD0" w:rsidR="00EE3AD0" w:rsidRDefault="00EE3AD0" w14:paraId="48D85355" w14:textId="1DD8FD6B">
            <w:pPr>
              <w:numPr>
                <w:ilvl w:val="0"/>
                <w:numId w:val="60"/>
              </w:numPr>
              <w:rPr>
                <w:lang w:val="en-US"/>
              </w:rPr>
            </w:pPr>
            <w:r w:rsidRPr="00EE3AD0">
              <w:rPr>
                <w:lang w:val="en-US"/>
              </w:rPr>
              <w:t>CT 1.30 -  Carbon Offsetting (Tonnes) -  Phát thải đền bù (Tấn) (Thẻ số)</w:t>
            </w:r>
          </w:p>
          <w:p w:rsidRPr="00EE3AD0" w:rsidR="00EE3AD0" w:rsidRDefault="00EE3AD0" w14:paraId="2E01C271" w14:textId="77777777">
            <w:pPr>
              <w:numPr>
                <w:ilvl w:val="0"/>
                <w:numId w:val="60"/>
              </w:numPr>
              <w:rPr>
                <w:lang w:val="en-US"/>
              </w:rPr>
            </w:pPr>
            <w:r w:rsidRPr="00EE3AD0">
              <w:rPr>
                <w:lang w:val="en-US"/>
              </w:rPr>
              <w:t>CT 1.31 - Annual Emissions Reduction vs. Target - Giảm phát thải khí nhà kính theo năm so với kế hoạch (Biểu đồ cột)</w:t>
            </w:r>
          </w:p>
          <w:p w:rsidRPr="00EE3AD0" w:rsidR="00EE3AD0" w:rsidRDefault="00EE3AD0" w14:paraId="148D255F" w14:textId="77777777">
            <w:pPr>
              <w:numPr>
                <w:ilvl w:val="0"/>
                <w:numId w:val="60"/>
              </w:numPr>
              <w:rPr>
                <w:lang w:val="en-US"/>
              </w:rPr>
            </w:pPr>
            <w:r w:rsidRPr="00EE3AD0">
              <w:rPr>
                <w:lang w:val="en-US"/>
              </w:rPr>
              <w:t>CT 1.32 - Monthly Emissions Reduction - Giảm phát thải khí nhà kính theo tháng (Biểu đồ cột)</w:t>
            </w:r>
          </w:p>
        </w:tc>
      </w:tr>
    </w:tbl>
    <w:p w:rsidR="00EE3AD0" w:rsidP="001C3A39" w:rsidRDefault="00832EA4" w14:paraId="5E1A03B6" w14:textId="77777777">
      <w:pPr>
        <w:pStyle w:val="Heading4"/>
      </w:pPr>
      <w:bookmarkStart w:name="_Toc242783286" w:id="29"/>
      <w:r w:rsidRPr="00EE3AD0">
        <w:rPr>
          <w:lang w:val="en-US"/>
        </w:rPr>
        <w:t>2.2.1.6. Chỉ tiêu SAF Report - Báo cáo sử dụng SAF</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82"/>
        <w:gridCol w:w="7365"/>
      </w:tblGrid>
      <w:tr w:rsidRPr="00EE3AD0" w:rsidR="00EE3AD0" w14:paraId="523E1345"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3EAC88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11CA04A" w14:textId="77777777">
            <w:pPr>
              <w:rPr>
                <w:lang w:val="en-US"/>
              </w:rPr>
            </w:pPr>
            <w:r w:rsidRPr="00EE3AD0">
              <w:rPr>
                <w:lang w:val="en-US"/>
              </w:rPr>
              <w:t>Chưa có mã</w:t>
            </w:r>
          </w:p>
        </w:tc>
      </w:tr>
      <w:tr w:rsidRPr="00EE3AD0" w:rsidR="00EE3AD0" w14:paraId="5311BE1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276167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7495368" w14:textId="77777777">
            <w:pPr>
              <w:rPr>
                <w:b/>
                <w:bCs/>
                <w:lang w:val="en-US"/>
              </w:rPr>
            </w:pPr>
            <w:r w:rsidRPr="00EE3AD0">
              <w:rPr>
                <w:b/>
                <w:bCs/>
                <w:i/>
                <w:iCs/>
                <w:lang w:val="en-US"/>
              </w:rPr>
              <w:t>SAF Report - Báo cáo sử dụng SAF</w:t>
            </w:r>
          </w:p>
        </w:tc>
      </w:tr>
      <w:tr w:rsidRPr="00EE3AD0" w:rsidR="00EE3AD0" w14:paraId="3C5E3B6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B6FF6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71EED7" w14:textId="77777777">
            <w:pPr>
              <w:rPr>
                <w:lang w:val="en-US"/>
              </w:rPr>
            </w:pPr>
            <w:r w:rsidRPr="00EE3AD0">
              <w:rPr>
                <w:lang w:val="en-US"/>
              </w:rPr>
              <w:t>Báo cáo bắt buộc theo Điều 8 của Quy định ReFuelEU Aviation.</w:t>
            </w:r>
          </w:p>
          <w:p w:rsidRPr="00EE3AD0" w:rsidR="00EE3AD0" w:rsidP="00EE3AD0" w:rsidRDefault="00EE3AD0" w14:paraId="72E45358" w14:textId="77777777">
            <w:pPr>
              <w:rPr>
                <w:lang w:val="en-US"/>
              </w:rPr>
            </w:pPr>
            <w:r w:rsidRPr="00EE3AD0">
              <w:rPr>
                <w:lang w:val="en-US"/>
              </w:rPr>
              <w:t>Phạm vi: các chuyến bay thương mại có khởi hành từ các sân bay thuộc Liên minh EU.</w:t>
            </w:r>
          </w:p>
        </w:tc>
      </w:tr>
      <w:tr w:rsidRPr="00EE3AD0" w:rsidR="00EE3AD0" w14:paraId="59CB143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1894A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0B04FB" w14:textId="77777777">
            <w:pPr>
              <w:rPr>
                <w:lang w:val="en-US"/>
              </w:rPr>
            </w:pPr>
            <w:r w:rsidRPr="00EE3AD0">
              <w:rPr>
                <w:lang w:val="en-US"/>
              </w:rPr>
              <w:t>Environment - Môi trường</w:t>
            </w:r>
          </w:p>
        </w:tc>
      </w:tr>
      <w:tr w:rsidRPr="00EE3AD0" w:rsidR="00EE3AD0" w14:paraId="20ED3C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D40FC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6EE253" w14:textId="77777777">
            <w:pPr>
              <w:rPr>
                <w:lang w:val="en-US"/>
              </w:rPr>
            </w:pPr>
            <w:r w:rsidRPr="00EE3AD0">
              <w:rPr>
                <w:lang w:val="en-US"/>
              </w:rPr>
              <w:t>Tổ Kỹ thuật - Ban Quản lý vật tư</w:t>
            </w:r>
          </w:p>
        </w:tc>
      </w:tr>
      <w:tr w:rsidRPr="00EE3AD0" w:rsidR="00EE3AD0" w14:paraId="5938877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8289DBF" w14:textId="77777777">
            <w:pPr>
              <w:rPr>
                <w:lang w:val="en-US"/>
              </w:rPr>
            </w:pPr>
            <w:r w:rsidRPr="00EE3AD0">
              <w:rPr>
                <w:b/>
                <w:bCs/>
                <w:lang w:val="en-US"/>
              </w:rPr>
              <w:t>Mô tả chi tiết</w:t>
            </w:r>
          </w:p>
        </w:tc>
      </w:tr>
      <w:tr w:rsidRPr="00EE3AD0" w:rsidR="00EE3AD0" w14:paraId="543AD56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8B1F3B0" w14:textId="77777777">
            <w:pPr>
              <w:rPr>
                <w:lang w:val="en-US"/>
              </w:rPr>
            </w:pPr>
            <w:r w:rsidRPr="00EE3AD0">
              <w:rPr>
                <w:b/>
                <w:bCs/>
                <w:lang w:val="en-US"/>
              </w:rPr>
              <w:t>1. Tổng quan về chỉ tiêu</w:t>
            </w:r>
          </w:p>
          <w:p w:rsidRPr="00EE3AD0" w:rsidR="00EE3AD0" w:rsidP="00EE3AD0" w:rsidRDefault="00EE3AD0" w14:paraId="0DDE92C3" w14:textId="77777777">
            <w:pPr>
              <w:rPr>
                <w:lang w:val="en-US"/>
              </w:rPr>
            </w:pPr>
            <w:r w:rsidRPr="00EE3AD0">
              <w:rPr>
                <w:lang w:val="en-US"/>
              </w:rPr>
              <w:t>Báo cáo SAF Report được xây dựng nhằm theo dõi, quản lý và báo cáo tình hình sử dụng nhiên liệu hàng không bền vững (Sustainable Aviation Fuel – SAF) theo yêu cầu của Quy định ReFuelEU Aviation.</w:t>
            </w:r>
          </w:p>
          <w:p w:rsidRPr="00EE3AD0" w:rsidR="00EE3AD0" w:rsidP="00EE3AD0" w:rsidRDefault="00EE3AD0" w14:paraId="2EB104EE" w14:textId="77777777">
            <w:pPr>
              <w:rPr>
                <w:lang w:val="en-US"/>
              </w:rPr>
            </w:pPr>
            <w:r w:rsidRPr="00EE3AD0">
              <w:rPr>
                <w:lang w:val="en-US"/>
              </w:rPr>
              <w:t>Báo cáo áp dụng đối với các chuyến bay thương mại có khởi hành từ các sân bay thuộc phạm vi Liên minh châu Âu (EU) và phục vụ công tác tổng hợp dữ liệu nhiên liệu, phát thải khí nhà kính, chi phí SAF và mức độ tuân thủ quy định môi trường hàng không.</w:t>
            </w:r>
          </w:p>
          <w:p w:rsidRPr="00EE3AD0" w:rsidR="00EE3AD0" w:rsidP="00EE3AD0" w:rsidRDefault="00EE3AD0" w14:paraId="5816D9E1" w14:textId="77777777">
            <w:pPr>
              <w:rPr>
                <w:lang w:val="en-US"/>
              </w:rPr>
            </w:pPr>
            <w:r w:rsidRPr="00EE3AD0">
              <w:rPr>
                <w:lang w:val="en-US"/>
              </w:rPr>
              <w:t>Các chỉ tiêu trong báo cáo phản ánh:</w:t>
            </w:r>
          </w:p>
          <w:p w:rsidRPr="00EE3AD0" w:rsidR="00EE3AD0" w:rsidRDefault="00EE3AD0" w14:paraId="7FB16826" w14:textId="77777777">
            <w:pPr>
              <w:numPr>
                <w:ilvl w:val="0"/>
                <w:numId w:val="61"/>
              </w:numPr>
              <w:rPr>
                <w:lang w:val="en-US"/>
              </w:rPr>
            </w:pPr>
            <w:r w:rsidRPr="00EE3AD0">
              <w:rPr>
                <w:lang w:val="en-US"/>
              </w:rPr>
              <w:t>Quy mô hoạt động khai thác bay thuộc phạm vi áp dụng;</w:t>
            </w:r>
          </w:p>
          <w:p w:rsidRPr="00EE3AD0" w:rsidR="00EE3AD0" w:rsidRDefault="00EE3AD0" w14:paraId="53F56AB9" w14:textId="77777777">
            <w:pPr>
              <w:numPr>
                <w:ilvl w:val="0"/>
                <w:numId w:val="61"/>
              </w:numPr>
              <w:rPr>
                <w:lang w:val="en-US"/>
              </w:rPr>
            </w:pPr>
            <w:r w:rsidRPr="00EE3AD0">
              <w:rPr>
                <w:lang w:val="en-US"/>
              </w:rPr>
              <w:t>Nhu cầu và thực tế sử dụng SAF;</w:t>
            </w:r>
          </w:p>
          <w:p w:rsidRPr="00EE3AD0" w:rsidR="00EE3AD0" w:rsidRDefault="00EE3AD0" w14:paraId="090C0ADC" w14:textId="77777777">
            <w:pPr>
              <w:numPr>
                <w:ilvl w:val="0"/>
                <w:numId w:val="61"/>
              </w:numPr>
              <w:rPr>
                <w:lang w:val="en-US"/>
              </w:rPr>
            </w:pPr>
            <w:r w:rsidRPr="00EE3AD0">
              <w:rPr>
                <w:lang w:val="en-US"/>
              </w:rPr>
              <w:t>Tỷ lệ sử dụng SAF nguyên chất;</w:t>
            </w:r>
          </w:p>
          <w:p w:rsidRPr="00EE3AD0" w:rsidR="00EE3AD0" w:rsidRDefault="00EE3AD0" w14:paraId="2E09509F" w14:textId="77777777">
            <w:pPr>
              <w:numPr>
                <w:ilvl w:val="0"/>
                <w:numId w:val="61"/>
              </w:numPr>
              <w:rPr>
                <w:lang w:val="en-US"/>
              </w:rPr>
            </w:pPr>
            <w:r w:rsidRPr="00EE3AD0">
              <w:rPr>
                <w:lang w:val="en-US"/>
              </w:rPr>
              <w:t>Cơ cấu SAF theo loại nhiên liệu và nhà cung cấp;</w:t>
            </w:r>
          </w:p>
          <w:p w:rsidRPr="00EE3AD0" w:rsidR="00EE3AD0" w:rsidRDefault="00EE3AD0" w14:paraId="3666AE2B" w14:textId="77777777">
            <w:pPr>
              <w:numPr>
                <w:ilvl w:val="0"/>
                <w:numId w:val="61"/>
              </w:numPr>
              <w:rPr>
                <w:lang w:val="en-US"/>
              </w:rPr>
            </w:pPr>
            <w:r w:rsidRPr="00EE3AD0">
              <w:rPr>
                <w:lang w:val="en-US"/>
              </w:rPr>
              <w:t>Dữ liệu phục vụ đối soát, kiểm toán và báo cáo tuân thủ ReFuelEU Aviation.</w:t>
            </w:r>
          </w:p>
          <w:p w:rsidRPr="00EE3AD0" w:rsidR="00EE3AD0" w:rsidP="00EE3AD0" w:rsidRDefault="00EE3AD0" w14:paraId="1C346943" w14:textId="77777777">
            <w:pPr>
              <w:rPr>
                <w:lang w:val="en-US"/>
              </w:rPr>
            </w:pPr>
            <w:r w:rsidRPr="00EE3AD0">
              <w:rPr>
                <w:b/>
                <w:bCs/>
                <w:lang w:val="en-US"/>
              </w:rPr>
              <w:t> 2. Áp dụng trong ngành hàng không</w:t>
            </w:r>
          </w:p>
          <w:p w:rsidRPr="00EE3AD0" w:rsidR="00EE3AD0" w:rsidP="00EE3AD0" w:rsidRDefault="00EE3AD0" w14:paraId="21B6E750" w14:textId="77777777">
            <w:pPr>
              <w:rPr>
                <w:lang w:val="en-US"/>
              </w:rPr>
            </w:pPr>
            <w:r w:rsidRPr="00EE3AD0">
              <w:rPr>
                <w:lang w:val="en-US"/>
              </w:rPr>
              <w:t>Theo định hướng Net Zero 2050 của ngành hàng không quốc tế, SAF được xem là giải pháp trọng tâm nhằm giảm phát thải CO₂ từ hoạt động khai thác bay do có khả năng giảm đáng kể phát thải carbon vòng đời so với nhiên liệu hóa thạch truyền thống.</w:t>
            </w:r>
          </w:p>
          <w:p w:rsidRPr="00EE3AD0" w:rsidR="00EE3AD0" w:rsidP="00EE3AD0" w:rsidRDefault="00EE3AD0" w14:paraId="00D4B5D8" w14:textId="77777777">
            <w:pPr>
              <w:rPr>
                <w:lang w:val="en-US"/>
              </w:rPr>
            </w:pPr>
            <w:r w:rsidRPr="00EE3AD0">
              <w:rPr>
                <w:lang w:val="en-US"/>
              </w:rPr>
              <w:t>ReFuelEU Aviation yêu cầu các hãng hàng không theo dõi và báo cáo định kỳ về:</w:t>
            </w:r>
          </w:p>
          <w:p w:rsidRPr="00EE3AD0" w:rsidR="00EE3AD0" w:rsidRDefault="00EE3AD0" w14:paraId="7B50C168" w14:textId="77777777">
            <w:pPr>
              <w:numPr>
                <w:ilvl w:val="0"/>
                <w:numId w:val="62"/>
              </w:numPr>
              <w:rPr>
                <w:lang w:val="en-US"/>
              </w:rPr>
            </w:pPr>
            <w:r w:rsidRPr="00EE3AD0">
              <w:rPr>
                <w:lang w:val="en-US"/>
              </w:rPr>
              <w:t>Lượng SAF sử dụng;</w:t>
            </w:r>
          </w:p>
          <w:p w:rsidRPr="00EE3AD0" w:rsidR="00EE3AD0" w:rsidRDefault="00EE3AD0" w14:paraId="6418BDD9" w14:textId="77777777">
            <w:pPr>
              <w:numPr>
                <w:ilvl w:val="0"/>
                <w:numId w:val="62"/>
              </w:numPr>
              <w:rPr>
                <w:lang w:val="en-US"/>
              </w:rPr>
            </w:pPr>
            <w:r w:rsidRPr="00EE3AD0">
              <w:rPr>
                <w:lang w:val="en-US"/>
              </w:rPr>
              <w:t>Dữ liệu nhiên liệu tra nạp tại các sân bay thuộc EU;</w:t>
            </w:r>
          </w:p>
          <w:p w:rsidRPr="00EE3AD0" w:rsidR="00EE3AD0" w:rsidRDefault="00EE3AD0" w14:paraId="24381802" w14:textId="77777777">
            <w:pPr>
              <w:numPr>
                <w:ilvl w:val="0"/>
                <w:numId w:val="62"/>
              </w:numPr>
              <w:rPr>
                <w:lang w:val="en-US"/>
              </w:rPr>
            </w:pPr>
            <w:r w:rsidRPr="00EE3AD0">
              <w:rPr>
                <w:lang w:val="en-US"/>
              </w:rPr>
              <w:t>Thông tin mua SAF và nhà cung cấp nhiên liệu.</w:t>
            </w:r>
          </w:p>
          <w:p w:rsidRPr="00EE3AD0" w:rsidR="00EE3AD0" w:rsidP="00EE3AD0" w:rsidRDefault="00EE3AD0" w14:paraId="16FDC6F7" w14:textId="77777777">
            <w:pPr>
              <w:rPr>
                <w:lang w:val="en-US"/>
              </w:rPr>
            </w:pPr>
            <w:r w:rsidRPr="00EE3AD0">
              <w:rPr>
                <w:lang w:val="en-US"/>
              </w:rPr>
              <w:t>Báo cáo SAF Report hỗ trợ hãng hàng không đáp ứng các yêu cầu quản lý dữ liệu, báo cáo tuân thủ và xác minh phát thải theo quy định hiện hành.</w:t>
            </w:r>
          </w:p>
          <w:p w:rsidRPr="00EE3AD0" w:rsidR="00EE3AD0" w:rsidP="00EE3AD0" w:rsidRDefault="00EE3AD0" w14:paraId="20C6BB16" w14:textId="77777777">
            <w:pPr>
              <w:rPr>
                <w:lang w:val="en-US"/>
              </w:rPr>
            </w:pPr>
            <w:r w:rsidRPr="00EE3AD0">
              <w:rPr>
                <w:b/>
                <w:bCs/>
                <w:lang w:val="en-US"/>
              </w:rPr>
              <w:t>3. Ý nghĩa quản trị và báo cáo</w:t>
            </w:r>
          </w:p>
          <w:p w:rsidRPr="00EE3AD0" w:rsidR="00EE3AD0" w:rsidP="00EE3AD0" w:rsidRDefault="00EE3AD0" w14:paraId="03040E2B" w14:textId="77777777">
            <w:pPr>
              <w:rPr>
                <w:lang w:val="en-US"/>
              </w:rPr>
            </w:pPr>
            <w:r w:rsidRPr="00EE3AD0">
              <w:rPr>
                <w:lang w:val="en-US"/>
              </w:rPr>
              <w:t>Báo cáo là cơ sở phục vụ:</w:t>
            </w:r>
          </w:p>
          <w:p w:rsidRPr="00EE3AD0" w:rsidR="00EE3AD0" w:rsidRDefault="00EE3AD0" w14:paraId="4DA02C8F" w14:textId="77777777">
            <w:pPr>
              <w:numPr>
                <w:ilvl w:val="0"/>
                <w:numId w:val="63"/>
              </w:numPr>
              <w:rPr>
                <w:lang w:val="en-US"/>
              </w:rPr>
            </w:pPr>
            <w:r w:rsidRPr="00EE3AD0">
              <w:rPr>
                <w:lang w:val="en-US"/>
              </w:rPr>
              <w:t>Theo dõi tiến độ triển khai sử dụng SAF;</w:t>
            </w:r>
          </w:p>
          <w:p w:rsidRPr="00EE3AD0" w:rsidR="00EE3AD0" w:rsidRDefault="00EE3AD0" w14:paraId="14DA58D9" w14:textId="77777777">
            <w:pPr>
              <w:numPr>
                <w:ilvl w:val="0"/>
                <w:numId w:val="63"/>
              </w:numPr>
              <w:rPr>
                <w:lang w:val="en-US"/>
              </w:rPr>
            </w:pPr>
            <w:r w:rsidRPr="00EE3AD0">
              <w:rPr>
                <w:lang w:val="en-US"/>
              </w:rPr>
              <w:t>Đánh giá mức độ tuân thủ ReFuelEU Aviation;</w:t>
            </w:r>
          </w:p>
          <w:p w:rsidRPr="00EE3AD0" w:rsidR="00EE3AD0" w:rsidRDefault="00EE3AD0" w14:paraId="178F40B8" w14:textId="77777777">
            <w:pPr>
              <w:numPr>
                <w:ilvl w:val="0"/>
                <w:numId w:val="63"/>
              </w:numPr>
              <w:rPr>
                <w:lang w:val="en-US"/>
              </w:rPr>
            </w:pPr>
            <w:r w:rsidRPr="00EE3AD0">
              <w:rPr>
                <w:lang w:val="en-US"/>
              </w:rPr>
              <w:t>Quản lý chi phí và kế hoạch mua SAF;</w:t>
            </w:r>
          </w:p>
          <w:p w:rsidRPr="00EE3AD0" w:rsidR="00EE3AD0" w:rsidRDefault="00EE3AD0" w14:paraId="6DB29C0C" w14:textId="77777777">
            <w:pPr>
              <w:numPr>
                <w:ilvl w:val="0"/>
                <w:numId w:val="63"/>
              </w:numPr>
              <w:rPr>
                <w:lang w:val="en-US"/>
              </w:rPr>
            </w:pPr>
            <w:r w:rsidRPr="00EE3AD0">
              <w:rPr>
                <w:lang w:val="en-US"/>
              </w:rPr>
              <w:t>Phân tích xu hướng sử dụng nhiên liệu bền vững theo thời gian;</w:t>
            </w:r>
          </w:p>
          <w:p w:rsidRPr="00EE3AD0" w:rsidR="00EE3AD0" w:rsidRDefault="00EE3AD0" w14:paraId="781963F4" w14:textId="77777777">
            <w:pPr>
              <w:numPr>
                <w:ilvl w:val="0"/>
                <w:numId w:val="63"/>
              </w:numPr>
              <w:rPr>
                <w:lang w:val="en-US"/>
              </w:rPr>
            </w:pPr>
            <w:r w:rsidRPr="00EE3AD0">
              <w:rPr>
                <w:lang w:val="en-US"/>
              </w:rPr>
              <w:t>Hỗ trợ tính toán giảm phát thải CO₂;</w:t>
            </w:r>
          </w:p>
          <w:p w:rsidRPr="00EE3AD0" w:rsidR="00EE3AD0" w:rsidRDefault="00EE3AD0" w14:paraId="011C818E" w14:textId="77777777">
            <w:pPr>
              <w:numPr>
                <w:ilvl w:val="0"/>
                <w:numId w:val="63"/>
              </w:numPr>
              <w:rPr>
                <w:lang w:val="en-US"/>
              </w:rPr>
            </w:pPr>
            <w:r w:rsidRPr="00EE3AD0">
              <w:rPr>
                <w:lang w:val="en-US"/>
              </w:rPr>
              <w:t>Phục vụ công tác kiểm toán, xác minh và báo cáo ESG/phát triển bền vững.</w:t>
            </w:r>
          </w:p>
          <w:p w:rsidRPr="00EE3AD0" w:rsidR="00EE3AD0" w:rsidP="00EE3AD0" w:rsidRDefault="00EE3AD0" w14:paraId="3DA2C614" w14:textId="77777777">
            <w:pPr>
              <w:rPr>
                <w:lang w:val="en-US"/>
              </w:rPr>
            </w:pPr>
            <w:r w:rsidRPr="00EE3AD0">
              <w:rPr>
                <w:lang w:val="en-US"/>
              </w:rPr>
              <w:t>Ngoài ra, báo cáo còn hỗ trợ đối chiếu dữ liệu giữa hệ thống khai thác bay, dữ liệu nhiên liệu, hóa đơn/certificate từ nhà cung cấp và dữ liệu tài chính liên quan đến SAF.</w:t>
            </w:r>
          </w:p>
          <w:p w:rsidRPr="00EE3AD0" w:rsidR="00EE3AD0" w:rsidP="00EE3AD0" w:rsidRDefault="00EE3AD0" w14:paraId="2895CE87" w14:textId="77777777">
            <w:pPr>
              <w:rPr>
                <w:lang w:val="en-US"/>
              </w:rPr>
            </w:pPr>
            <w:r w:rsidRPr="00EE3AD0">
              <w:rPr>
                <w:b/>
                <w:bCs/>
                <w:lang w:val="en-US"/>
              </w:rPr>
              <w:t>4. Danh sách chỉ tiêu thành phần</w:t>
            </w:r>
          </w:p>
          <w:p w:rsidRPr="00EE3AD0" w:rsidR="00EE3AD0" w:rsidRDefault="00EE3AD0" w14:paraId="1620C725" w14:textId="77777777">
            <w:pPr>
              <w:numPr>
                <w:ilvl w:val="0"/>
                <w:numId w:val="64"/>
              </w:numPr>
              <w:rPr>
                <w:lang w:val="en-US"/>
              </w:rPr>
            </w:pPr>
            <w:r w:rsidRPr="00EE3AD0">
              <w:rPr>
                <w:lang w:val="en-US"/>
              </w:rPr>
              <w:t>CT 2.1 - Actual vs Planned Neat SAF - Neat SAF thực tế so với kế hoạch (Bảng; tab Tổng quan)</w:t>
            </w:r>
          </w:p>
          <w:p w:rsidRPr="00EE3AD0" w:rsidR="00EE3AD0" w:rsidRDefault="00EE3AD0" w14:paraId="05DF6975" w14:textId="77777777">
            <w:pPr>
              <w:numPr>
                <w:ilvl w:val="0"/>
                <w:numId w:val="64"/>
              </w:numPr>
              <w:rPr>
                <w:lang w:val="en-US"/>
              </w:rPr>
            </w:pPr>
            <w:r w:rsidRPr="00EE3AD0">
              <w:rPr>
                <w:lang w:val="en-US"/>
              </w:rPr>
              <w:t>CT 2.2 - SAF Surcharge by Airport - Phụ phí SAF theo sân bay (Bảng; tab Tổng quan)</w:t>
            </w:r>
          </w:p>
          <w:p w:rsidRPr="00EE3AD0" w:rsidR="00EE3AD0" w:rsidRDefault="00EE3AD0" w14:paraId="66DD6CF7" w14:textId="77777777">
            <w:pPr>
              <w:numPr>
                <w:ilvl w:val="0"/>
                <w:numId w:val="64"/>
              </w:numPr>
              <w:rPr>
                <w:lang w:val="en-US"/>
              </w:rPr>
            </w:pPr>
            <w:r w:rsidRPr="00EE3AD0">
              <w:rPr>
                <w:lang w:val="en-US"/>
              </w:rPr>
              <w:t>CT 2.3 - SAF Purchase Reporting - Bảng chi tiết việc mua SAF (Bảng; tab Fuel &amp; SAF Purchase Reporting (ReFuelEU Aviation Template))</w:t>
            </w:r>
          </w:p>
          <w:p w:rsidRPr="00EE3AD0" w:rsidR="00EE3AD0" w:rsidRDefault="00EE3AD0" w14:paraId="57AA3A2A" w14:textId="77777777">
            <w:pPr>
              <w:numPr>
                <w:ilvl w:val="0"/>
                <w:numId w:val="64"/>
              </w:numPr>
              <w:rPr>
                <w:lang w:val="en-US"/>
              </w:rPr>
            </w:pPr>
            <w:r w:rsidRPr="00EE3AD0">
              <w:rPr>
                <w:lang w:val="en-US"/>
              </w:rPr>
              <w:t>CT 2.4 - Fuel Reporting - Bảng chi tiết nhiên liệu tra nạp tại các sân bay (Bảng; tab Fuel &amp; SAF Purchase Reporting (ReFuelEU Aviation Template))</w:t>
            </w:r>
          </w:p>
          <w:p w:rsidRPr="00EE3AD0" w:rsidR="00EE3AD0" w:rsidRDefault="00EE3AD0" w14:paraId="38862F74" w14:textId="77777777">
            <w:pPr>
              <w:numPr>
                <w:ilvl w:val="0"/>
                <w:numId w:val="64"/>
              </w:numPr>
              <w:rPr>
                <w:lang w:val="en-US"/>
              </w:rPr>
            </w:pPr>
            <w:r w:rsidRPr="00EE3AD0">
              <w:rPr>
                <w:lang w:val="en-US"/>
              </w:rPr>
              <w:t>CT 2.5 - Actual vs Planned Neat SAF (France) - Neat SAF thực tế so với kế hoạch (Pháp) (Bảng; tab CARBURE)</w:t>
            </w:r>
          </w:p>
          <w:p w:rsidRPr="00EE3AD0" w:rsidR="00EE3AD0" w:rsidRDefault="00EE3AD0" w14:paraId="0ED758F3" w14:textId="77777777">
            <w:pPr>
              <w:numPr>
                <w:ilvl w:val="0"/>
                <w:numId w:val="64"/>
              </w:numPr>
              <w:rPr>
                <w:lang w:val="en-US"/>
              </w:rPr>
            </w:pPr>
            <w:r w:rsidRPr="00EE3AD0">
              <w:rPr>
                <w:lang w:val="en-US"/>
              </w:rPr>
              <w:t>CT 2.6 - SAF Surcharge by Airport (France) - Phụ phí SAF theo sân bay (Pháp) (Bảng; tab CARBURE)</w:t>
            </w:r>
          </w:p>
        </w:tc>
      </w:tr>
    </w:tbl>
    <w:p w:rsidRPr="00EE3AD0" w:rsidR="00EE3AD0" w:rsidP="00EE3AD0" w:rsidRDefault="00EE3AD0" w14:paraId="701AA796" w14:textId="77777777">
      <w:pPr>
        <w:rPr>
          <w:lang w:val="en-US"/>
        </w:rPr>
      </w:pPr>
    </w:p>
    <w:p w:rsidR="19D62654" w:rsidP="6BD8C2C6" w:rsidRDefault="19D62654" w14:paraId="06DC6623" w14:textId="630123FA">
      <w:pPr>
        <w:pStyle w:val="Heading4"/>
      </w:pPr>
      <w:bookmarkStart w:name="_Toc242783287" w:id="30"/>
      <w:r w:rsidRPr="6BD8C2C6">
        <w:rPr>
          <w:lang w:val="en-US"/>
        </w:rPr>
        <w:t>2.2.1.7. Chỉ tiêu Emissions Verification Report - Báo cáo xác minh khí phát thải</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172"/>
        <w:gridCol w:w="8175"/>
      </w:tblGrid>
      <w:tr w:rsidRPr="00EE3AD0" w:rsidR="00EE3AD0" w:rsidTr="6BD8C2C6" w14:paraId="0A8BA90D" w14:textId="77777777">
        <w:trPr>
          <w:trHeight w:val="45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5E0751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EF93C51" w14:textId="77777777">
            <w:pPr>
              <w:rPr>
                <w:lang w:val="en-US"/>
              </w:rPr>
            </w:pPr>
            <w:r w:rsidRPr="00EE3AD0">
              <w:rPr>
                <w:lang w:val="en-US"/>
              </w:rPr>
              <w:t>Chưa có mã</w:t>
            </w:r>
          </w:p>
        </w:tc>
      </w:tr>
      <w:tr w:rsidRPr="00EE3AD0" w:rsidR="00EE3AD0" w:rsidTr="6BD8C2C6" w14:paraId="490292B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2AE0FEF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6BD8C2C6" w:rsidRDefault="68E219BC" w14:paraId="14A2EA48" w14:textId="17693E4B">
            <w:pPr>
              <w:rPr>
                <w:b/>
                <w:bCs/>
                <w:i/>
                <w:iCs/>
                <w:color w:val="000000" w:themeColor="text1"/>
                <w:lang w:val="en-US"/>
              </w:rPr>
            </w:pPr>
            <w:r w:rsidRPr="6BD8C2C6">
              <w:rPr>
                <w:lang w:val="en-US"/>
              </w:rPr>
              <w:t>Emissions Verification Report - Báo cáo xác minh khí phát thải</w:t>
            </w:r>
          </w:p>
        </w:tc>
      </w:tr>
      <w:tr w:rsidRPr="00EE3AD0" w:rsidR="00EE3AD0" w:rsidTr="6BD8C2C6" w14:paraId="4A7A2D7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2C43A8D"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4F5AECB3" w14:paraId="3D06D730" w14:textId="6E04200F">
            <w:pPr>
              <w:rPr>
                <w:lang w:val="en-US"/>
              </w:rPr>
            </w:pPr>
            <w:r w:rsidRPr="6BD8C2C6">
              <w:rPr>
                <w:color w:val="000000" w:themeColor="text1"/>
                <w:lang w:val="en-US"/>
              </w:rP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r>
      <w:tr w:rsidRPr="00EE3AD0" w:rsidR="00EE3AD0" w:rsidTr="6BD8C2C6" w14:paraId="140B82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C2F4E0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D2336C" w14:textId="77777777">
            <w:pPr>
              <w:rPr>
                <w:lang w:val="en-US"/>
              </w:rPr>
            </w:pPr>
            <w:r w:rsidRPr="00EE3AD0">
              <w:rPr>
                <w:lang w:val="en-US"/>
              </w:rPr>
              <w:t>Environment - Môi trường</w:t>
            </w:r>
          </w:p>
        </w:tc>
      </w:tr>
      <w:tr w:rsidRPr="00EE3AD0" w:rsidR="00EE3AD0" w:rsidTr="6BD8C2C6" w14:paraId="2227C04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A9115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90AE609" w14:textId="7E7D27CC">
            <w:pPr>
              <w:rPr>
                <w:lang w:val="en-US"/>
              </w:rPr>
            </w:pPr>
            <w:r w:rsidRPr="6BD8C2C6">
              <w:rPr>
                <w:lang w:val="en-US"/>
              </w:rPr>
              <w:t>Tổ K</w:t>
            </w:r>
            <w:r w:rsidRPr="6BD8C2C6" w:rsidR="4877669D">
              <w:rPr>
                <w:lang w:val="en-US"/>
              </w:rPr>
              <w:t>hai thác</w:t>
            </w:r>
          </w:p>
        </w:tc>
      </w:tr>
      <w:tr w:rsidRPr="00EE3AD0" w:rsidR="00EE3AD0" w:rsidTr="6BD8C2C6" w14:paraId="637A4B0F"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A088244" w14:textId="77777777">
            <w:pPr>
              <w:rPr>
                <w:lang w:val="en-US"/>
              </w:rPr>
            </w:pPr>
            <w:r w:rsidRPr="00EE3AD0">
              <w:rPr>
                <w:b/>
                <w:bCs/>
                <w:lang w:val="en-US"/>
              </w:rPr>
              <w:t>Mô tả chi tiết</w:t>
            </w:r>
          </w:p>
        </w:tc>
      </w:tr>
      <w:tr w:rsidRPr="00EE3AD0" w:rsidR="00EE3AD0" w:rsidTr="6BD8C2C6" w14:paraId="026AF18B"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659E6EEA" w14:textId="2D208F6B">
            <w:pPr>
              <w:rPr>
                <w:lang w:val="en-US"/>
              </w:rPr>
            </w:pPr>
            <w:r w:rsidRPr="6BD8C2C6">
              <w:rPr>
                <w:b/>
                <w:bCs/>
                <w:lang w:val="en-US"/>
              </w:rPr>
              <w:t>1. Tổng quan về chỉ tiêu</w:t>
            </w:r>
          </w:p>
          <w:p w:rsidR="23953B38" w:rsidP="6BD8C2C6" w:rsidRDefault="23953B38" w14:paraId="4038A331" w14:textId="051E065F">
            <w:pPr>
              <w:spacing w:before="0" w:after="0"/>
            </w:pPr>
            <w:r w:rsidRPr="6BD8C2C6">
              <w:rPr>
                <w:color w:val="000000" w:themeColor="text1"/>
                <w:lang w:val="en-US"/>
              </w:rPr>
              <w:t>Carbon Emissions Compliance Report là báo cáo theo dõi lượng phát thải khí CO₂ phát sinh từ hoạt động khai thác bay thuộc phạm vi quản lý của:</w:t>
            </w:r>
          </w:p>
          <w:p w:rsidRPr="00EE3AD0" w:rsidR="00EE3AD0" w:rsidRDefault="0A4ED42B" w14:paraId="6E9D6BF4" w14:textId="6BAEACEA">
            <w:pPr>
              <w:numPr>
                <w:ilvl w:val="0"/>
                <w:numId w:val="65"/>
              </w:numPr>
              <w:rPr>
                <w:lang w:val="en-US"/>
              </w:rPr>
            </w:pPr>
            <w:r w:rsidRPr="6BD8C2C6">
              <w:rPr>
                <w:lang w:val="en-US"/>
              </w:rPr>
              <w:t>EU ETS (European Union Emissions Trading System);</w:t>
            </w:r>
          </w:p>
          <w:p w:rsidRPr="00EE3AD0" w:rsidR="00EE3AD0" w:rsidRDefault="0A4ED42B" w14:paraId="28436248" w14:textId="69E516DA">
            <w:pPr>
              <w:numPr>
                <w:ilvl w:val="0"/>
                <w:numId w:val="65"/>
              </w:numPr>
              <w:rPr>
                <w:lang w:val="en-US"/>
              </w:rPr>
            </w:pPr>
            <w:r w:rsidRPr="6BD8C2C6">
              <w:rPr>
                <w:lang w:val="en-US"/>
              </w:rPr>
              <w:t>UK ETS (United Kingdom Emissions Trading Scheme);</w:t>
            </w:r>
          </w:p>
          <w:p w:rsidRPr="00EE3AD0" w:rsidR="00EE3AD0" w:rsidRDefault="0A4ED42B" w14:paraId="3C1E3AB3" w14:textId="74FD6537">
            <w:pPr>
              <w:numPr>
                <w:ilvl w:val="0"/>
                <w:numId w:val="65"/>
              </w:numPr>
              <w:rPr>
                <w:lang w:val="en-US"/>
              </w:rPr>
            </w:pPr>
            <w:r w:rsidRPr="6BD8C2C6">
              <w:rPr>
                <w:lang w:val="en-US"/>
              </w:rPr>
              <w:t>CORSIA (Carbon Offsetting and Reduction Scheme for International Aviation).</w:t>
            </w:r>
          </w:p>
          <w:p w:rsidRPr="00EE3AD0" w:rsidR="00EE3AD0" w:rsidP="00EE3AD0" w:rsidRDefault="0A4ED42B" w14:paraId="6EBEB6FF" w14:textId="77777777">
            <w:pPr>
              <w:rPr>
                <w:lang w:val="en-US"/>
              </w:rPr>
            </w:pPr>
            <w:r w:rsidRPr="6BD8C2C6">
              <w:rPr>
                <w:lang w:val="en-US"/>
              </w:rPr>
              <w:t>Báo cáo phản ánh:</w:t>
            </w:r>
          </w:p>
          <w:p w:rsidRPr="00AD38B4" w:rsidR="26A9D43A" w:rsidRDefault="26A9D43A" w14:paraId="0CE9A59D" w14:textId="68CE7994">
            <w:pPr>
              <w:numPr>
                <w:ilvl w:val="0"/>
                <w:numId w:val="66"/>
              </w:numPr>
              <w:rPr>
                <w:color w:val="000000" w:themeColor="text1"/>
                <w:lang w:val="en-US"/>
              </w:rPr>
            </w:pPr>
            <w:r w:rsidRPr="00AD38B4">
              <w:rPr>
                <w:color w:val="000000" w:themeColor="text1"/>
                <w:lang w:val="en-US"/>
              </w:rPr>
              <w:t>Lượng phát thải CO₂ thực tế;</w:t>
            </w:r>
          </w:p>
          <w:p w:rsidRPr="00AD38B4" w:rsidR="26A9D43A" w:rsidRDefault="26A9D43A" w14:paraId="06FEDC38" w14:textId="1BD14DE3">
            <w:pPr>
              <w:pStyle w:val="ListParagraph"/>
              <w:numPr>
                <w:ilvl w:val="0"/>
                <w:numId w:val="66"/>
              </w:numPr>
              <w:spacing w:before="0" w:after="0"/>
              <w:rPr>
                <w:color w:val="000000" w:themeColor="text1"/>
                <w:lang w:val="en-US"/>
              </w:rPr>
            </w:pPr>
            <w:r w:rsidRPr="00AD38B4">
              <w:rPr>
                <w:color w:val="000000" w:themeColor="text1"/>
                <w:lang w:val="en-US"/>
              </w:rPr>
              <w:t>Phần phát thải vượt hạn ngạch hoặc vượt baseline;</w:t>
            </w:r>
          </w:p>
          <w:p w:rsidRPr="00AD38B4" w:rsidR="26A9D43A" w:rsidRDefault="26A9D43A" w14:paraId="6862843B" w14:textId="7D08C539">
            <w:pPr>
              <w:pStyle w:val="ListParagraph"/>
              <w:numPr>
                <w:ilvl w:val="0"/>
                <w:numId w:val="66"/>
              </w:numPr>
              <w:spacing w:before="0" w:after="0"/>
              <w:rPr>
                <w:color w:val="000000" w:themeColor="text1"/>
                <w:lang w:val="en-US"/>
              </w:rPr>
            </w:pPr>
            <w:r w:rsidRPr="00AD38B4">
              <w:rPr>
                <w:color w:val="000000" w:themeColor="text1"/>
                <w:lang w:val="en-US"/>
              </w:rPr>
              <w:t>Nghĩa vụ bù trừ carbon;</w:t>
            </w:r>
          </w:p>
          <w:p w:rsidRPr="00AD38B4" w:rsidR="26A9D43A" w:rsidRDefault="26A9D43A" w14:paraId="315A991F" w14:textId="410A2D00">
            <w:pPr>
              <w:pStyle w:val="ListParagraph"/>
              <w:numPr>
                <w:ilvl w:val="0"/>
                <w:numId w:val="66"/>
              </w:numPr>
              <w:spacing w:before="0" w:after="0"/>
              <w:rPr>
                <w:color w:val="000000" w:themeColor="text1"/>
                <w:lang w:val="en-US"/>
              </w:rPr>
            </w:pPr>
            <w:r w:rsidRPr="00AD38B4">
              <w:rPr>
                <w:color w:val="000000" w:themeColor="text1"/>
                <w:lang w:val="en-US"/>
              </w:rPr>
              <w:t>Chi phí mua tín chỉ carbon (EUA/UKA);</w:t>
            </w:r>
          </w:p>
          <w:p w:rsidRPr="00597655" w:rsidR="26A9D43A" w:rsidRDefault="26A9D43A" w14:paraId="31BA1B69" w14:textId="211A4787">
            <w:pPr>
              <w:pStyle w:val="ListParagraph"/>
              <w:numPr>
                <w:ilvl w:val="0"/>
                <w:numId w:val="66"/>
              </w:numPr>
              <w:spacing w:before="0" w:after="0"/>
              <w:rPr>
                <w:color w:val="000000" w:themeColor="text1"/>
                <w:lang w:val="en-US"/>
              </w:rPr>
            </w:pPr>
            <w:r w:rsidRPr="00597655">
              <w:rPr>
                <w:color w:val="000000" w:themeColor="text1"/>
                <w:lang w:val="en-US"/>
              </w:rPr>
              <w:t>Phân tích phát thải theo chặng bay và phạm vi chuyến bay.</w:t>
            </w:r>
          </w:p>
          <w:p w:rsidRPr="00597655" w:rsidR="00EE3AD0" w:rsidP="00EE3AD0" w:rsidRDefault="00EE3AD0" w14:paraId="13FC1314" w14:textId="77777777">
            <w:pPr>
              <w:rPr>
                <w:lang w:val="en-US"/>
              </w:rPr>
            </w:pPr>
            <w:r w:rsidRPr="00597655">
              <w:rPr>
                <w:lang w:val="en-US"/>
              </w:rPr>
              <w:t>Báo cáo được sử dụng phục vụ công tác quản lý phát thải khí nhà kính, tuân thủ quy định môi trường hàng không quốc tế và theo dõi nghĩa vụ bù trừ carbon của hãng hàng không.</w:t>
            </w:r>
          </w:p>
          <w:p w:rsidRPr="00597655" w:rsidR="00EE3AD0" w:rsidP="00EE3AD0" w:rsidRDefault="00EE3AD0" w14:paraId="4874AD99" w14:textId="77777777">
            <w:pPr>
              <w:rPr>
                <w:lang w:val="en-US"/>
              </w:rPr>
            </w:pPr>
            <w:r w:rsidRPr="00597655">
              <w:rPr>
                <w:b/>
                <w:bCs/>
                <w:lang w:val="en-US"/>
              </w:rPr>
              <w:t> 2. Áp dụng trong ngành hàng không</w:t>
            </w:r>
          </w:p>
          <w:p w:rsidRPr="00597655" w:rsidR="00EE3AD0" w:rsidP="00EE3AD0" w:rsidRDefault="00EE3AD0" w14:paraId="3F349D6D" w14:textId="77777777">
            <w:pPr>
              <w:rPr>
                <w:lang w:val="en-US"/>
              </w:rPr>
            </w:pPr>
            <w:r w:rsidRPr="00597655">
              <w:rPr>
                <w:lang w:val="en-US"/>
              </w:rPr>
              <w:t>Các cơ chế này yêu cầu hãng hàng không:</w:t>
            </w:r>
          </w:p>
          <w:p w:rsidRPr="00597655" w:rsidR="00EE3AD0" w:rsidRDefault="00EE3AD0" w14:paraId="60882614" w14:textId="77777777">
            <w:pPr>
              <w:numPr>
                <w:ilvl w:val="0"/>
                <w:numId w:val="67"/>
              </w:numPr>
              <w:rPr>
                <w:lang w:val="en-US"/>
              </w:rPr>
            </w:pPr>
            <w:r w:rsidRPr="00597655">
              <w:rPr>
                <w:lang w:val="en-US"/>
              </w:rPr>
              <w:t>Theo dõi lượng nhiên liệu tiêu thụ và phát thải CO₂;</w:t>
            </w:r>
          </w:p>
          <w:p w:rsidRPr="00597655" w:rsidR="00EE3AD0" w:rsidRDefault="00EE3AD0" w14:paraId="6229B20B" w14:textId="77777777">
            <w:pPr>
              <w:numPr>
                <w:ilvl w:val="0"/>
                <w:numId w:val="67"/>
              </w:numPr>
              <w:rPr>
                <w:lang w:val="en-US"/>
              </w:rPr>
            </w:pPr>
            <w:r w:rsidRPr="00597655">
              <w:rPr>
                <w:lang w:val="en-US"/>
              </w:rPr>
              <w:t>Báo cáo phát thải định kỳ;</w:t>
            </w:r>
          </w:p>
          <w:p w:rsidRPr="00597655" w:rsidR="00EE3AD0" w:rsidRDefault="00EE3AD0" w14:paraId="74A03599" w14:textId="77777777">
            <w:pPr>
              <w:numPr>
                <w:ilvl w:val="0"/>
                <w:numId w:val="67"/>
              </w:numPr>
              <w:rPr>
                <w:lang w:val="en-US"/>
              </w:rPr>
            </w:pPr>
            <w:r w:rsidRPr="00597655">
              <w:rPr>
                <w:lang w:val="en-US"/>
              </w:rPr>
              <w:t>Thực hiện bù trừ phát thải carbon thông qua hạn ngạch hoặc tín chỉ carbon tương ứng (EUA/UKA hoặc carbon offsets).</w:t>
            </w:r>
          </w:p>
          <w:p w:rsidRPr="00597655" w:rsidR="00EE3AD0" w:rsidP="00EE3AD0" w:rsidRDefault="00EE3AD0" w14:paraId="4135141C" w14:textId="77777777">
            <w:pPr>
              <w:rPr>
                <w:lang w:val="en-US"/>
              </w:rPr>
            </w:pPr>
            <w:r w:rsidRPr="00597655">
              <w:rPr>
                <w:lang w:val="en-US"/>
              </w:rPr>
              <w:t>Báo cáo CO2 Emissions Report hỗ trợ tổng hợp dữ liệu phát thải và nghĩa vụ bù trừ theo từng cơ chế quản lý phát thải hiện hành.</w:t>
            </w:r>
          </w:p>
          <w:p w:rsidRPr="00597655" w:rsidR="00EE3AD0" w:rsidP="00EE3AD0" w:rsidRDefault="00EE3AD0" w14:paraId="2C5154CF" w14:textId="77777777">
            <w:pPr>
              <w:rPr>
                <w:lang w:val="en-US"/>
              </w:rPr>
            </w:pPr>
            <w:r w:rsidRPr="00597655">
              <w:rPr>
                <w:b/>
                <w:bCs/>
                <w:lang w:val="en-US"/>
              </w:rPr>
              <w:t>3. Ý nghĩa quản trị và báo cáo</w:t>
            </w:r>
          </w:p>
          <w:p w:rsidRPr="00597655" w:rsidR="00EE3AD0" w:rsidP="00EE3AD0" w:rsidRDefault="00EE3AD0" w14:paraId="472F4C7C" w14:textId="77777777">
            <w:pPr>
              <w:rPr>
                <w:lang w:val="en-US"/>
              </w:rPr>
            </w:pPr>
            <w:r w:rsidRPr="00597655">
              <w:rPr>
                <w:lang w:val="en-US"/>
              </w:rPr>
              <w:t>Báo cáo là cơ sở phục vụ theo dõi tổng lượng phát thải CO₂ từ hoạt động khai thác bay, xác định phần phát thải vượt hạn ngạch hoặc vượt baseline theo các cơ chế EU ETS, UK ETS và CORSIA, đồng thời hỗ trợ tính toán nghĩa vụ bù trừ carbon và chi phí mua tín chỉ carbon (EUA/UKA).</w:t>
            </w:r>
          </w:p>
          <w:p w:rsidRPr="00597655" w:rsidR="00EE3AD0" w:rsidP="00EE3AD0" w:rsidRDefault="00EE3AD0" w14:paraId="7C960F3A" w14:textId="77777777">
            <w:pPr>
              <w:rPr>
                <w:lang w:val="en-US"/>
              </w:rPr>
            </w:pPr>
            <w:r w:rsidRPr="00597655">
              <w:rPr>
                <w:lang w:val="en-US"/>
              </w:rPr>
              <w:t>Ngoài ra, báo cáo còn hỗ trợ phân tích phát thải theo chặng bay, theo phạm vi chuyến bay và theo từng năm báo cáo nhằm đánh giá xu hướng phát thải, hiệu quả các chương trình giảm phát thải và sử dụng SAF, phục vụ công tác quản trị ESG, lập kế hoạch ngân sách carbon, chiến lược Net Zero cũng như kiểm toán, xác minh và báo cáo với cơ quan quản lý hoặc đơn vị đánh giá độc lập.</w:t>
            </w:r>
          </w:p>
          <w:p w:rsidRPr="00597655" w:rsidR="00EE3AD0" w:rsidP="00EE3AD0" w:rsidRDefault="00EE3AD0" w14:paraId="23D330A3" w14:textId="77777777">
            <w:pPr>
              <w:rPr>
                <w:lang w:val="en-US"/>
              </w:rPr>
            </w:pPr>
            <w:r w:rsidRPr="00597655">
              <w:rPr>
                <w:b/>
                <w:bCs/>
                <w:lang w:val="en-US"/>
              </w:rPr>
              <w:t>4. Danh sách chỉ tiêu thành phần</w:t>
            </w:r>
          </w:p>
          <w:p w:rsidRPr="00EE3AD0" w:rsidR="00EE3AD0" w:rsidRDefault="00EE3AD0" w14:paraId="77FDADC2" w14:textId="77777777">
            <w:pPr>
              <w:numPr>
                <w:ilvl w:val="0"/>
                <w:numId w:val="68"/>
              </w:numPr>
              <w:rPr>
                <w:lang w:val="en-US"/>
              </w:rPr>
            </w:pPr>
            <w:r w:rsidRPr="00EE3AD0">
              <w:rPr>
                <w:lang w:val="en-US"/>
              </w:rPr>
              <w:t>CT 2.19 - EU ETS Full Scope Flights - Chuyến bay đi/đến châu Âu (Thẻ số; tab EU - ETS)</w:t>
            </w:r>
          </w:p>
          <w:p w:rsidRPr="00EE3AD0" w:rsidR="00EE3AD0" w:rsidRDefault="00EE3AD0" w14:paraId="767C13A7" w14:textId="77777777">
            <w:pPr>
              <w:numPr>
                <w:ilvl w:val="0"/>
                <w:numId w:val="68"/>
              </w:numPr>
              <w:rPr>
                <w:lang w:val="en-US"/>
              </w:rPr>
            </w:pPr>
            <w:r w:rsidRPr="00EE3AD0">
              <w:rPr>
                <w:lang w:val="en-US"/>
              </w:rPr>
              <w:t>CT 2.20 - EU ETS Reduced Scope Flights - Chuyến bay áp dụng EU ETS (Thẻ số; tab EU - ETS)</w:t>
            </w:r>
          </w:p>
          <w:p w:rsidRPr="00EE3AD0" w:rsidR="00EE3AD0" w:rsidRDefault="00EE3AD0" w14:paraId="110AE269" w14:textId="20FE31F3">
            <w:pPr>
              <w:numPr>
                <w:ilvl w:val="0"/>
                <w:numId w:val="68"/>
              </w:numPr>
              <w:rPr>
                <w:lang w:val="en-US"/>
              </w:rPr>
            </w:pPr>
            <w:r w:rsidRPr="00EE3AD0">
              <w:rPr>
                <w:lang w:val="en-US"/>
              </w:rPr>
              <w:t>CT 2.21 -  CO₂ Offsetting Requirement (Tonnes) -  CO2 cần đền bù (Tấn) (Thẻ số; tab EU - ETS)</w:t>
            </w:r>
          </w:p>
          <w:p w:rsidRPr="00EE3AD0" w:rsidR="00EE3AD0" w:rsidRDefault="00EE3AD0" w14:paraId="699C899E" w14:textId="6A359B92">
            <w:pPr>
              <w:numPr>
                <w:ilvl w:val="0"/>
                <w:numId w:val="68"/>
              </w:numPr>
              <w:rPr>
                <w:lang w:val="en-US"/>
              </w:rPr>
            </w:pPr>
            <w:r w:rsidRPr="00EE3AD0">
              <w:rPr>
                <w:lang w:val="en-US"/>
              </w:rPr>
              <w:t>CT 2.22 -  CO₂ Emissions vs EU Allowance (tonnes) -  Phát thải CO2 so với hạn ngạch ETS theo năm (Biểu đồ cột; tab EU - ETS)</w:t>
            </w:r>
          </w:p>
          <w:p w:rsidRPr="00EE3AD0" w:rsidR="00EE3AD0" w:rsidRDefault="00EE3AD0" w14:paraId="35586A6F" w14:textId="40295225">
            <w:pPr>
              <w:numPr>
                <w:ilvl w:val="0"/>
                <w:numId w:val="68"/>
              </w:numPr>
              <w:rPr>
                <w:lang w:val="en-US"/>
              </w:rPr>
            </w:pPr>
            <w:r w:rsidRPr="00EE3AD0">
              <w:rPr>
                <w:lang w:val="en-US"/>
              </w:rPr>
              <w:t>CT 2.23 -  Annual EUA Compensation Cost (USD) -  Chi phí bù trừ EUA (USD) theo năm (Biểu đồ đường; tab EU - ETS)</w:t>
            </w:r>
          </w:p>
          <w:p w:rsidRPr="00EE3AD0" w:rsidR="00EE3AD0" w:rsidRDefault="00EE3AD0" w14:paraId="1BF7FDB7" w14:textId="77777777">
            <w:pPr>
              <w:numPr>
                <w:ilvl w:val="0"/>
                <w:numId w:val="68"/>
              </w:numPr>
              <w:rPr>
                <w:lang w:val="en-US"/>
              </w:rPr>
            </w:pPr>
            <w:r w:rsidRPr="00EE3AD0">
              <w:rPr>
                <w:lang w:val="en-US"/>
              </w:rPr>
              <w:t>CT 2.24 - CO₂ Emissions by Route (Top 10) - Phát thải CO2 theo chặng bay (Top 10) (Biểu đồ thanh ngang; tab EU - ETS)</w:t>
            </w:r>
          </w:p>
          <w:p w:rsidRPr="00EE3AD0" w:rsidR="00EE3AD0" w:rsidRDefault="00EE3AD0" w14:paraId="13CD23B5" w14:textId="77777777">
            <w:pPr>
              <w:numPr>
                <w:ilvl w:val="0"/>
                <w:numId w:val="68"/>
              </w:numPr>
              <w:rPr>
                <w:lang w:val="en-US"/>
              </w:rPr>
            </w:pPr>
            <w:r w:rsidRPr="00EE3AD0">
              <w:rPr>
                <w:lang w:val="en-US"/>
              </w:rPr>
              <w:t>CT 2.25 - CO₂ Emissions by Scope - Phát thải CO2 theo phạm vi chuyến bay (Biểu đồ tròn; tab EU - ETS)</w:t>
            </w:r>
          </w:p>
          <w:p w:rsidRPr="00EE3AD0" w:rsidR="00EE3AD0" w:rsidRDefault="00EE3AD0" w14:paraId="3FDFA282" w14:textId="77777777">
            <w:pPr>
              <w:numPr>
                <w:ilvl w:val="0"/>
                <w:numId w:val="68"/>
              </w:numPr>
              <w:rPr>
                <w:lang w:val="en-US"/>
              </w:rPr>
            </w:pPr>
            <w:r w:rsidRPr="00EE3AD0">
              <w:rPr>
                <w:lang w:val="en-US"/>
              </w:rPr>
              <w:t>CT 2.26 - UK ETS Full Scope Flights - Chuyến bay đi/đến Anh (Thẻ số; tab UK - ETS)</w:t>
            </w:r>
          </w:p>
          <w:p w:rsidRPr="00EE3AD0" w:rsidR="00EE3AD0" w:rsidRDefault="00EE3AD0" w14:paraId="016A2135" w14:textId="77777777">
            <w:pPr>
              <w:numPr>
                <w:ilvl w:val="0"/>
                <w:numId w:val="68"/>
              </w:numPr>
              <w:rPr>
                <w:lang w:val="en-US"/>
              </w:rPr>
            </w:pPr>
            <w:r w:rsidRPr="00EE3AD0">
              <w:rPr>
                <w:lang w:val="en-US"/>
              </w:rPr>
              <w:t>CT 2.27 - UK ETS Reduced Scope Flights - Chuyến bay áp dụng UK ETS (Thẻ số; tab UK - ETS)</w:t>
            </w:r>
          </w:p>
          <w:p w:rsidRPr="00EE3AD0" w:rsidR="00EE3AD0" w:rsidRDefault="00EE3AD0" w14:paraId="5F88A8C5" w14:textId="3B58337C">
            <w:pPr>
              <w:numPr>
                <w:ilvl w:val="0"/>
                <w:numId w:val="68"/>
              </w:numPr>
              <w:rPr>
                <w:lang w:val="en-US"/>
              </w:rPr>
            </w:pPr>
            <w:r w:rsidRPr="00EE3AD0">
              <w:rPr>
                <w:lang w:val="en-US"/>
              </w:rPr>
              <w:t>CT 2.28 -  CO₂ Offsetting Requirement (tonnes) -  CO2 cần đền bù (Tấn) (Thẻ số; tab UK - ETS)</w:t>
            </w:r>
          </w:p>
          <w:p w:rsidRPr="00EE3AD0" w:rsidR="00EE3AD0" w:rsidRDefault="00EE3AD0" w14:paraId="18BF8874" w14:textId="620020B4">
            <w:pPr>
              <w:numPr>
                <w:ilvl w:val="0"/>
                <w:numId w:val="68"/>
              </w:numPr>
              <w:rPr>
                <w:lang w:val="en-US"/>
              </w:rPr>
            </w:pPr>
            <w:r w:rsidRPr="00EE3AD0">
              <w:rPr>
                <w:lang w:val="en-US"/>
              </w:rPr>
              <w:t>CT 2.29 -  CO₂ Emissions vs UK Allowance (tonnes) -  Phát thải CO2 so với hạn ngạch UK ETS (Biểu đồ cột; tab UK - ETS)</w:t>
            </w:r>
          </w:p>
          <w:p w:rsidRPr="00EE3AD0" w:rsidR="00EE3AD0" w:rsidRDefault="00EE3AD0" w14:paraId="06E284E3" w14:textId="50FC3207">
            <w:pPr>
              <w:numPr>
                <w:ilvl w:val="0"/>
                <w:numId w:val="68"/>
              </w:numPr>
              <w:rPr>
                <w:lang w:val="en-US"/>
              </w:rPr>
            </w:pPr>
            <w:r w:rsidRPr="00EE3AD0">
              <w:rPr>
                <w:lang w:val="en-US"/>
              </w:rPr>
              <w:t>CT 2.30 -  Annual UKA Compensation Cost (USD) -  Chi phí bù trừ UKA (USD) theo năm (Biểu đồ cột; tab UK - ETS)</w:t>
            </w:r>
          </w:p>
          <w:p w:rsidRPr="00EE3AD0" w:rsidR="00EE3AD0" w:rsidRDefault="00EE3AD0" w14:paraId="3B10BB87" w14:textId="77777777">
            <w:pPr>
              <w:numPr>
                <w:ilvl w:val="0"/>
                <w:numId w:val="68"/>
              </w:numPr>
              <w:rPr>
                <w:lang w:val="en-US"/>
              </w:rPr>
            </w:pPr>
            <w:r w:rsidRPr="00EE3AD0">
              <w:rPr>
                <w:lang w:val="en-US"/>
              </w:rPr>
              <w:t>CT 2.31 - CO₂ Emissions by Route (Top 10) - Phát thải CO2 theo chặng bay (Top 10) (Biểu đồ thanh ngang; tab UK - ETS)</w:t>
            </w:r>
          </w:p>
          <w:p w:rsidRPr="00EE3AD0" w:rsidR="00EE3AD0" w:rsidRDefault="00EE3AD0" w14:paraId="0BF6F354" w14:textId="77777777">
            <w:pPr>
              <w:numPr>
                <w:ilvl w:val="0"/>
                <w:numId w:val="68"/>
              </w:numPr>
              <w:rPr>
                <w:lang w:val="en-US"/>
              </w:rPr>
            </w:pPr>
            <w:r w:rsidRPr="00EE3AD0">
              <w:rPr>
                <w:lang w:val="en-US"/>
              </w:rPr>
              <w:t>CT 2.32 - CO₂ Emissions by Scope - Phát thải CO2 theo phạm vi chuyến bay (Biểu đồ tròn; tab UK - ETS)</w:t>
            </w:r>
          </w:p>
          <w:p w:rsidRPr="00EE3AD0" w:rsidR="00EE3AD0" w:rsidRDefault="00EE3AD0" w14:paraId="1BE1835B" w14:textId="77777777">
            <w:pPr>
              <w:numPr>
                <w:ilvl w:val="0"/>
                <w:numId w:val="68"/>
              </w:numPr>
              <w:rPr>
                <w:lang w:val="en-US"/>
              </w:rPr>
            </w:pPr>
            <w:r w:rsidRPr="00EE3AD0">
              <w:rPr>
                <w:lang w:val="en-US"/>
              </w:rPr>
              <w:t>CT 2.33 - International Flights CORSIA - Chuyến bay quốc tế thuộc phạm vi CORSIA (Thẻ số; tab CORSIA)</w:t>
            </w:r>
          </w:p>
          <w:p w:rsidRPr="00EE3AD0" w:rsidR="00EE3AD0" w:rsidRDefault="00EE3AD0" w14:paraId="3579097C" w14:textId="77777777">
            <w:pPr>
              <w:numPr>
                <w:ilvl w:val="0"/>
                <w:numId w:val="68"/>
              </w:numPr>
              <w:rPr>
                <w:lang w:val="en-US"/>
              </w:rPr>
            </w:pPr>
            <w:r w:rsidRPr="00EE3AD0">
              <w:rPr>
                <w:lang w:val="en-US"/>
              </w:rPr>
              <w:t>CT 2.34 - International Flights Subject to Offsetting Requirements CORSIA - Chuyến bay CORSIA thuộc phạm vi cần đền bù (Thẻ số; tab CORSIA)</w:t>
            </w:r>
          </w:p>
          <w:p w:rsidRPr="00EE3AD0" w:rsidR="00EE3AD0" w:rsidRDefault="00EE3AD0" w14:paraId="7F6DA233" w14:textId="77777777">
            <w:pPr>
              <w:numPr>
                <w:ilvl w:val="0"/>
                <w:numId w:val="68"/>
              </w:numPr>
              <w:rPr>
                <w:lang w:val="en-US"/>
              </w:rPr>
            </w:pPr>
            <w:r w:rsidRPr="00EE3AD0">
              <w:rPr>
                <w:lang w:val="en-US"/>
              </w:rPr>
              <w:t>CT 2.35 - CO₂ Emissions from International Flights (Tonnes) - Phát thải CO2 (Tấn) (Thẻ số; tab CORSIA)</w:t>
            </w:r>
          </w:p>
          <w:p w:rsidRPr="00EE3AD0" w:rsidR="00EE3AD0" w:rsidRDefault="00EE3AD0" w14:paraId="2BF47BA9" w14:textId="16ABF515">
            <w:pPr>
              <w:numPr>
                <w:ilvl w:val="0"/>
                <w:numId w:val="68"/>
              </w:numPr>
              <w:rPr>
                <w:lang w:val="en-US"/>
              </w:rPr>
            </w:pPr>
            <w:r w:rsidRPr="00EE3AD0">
              <w:rPr>
                <w:lang w:val="en-US"/>
              </w:rPr>
              <w:t>CT 2.36 -  CO₂ Emissions from Flights Subject to Offsetting Requirements (Tonnes) -  CO2 cần đền bù (Tấn) (Thẻ số; tab CORSIA)</w:t>
            </w:r>
          </w:p>
          <w:p w:rsidRPr="00EE3AD0" w:rsidR="00EE3AD0" w:rsidRDefault="00EE3AD0" w14:paraId="5D38C30E" w14:textId="593469B7">
            <w:pPr>
              <w:numPr>
                <w:ilvl w:val="0"/>
                <w:numId w:val="68"/>
              </w:numPr>
              <w:rPr>
                <w:lang w:val="en-US"/>
              </w:rPr>
            </w:pPr>
            <w:r w:rsidRPr="00EE3AD0">
              <w:rPr>
                <w:lang w:val="en-US"/>
              </w:rPr>
              <w:t>CT 2.37 -  Emissions Reductions claimed from the use of CORSIA Eligible Fuels (Tonnes) -  CO2 giảm trừ nhờ SAF (Tấn) (Thẻ số; tab CORSIA)</w:t>
            </w:r>
          </w:p>
          <w:p w:rsidRPr="00EE3AD0" w:rsidR="00EE3AD0" w:rsidRDefault="00EE3AD0" w14:paraId="659FE6EC" w14:textId="77777777">
            <w:pPr>
              <w:numPr>
                <w:ilvl w:val="0"/>
                <w:numId w:val="68"/>
              </w:numPr>
              <w:rPr>
                <w:lang w:val="en-US"/>
              </w:rPr>
            </w:pPr>
            <w:r w:rsidRPr="00EE3AD0">
              <w:rPr>
                <w:lang w:val="en-US"/>
              </w:rPr>
              <w:t>CT 2.38 - Annual CO₂ Emissions - Phát thải CO2 theo năm (Tấn) (Biểu đồ cột; tab CORSIA)</w:t>
            </w:r>
          </w:p>
          <w:p w:rsidRPr="00EE3AD0" w:rsidR="00EE3AD0" w:rsidRDefault="00EE3AD0" w14:paraId="426AC8B8" w14:textId="77777777">
            <w:pPr>
              <w:numPr>
                <w:ilvl w:val="0"/>
                <w:numId w:val="68"/>
              </w:numPr>
              <w:rPr>
                <w:lang w:val="en-US"/>
              </w:rPr>
            </w:pPr>
            <w:r w:rsidRPr="00EE3AD0">
              <w:rPr>
                <w:lang w:val="en-US"/>
              </w:rPr>
              <w:t>CT 2.39 - CO₂ Emissions by Route (Top 10) - Phát thải CO₂ theo chặng bay (Top 10) (Biểu đồ thanh ngang; tab CORSIA)</w:t>
            </w:r>
          </w:p>
          <w:p w:rsidRPr="00EE3AD0" w:rsidR="00EE3AD0" w:rsidRDefault="00EE3AD0" w14:paraId="15A324A5" w14:textId="77777777">
            <w:pPr>
              <w:numPr>
                <w:ilvl w:val="0"/>
                <w:numId w:val="68"/>
              </w:numPr>
              <w:rPr>
                <w:lang w:val="en-US"/>
              </w:rPr>
            </w:pPr>
            <w:r w:rsidRPr="00EE3AD0">
              <w:rPr>
                <w:lang w:val="en-US"/>
              </w:rPr>
              <w:t>CT 2.40 - CO₂ Emissions by Scope - Phát thải CO2 theo phạm vi chuyến bay (Biểu đồ tròn; tab CORSIA)</w:t>
            </w:r>
          </w:p>
        </w:tc>
      </w:tr>
    </w:tbl>
    <w:p w:rsidRPr="00EE3AD0" w:rsidR="00EE3AD0" w:rsidP="00EE3AD0" w:rsidRDefault="00EE3AD0" w14:paraId="5BC11A5E" w14:textId="77777777">
      <w:pPr>
        <w:rPr>
          <w:lang w:val="en-US"/>
        </w:rPr>
      </w:pPr>
    </w:p>
    <w:p w:rsidR="00EE3AD0" w:rsidP="00585D2C" w:rsidRDefault="00832EA4" w14:paraId="70AFE711" w14:textId="77777777">
      <w:pPr>
        <w:pStyle w:val="Heading4"/>
      </w:pPr>
      <w:bookmarkStart w:name="_Toc242783288" w:id="31"/>
      <w:r w:rsidRPr="00EE3AD0">
        <w:rPr>
          <w:lang w:val="en-US"/>
        </w:rPr>
        <w:t>2.2.1.8. Chỉ tiêu GRI 303-3 - Water Withdrawal - Lượng nước cấp lên</w:t>
      </w:r>
      <w:bookmarkEnd w:id="31"/>
    </w:p>
    <w:tbl>
      <w:tblPr>
        <w:tblW w:w="0" w:type="auto"/>
        <w:tblCellMar>
          <w:top w:w="15" w:type="dxa"/>
          <w:left w:w="15" w:type="dxa"/>
          <w:bottom w:w="15" w:type="dxa"/>
          <w:right w:w="15" w:type="dxa"/>
        </w:tblCellMar>
        <w:tblLook w:val="04A0" w:firstRow="1" w:lastRow="0" w:firstColumn="1" w:lastColumn="0" w:noHBand="0" w:noVBand="1"/>
      </w:tblPr>
      <w:tblGrid>
        <w:gridCol w:w="3044"/>
        <w:gridCol w:w="6303"/>
      </w:tblGrid>
      <w:tr w:rsidRPr="00EE3AD0" w:rsidR="00EE3AD0" w14:paraId="47B42C0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37EB88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F79335C" w14:textId="77777777">
            <w:pPr>
              <w:rPr>
                <w:lang w:val="en-US"/>
              </w:rPr>
            </w:pPr>
            <w:r w:rsidRPr="00EE3AD0">
              <w:rPr>
                <w:b/>
                <w:bCs/>
                <w:lang w:val="en-US"/>
              </w:rPr>
              <w:t>GRI 303-3</w:t>
            </w:r>
          </w:p>
        </w:tc>
      </w:tr>
      <w:tr w:rsidRPr="00EE3AD0" w:rsidR="00EE3AD0" w14:paraId="4616EBC6"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60B1AE8"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3141FDB" w14:textId="77777777">
            <w:pPr>
              <w:rPr>
                <w:lang w:val="en-US"/>
              </w:rPr>
            </w:pPr>
            <w:r w:rsidRPr="00EE3AD0">
              <w:rPr>
                <w:i/>
                <w:iCs/>
                <w:lang w:val="en-US"/>
              </w:rPr>
              <w:t>Water Withdrawal - Lượng nước cấp lên</w:t>
            </w:r>
          </w:p>
        </w:tc>
      </w:tr>
      <w:tr w:rsidRPr="00EE3AD0" w:rsidR="00EE3AD0" w14:paraId="71829C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5FF54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08ECA" w14:textId="77777777">
            <w:pPr>
              <w:rPr>
                <w:lang w:val="en-US"/>
              </w:rPr>
            </w:pPr>
            <w:r w:rsidRPr="00EE3AD0">
              <w:rPr>
                <w:lang w:val="en-US"/>
              </w:rPr>
              <w:t>Lượng nước cấp lên chuyến bay</w:t>
            </w:r>
          </w:p>
        </w:tc>
      </w:tr>
      <w:tr w:rsidRPr="00EE3AD0" w:rsidR="00EE3AD0" w14:paraId="7B894AF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AC047C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8F3FA3" w14:textId="77777777">
            <w:pPr>
              <w:rPr>
                <w:lang w:val="en-US"/>
              </w:rPr>
            </w:pPr>
            <w:r w:rsidRPr="00EE3AD0">
              <w:rPr>
                <w:lang w:val="en-US"/>
              </w:rPr>
              <w:t>Environment – Môi trường</w:t>
            </w:r>
          </w:p>
        </w:tc>
      </w:tr>
      <w:tr w:rsidRPr="00EE3AD0" w:rsidR="00EE3AD0" w14:paraId="3EAD3A8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0D142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A3DAF" w14:textId="77777777">
            <w:pPr>
              <w:rPr>
                <w:lang w:val="en-US"/>
              </w:rPr>
            </w:pPr>
            <w:r w:rsidRPr="00EE3AD0">
              <w:rPr>
                <w:lang w:val="en-US"/>
              </w:rPr>
              <w:t>Tổ Dịch vụ</w:t>
            </w:r>
          </w:p>
        </w:tc>
      </w:tr>
      <w:tr w:rsidRPr="00EE3AD0" w:rsidR="00EE3AD0" w14:paraId="51A8E6D5"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ABA36A" w14:textId="77777777">
            <w:pPr>
              <w:rPr>
                <w:lang w:val="en-US"/>
              </w:rPr>
            </w:pPr>
            <w:r w:rsidRPr="00EE3AD0">
              <w:rPr>
                <w:b/>
                <w:bCs/>
                <w:lang w:val="en-US"/>
              </w:rPr>
              <w:t>Mô tả chi tiết</w:t>
            </w:r>
          </w:p>
        </w:tc>
      </w:tr>
      <w:tr w:rsidRPr="00EE3AD0" w:rsidR="00EE3AD0" w14:paraId="1CA1186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7AC649A" w14:textId="77777777">
            <w:pPr>
              <w:rPr>
                <w:lang w:val="en-US"/>
              </w:rPr>
            </w:pPr>
            <w:r w:rsidRPr="00EE3AD0">
              <w:rPr>
                <w:b/>
                <w:bCs/>
                <w:lang w:val="en-US"/>
              </w:rPr>
              <w:t>1. Tổng quan về Chỉ tiêu GRI 303-3</w:t>
            </w:r>
          </w:p>
          <w:p w:rsidRPr="00EE3AD0" w:rsidR="00EE3AD0" w:rsidP="00EE3AD0" w:rsidRDefault="00EE3AD0" w14:paraId="0B9C3F04" w14:textId="77777777">
            <w:pPr>
              <w:rPr>
                <w:lang w:val="en-US"/>
              </w:rPr>
            </w:pPr>
            <w:r w:rsidRPr="00EE3AD0">
              <w:rPr>
                <w:lang w:val="en-US"/>
              </w:rPr>
              <w:t>GRI 303-3 là một chỉ tiêu trọng yếu thuộc nhóm tiêu chuẩn Nước và Nước thải (GRI 303) của Global Reporting Initiative (GRI). Chỉ tiêu này đo lường tổng lượng nước mà doanh nghiệp rút ra phục vụ cho hoạt động khai thác bay.</w:t>
            </w:r>
          </w:p>
          <w:p w:rsidRPr="00EE3AD0" w:rsidR="00EE3AD0" w:rsidP="00EE3AD0" w:rsidRDefault="00EE3AD0" w14:paraId="042A327B" w14:textId="77777777">
            <w:pPr>
              <w:rPr>
                <w:lang w:val="en-US"/>
              </w:rPr>
            </w:pPr>
            <w:r w:rsidRPr="00EE3AD0">
              <w:rPr>
                <w:lang w:val="en-US"/>
              </w:rPr>
              <w:t>Chỉ tiêu này yêu cầu doanh nghiệp thống kê và báo cáo tổng lượng nước khai thác (tính bằng Megaliter - ML)</w:t>
            </w:r>
          </w:p>
          <w:p w:rsidRPr="00EE3AD0" w:rsidR="00EE3AD0" w:rsidP="00EE3AD0" w:rsidRDefault="00EE3AD0" w14:paraId="61DF4ABC" w14:textId="77777777">
            <w:pPr>
              <w:rPr>
                <w:b/>
                <w:bCs/>
                <w:lang w:val="en-US"/>
              </w:rPr>
            </w:pPr>
            <w:r w:rsidRPr="00EE3AD0">
              <w:rPr>
                <w:b/>
                <w:bCs/>
                <w:lang w:val="en-US"/>
              </w:rPr>
              <w:t>2. Áp dụng GRI 303-3 trong ngành hàng không</w:t>
            </w:r>
          </w:p>
          <w:p w:rsidRPr="00EE3AD0" w:rsidR="00EE3AD0" w:rsidP="00EE3AD0" w:rsidRDefault="00EE3AD0" w14:paraId="4E42F506" w14:textId="77777777">
            <w:pPr>
              <w:rPr>
                <w:lang w:val="en-US"/>
              </w:rPr>
            </w:pPr>
            <w:r w:rsidRPr="00EE3AD0">
              <w:rPr>
                <w:lang w:val="en-US"/>
              </w:rPr>
              <w:t>Đối với Vietnam Airlines, lượng nước khai thác thống kê dựa vào các dữ liệu tàu bay và đường bay.</w:t>
            </w:r>
          </w:p>
          <w:p w:rsidRPr="00EE3AD0" w:rsidR="00EE3AD0" w:rsidP="00EE3AD0" w:rsidRDefault="00EE3AD0" w14:paraId="79BEC224" w14:textId="77777777">
            <w:pPr>
              <w:rPr>
                <w:b/>
                <w:bCs/>
                <w:lang w:val="en-US"/>
              </w:rPr>
            </w:pPr>
            <w:r w:rsidRPr="00EE3AD0">
              <w:rPr>
                <w:b/>
                <w:bCs/>
                <w:lang w:val="en-US"/>
              </w:rPr>
              <w:t>3. Ý nghĩa quản trị và báo cáo</w:t>
            </w:r>
          </w:p>
          <w:p w:rsidRPr="00EE3AD0" w:rsidR="00EE3AD0" w:rsidRDefault="00EE3AD0" w14:paraId="262ACC8D" w14:textId="77777777">
            <w:pPr>
              <w:numPr>
                <w:ilvl w:val="0"/>
                <w:numId w:val="69"/>
              </w:numPr>
              <w:rPr>
                <w:lang w:val="en-US"/>
              </w:rPr>
            </w:pPr>
            <w:r w:rsidRPr="00EE3AD0">
              <w:rPr>
                <w:b/>
                <w:bCs/>
                <w:lang w:val="en-US"/>
              </w:rPr>
              <w:t>Kiểm soát chi phí vận hành:</w:t>
            </w:r>
            <w:r w:rsidRPr="00EE3AD0">
              <w:rPr>
                <w:lang w:val="en-US"/>
              </w:rPr>
              <w:t xml:space="preserve"> Cung cấp bức tranh toàn cảnh về lượng nước khai thác, từ đó phát hiện các điểm rò rỉ thất thoát hoặc các quy trình đang lãng phí nước. </w:t>
            </w:r>
          </w:p>
          <w:p w:rsidRPr="00EE3AD0" w:rsidR="00EE3AD0" w:rsidP="00EE3AD0" w:rsidRDefault="00EE3AD0" w14:paraId="52F5FF3C" w14:textId="77777777">
            <w:pPr>
              <w:rPr>
                <w:lang w:val="en-US"/>
              </w:rPr>
            </w:pPr>
            <w:r w:rsidRPr="00EE3AD0">
              <w:rPr>
                <w:b/>
                <w:bCs/>
                <w:lang w:val="en-US"/>
              </w:rPr>
              <w:t>4. Danh sách chỉ tiêu thành phần</w:t>
            </w:r>
          </w:p>
          <w:p w:rsidRPr="00EE3AD0" w:rsidR="00EE3AD0" w:rsidP="00EE3AD0" w:rsidRDefault="00EE3AD0" w14:paraId="424D7B9C" w14:textId="77777777">
            <w:pPr>
              <w:rPr>
                <w:lang w:val="en-US"/>
              </w:rPr>
            </w:pPr>
            <w:r w:rsidRPr="00EE3AD0">
              <w:rPr>
                <w:lang w:val="en-US"/>
              </w:rPr>
              <w:t>Đối với chỉ tiêu GRI 303-3 được làm rõ qua những chỉ số sau:</w:t>
            </w:r>
          </w:p>
          <w:p w:rsidRPr="00EE3AD0" w:rsidR="00EE3AD0" w:rsidRDefault="00EE3AD0" w14:paraId="318BEF35" w14:textId="77777777">
            <w:pPr>
              <w:numPr>
                <w:ilvl w:val="0"/>
                <w:numId w:val="70"/>
              </w:numPr>
              <w:rPr>
                <w:lang w:val="en-US"/>
              </w:rPr>
            </w:pPr>
            <w:r w:rsidRPr="00EE3AD0">
              <w:rPr>
                <w:lang w:val="en-US"/>
              </w:rPr>
              <w:t>CT 3.1 - Total Water (Megaliter) - Tổng lượng nước (Megalit) (Thẻ số)</w:t>
            </w:r>
          </w:p>
          <w:p w:rsidRPr="00EE3AD0" w:rsidR="00EE3AD0" w:rsidRDefault="00EE3AD0" w14:paraId="2EC193B3" w14:textId="77777777">
            <w:pPr>
              <w:numPr>
                <w:ilvl w:val="0"/>
                <w:numId w:val="70"/>
              </w:numPr>
              <w:rPr>
                <w:lang w:val="en-US"/>
              </w:rPr>
            </w:pPr>
            <w:r w:rsidRPr="00EE3AD0">
              <w:rPr>
                <w:lang w:val="en-US"/>
              </w:rPr>
              <w:t>CT 3.2 - Water by Narrow-body Aircraft (Megaliter) - Lượng nước của tàu bay thân hẹp (Megalit) (Thẻ số)</w:t>
            </w:r>
          </w:p>
          <w:p w:rsidRPr="00EE3AD0" w:rsidR="00EE3AD0" w:rsidRDefault="00EE3AD0" w14:paraId="534C17FD" w14:textId="77777777">
            <w:pPr>
              <w:numPr>
                <w:ilvl w:val="0"/>
                <w:numId w:val="70"/>
              </w:numPr>
              <w:rPr>
                <w:lang w:val="en-US"/>
              </w:rPr>
            </w:pPr>
            <w:r w:rsidRPr="00EE3AD0">
              <w:rPr>
                <w:lang w:val="en-US"/>
              </w:rPr>
              <w:t>CT 3.3 - Water by Wide-body Aircraft (Megaliter) - Lượng nước của tàu bay thân rộng (Megalit) (Thẻ số)</w:t>
            </w:r>
          </w:p>
          <w:p w:rsidRPr="00EE3AD0" w:rsidR="00EE3AD0" w:rsidRDefault="00EE3AD0" w14:paraId="29411636" w14:textId="77777777">
            <w:pPr>
              <w:numPr>
                <w:ilvl w:val="0"/>
                <w:numId w:val="70"/>
              </w:numPr>
              <w:rPr>
                <w:lang w:val="en-US"/>
              </w:rPr>
            </w:pPr>
            <w:r w:rsidRPr="00EE3AD0">
              <w:rPr>
                <w:lang w:val="en-US"/>
              </w:rPr>
              <w:t>CT 3.4 - Water by Route Type - Lượng nước theo đường bay (Biểu đồ cột)</w:t>
            </w:r>
          </w:p>
          <w:p w:rsidRPr="00EE3AD0" w:rsidR="00EE3AD0" w:rsidRDefault="00EE3AD0" w14:paraId="40FDCC2A" w14:textId="77777777">
            <w:pPr>
              <w:numPr>
                <w:ilvl w:val="0"/>
                <w:numId w:val="70"/>
              </w:numPr>
              <w:rPr>
                <w:lang w:val="en-US"/>
              </w:rPr>
            </w:pPr>
            <w:r w:rsidRPr="00EE3AD0">
              <w:rPr>
                <w:lang w:val="en-US"/>
              </w:rPr>
              <w:t>CT 3.5 - Water by Aircraft Type - Lượng nước theo tàu bay (Biểu đồ cột)</w:t>
            </w:r>
          </w:p>
          <w:p w:rsidRPr="00EE3AD0" w:rsidR="00EE3AD0" w:rsidRDefault="00EE3AD0" w14:paraId="638E4A16" w14:textId="77777777">
            <w:pPr>
              <w:numPr>
                <w:ilvl w:val="0"/>
                <w:numId w:val="70"/>
              </w:numPr>
              <w:rPr>
                <w:lang w:val="en-US"/>
              </w:rPr>
            </w:pPr>
            <w:r w:rsidRPr="00EE3AD0">
              <w:rPr>
                <w:lang w:val="en-US"/>
              </w:rPr>
              <w:t>CT 3.6 - Annual Water - Lượng nước theo năm (Biểu đồ cột)</w:t>
            </w:r>
          </w:p>
          <w:p w:rsidRPr="00EE3AD0" w:rsidR="00EE3AD0" w:rsidRDefault="00EE3AD0" w14:paraId="64BD1E3C" w14:textId="77777777">
            <w:pPr>
              <w:numPr>
                <w:ilvl w:val="0"/>
                <w:numId w:val="70"/>
              </w:numPr>
              <w:rPr>
                <w:lang w:val="en-US"/>
              </w:rPr>
            </w:pPr>
            <w:r w:rsidRPr="00EE3AD0">
              <w:rPr>
                <w:lang w:val="en-US"/>
              </w:rPr>
              <w:t>CT 3.7 - Monthly Water - Lượng nước theo tháng (Biểu đồ cột)</w:t>
            </w:r>
          </w:p>
        </w:tc>
      </w:tr>
    </w:tbl>
    <w:p w:rsidR="00EE3AD0" w:rsidP="00AA5DF4" w:rsidRDefault="00832EA4" w14:paraId="639160FF" w14:textId="77777777">
      <w:pPr>
        <w:pStyle w:val="Heading4"/>
      </w:pPr>
      <w:bookmarkStart w:name="_Toc242783289" w:id="32"/>
      <w:r w:rsidRPr="00EE3AD0">
        <w:rPr>
          <w:lang w:val="en-US"/>
        </w:rPr>
        <w:t>2.2.1.9. Chỉ tiêu GRI 303-5 - Water Consumption - Lượng nước tiêu thụ</w:t>
      </w:r>
      <w:bookmarkEnd w:id="32"/>
    </w:p>
    <w:tbl>
      <w:tblPr>
        <w:tblW w:w="0" w:type="auto"/>
        <w:tblCellMar>
          <w:top w:w="15" w:type="dxa"/>
          <w:left w:w="15" w:type="dxa"/>
          <w:bottom w:w="15" w:type="dxa"/>
          <w:right w:w="15" w:type="dxa"/>
        </w:tblCellMar>
        <w:tblLook w:val="04A0" w:firstRow="1" w:lastRow="0" w:firstColumn="1" w:lastColumn="0" w:noHBand="0" w:noVBand="1"/>
      </w:tblPr>
      <w:tblGrid>
        <w:gridCol w:w="2413"/>
        <w:gridCol w:w="6934"/>
      </w:tblGrid>
      <w:tr w:rsidRPr="00EE3AD0" w:rsidR="00EE3AD0" w14:paraId="773A67F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B801F8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D469120" w14:textId="77777777">
            <w:pPr>
              <w:rPr>
                <w:lang w:val="en-US"/>
              </w:rPr>
            </w:pPr>
            <w:r w:rsidRPr="00EE3AD0">
              <w:rPr>
                <w:b/>
                <w:bCs/>
                <w:lang w:val="en-US"/>
              </w:rPr>
              <w:t>GRI 303-5</w:t>
            </w:r>
          </w:p>
        </w:tc>
      </w:tr>
      <w:tr w:rsidRPr="00EE3AD0" w:rsidR="00EE3AD0" w14:paraId="796399F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B36BCA"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C3ADE00" w14:textId="77777777">
            <w:pPr>
              <w:rPr>
                <w:lang w:val="en-US"/>
              </w:rPr>
            </w:pPr>
            <w:r w:rsidRPr="00EE3AD0">
              <w:rPr>
                <w:i/>
                <w:iCs/>
                <w:lang w:val="en-US"/>
              </w:rPr>
              <w:t>Water Consumption - Lượng nước tiêu thụ</w:t>
            </w:r>
          </w:p>
        </w:tc>
      </w:tr>
      <w:tr w:rsidRPr="00EE3AD0" w:rsidR="00EE3AD0" w14:paraId="623FE9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D175FA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BD039A" w14:textId="77777777">
            <w:pPr>
              <w:rPr>
                <w:lang w:val="en-US"/>
              </w:rPr>
            </w:pPr>
            <w:r w:rsidRPr="00EE3AD0">
              <w:rPr>
                <w:lang w:val="en-US"/>
              </w:rPr>
              <w:t>Lượng nước được sử dụng trên chuyến bay và xả đi cuối ngày</w:t>
            </w:r>
          </w:p>
        </w:tc>
      </w:tr>
      <w:tr w:rsidRPr="00EE3AD0" w:rsidR="00EE3AD0" w14:paraId="725351B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8EE13C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79237C" w14:textId="77777777">
            <w:pPr>
              <w:rPr>
                <w:lang w:val="en-US"/>
              </w:rPr>
            </w:pPr>
            <w:r w:rsidRPr="00EE3AD0">
              <w:rPr>
                <w:lang w:val="en-US"/>
              </w:rPr>
              <w:t>Environment – Môi trường</w:t>
            </w:r>
          </w:p>
        </w:tc>
      </w:tr>
      <w:tr w:rsidRPr="00EE3AD0" w:rsidR="00EE3AD0" w14:paraId="6EE5778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72DB7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ADD38" w14:textId="77777777">
            <w:pPr>
              <w:rPr>
                <w:lang w:val="en-US"/>
              </w:rPr>
            </w:pPr>
            <w:r w:rsidRPr="00EE3AD0">
              <w:rPr>
                <w:lang w:val="en-US"/>
              </w:rPr>
              <w:t>Tổ Dịch vụ</w:t>
            </w:r>
          </w:p>
        </w:tc>
      </w:tr>
      <w:tr w:rsidRPr="00EE3AD0" w:rsidR="00EE3AD0" w14:paraId="1E272CE4"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4272E46" w14:textId="77777777">
            <w:pPr>
              <w:rPr>
                <w:lang w:val="en-US"/>
              </w:rPr>
            </w:pPr>
            <w:r w:rsidRPr="00EE3AD0">
              <w:rPr>
                <w:b/>
                <w:bCs/>
                <w:lang w:val="en-US"/>
              </w:rPr>
              <w:t>Mô tả chi tiết</w:t>
            </w:r>
          </w:p>
        </w:tc>
      </w:tr>
      <w:tr w:rsidRPr="00EE3AD0" w:rsidR="00EE3AD0" w14:paraId="7A67147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F1EB3C" w14:textId="77777777">
            <w:pPr>
              <w:rPr>
                <w:lang w:val="en-US"/>
              </w:rPr>
            </w:pPr>
            <w:r w:rsidRPr="00EE3AD0">
              <w:rPr>
                <w:b/>
                <w:bCs/>
                <w:lang w:val="en-US"/>
              </w:rPr>
              <w:t>1. Tổng quan về Chỉ tiêu GRI 303-5</w:t>
            </w:r>
          </w:p>
          <w:p w:rsidRPr="00EE3AD0" w:rsidR="00EE3AD0" w:rsidP="00EE3AD0" w:rsidRDefault="00EE3AD0" w14:paraId="5EDA56C7" w14:textId="77777777">
            <w:pPr>
              <w:rPr>
                <w:lang w:val="en-US"/>
              </w:rPr>
            </w:pPr>
            <w:r w:rsidRPr="00EE3AD0">
              <w:rPr>
                <w:lang w:val="en-US"/>
              </w:rPr>
              <w:t>GRI 303-5 là chỉ tiêu cuối cùng và đóng vai trò chốt chặn trong nhóm tiêu chuẩn Nước và Nước thải (GRI 303) của Global Reporting Initiative (GRI), với tên gọi chính thức là “Water Consumption” (Lượng nước tiêu thụ). </w:t>
            </w:r>
          </w:p>
          <w:p w:rsidRPr="00EE3AD0" w:rsidR="00EE3AD0" w:rsidP="00EE3AD0" w:rsidRDefault="00EE3AD0" w14:paraId="79400567" w14:textId="77777777">
            <w:pPr>
              <w:rPr>
                <w:lang w:val="en-US"/>
              </w:rPr>
            </w:pPr>
            <w:r w:rsidRPr="00EE3AD0">
              <w:rPr>
                <w:lang w:val="en-US"/>
              </w:rPr>
              <w:t>Chỉ tiêu này yêu cầu doanh nghiệp báo cáo:</w:t>
            </w:r>
          </w:p>
          <w:p w:rsidRPr="00EE3AD0" w:rsidR="00EE3AD0" w:rsidRDefault="00EE3AD0" w14:paraId="281C3CF3" w14:textId="77777777">
            <w:pPr>
              <w:numPr>
                <w:ilvl w:val="0"/>
                <w:numId w:val="71"/>
              </w:numPr>
              <w:rPr>
                <w:lang w:val="en-US"/>
              </w:rPr>
            </w:pPr>
            <w:r w:rsidRPr="00EE3AD0">
              <w:rPr>
                <w:lang w:val="en-US"/>
              </w:rPr>
              <w:t>Tổng lượng nước thực tế đã tiêu thụ trong kỳ (tính bằng Megaliter - ML)</w:t>
            </w:r>
          </w:p>
          <w:p w:rsidRPr="00EE3AD0" w:rsidR="00EE3AD0" w:rsidP="00EE3AD0" w:rsidRDefault="00EE3AD0" w14:paraId="5E5B0BEB" w14:textId="77777777">
            <w:pPr>
              <w:rPr>
                <w:b/>
                <w:bCs/>
                <w:lang w:val="en-US"/>
              </w:rPr>
            </w:pPr>
            <w:r w:rsidRPr="00EE3AD0">
              <w:rPr>
                <w:b/>
                <w:bCs/>
                <w:lang w:val="en-US"/>
              </w:rPr>
              <w:t>2. Áp dụng GRI 303-5 trong ngành hàng không</w:t>
            </w:r>
          </w:p>
          <w:p w:rsidRPr="00EE3AD0" w:rsidR="00EE3AD0" w:rsidP="00EE3AD0" w:rsidRDefault="00EE3AD0" w14:paraId="65E527CF" w14:textId="77777777">
            <w:pPr>
              <w:rPr>
                <w:lang w:val="en-US"/>
              </w:rPr>
            </w:pPr>
            <w:r w:rsidRPr="00EE3AD0">
              <w:rPr>
                <w:lang w:val="en-US"/>
              </w:rPr>
              <w:t>Theo quy trình khai thác thực tế tại Vietnam Airlines hiện nay, cách tiếp cận đối với lượng nước tiêu thụ trên đội bay được quy chuẩn hóa một cách trực diện và thực tế nhất theo công thức: Lượng nước tiêu thụ (Consumption) = Lượng nước cấp lên tàu bay (Water Withdrawal) </w:t>
            </w:r>
          </w:p>
          <w:p w:rsidRPr="00EE3AD0" w:rsidR="00EE3AD0" w:rsidP="00EE3AD0" w:rsidRDefault="00EE3AD0" w14:paraId="2335308E" w14:textId="77777777">
            <w:pPr>
              <w:rPr>
                <w:b/>
                <w:bCs/>
                <w:lang w:val="en-US"/>
              </w:rPr>
            </w:pPr>
            <w:r w:rsidRPr="00EE3AD0">
              <w:rPr>
                <w:b/>
                <w:bCs/>
                <w:lang w:val="en-US"/>
              </w:rPr>
              <w:t>3. Ý nghĩa quản trị và báo cáo</w:t>
            </w:r>
          </w:p>
          <w:p w:rsidRPr="00EE3AD0" w:rsidR="00EE3AD0" w:rsidRDefault="00EE3AD0" w14:paraId="4A9470D5" w14:textId="77777777">
            <w:pPr>
              <w:numPr>
                <w:ilvl w:val="0"/>
                <w:numId w:val="72"/>
              </w:numPr>
              <w:rPr>
                <w:lang w:val="en-US"/>
              </w:rPr>
            </w:pPr>
            <w:r w:rsidRPr="00EE3AD0">
              <w:rPr>
                <w:b/>
                <w:bCs/>
                <w:lang w:val="en-US"/>
              </w:rPr>
              <w:t>Kiểm soát chi phí vận hành:</w:t>
            </w:r>
            <w:r w:rsidRPr="00EE3AD0">
              <w:rPr>
                <w:lang w:val="en-US"/>
              </w:rPr>
              <w:t xml:space="preserve"> Cung cấp bức tranh toàn cảnh về lượng nước tiêu thụ, từ đó phát hiện các điểm rò rỉ thất thoát hoặc các quy trình đang lãng phí nước. </w:t>
            </w:r>
          </w:p>
          <w:p w:rsidRPr="00EE3AD0" w:rsidR="00EE3AD0" w:rsidP="00EE3AD0" w:rsidRDefault="00EE3AD0" w14:paraId="3BB96C87" w14:textId="77777777">
            <w:pPr>
              <w:rPr>
                <w:lang w:val="en-US"/>
              </w:rPr>
            </w:pPr>
            <w:r w:rsidRPr="00EE3AD0">
              <w:rPr>
                <w:b/>
                <w:bCs/>
                <w:lang w:val="en-US"/>
              </w:rPr>
              <w:t>4. Danh sách chỉ tiêu thành phần</w:t>
            </w:r>
          </w:p>
          <w:p w:rsidRPr="00EE3AD0" w:rsidR="00EE3AD0" w:rsidP="00EE3AD0" w:rsidRDefault="00EE3AD0" w14:paraId="53854604" w14:textId="77777777">
            <w:pPr>
              <w:rPr>
                <w:lang w:val="en-US"/>
              </w:rPr>
            </w:pPr>
            <w:r w:rsidRPr="00EE3AD0">
              <w:rPr>
                <w:lang w:val="en-US"/>
              </w:rPr>
              <w:t>Đối với chỉ tiêu GRI 303-5 được làm rõ qua những chỉ số sau:</w:t>
            </w:r>
          </w:p>
          <w:p w:rsidRPr="00EE3AD0" w:rsidR="00EE3AD0" w:rsidRDefault="00EE3AD0" w14:paraId="3ADBF287" w14:textId="77777777">
            <w:pPr>
              <w:numPr>
                <w:ilvl w:val="0"/>
                <w:numId w:val="73"/>
              </w:numPr>
              <w:rPr>
                <w:lang w:val="en-US"/>
              </w:rPr>
            </w:pPr>
            <w:r w:rsidRPr="00EE3AD0">
              <w:rPr>
                <w:lang w:val="en-US"/>
              </w:rPr>
              <w:t>CT 3.8 - Total Water (ML) - Tổng lượng nước (Megalit) (Thẻ số)</w:t>
            </w:r>
          </w:p>
          <w:p w:rsidRPr="00EE3AD0" w:rsidR="00EE3AD0" w:rsidRDefault="00EE3AD0" w14:paraId="463DC162" w14:textId="77777777">
            <w:pPr>
              <w:numPr>
                <w:ilvl w:val="0"/>
                <w:numId w:val="73"/>
              </w:numPr>
              <w:rPr>
                <w:lang w:val="en-US"/>
              </w:rPr>
            </w:pPr>
            <w:r w:rsidRPr="00EE3AD0">
              <w:rPr>
                <w:lang w:val="en-US"/>
              </w:rPr>
              <w:t>CT 3.9 - Water by Route Type - Lượng nước theo đường bay (Biểu đồ thanh ngang)</w:t>
            </w:r>
          </w:p>
          <w:p w:rsidRPr="00EE3AD0" w:rsidR="00EE3AD0" w:rsidRDefault="00EE3AD0" w14:paraId="4A30A16C" w14:textId="77777777">
            <w:pPr>
              <w:numPr>
                <w:ilvl w:val="0"/>
                <w:numId w:val="73"/>
              </w:numPr>
              <w:rPr>
                <w:lang w:val="en-US"/>
              </w:rPr>
            </w:pPr>
            <w:r w:rsidRPr="00EE3AD0">
              <w:rPr>
                <w:lang w:val="en-US"/>
              </w:rPr>
              <w:t>CT 3.10 - Water by Aircraft Type - Lượng nước theo tàu bay (Megalit) (Biểu đồ cột)</w:t>
            </w:r>
          </w:p>
          <w:p w:rsidRPr="00EE3AD0" w:rsidR="00EE3AD0" w:rsidRDefault="00EE3AD0" w14:paraId="46AD7763" w14:textId="77777777">
            <w:pPr>
              <w:numPr>
                <w:ilvl w:val="0"/>
                <w:numId w:val="73"/>
              </w:numPr>
              <w:rPr>
                <w:lang w:val="en-US"/>
              </w:rPr>
            </w:pPr>
            <w:r w:rsidRPr="00EE3AD0">
              <w:rPr>
                <w:lang w:val="en-US"/>
              </w:rPr>
              <w:t>CT 3.11 - Annual Water - Lượng nước theo năm (Biểu đồ cột)</w:t>
            </w:r>
          </w:p>
          <w:p w:rsidRPr="00EE3AD0" w:rsidR="00EE3AD0" w:rsidRDefault="00EE3AD0" w14:paraId="07C9F1ED" w14:textId="77777777">
            <w:pPr>
              <w:numPr>
                <w:ilvl w:val="0"/>
                <w:numId w:val="73"/>
              </w:numPr>
              <w:rPr>
                <w:lang w:val="en-US"/>
              </w:rPr>
            </w:pPr>
            <w:r w:rsidRPr="00EE3AD0">
              <w:rPr>
                <w:lang w:val="en-US"/>
              </w:rPr>
              <w:t>CT 3.12 - Monthly Water - Lượng nước theo tháng (Biểu đồ cột)</w:t>
            </w:r>
          </w:p>
          <w:p w:rsidRPr="00EE3AD0" w:rsidR="00EE3AD0" w:rsidRDefault="00EE3AD0" w14:paraId="6952C638" w14:textId="77777777">
            <w:pPr>
              <w:numPr>
                <w:ilvl w:val="0"/>
                <w:numId w:val="73"/>
              </w:numPr>
              <w:rPr>
                <w:lang w:val="en-US"/>
              </w:rPr>
            </w:pPr>
            <w:r w:rsidRPr="00EE3AD0">
              <w:rPr>
                <w:lang w:val="en-US"/>
              </w:rPr>
              <w:t>CT 3.13 - Average Water by Route Sector for Wide-body Aircraft - Lượng nước trung bình theo chặng bay và tàu bay thân rộng (Bảng)</w:t>
            </w:r>
          </w:p>
        </w:tc>
      </w:tr>
    </w:tbl>
    <w:p w:rsidRPr="00EE3AD0" w:rsidR="00EE3AD0" w:rsidP="00EE3AD0" w:rsidRDefault="00EE3AD0" w14:paraId="5F89062D" w14:textId="77777777">
      <w:pPr>
        <w:rPr>
          <w:lang w:val="en-US"/>
        </w:rPr>
      </w:pPr>
    </w:p>
    <w:p w:rsidRPr="00597655" w:rsidR="00EE3AD0" w:rsidP="00D646C7" w:rsidRDefault="00832EA4" w14:paraId="0BC7FB52" w14:textId="77777777">
      <w:pPr>
        <w:pStyle w:val="Heading4"/>
        <w:rPr>
          <w:lang w:val="en-US"/>
        </w:rPr>
      </w:pPr>
      <w:bookmarkStart w:name="_Toc242783290" w:id="33"/>
      <w:r w:rsidRPr="00597655">
        <w:rPr>
          <w:lang w:val="en-US"/>
        </w:rPr>
        <w:t>2.2.1.10. Chỉ tiêu Airline E-1 - Noise Compliance - Tiếng ồn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423"/>
        <w:gridCol w:w="7924"/>
      </w:tblGrid>
      <w:tr w:rsidRPr="00EE3AD0" w:rsidR="00EE3AD0" w:rsidTr="22A86903" w14:paraId="74FE25E4"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066E9DF"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726C271" w14:textId="77777777">
            <w:pPr>
              <w:rPr>
                <w:lang w:val="en-US"/>
              </w:rPr>
            </w:pPr>
            <w:r w:rsidRPr="00EE3AD0">
              <w:rPr>
                <w:b/>
                <w:bCs/>
                <w:lang w:val="en-US"/>
              </w:rPr>
              <w:t>Airline E-1</w:t>
            </w:r>
          </w:p>
        </w:tc>
      </w:tr>
      <w:tr w:rsidRPr="00EE3AD0" w:rsidR="00EE3AD0" w:rsidTr="22A86903" w14:paraId="3FFDD54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50096E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2AADD70" w14:textId="77777777">
            <w:pPr>
              <w:rPr>
                <w:lang w:val="en-US"/>
              </w:rPr>
            </w:pPr>
            <w:r w:rsidRPr="00EE3AD0">
              <w:rPr>
                <w:b/>
                <w:bCs/>
                <w:i/>
                <w:iCs/>
                <w:lang w:val="en-US"/>
              </w:rPr>
              <w:t>Noise Compliance - Tiếng ồn</w:t>
            </w:r>
          </w:p>
        </w:tc>
      </w:tr>
      <w:tr w:rsidRPr="00EE3AD0" w:rsidR="00EE3AD0" w:rsidTr="22A86903" w14:paraId="16E04105"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7EBB22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81D4B57" w14:textId="77777777">
            <w:pPr>
              <w:rPr>
                <w:lang w:val="en-US"/>
              </w:rPr>
            </w:pPr>
            <w:r w:rsidRPr="00EE3AD0">
              <w:rPr>
                <w:lang w:val="en-US"/>
              </w:rPr>
              <w:t>Thống kê và tính toán tỷ lệ phần trăm (%) đội tàu đáp ứng các giới hạn của Annex 16, Volume I (Chapter 3, 4, 14) theo hướng dẫn ASRH của IATA.</w:t>
            </w:r>
          </w:p>
        </w:tc>
      </w:tr>
      <w:tr w:rsidRPr="00EE3AD0" w:rsidR="00EE3AD0" w:rsidTr="22A86903" w14:paraId="4F5334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42B0C66"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8765A4" w14:textId="77777777">
            <w:pPr>
              <w:rPr>
                <w:lang w:val="en-US"/>
              </w:rPr>
            </w:pPr>
            <w:r w:rsidRPr="00EE3AD0">
              <w:rPr>
                <w:lang w:val="en-US"/>
              </w:rPr>
              <w:t>Môi trường </w:t>
            </w:r>
          </w:p>
        </w:tc>
      </w:tr>
      <w:tr w:rsidRPr="00EE3AD0" w:rsidR="00EE3AD0" w:rsidTr="22A86903" w14:paraId="20ABF13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0FDA9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41E99C" w14:textId="77777777">
            <w:pPr>
              <w:rPr>
                <w:lang w:val="en-US"/>
              </w:rPr>
            </w:pPr>
            <w:r w:rsidRPr="00EE3AD0">
              <w:rPr>
                <w:lang w:val="en-US"/>
              </w:rPr>
              <w:t>Ban ATCL</w:t>
            </w:r>
          </w:p>
        </w:tc>
      </w:tr>
      <w:tr w:rsidRPr="00EE3AD0" w:rsidR="00EE3AD0" w:rsidTr="22A86903" w14:paraId="5B715FE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F50D7BD" w14:textId="77777777">
            <w:pPr>
              <w:rPr>
                <w:lang w:val="en-US"/>
              </w:rPr>
            </w:pPr>
            <w:r w:rsidRPr="00EE3AD0">
              <w:rPr>
                <w:b/>
                <w:bCs/>
                <w:lang w:val="en-US"/>
              </w:rPr>
              <w:t>Mô tả chi tiết</w:t>
            </w:r>
          </w:p>
        </w:tc>
      </w:tr>
      <w:tr w:rsidRPr="00EE3AD0" w:rsidR="00EE3AD0" w:rsidTr="22A86903" w14:paraId="2850DC8D" w14:textId="77777777">
        <w:trPr>
          <w:trHeight w:val="7005"/>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597655" w:rsidR="00EE3AD0" w:rsidP="00EE3AD0" w:rsidRDefault="00EE3AD0" w14:paraId="2779E117" w14:textId="77777777">
            <w:r w:rsidRPr="22A86903">
              <w:rPr>
                <w:b/>
                <w:bCs/>
                <w:lang w:val="en-US"/>
              </w:rPr>
              <w:t>1. Tổng quan về Chỉ tiêu Airline E-1</w:t>
            </w:r>
          </w:p>
          <w:p w:rsidRPr="00597655" w:rsidR="00EE3AD0" w:rsidP="00EE3AD0" w:rsidRDefault="00EE3AD0" w14:paraId="09BCE89B" w14:textId="77777777">
            <w:r w:rsidRPr="22A86903">
              <w:rPr>
                <w:lang w:val="en-US"/>
              </w:rPr>
              <w:t>Chỉ tiêu Airline E-1 nhằm đánh giá khả năng quản lý tác động môi trường của hãng hàng không và mức độ tuân thủ các quy định quốc tế về tiếng ồn hàng không. </w:t>
            </w:r>
          </w:p>
          <w:p w:rsidRPr="00597655" w:rsidR="00EE3AD0" w:rsidP="00EE3AD0" w:rsidRDefault="00EE3AD0" w14:paraId="2F342D18" w14:textId="77777777">
            <w:r w:rsidRPr="22A86903">
              <w:rPr>
                <w:b/>
                <w:bCs/>
                <w:lang w:val="en-US"/>
              </w:rPr>
              <w:t>2. Áp dụng Airline E-1 trong ngành hàng không</w:t>
            </w:r>
          </w:p>
          <w:p w:rsidRPr="00597655" w:rsidR="00EE3AD0" w:rsidP="00EE3AD0" w:rsidRDefault="00EE3AD0" w14:paraId="7FB2C0B1" w14:textId="77777777">
            <w:r w:rsidRPr="22A86903">
              <w:rPr>
                <w:lang w:val="en-US"/>
              </w:rPr>
              <w:t>Đối với Vietnam Airlines, chỉ tiêu Airline E-1 được áp dụng nhằm theo dõi và quản lý tác động tiếng ồn phát sinh từ hoạt động khai thác đội tàu bay trong quá trình vận hành tại các sân bay trong nước và quốc tế. </w:t>
            </w:r>
          </w:p>
          <w:p w:rsidRPr="00597655" w:rsidR="00EE3AD0" w:rsidP="00EE3AD0" w:rsidRDefault="00EE3AD0" w14:paraId="07973161" w14:textId="77777777">
            <w:r w:rsidRPr="22A86903">
              <w:rPr>
                <w:b/>
                <w:bCs/>
                <w:lang w:val="en-US"/>
              </w:rPr>
              <w:t>3. Ý nghĩa quản trị và báo cáo</w:t>
            </w:r>
          </w:p>
          <w:p w:rsidRPr="00597655" w:rsidR="00EE3AD0" w:rsidP="00EE3AD0" w:rsidRDefault="00EE3AD0" w14:paraId="4E4DF914" w14:textId="77777777">
            <w:r w:rsidRPr="22A86903">
              <w:rPr>
                <w:lang w:val="en-US"/>
              </w:rPr>
              <w:t>Dữ liệu từ chỉ tiêu Airline E-1 là cơ sở để đánh giá:</w:t>
            </w:r>
          </w:p>
          <w:p w:rsidRPr="00597655" w:rsidR="00EE3AD0" w:rsidP="00EE3AD0" w:rsidRDefault="00EE3AD0" w14:paraId="20595FDD" w14:textId="77777777">
            <w:r w:rsidRPr="22A86903">
              <w:rPr>
                <w:lang w:val="en-US"/>
              </w:rPr>
              <w:t>Hỗ trợ doanh nghiệp nhận diện và kiểm soát các tác động môi trường từ hoạt động khai thác bay.</w:t>
            </w:r>
          </w:p>
          <w:p w:rsidRPr="00597655" w:rsidR="00EE3AD0" w:rsidP="00EE3AD0" w:rsidRDefault="00EE3AD0" w14:paraId="1FBF74D5" w14:textId="77777777">
            <w:r w:rsidRPr="22A86903">
              <w:rPr>
                <w:lang w:val="en-US"/>
              </w:rPr>
              <w:t>Đánh giá hiệu quả các chương trình giảm thiểu tiếng ồn và hiện đại hóa đội tàu bay.</w:t>
            </w:r>
          </w:p>
          <w:p w:rsidRPr="00597655" w:rsidR="00EE3AD0" w:rsidP="00EE3AD0" w:rsidRDefault="00EE3AD0" w14:paraId="0EF1D72A" w14:textId="77777777">
            <w:r w:rsidRPr="22A86903">
              <w:rPr>
                <w:lang w:val="en-US"/>
              </w:rPr>
              <w:t>Tăng cường quản lý rủi ro liên quan đến cộng đồng, pháp lý và môi trường.</w:t>
            </w:r>
          </w:p>
          <w:p w:rsidRPr="00597655" w:rsidR="00EE3AD0" w:rsidP="00EE3AD0" w:rsidRDefault="00EE3AD0" w14:paraId="6ED81A2E" w14:textId="77777777">
            <w:r w:rsidRPr="22A86903">
              <w:rPr>
                <w:b/>
                <w:bCs/>
                <w:lang w:val="en-US"/>
              </w:rPr>
              <w:t>4. Danh sách chỉ tiêu thành phần</w:t>
            </w:r>
          </w:p>
          <w:p w:rsidRPr="00597655" w:rsidR="00EE3AD0" w:rsidP="00EE3AD0" w:rsidRDefault="00EE3AD0" w14:paraId="73715231" w14:textId="77777777">
            <w:r w:rsidRPr="22A86903">
              <w:rPr>
                <w:lang w:val="en-US"/>
              </w:rPr>
              <w:t>Chỉ tiêu Airline E-1 được làm rõ qua chỉ tiêu con sau:</w:t>
            </w:r>
          </w:p>
          <w:p w:rsidRPr="00EE3AD0" w:rsidR="00EE3AD0" w:rsidP="00EE3AD0" w:rsidRDefault="00EE3AD0" w14:paraId="5D6B08D3" w14:textId="77777777">
            <w:pPr>
              <w:rPr>
                <w:lang w:val="en-US"/>
              </w:rPr>
            </w:pPr>
            <w:r w:rsidRPr="00EE3AD0">
              <w:rPr>
                <w:lang w:val="en-US"/>
              </w:rPr>
              <w:t>CT 5.1 - Number of Aircraft - Số tàu bay (Thẻ số)</w:t>
            </w:r>
          </w:p>
          <w:p w:rsidRPr="00EE3AD0" w:rsidR="00EE3AD0" w:rsidP="00EE3AD0" w:rsidRDefault="00EE3AD0" w14:paraId="278B4A3B" w14:textId="77777777">
            <w:pPr>
              <w:rPr>
                <w:lang w:val="en-US"/>
              </w:rPr>
            </w:pPr>
            <w:r w:rsidRPr="00EE3AD0">
              <w:rPr>
                <w:lang w:val="en-US"/>
              </w:rPr>
              <w:t>CT 5.2 - Certificate Composition - Cơ cấu chứng chỉ tiếng ồn (Biểu đồ tròn)</w:t>
            </w:r>
          </w:p>
          <w:p w:rsidRPr="00EE3AD0" w:rsidR="00EE3AD0" w:rsidP="00EE3AD0" w:rsidRDefault="00EE3AD0" w14:paraId="25AB84E3" w14:textId="77777777">
            <w:pPr>
              <w:rPr>
                <w:lang w:val="en-US"/>
              </w:rPr>
            </w:pPr>
            <w:r w:rsidRPr="00EE3AD0">
              <w:rPr>
                <w:lang w:val="en-US"/>
              </w:rPr>
              <w:t>CT 5.3 - Certificates by Year - Chứng chỉ theo năm (Biểu đồ đường)</w:t>
            </w:r>
          </w:p>
          <w:p w:rsidRPr="00EE3AD0" w:rsidR="00EE3AD0" w:rsidP="00EE3AD0" w:rsidRDefault="00EE3AD0" w14:paraId="4015CEEF" w14:textId="77777777">
            <w:pPr>
              <w:rPr>
                <w:lang w:val="en-US"/>
              </w:rPr>
            </w:pPr>
            <w:r w:rsidRPr="00EE3AD0">
              <w:rPr>
                <w:lang w:val="en-US"/>
              </w:rPr>
              <w:t>CT 5.4 - Certificates by Aircraft Type - Chứng chỉ theo tàu bay (Biểu đồ Sankey)</w:t>
            </w:r>
          </w:p>
        </w:tc>
      </w:tr>
    </w:tbl>
    <w:p w:rsidRPr="00EE3AD0" w:rsidR="00EE3AD0" w:rsidP="00EE3AD0" w:rsidRDefault="00EE3AD0" w14:paraId="4129E663" w14:textId="77777777">
      <w:pPr>
        <w:rPr>
          <w:lang w:val="en-US"/>
        </w:rPr>
      </w:pPr>
    </w:p>
    <w:p w:rsidR="00EE3AD0" w:rsidP="009001A6" w:rsidRDefault="00832EA4" w14:paraId="53C403D4" w14:textId="77777777">
      <w:pPr>
        <w:pStyle w:val="Heading4"/>
      </w:pPr>
      <w:bookmarkStart w:name="_Toc242783291" w:id="34"/>
      <w:r w:rsidRPr="00EE3AD0">
        <w:rPr>
          <w:lang w:val="en-US"/>
        </w:rPr>
        <w:t>2.2.1.11. Chỉ tiêu GRI 305-1-1 - Direct GHG Emissions (Scope 1) from Domestic Flights - Phát thải khí nhà kính trực tiếp từ các chuyến bay nội địa</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243"/>
        <w:gridCol w:w="8104"/>
      </w:tblGrid>
      <w:tr w:rsidRPr="00EE3AD0" w:rsidR="00EE3AD0" w14:paraId="5DD9D07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3C80F6C"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D046D16" w14:textId="77777777">
            <w:pPr>
              <w:rPr>
                <w:b/>
                <w:bCs/>
                <w:lang w:val="en-US"/>
              </w:rPr>
            </w:pPr>
            <w:r w:rsidRPr="00EE3AD0">
              <w:rPr>
                <w:b/>
                <w:bCs/>
                <w:lang w:val="en-US"/>
              </w:rPr>
              <w:t>GRI 305-1-1</w:t>
            </w:r>
          </w:p>
        </w:tc>
      </w:tr>
      <w:tr w:rsidRPr="00EE3AD0" w:rsidR="00EE3AD0" w14:paraId="71ADD13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1E44D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C42972A" w14:textId="77777777">
            <w:pPr>
              <w:rPr>
                <w:b/>
                <w:bCs/>
                <w:lang w:val="en-US"/>
              </w:rPr>
            </w:pPr>
            <w:r w:rsidRPr="00EE3AD0">
              <w:rPr>
                <w:b/>
                <w:bCs/>
                <w:lang w:val="en-US"/>
              </w:rPr>
              <w:t>Direct GHG Emissions (Scope 1) from Domestic Flights - Phát thải khí nhà kính trực tiếp từ các chuyến bay nội địa</w:t>
            </w:r>
          </w:p>
        </w:tc>
      </w:tr>
      <w:tr w:rsidRPr="00EE3AD0" w:rsidR="00EE3AD0" w14:paraId="23BDCD45"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43F21B7"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FD25F2" w14:textId="77777777">
            <w:pPr>
              <w:rPr>
                <w:lang w:val="en-US"/>
              </w:rPr>
            </w:pPr>
            <w:r w:rsidRPr="00EE3AD0">
              <w:rPr>
                <w:lang w:val="en-US"/>
              </w:rPr>
              <w:t>Lượng khí nhà kính phát thải trực tiếp từ các chuyến bay nội địa (Phạm vi 1) bao gồm CO2, CH4, N2O. Lượng nhiên liệu tra nạp từ các sân bay trong nước (chuyến bay nội địa, hoặc quốc tế có điểm xuất phát từ Việt Nam).</w:t>
            </w:r>
          </w:p>
          <w:p w:rsidRPr="00EE3AD0" w:rsidR="00EE3AD0" w:rsidP="00EE3AD0" w:rsidRDefault="00EE3AD0" w14:paraId="2EA5A528" w14:textId="77777777">
            <w:pPr>
              <w:rPr>
                <w:lang w:val="en-US"/>
              </w:rPr>
            </w:pPr>
            <w:r w:rsidRPr="00EE3AD0">
              <w:rPr>
                <w:lang w:val="en-US"/>
              </w:rPr>
              <w:t>Ghi chú: Không bao gồm chuyến VIP, cứu thương, chữa cháy, nhân đạo,...</w:t>
            </w:r>
          </w:p>
        </w:tc>
      </w:tr>
      <w:tr w:rsidRPr="00EE3AD0" w:rsidR="00EE3AD0" w14:paraId="6701ACF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788C75"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B14DC8" w14:textId="77777777">
            <w:pPr>
              <w:rPr>
                <w:lang w:val="en-US"/>
              </w:rPr>
            </w:pPr>
            <w:r w:rsidRPr="00EE3AD0">
              <w:rPr>
                <w:lang w:val="en-US"/>
              </w:rPr>
              <w:t>Môi trường</w:t>
            </w:r>
          </w:p>
        </w:tc>
      </w:tr>
      <w:tr w:rsidRPr="00EE3AD0" w:rsidR="00EE3AD0" w14:paraId="32FD62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656AD7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48D418" w14:textId="77777777">
            <w:pPr>
              <w:rPr>
                <w:lang w:val="en-US"/>
              </w:rPr>
            </w:pPr>
            <w:r w:rsidRPr="00EE3AD0">
              <w:rPr>
                <w:lang w:val="en-US"/>
              </w:rPr>
              <w:t>Ban ATCL</w:t>
            </w:r>
          </w:p>
        </w:tc>
      </w:tr>
      <w:tr w:rsidRPr="00EE3AD0" w:rsidR="00EE3AD0" w14:paraId="74B86CE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C61FA2" w14:textId="77777777">
            <w:pPr>
              <w:rPr>
                <w:lang w:val="en-US"/>
              </w:rPr>
            </w:pPr>
            <w:r w:rsidRPr="00EE3AD0">
              <w:rPr>
                <w:b/>
                <w:bCs/>
                <w:lang w:val="en-US"/>
              </w:rPr>
              <w:t>Mô tả chi tiết</w:t>
            </w:r>
          </w:p>
        </w:tc>
      </w:tr>
      <w:tr w:rsidRPr="00854F77" w:rsidR="00EE3AD0" w14:paraId="4CAB8D6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236DF10" w14:textId="77777777">
            <w:pPr>
              <w:rPr>
                <w:lang w:val="en-US"/>
              </w:rPr>
            </w:pPr>
            <w:r w:rsidRPr="00EE3AD0">
              <w:rPr>
                <w:b/>
                <w:bCs/>
                <w:lang w:val="en-US"/>
              </w:rPr>
              <w:t>1. Tổng quan về Chỉ tiêu</w:t>
            </w:r>
          </w:p>
          <w:p w:rsidRPr="00EE3AD0" w:rsidR="00EE3AD0" w:rsidP="00EE3AD0" w:rsidRDefault="00EE3AD0" w14:paraId="6E186078" w14:textId="77777777">
            <w:pPr>
              <w:rPr>
                <w:lang w:val="en-US"/>
              </w:rPr>
            </w:pPr>
            <w:r w:rsidRPr="00EE3AD0">
              <w:rPr>
                <w:lang w:val="en-US"/>
              </w:rPr>
              <w:t>Đây là một chỉ tiêu con chuyên sâu thuộc nhóm đo lường Phát thải trực tiếp (Scope 1), được thiết kế đặc thù để phục vụ công tác kiểm kê khí nhà kính quốc gia theo quy định nhà nước.</w:t>
            </w:r>
          </w:p>
          <w:p w:rsidRPr="00EE3AD0" w:rsidR="00EE3AD0" w:rsidP="00EE3AD0" w:rsidRDefault="00EE3AD0" w14:paraId="3839DEDE" w14:textId="77777777">
            <w:pPr>
              <w:rPr>
                <w:lang w:val="en-US"/>
              </w:rPr>
            </w:pPr>
            <w:r w:rsidRPr="00EE3AD0">
              <w:rPr>
                <w:lang w:val="en-US"/>
              </w:rPr>
              <w:t>Chỉ tiêu này đo lường lượng khí nhà kính phát thải trực tiếp từ các chuyến bay nội địa (Phạm vi 1), bao gồm các loại khí chính là CO2, CH4 và N2O. Để đảm bảo tính chính xác theo ranh giới quốc gia, dữ liệu đầu vào được xác định là lượng nhiên liệu tra nạp từ các sân bay trong nước (bao gồm cả chuyến bay nội địa hoặc các chuyến bay quốc tế có điểm xuất phát từ Việt Nam).</w:t>
            </w:r>
          </w:p>
          <w:p w:rsidRPr="00EE3AD0" w:rsidR="00EE3AD0" w:rsidP="00EE3AD0" w:rsidRDefault="00EE3AD0" w14:paraId="1F27CD7B" w14:textId="77777777">
            <w:pPr>
              <w:rPr>
                <w:lang w:val="en-US"/>
              </w:rPr>
            </w:pPr>
            <w:r w:rsidRPr="00EE3AD0">
              <w:rPr>
                <w:lang w:val="en-US"/>
              </w:rPr>
              <w:t>Một điểm lưu ý quan trọng về ranh giới hệ thống của chỉ tiêu này là nó chỉ tập trung vào hoạt động khai thác thương mại, do đó không bao gồm các chuyến bay đặc biệt như chuyến VIP, cứu thương, chữa cháy, nhân đạo</w:t>
            </w:r>
          </w:p>
          <w:p w:rsidRPr="00EE3AD0" w:rsidR="00EE3AD0" w:rsidP="00EE3AD0" w:rsidRDefault="00EE3AD0" w14:paraId="5502B190" w14:textId="77777777">
            <w:pPr>
              <w:rPr>
                <w:b/>
                <w:bCs/>
                <w:lang w:val="en-US"/>
              </w:rPr>
            </w:pPr>
            <w:r w:rsidRPr="00EE3AD0">
              <w:rPr>
                <w:b/>
                <w:bCs/>
                <w:lang w:val="en-US"/>
              </w:rPr>
              <w:t>2. Áp dụng trong ngành hàng không</w:t>
            </w:r>
          </w:p>
          <w:p w:rsidRPr="00EE3AD0" w:rsidR="00EE3AD0" w:rsidP="00EE3AD0" w:rsidRDefault="00EE3AD0" w14:paraId="6362BEE5" w14:textId="77777777">
            <w:pPr>
              <w:rPr>
                <w:lang w:val="en-US"/>
              </w:rPr>
            </w:pPr>
            <w:r w:rsidRPr="00EE3AD0">
              <w:rPr>
                <w:lang w:val="en-US"/>
              </w:rPr>
              <w:t>Đối với hệ thống dữ liệu của Vietnam Airlines, việc bóc tách chỉ tiêu này đòi hỏi sự kết hợp giữa dữ liệu tra nạp nhiên liệu thực tế và các bộ lọc loại trừ khắt khe </w:t>
            </w:r>
          </w:p>
          <w:p w:rsidRPr="00EE3AD0" w:rsidR="00EE3AD0" w:rsidP="00EE3AD0" w:rsidRDefault="00EE3AD0" w14:paraId="5E42525F" w14:textId="77777777">
            <w:pPr>
              <w:rPr>
                <w:b/>
                <w:bCs/>
                <w:lang w:val="en-US"/>
              </w:rPr>
            </w:pPr>
            <w:r w:rsidRPr="00EE3AD0">
              <w:rPr>
                <w:b/>
                <w:bCs/>
                <w:lang w:val="en-US"/>
              </w:rPr>
              <w:t>3. Ý nghĩa quản trị và báo cáo</w:t>
            </w:r>
          </w:p>
          <w:p w:rsidRPr="00EE3AD0" w:rsidR="00EE3AD0" w:rsidP="00EE3AD0" w:rsidRDefault="00EE3AD0" w14:paraId="315EF808" w14:textId="77777777">
            <w:pPr>
              <w:rPr>
                <w:lang w:val="en-US"/>
              </w:rPr>
            </w:pPr>
            <w:r w:rsidRPr="00EE3AD0">
              <w:rPr>
                <w:lang w:val="en-US"/>
              </w:rPr>
              <w:t>Việc tách riêng "Dấu chân carbon nội địa" mang lại những giá trị chiến lược và tài chính thiết thực cho Ban điều hành Vietnam Airlines:</w:t>
            </w:r>
          </w:p>
          <w:p w:rsidRPr="00EE3AD0" w:rsidR="00EE3AD0" w:rsidRDefault="00EE3AD0" w14:paraId="235E0581" w14:textId="77777777">
            <w:pPr>
              <w:numPr>
                <w:ilvl w:val="0"/>
                <w:numId w:val="74"/>
              </w:numPr>
              <w:rPr>
                <w:lang w:val="en-US"/>
              </w:rPr>
            </w:pPr>
            <w:r w:rsidRPr="00EE3AD0">
              <w:rPr>
                <w:b/>
                <w:bCs/>
                <w:lang w:val="en-US"/>
              </w:rPr>
              <w:t>Tuân thủ pháp lý và Kiểm kê Quốc gia:</w:t>
            </w:r>
            <w:r w:rsidRPr="00EE3AD0">
              <w:rPr>
                <w:lang w:val="en-US"/>
              </w:rPr>
              <w:t xml:space="preserve"> Đây là cơ sở dữ liệu bắt buộc để Vietnam Airlines báo cáo cho Cục Hàng không và Bộ Tài nguyên &amp; Môi trường, đáp ứng các quy định về kiểm kê khí nhà kính của Chính phủ Việt Nam trong cam kết hướng tới Net Zero tại COP26.</w:t>
            </w:r>
          </w:p>
          <w:p w:rsidRPr="00EE3AD0" w:rsidR="00EE3AD0" w:rsidP="00EE3AD0" w:rsidRDefault="00EE3AD0" w14:paraId="6905DAFC" w14:textId="77777777">
            <w:pPr>
              <w:rPr>
                <w:lang w:val="en-US"/>
              </w:rPr>
            </w:pPr>
            <w:r w:rsidRPr="00EE3AD0">
              <w:rPr>
                <w:b/>
                <w:bCs/>
                <w:lang w:val="en-US"/>
              </w:rPr>
              <w:t>4. Danh sách chỉ tiêu thành phần</w:t>
            </w:r>
          </w:p>
          <w:p w:rsidRPr="00EE3AD0" w:rsidR="00EE3AD0" w:rsidP="00EE3AD0" w:rsidRDefault="00EE3AD0" w14:paraId="20AEED6F" w14:textId="77777777">
            <w:pPr>
              <w:rPr>
                <w:lang w:val="en-US"/>
              </w:rPr>
            </w:pPr>
            <w:r w:rsidRPr="00EE3AD0">
              <w:rPr>
                <w:lang w:val="en-US"/>
              </w:rPr>
              <w:t>Chỉ tiêu được làm rõ qua chỉ tiêu con:</w:t>
            </w:r>
          </w:p>
          <w:p w:rsidRPr="00EE3AD0" w:rsidR="00EE3AD0" w:rsidRDefault="00EE3AD0" w14:paraId="71D786C6" w14:textId="77777777">
            <w:pPr>
              <w:numPr>
                <w:ilvl w:val="0"/>
                <w:numId w:val="75"/>
              </w:numPr>
              <w:rPr>
                <w:lang w:val="en-US"/>
              </w:rPr>
            </w:pPr>
            <w:r w:rsidRPr="00EE3AD0">
              <w:rPr>
                <w:lang w:val="en-US"/>
              </w:rPr>
              <w:t>CT 5.5 - Fuel Consumption (Tonnes) - Tổng nhiên liệu (Tấn) (Thẻ số)</w:t>
            </w:r>
          </w:p>
          <w:p w:rsidRPr="00EE3AD0" w:rsidR="00EE3AD0" w:rsidRDefault="00EE3AD0" w14:paraId="1FB071D4" w14:textId="77777777">
            <w:pPr>
              <w:numPr>
                <w:ilvl w:val="0"/>
                <w:numId w:val="75"/>
              </w:numPr>
              <w:rPr>
                <w:lang w:val="en-US"/>
              </w:rPr>
            </w:pPr>
            <w:r w:rsidRPr="00EE3AD0">
              <w:rPr>
                <w:lang w:val="en-US"/>
              </w:rPr>
              <w:t>CT 5.6 - Jet A-1 Consumption (Tonnes) - Nhiên liệu Jet A-1 (Tấn) (Thẻ số)</w:t>
            </w:r>
          </w:p>
          <w:p w:rsidRPr="00EE3AD0" w:rsidR="00EE3AD0" w:rsidRDefault="00EE3AD0" w14:paraId="4F0BA509" w14:textId="77777777">
            <w:pPr>
              <w:numPr>
                <w:ilvl w:val="0"/>
                <w:numId w:val="75"/>
              </w:numPr>
              <w:rPr>
                <w:lang w:val="en-US"/>
              </w:rPr>
            </w:pPr>
            <w:r w:rsidRPr="00EE3AD0">
              <w:rPr>
                <w:lang w:val="en-US"/>
              </w:rPr>
              <w:t>CT 5.7 - Neat SAF Consumption (Tonnes) - Nhiên liệu Neat SAF (Tấn) (Thẻ số)</w:t>
            </w:r>
          </w:p>
          <w:p w:rsidRPr="00EE3AD0" w:rsidR="00EE3AD0" w:rsidRDefault="00EE3AD0" w14:paraId="0CC72E01" w14:textId="77777777">
            <w:pPr>
              <w:numPr>
                <w:ilvl w:val="0"/>
                <w:numId w:val="75"/>
              </w:numPr>
              <w:rPr>
                <w:lang w:val="en-US"/>
              </w:rPr>
            </w:pPr>
            <w:r w:rsidRPr="00EE3AD0">
              <w:rPr>
                <w:lang w:val="en-US"/>
              </w:rPr>
              <w:t>CT 5.8 - Equivalent Fuel Consumption (TOE) - Năng lượng tương đương (TOE) (Thẻ số)</w:t>
            </w:r>
          </w:p>
          <w:p w:rsidRPr="00EE3AD0" w:rsidR="00EE3AD0" w:rsidRDefault="00EE3AD0" w14:paraId="503C86C6" w14:textId="77777777">
            <w:pPr>
              <w:numPr>
                <w:ilvl w:val="0"/>
                <w:numId w:val="75"/>
              </w:numPr>
              <w:rPr>
                <w:lang w:val="en-US"/>
              </w:rPr>
            </w:pPr>
            <w:r w:rsidRPr="00EE3AD0">
              <w:rPr>
                <w:lang w:val="en-US"/>
              </w:rPr>
              <w:t>CT 5.9 - GHG Emissions (tCO2e) - Phát thải khí nhà kính (tCO2e) (Thẻ số)</w:t>
            </w:r>
          </w:p>
          <w:p w:rsidRPr="00EE3AD0" w:rsidR="00EE3AD0" w:rsidRDefault="00EE3AD0" w14:paraId="3D0B2C6D" w14:textId="77777777">
            <w:pPr>
              <w:numPr>
                <w:ilvl w:val="0"/>
                <w:numId w:val="75"/>
              </w:numPr>
              <w:rPr>
                <w:lang w:val="en-US"/>
              </w:rPr>
            </w:pPr>
            <w:r w:rsidRPr="00EE3AD0">
              <w:rPr>
                <w:lang w:val="en-US"/>
              </w:rPr>
              <w:t>CT 5.10 - CO2 Emissions (tCO2e) - Phát thải CO2 (tCO2e) (Thẻ số)</w:t>
            </w:r>
          </w:p>
          <w:p w:rsidRPr="00EE3AD0" w:rsidR="00EE3AD0" w:rsidRDefault="00EE3AD0" w14:paraId="70B42AE9" w14:textId="77777777">
            <w:pPr>
              <w:numPr>
                <w:ilvl w:val="0"/>
                <w:numId w:val="75"/>
              </w:numPr>
              <w:rPr>
                <w:lang w:val="en-US"/>
              </w:rPr>
            </w:pPr>
            <w:r w:rsidRPr="00EE3AD0">
              <w:rPr>
                <w:lang w:val="en-US"/>
              </w:rPr>
              <w:t>CT 5.11 - CH4 Emissions (tCO2e) - Phát thải CH4 (tCO2e) (Thẻ số)</w:t>
            </w:r>
          </w:p>
          <w:p w:rsidRPr="00EE3AD0" w:rsidR="00EE3AD0" w:rsidRDefault="00EE3AD0" w14:paraId="4ADF1A44" w14:textId="77777777">
            <w:pPr>
              <w:numPr>
                <w:ilvl w:val="0"/>
                <w:numId w:val="75"/>
              </w:numPr>
              <w:rPr>
                <w:lang w:val="en-US"/>
              </w:rPr>
            </w:pPr>
            <w:r w:rsidRPr="00EE3AD0">
              <w:rPr>
                <w:lang w:val="en-US"/>
              </w:rPr>
              <w:t>CT 5.12 - N2O Emissions (tCO2e) - Phát thải N2O (tCO2e) (Thẻ số)</w:t>
            </w:r>
          </w:p>
          <w:p w:rsidRPr="00EE3AD0" w:rsidR="00EE3AD0" w:rsidRDefault="00EE3AD0" w14:paraId="6BFF72A6" w14:textId="77777777">
            <w:pPr>
              <w:numPr>
                <w:ilvl w:val="0"/>
                <w:numId w:val="75"/>
              </w:numPr>
              <w:rPr>
                <w:lang w:val="en-US"/>
              </w:rPr>
            </w:pPr>
            <w:r w:rsidRPr="00EE3AD0">
              <w:rPr>
                <w:lang w:val="en-US"/>
              </w:rPr>
              <w:t>CT 5.13 - Annual GHG Emissions - Phát thải khí nhà kính theo năm (Biểu đồ cột)</w:t>
            </w:r>
          </w:p>
          <w:p w:rsidRPr="00EE3AD0" w:rsidR="00EE3AD0" w:rsidRDefault="00EE3AD0" w14:paraId="41DE433D" w14:textId="77777777">
            <w:pPr>
              <w:numPr>
                <w:ilvl w:val="0"/>
                <w:numId w:val="75"/>
              </w:numPr>
              <w:rPr>
                <w:lang w:val="en-US"/>
              </w:rPr>
            </w:pPr>
            <w:r w:rsidRPr="00EE3AD0">
              <w:rPr>
                <w:lang w:val="en-US"/>
              </w:rPr>
              <w:t>CT 5.14 - Annual Emissions Intensity - Cường độ phát thải theo năm (Biểu đồ cột)</w:t>
            </w:r>
          </w:p>
          <w:p w:rsidRPr="00EE3AD0" w:rsidR="00EE3AD0" w:rsidRDefault="00EE3AD0" w14:paraId="06C65B99" w14:textId="77777777">
            <w:pPr>
              <w:numPr>
                <w:ilvl w:val="0"/>
                <w:numId w:val="75"/>
              </w:numPr>
              <w:rPr>
                <w:lang w:val="en-US"/>
              </w:rPr>
            </w:pPr>
            <w:r w:rsidRPr="00EE3AD0">
              <w:rPr>
                <w:lang w:val="en-US"/>
              </w:rPr>
              <w:t>CT 5.15 - Monthly GHG Emissions - Phát thải khí nhà kính theo tháng (Biểu đồ cột)</w:t>
            </w:r>
          </w:p>
          <w:p w:rsidRPr="00EE3AD0" w:rsidR="00EE3AD0" w:rsidRDefault="00EE3AD0" w14:paraId="02B4A74C" w14:textId="77777777">
            <w:pPr>
              <w:numPr>
                <w:ilvl w:val="0"/>
                <w:numId w:val="75"/>
              </w:numPr>
              <w:rPr>
                <w:lang w:val="en-US"/>
              </w:rPr>
            </w:pPr>
            <w:r w:rsidRPr="00EE3AD0">
              <w:rPr>
                <w:lang w:val="en-US"/>
              </w:rPr>
              <w:t>CT 5.20 - Monthly Emissions Intensity - Cường độ phát thải theo tháng (Biểu đồ cột)</w:t>
            </w:r>
          </w:p>
        </w:tc>
      </w:tr>
    </w:tbl>
    <w:p w:rsidRPr="00597655" w:rsidR="00EE3AD0" w:rsidP="00565607" w:rsidRDefault="00832EA4" w14:paraId="46234EED" w14:textId="77777777">
      <w:pPr>
        <w:pStyle w:val="Heading4"/>
        <w:rPr>
          <w:lang w:val="pt-BR"/>
        </w:rPr>
      </w:pPr>
      <w:bookmarkStart w:name="_Toc242783292" w:id="35"/>
      <w:r w:rsidRPr="00597655">
        <w:rPr>
          <w:lang w:val="pt-BR"/>
        </w:rPr>
        <w:t>2.2.1.12. Chỉ tiêu GRI 403-2 - Hazard identification, risk assessment, and incident investigation - Nhận diện mối nguy, phân tích rủi ro và điều tra sự cố</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554"/>
        <w:gridCol w:w="7793"/>
      </w:tblGrid>
      <w:tr w:rsidRPr="00EE3AD0" w:rsidR="00EE3AD0" w14:paraId="4C83EB3D"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B6132D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E84AA1" w14:textId="77777777">
            <w:pPr>
              <w:rPr>
                <w:b/>
                <w:bCs/>
                <w:lang w:val="en-US"/>
              </w:rPr>
            </w:pPr>
            <w:r w:rsidRPr="00EE3AD0">
              <w:rPr>
                <w:b/>
                <w:bCs/>
                <w:lang w:val="en-US"/>
              </w:rPr>
              <w:t>GRI 403-2</w:t>
            </w:r>
          </w:p>
        </w:tc>
      </w:tr>
      <w:tr w:rsidRPr="00EE3AD0" w:rsidR="00EE3AD0" w14:paraId="7270819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BE45A7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26EDF13" w14:textId="77777777">
            <w:pPr>
              <w:rPr>
                <w:b/>
                <w:bCs/>
                <w:lang w:val="en-US"/>
              </w:rPr>
            </w:pPr>
            <w:r w:rsidRPr="00EE3AD0">
              <w:rPr>
                <w:b/>
                <w:bCs/>
                <w:i/>
                <w:iCs/>
                <w:lang w:val="en-US"/>
              </w:rPr>
              <w:t>Hazard identification, risk assessment, and incident investigation - Nhận diện mối nguy, phân tích rủi ro và điều tra sự cố</w:t>
            </w:r>
          </w:p>
        </w:tc>
      </w:tr>
      <w:tr w:rsidRPr="00EE3AD0" w:rsidR="00EE3AD0" w14:paraId="5FF2835A"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12865B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2B83A" w14:textId="77777777">
            <w:pPr>
              <w:rPr>
                <w:lang w:val="en-US"/>
              </w:rPr>
            </w:pPr>
            <w:r w:rsidRPr="00EE3AD0">
              <w:rPr>
                <w:lang w:val="en-US"/>
              </w:rPr>
              <w:t>Thống kê các mối nguy và sự cố an toàn khai thác bay phát sinh trong kỳ báo cáo, bao gồm các sự cố do va chạm chim bay và sét đánh. </w:t>
            </w:r>
          </w:p>
        </w:tc>
      </w:tr>
      <w:tr w:rsidRPr="00EE3AD0" w:rsidR="00EE3AD0" w14:paraId="194DDA1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5A5FE5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1A5578" w14:textId="77777777">
            <w:pPr>
              <w:rPr>
                <w:lang w:val="en-US"/>
              </w:rPr>
            </w:pPr>
            <w:r w:rsidRPr="00EE3AD0">
              <w:rPr>
                <w:lang w:val="en-US"/>
              </w:rPr>
              <w:t>Xã hội</w:t>
            </w:r>
          </w:p>
        </w:tc>
      </w:tr>
      <w:tr w:rsidRPr="00EE3AD0" w:rsidR="00EE3AD0" w14:paraId="2CE10E2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AB4D48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4980DA" w14:textId="77777777">
            <w:pPr>
              <w:rPr>
                <w:lang w:val="en-US"/>
              </w:rPr>
            </w:pPr>
            <w:r w:rsidRPr="00EE3AD0">
              <w:rPr>
                <w:lang w:val="en-US"/>
              </w:rPr>
              <w:t>Ban ATCL</w:t>
            </w:r>
          </w:p>
        </w:tc>
      </w:tr>
      <w:tr w:rsidRPr="00EE3AD0" w:rsidR="00EE3AD0" w14:paraId="2F7E9C9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0E9AC2A" w14:textId="77777777">
            <w:pPr>
              <w:rPr>
                <w:lang w:val="en-US"/>
              </w:rPr>
            </w:pPr>
            <w:r w:rsidRPr="00EE3AD0">
              <w:rPr>
                <w:b/>
                <w:bCs/>
                <w:lang w:val="en-US"/>
              </w:rPr>
              <w:t>Mô tả chi tiết</w:t>
            </w:r>
          </w:p>
        </w:tc>
      </w:tr>
      <w:tr w:rsidRPr="00EE3AD0" w:rsidR="00EE3AD0" w14:paraId="43D5B9F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74A9584" w14:textId="77777777">
            <w:pPr>
              <w:rPr>
                <w:lang w:val="en-US"/>
              </w:rPr>
            </w:pPr>
            <w:r w:rsidRPr="00EE3AD0">
              <w:rPr>
                <w:b/>
                <w:bCs/>
                <w:lang w:val="en-US"/>
              </w:rPr>
              <w:t>1. Tổng quan về Chỉ tiêu GRI 403-2</w:t>
            </w:r>
          </w:p>
          <w:p w:rsidRPr="00EE3AD0" w:rsidR="00EE3AD0" w:rsidP="00EE3AD0" w:rsidRDefault="00EE3AD0" w14:paraId="7356AD0F" w14:textId="77777777">
            <w:pPr>
              <w:rPr>
                <w:lang w:val="en-US"/>
              </w:rPr>
            </w:pPr>
            <w:r w:rsidRPr="00EE3AD0">
              <w:rPr>
                <w:lang w:val="en-US"/>
              </w:rPr>
              <w:t xml:space="preserve">Chỉ tiêu </w:t>
            </w:r>
            <w:r w:rsidRPr="00EE3AD0">
              <w:rPr>
                <w:b/>
                <w:bCs/>
                <w:lang w:val="en-US"/>
              </w:rPr>
              <w:t>GRI 403-2</w:t>
            </w:r>
            <w:r w:rsidRPr="00EE3AD0">
              <w:rPr>
                <w:lang w:val="en-US"/>
              </w:rPr>
              <w:t xml:space="preserve"> nhằm đánh giá hiệu quả của hệ thống nhận diện mối nguy, báo cáo sự cố và quản lý rủi ro an toàn trong quá trình vận hành của doanh nghiệp. Đối với ngành hàng không, chỉ tiêu này đặc biệt tập trung vào các mối nguy có khả năng ảnh hưởng trực tiếp đến an toàn khai thác bay, tài sản và con người, bao gồm các sự cố phát sinh trong quá trình vận hành tàu bay. </w:t>
            </w:r>
          </w:p>
          <w:p w:rsidRPr="00EE3AD0" w:rsidR="00EE3AD0" w:rsidP="00EE3AD0" w:rsidRDefault="00EE3AD0" w14:paraId="5F3A1CEC" w14:textId="77777777">
            <w:pPr>
              <w:rPr>
                <w:b/>
                <w:bCs/>
                <w:lang w:val="en-US"/>
              </w:rPr>
            </w:pPr>
            <w:r w:rsidRPr="00EE3AD0">
              <w:rPr>
                <w:b/>
                <w:bCs/>
                <w:lang w:val="en-US"/>
              </w:rPr>
              <w:t>2. Áp dụng trong ngành hàng không</w:t>
            </w:r>
          </w:p>
          <w:p w:rsidRPr="00EE3AD0" w:rsidR="00EE3AD0" w:rsidP="00EE3AD0" w:rsidRDefault="00EE3AD0" w14:paraId="537468F8" w14:textId="77777777">
            <w:pPr>
              <w:rPr>
                <w:lang w:val="en-US"/>
              </w:rPr>
            </w:pPr>
            <w:r w:rsidRPr="00EE3AD0">
              <w:rPr>
                <w:lang w:val="en-US"/>
              </w:rPr>
              <w:t xml:space="preserve">Đối với Vietnam Airlines, chỉ tiêu </w:t>
            </w:r>
            <w:r w:rsidRPr="00EE3AD0">
              <w:rPr>
                <w:b/>
                <w:bCs/>
                <w:lang w:val="en-US"/>
              </w:rPr>
              <w:t>GRI 403-2</w:t>
            </w:r>
            <w:r w:rsidRPr="00EE3AD0">
              <w:rPr>
                <w:lang w:val="en-US"/>
              </w:rPr>
              <w:t xml:space="preserve"> được áp dụng nhằm theo dõi và quản lý các mối nguy phát sinh trong hoạt động khai thác, đặc biệt là các nguy cơ ảnh hưởng đến an toàn như va chạm chim bay (bird strike) và sét đánh (lightning strike).</w:t>
            </w:r>
          </w:p>
          <w:p w:rsidRPr="00EE3AD0" w:rsidR="00EE3AD0" w:rsidP="00EE3AD0" w:rsidRDefault="00EE3AD0" w14:paraId="33EBC6C4" w14:textId="77777777">
            <w:pPr>
              <w:rPr>
                <w:lang w:val="en-US"/>
              </w:rPr>
            </w:pPr>
            <w:r w:rsidRPr="00EE3AD0">
              <w:rPr>
                <w:lang w:val="en-US"/>
              </w:rPr>
              <w:t>Thông qua việc ghi nhận số lượng mối nguy, số sự cố và tần suất phát sinh theo từng giai đoạn khai thác, doanh nghiệp có thể đánh giá mức độ rủi ro trong khai thác, đồng thời xây dựng các biện pháp phòng ngừa và kiểm soát phù hợp nhằm đảm bảo an toàn khai thác liên tục.</w:t>
            </w:r>
          </w:p>
          <w:p w:rsidRPr="00EE3AD0" w:rsidR="00EE3AD0" w:rsidP="00EE3AD0" w:rsidRDefault="00EE3AD0" w14:paraId="77350A6B" w14:textId="77777777">
            <w:pPr>
              <w:rPr>
                <w:b/>
                <w:bCs/>
                <w:lang w:val="en-US"/>
              </w:rPr>
            </w:pPr>
            <w:r w:rsidRPr="00EE3AD0">
              <w:rPr>
                <w:b/>
                <w:bCs/>
                <w:lang w:val="en-US"/>
              </w:rPr>
              <w:t>3. Ý nghĩa quản trị và báo cáo</w:t>
            </w:r>
          </w:p>
          <w:p w:rsidRPr="00EE3AD0" w:rsidR="00EE3AD0" w:rsidP="00EE3AD0" w:rsidRDefault="00EE3AD0" w14:paraId="48DD9412" w14:textId="77777777">
            <w:pPr>
              <w:rPr>
                <w:lang w:val="en-US"/>
              </w:rPr>
            </w:pPr>
            <w:r w:rsidRPr="00EE3AD0">
              <w:rPr>
                <w:lang w:val="en-US"/>
              </w:rPr>
              <w:t xml:space="preserve">Dữ liệu từ chỉ tiêu </w:t>
            </w:r>
            <w:r w:rsidRPr="00EE3AD0">
              <w:rPr>
                <w:b/>
                <w:bCs/>
                <w:lang w:val="en-US"/>
              </w:rPr>
              <w:t>GRI 403-2</w:t>
            </w:r>
            <w:r w:rsidRPr="00EE3AD0">
              <w:rPr>
                <w:lang w:val="en-US"/>
              </w:rPr>
              <w:t xml:space="preserve"> là cơ sở để đánh giá:</w:t>
            </w:r>
          </w:p>
          <w:p w:rsidRPr="00EE3AD0" w:rsidR="00EE3AD0" w:rsidRDefault="00EE3AD0" w14:paraId="77865146" w14:textId="77777777">
            <w:pPr>
              <w:numPr>
                <w:ilvl w:val="0"/>
                <w:numId w:val="76"/>
              </w:numPr>
              <w:rPr>
                <w:lang w:val="en-US"/>
              </w:rPr>
            </w:pPr>
            <w:r w:rsidRPr="00EE3AD0">
              <w:rPr>
                <w:lang w:val="en-US"/>
              </w:rPr>
              <w:t>Hiệu quả của hệ thống nhận diện, báo cáo và quản lý mối nguy trong hoạt động khai thác bay.</w:t>
            </w:r>
          </w:p>
          <w:p w:rsidRPr="00EE3AD0" w:rsidR="00EE3AD0" w:rsidRDefault="00EE3AD0" w14:paraId="76E8E95B" w14:textId="77777777">
            <w:pPr>
              <w:numPr>
                <w:ilvl w:val="0"/>
                <w:numId w:val="76"/>
              </w:numPr>
              <w:rPr>
                <w:lang w:val="en-US"/>
              </w:rPr>
            </w:pPr>
            <w:r w:rsidRPr="00EE3AD0">
              <w:rPr>
                <w:lang w:val="en-US"/>
              </w:rPr>
              <w:t>Xu hướng phát sinh sự cố theo thời gian nhằm hỗ trợ công tác phân tích, dự báo và phòng ngừa rủi ro.</w:t>
            </w:r>
          </w:p>
          <w:p w:rsidRPr="00EE3AD0" w:rsidR="00EE3AD0" w:rsidRDefault="00EE3AD0" w14:paraId="604D3CDF" w14:textId="77777777">
            <w:pPr>
              <w:numPr>
                <w:ilvl w:val="0"/>
                <w:numId w:val="76"/>
              </w:numPr>
              <w:rPr>
                <w:lang w:val="en-US"/>
              </w:rPr>
            </w:pPr>
            <w:r w:rsidRPr="00EE3AD0">
              <w:rPr>
                <w:lang w:val="en-US"/>
              </w:rPr>
              <w:t>Hiệu quả triển khai các chương trình quản lý an toàn khai thác và nâng cao năng lực ứng phó sự cố.</w:t>
            </w:r>
          </w:p>
          <w:p w:rsidRPr="00EE3AD0" w:rsidR="00EE3AD0" w:rsidRDefault="00EE3AD0" w14:paraId="0E2517BF" w14:textId="77777777">
            <w:pPr>
              <w:numPr>
                <w:ilvl w:val="0"/>
                <w:numId w:val="76"/>
              </w:numPr>
              <w:rPr>
                <w:lang w:val="en-US"/>
              </w:rPr>
            </w:pPr>
            <w:r w:rsidRPr="00EE3AD0">
              <w:rPr>
                <w:lang w:val="en-US"/>
              </w:rPr>
              <w:t>Mức độ tuân thủ các yêu cầu về quản lý an toàn hàng không theo quy định nội bộ và tiêu chuẩn quốc tế.</w:t>
            </w:r>
          </w:p>
          <w:p w:rsidRPr="00EE3AD0" w:rsidR="00EE3AD0" w:rsidP="00EE3AD0" w:rsidRDefault="00EE3AD0" w14:paraId="400CC0F8" w14:textId="77777777">
            <w:pPr>
              <w:rPr>
                <w:lang w:val="en-US"/>
              </w:rPr>
            </w:pPr>
            <w:r w:rsidRPr="00EE3AD0">
              <w:rPr>
                <w:b/>
                <w:bCs/>
                <w:lang w:val="en-US"/>
              </w:rPr>
              <w:t>4. Danh sách chỉ tiêu thành phần</w:t>
            </w:r>
          </w:p>
          <w:p w:rsidRPr="00EE3AD0" w:rsidR="00EE3AD0" w:rsidP="00EE3AD0" w:rsidRDefault="00EE3AD0" w14:paraId="4453C7FB" w14:textId="77777777">
            <w:pPr>
              <w:rPr>
                <w:lang w:val="en-US"/>
              </w:rPr>
            </w:pPr>
            <w:r w:rsidRPr="00EE3AD0">
              <w:rPr>
                <w:lang w:val="en-US"/>
              </w:rPr>
              <w:t xml:space="preserve">Chỉ tiêu </w:t>
            </w:r>
            <w:r w:rsidRPr="00EE3AD0">
              <w:rPr>
                <w:b/>
                <w:bCs/>
                <w:lang w:val="en-US"/>
              </w:rPr>
              <w:t>GRI 403-2</w:t>
            </w:r>
            <w:r w:rsidRPr="00EE3AD0">
              <w:rPr>
                <w:lang w:val="en-US"/>
              </w:rPr>
              <w:t xml:space="preserve"> được làm rõ qua chỉ tiêu con:</w:t>
            </w:r>
          </w:p>
          <w:p w:rsidRPr="00EE3AD0" w:rsidR="00EE3AD0" w:rsidRDefault="00EE3AD0" w14:paraId="5D2BB283" w14:textId="77777777">
            <w:pPr>
              <w:numPr>
                <w:ilvl w:val="0"/>
                <w:numId w:val="77"/>
              </w:numPr>
              <w:rPr>
                <w:lang w:val="en-US"/>
              </w:rPr>
            </w:pPr>
            <w:r w:rsidRPr="00EE3AD0">
              <w:rPr>
                <w:lang w:val="en-US"/>
              </w:rPr>
              <w:t>CT 5.16 - Flights - Số chuyến bay (Thẻ số)</w:t>
            </w:r>
          </w:p>
          <w:p w:rsidRPr="00EE3AD0" w:rsidR="00EE3AD0" w:rsidRDefault="00EE3AD0" w14:paraId="6782B040" w14:textId="77777777">
            <w:pPr>
              <w:numPr>
                <w:ilvl w:val="0"/>
                <w:numId w:val="77"/>
              </w:numPr>
              <w:rPr>
                <w:lang w:val="en-US"/>
              </w:rPr>
            </w:pPr>
            <w:r w:rsidRPr="00EE3AD0">
              <w:rPr>
                <w:lang w:val="en-US"/>
              </w:rPr>
              <w:t>CT 5.17 - Bird strike hazards - Số mối nguy do chim va chạm (Thẻ số)</w:t>
            </w:r>
          </w:p>
          <w:p w:rsidRPr="00EE3AD0" w:rsidR="00EE3AD0" w:rsidRDefault="00EE3AD0" w14:paraId="1BB07673" w14:textId="77777777">
            <w:pPr>
              <w:numPr>
                <w:ilvl w:val="0"/>
                <w:numId w:val="77"/>
              </w:numPr>
              <w:rPr>
                <w:lang w:val="en-US"/>
              </w:rPr>
            </w:pPr>
            <w:r w:rsidRPr="00EE3AD0">
              <w:rPr>
                <w:lang w:val="en-US"/>
              </w:rPr>
              <w:t>CT 5.18 - Lightning strike hazards - Số mối nguy do sét đánh (Thẻ số)</w:t>
            </w:r>
          </w:p>
          <w:p w:rsidRPr="00EE3AD0" w:rsidR="00EE3AD0" w:rsidRDefault="00EE3AD0" w14:paraId="5BBCD32C" w14:textId="77777777">
            <w:pPr>
              <w:numPr>
                <w:ilvl w:val="0"/>
                <w:numId w:val="77"/>
              </w:numPr>
              <w:rPr>
                <w:lang w:val="en-US"/>
              </w:rPr>
            </w:pPr>
            <w:r w:rsidRPr="00EE3AD0">
              <w:rPr>
                <w:lang w:val="en-US"/>
              </w:rPr>
              <w:t>CT 5.19 - Monthly Flights and Incidents - Số lượng chuyến bay và mối nguy theo tháng (Biểu đồ cột)</w:t>
            </w:r>
          </w:p>
        </w:tc>
      </w:tr>
    </w:tbl>
    <w:p w:rsidRPr="00EE3AD0" w:rsidR="00EE3AD0" w:rsidP="00EE3AD0" w:rsidRDefault="00EE3AD0" w14:paraId="794BC22B" w14:textId="77777777">
      <w:pPr>
        <w:rPr>
          <w:lang w:val="en-US"/>
        </w:rPr>
      </w:pPr>
    </w:p>
    <w:p w:rsidRPr="00597655" w:rsidR="00EE3AD0" w:rsidP="000219C1" w:rsidRDefault="00832EA4" w14:paraId="7E35648F" w14:textId="77777777">
      <w:pPr>
        <w:pStyle w:val="Heading3"/>
        <w:rPr>
          <w:lang w:val="en-US"/>
        </w:rPr>
      </w:pPr>
      <w:bookmarkStart w:name="_Toc242783293" w:id="36"/>
      <w:r w:rsidRPr="00597655">
        <w:rPr>
          <w:lang w:val="en-US"/>
        </w:rPr>
        <w:t>2.2.2. Nội dung chỉ tiêu con</w:t>
      </w:r>
      <w:bookmarkEnd w:id="36"/>
    </w:p>
    <w:p w:rsidR="00EE3AD0" w:rsidP="00226391" w:rsidRDefault="00832EA4" w14:paraId="4260907A" w14:textId="77777777">
      <w:pPr>
        <w:pStyle w:val="Heading4"/>
      </w:pPr>
      <w:bookmarkStart w:name="_Toc242783294" w:id="37"/>
      <w:r w:rsidRPr="00597655">
        <w:rPr>
          <w:lang w:val="en-US"/>
        </w:rPr>
        <w:t>2.2.2.1. Chỉ tiêu GRI 302-1 - Energy consumption within the organization - Năng lượng tiêu thụ trong tổ chức</w:t>
      </w:r>
      <w:bookmarkEnd w:id="37"/>
    </w:p>
    <w:p w:rsidR="00695A4C" w:rsidRDefault="07F6679C" w14:paraId="75FE1E11" w14:textId="77777777">
      <w:r w:rsidRPr="78B6F757">
        <w:rPr>
          <w:lang w:val="en-US"/>
        </w:rPr>
        <w:t>Báo cáo trên hệ thống: GRI 302-1 - Năng lượng tiêu thụ trong tổ chức (bản tiếng Anh: GRI 302-1 - Energy consumption within the organization). Tab: Tổng quan; Chi tiết. Bộ lọc: Năm. Số chỉ tiêu con: 9.</w:t>
      </w:r>
    </w:p>
    <w:tbl>
      <w:tblPr>
        <w:tblW w:w="0" w:type="auto"/>
        <w:tblCellMar>
          <w:top w:w="15" w:type="dxa"/>
          <w:left w:w="15" w:type="dxa"/>
          <w:bottom w:w="15" w:type="dxa"/>
          <w:right w:w="15" w:type="dxa"/>
        </w:tblCellMar>
        <w:tblLook w:val="04A0" w:firstRow="1" w:lastRow="0" w:firstColumn="1" w:lastColumn="0" w:noHBand="0" w:noVBand="1"/>
      </w:tblPr>
      <w:tblGrid>
        <w:gridCol w:w="975"/>
        <w:gridCol w:w="8372"/>
      </w:tblGrid>
      <w:tr w:rsidRPr="00EE3AD0" w:rsidR="00EE3AD0" w14:paraId="46563FD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6A85EC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47ECD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28F9B1F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5DBCA02" w14:textId="77777777">
            <w:pPr>
              <w:rPr>
                <w:lang w:val="en-US"/>
              </w:rPr>
            </w:pPr>
            <w:r w:rsidRPr="00EE3AD0">
              <w:rPr>
                <w:b/>
                <w:bCs/>
                <w:lang w:val="en-US"/>
              </w:rPr>
              <w:t>CT 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E1A3B1" w14:textId="77777777">
            <w:pPr>
              <w:rPr>
                <w:lang w:val="en-US"/>
              </w:rPr>
            </w:pPr>
            <w:r w:rsidRPr="00EE3AD0">
              <w:rPr>
                <w:b/>
                <w:bCs/>
                <w:lang w:val="en-US"/>
              </w:rPr>
              <w:t xml:space="preserve">1. Tên chỉ tiêu: </w:t>
            </w:r>
            <w:r w:rsidRPr="00EE3AD0">
              <w:rPr>
                <w:lang w:val="en-US"/>
              </w:rPr>
              <w:t>Fuel Consumption (Liters) – Tổng nhiên liệu (Lít)</w:t>
            </w:r>
          </w:p>
          <w:p w:rsidRPr="00EE3AD0" w:rsidR="00EE3AD0" w:rsidP="00EE3AD0" w:rsidRDefault="00EE3AD0" w14:paraId="6A51859B" w14:textId="77777777">
            <w:pPr>
              <w:rPr>
                <w:lang w:val="en-US"/>
              </w:rPr>
            </w:pPr>
            <w:r w:rsidRPr="00EE3AD0">
              <w:rPr>
                <w:b/>
                <w:bCs/>
                <w:lang w:val="en-US"/>
              </w:rPr>
              <w:t>2. Định nghĩa/Diễn giải/Ý nghĩa/Mục đích đo lường:</w:t>
            </w:r>
          </w:p>
          <w:p w:rsidRPr="00EE3AD0" w:rsidR="00EE3AD0" w:rsidP="00EE3AD0" w:rsidRDefault="00EE3AD0" w14:paraId="547F7003" w14:textId="77777777">
            <w:pPr>
              <w:rPr>
                <w:lang w:val="en-US"/>
              </w:rPr>
            </w:pPr>
            <w:r w:rsidRPr="00EE3AD0">
              <w:rPr>
                <w:b/>
                <w:bCs/>
                <w:i/>
                <w:iCs/>
                <w:lang w:val="en-US"/>
              </w:rPr>
              <w:t>2.1. Định nghĩa/Diễn giải:</w:t>
            </w:r>
          </w:p>
          <w:p w:rsidRPr="00EE3AD0" w:rsidR="00EE3AD0" w:rsidRDefault="00EE3AD0" w14:paraId="37F901BA" w14:textId="77777777">
            <w:pPr>
              <w:numPr>
                <w:ilvl w:val="0"/>
                <w:numId w:val="78"/>
              </w:numPr>
              <w:rPr>
                <w:lang w:val="en-US"/>
              </w:rPr>
            </w:pPr>
            <w:r w:rsidRPr="00EE3AD0">
              <w:rPr>
                <w:lang w:val="en-US"/>
              </w:rPr>
              <w:t>Tổng lượng nhiên liệu hàng không được ghi nhận tiêu thụ trong kỳ, được xác định dựa trên lượng nhiên liệu nạp vào tàu bay (fuel uplift) thay vì lượng nhiên liệu thực tế đốt cháy trong quá trình bay. </w:t>
            </w:r>
          </w:p>
          <w:p w:rsidRPr="00EE3AD0" w:rsidR="00EE3AD0" w:rsidRDefault="00EE3AD0" w14:paraId="66C3FFDB" w14:textId="77777777">
            <w:pPr>
              <w:numPr>
                <w:ilvl w:val="0"/>
                <w:numId w:val="78"/>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083B52BF" w14:textId="77777777">
            <w:pPr>
              <w:numPr>
                <w:ilvl w:val="0"/>
                <w:numId w:val="78"/>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 </w:t>
            </w:r>
          </w:p>
          <w:p w:rsidRPr="00EE3AD0" w:rsidR="00EE3AD0" w:rsidP="00EE3AD0" w:rsidRDefault="00EE3AD0" w14:paraId="66E22939" w14:textId="77777777">
            <w:pPr>
              <w:rPr>
                <w:lang w:val="en-US"/>
              </w:rPr>
            </w:pPr>
            <w:r w:rsidRPr="00EE3AD0">
              <w:rPr>
                <w:b/>
                <w:bCs/>
                <w:i/>
                <w:iCs/>
                <w:lang w:val="en-US"/>
              </w:rPr>
              <w:t>2.2. Ý nghĩa/Mục đích đo lường:</w:t>
            </w:r>
          </w:p>
          <w:p w:rsidRPr="00EE3AD0" w:rsidR="00EE3AD0" w:rsidRDefault="00EE3AD0" w14:paraId="0D54669F" w14:textId="77777777">
            <w:pPr>
              <w:numPr>
                <w:ilvl w:val="0"/>
                <w:numId w:val="79"/>
              </w:numPr>
              <w:rPr>
                <w:lang w:val="en-US"/>
              </w:rPr>
            </w:pPr>
            <w:r w:rsidRPr="00EE3AD0">
              <w:rPr>
                <w:lang w:val="en-US"/>
              </w:rPr>
              <w:t>Chỉ tiêu này phản ánh tổng lượng nhiên liệu hàng không đã được tiêu thụ phục vụ hoạt động khai thác bay trong kỳ báo cáo, là cơ sở để đánh giá hiệu quả sử dụng năng lượng của hãng hàng không theo chuẩn GRI 302-1. </w:t>
            </w:r>
          </w:p>
          <w:p w:rsidRPr="00EE3AD0" w:rsidR="00EE3AD0" w:rsidRDefault="00EE3AD0" w14:paraId="79F19F59" w14:textId="77777777">
            <w:pPr>
              <w:numPr>
                <w:ilvl w:val="0"/>
                <w:numId w:val="79"/>
              </w:numPr>
              <w:rPr>
                <w:lang w:val="en-US"/>
              </w:rPr>
            </w:pPr>
            <w:r w:rsidRPr="00EE3AD0">
              <w:rPr>
                <w:lang w:val="en-US"/>
              </w:rPr>
              <w:t>Dữ liệu được sử dụng để theo dõi xu hướng tiêu thụ nhiên liệu theo thời gian, đánh giá hiệu quả vận hành đội tàu bay và xây dựng các chương trình tiết kiệm nhiên liệu.</w:t>
            </w:r>
          </w:p>
          <w:p w:rsidRPr="00EE3AD0" w:rsidR="00EE3AD0" w:rsidP="00EE3AD0" w:rsidRDefault="00EE3AD0" w14:paraId="457B255F" w14:textId="77777777">
            <w:pPr>
              <w:rPr>
                <w:lang w:val="en-US"/>
              </w:rPr>
            </w:pPr>
            <w:r w:rsidRPr="00EE3AD0">
              <w:rPr>
                <w:b/>
                <w:bCs/>
                <w:lang w:val="en-US"/>
              </w:rPr>
              <w:t>3. Công thức tính:</w:t>
            </w:r>
          </w:p>
          <w:p w:rsidRPr="00EE3AD0" w:rsidR="00EE3AD0" w:rsidRDefault="00EE3AD0" w14:paraId="20559A16" w14:textId="77777777">
            <w:pPr>
              <w:numPr>
                <w:ilvl w:val="0"/>
                <w:numId w:val="80"/>
              </w:numPr>
              <w:rPr>
                <w:lang w:val="en-US"/>
              </w:rPr>
            </w:pPr>
            <w:r w:rsidRPr="00EE3AD0">
              <w:rPr>
                <w:lang w:val="en-US"/>
              </w:rPr>
              <w:t>Tổng nhiên liệu tiêu thụ là tổng lượng nhiên liệu đã nạp trên tất cả chuyến bay theo hóa đơn.</w:t>
            </w:r>
          </w:p>
          <w:p w:rsidRPr="00EE3AD0" w:rsidR="00EE3AD0" w:rsidP="00EE3AD0" w:rsidRDefault="00EE3AD0" w14:paraId="0F04F90A" w14:textId="77777777">
            <w:pPr>
              <w:rPr>
                <w:lang w:val="en-US"/>
              </w:rPr>
            </w:pPr>
            <w:r w:rsidRPr="00EE3AD0">
              <w:rPr>
                <w:b/>
                <w:bCs/>
                <w:lang w:val="en-US"/>
              </w:rPr>
              <w:t>4. Chiều tổng hợp dữ liệu:</w:t>
            </w:r>
          </w:p>
          <w:p w:rsidRPr="00EE3AD0" w:rsidR="00EE3AD0" w:rsidRDefault="00EE3AD0" w14:paraId="4CD2AD34" w14:textId="77777777">
            <w:pPr>
              <w:numPr>
                <w:ilvl w:val="0"/>
                <w:numId w:val="81"/>
              </w:numPr>
              <w:rPr>
                <w:lang w:val="en-US"/>
              </w:rPr>
            </w:pPr>
            <w:r w:rsidRPr="00EE3AD0">
              <w:rPr>
                <w:lang w:val="en-US"/>
              </w:rPr>
              <w:t>Theo thời gian: Năm.</w:t>
            </w:r>
          </w:p>
          <w:p w:rsidRPr="00EE3AD0" w:rsidR="00EE3AD0" w:rsidP="00EE3AD0" w:rsidRDefault="00EE3AD0" w14:paraId="494B830D" w14:textId="77777777">
            <w:pPr>
              <w:rPr>
                <w:lang w:val="en-US"/>
              </w:rPr>
            </w:pPr>
            <w:r w:rsidRPr="00EE3AD0">
              <w:rPr>
                <w:b/>
                <w:bCs/>
                <w:lang w:val="en-US"/>
              </w:rPr>
              <w:t>5. Nguồn dữ liệu:</w:t>
            </w:r>
            <w:r w:rsidRPr="00EE3AD0">
              <w:rPr>
                <w:lang w:val="en-US"/>
              </w:rPr>
              <w:t> FIMS.</w:t>
            </w:r>
          </w:p>
          <w:p w:rsidRPr="00EE3AD0" w:rsidR="00EE3AD0" w:rsidP="00EE3AD0" w:rsidRDefault="00EE3AD0" w14:paraId="70EF576C"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33FD59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C06A7" w14:textId="77777777">
            <w:pPr>
              <w:rPr>
                <w:lang w:val="en-US"/>
              </w:rPr>
            </w:pPr>
            <w:r w:rsidRPr="00EE3AD0">
              <w:rPr>
                <w:b/>
                <w:bCs/>
                <w:lang w:val="en-US"/>
              </w:rPr>
              <w:t>CT 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07EC90" w14:textId="77777777">
            <w:pPr>
              <w:rPr>
                <w:lang w:val="en-US"/>
              </w:rPr>
            </w:pPr>
            <w:r w:rsidRPr="00EE3AD0">
              <w:rPr>
                <w:b/>
                <w:bCs/>
                <w:lang w:val="en-US"/>
              </w:rPr>
              <w:t xml:space="preserve">1. Tên chỉ tiêu: </w:t>
            </w:r>
            <w:r w:rsidRPr="00EE3AD0">
              <w:rPr>
                <w:lang w:val="en-US"/>
              </w:rPr>
              <w:t>Jet A-1 Consumption (Liters) – Jet A-1 (Lít)</w:t>
            </w:r>
          </w:p>
          <w:p w:rsidRPr="00EE3AD0" w:rsidR="00EE3AD0" w:rsidP="00EE3AD0" w:rsidRDefault="00EE3AD0" w14:paraId="2D0B3D7C" w14:textId="77777777">
            <w:pPr>
              <w:rPr>
                <w:lang w:val="en-US"/>
              </w:rPr>
            </w:pPr>
            <w:r w:rsidRPr="00EE3AD0">
              <w:rPr>
                <w:b/>
                <w:bCs/>
                <w:lang w:val="en-US"/>
              </w:rPr>
              <w:t>2. Định nghĩa/Diễn giải/Ý nghĩa/Mục đích đo lường:</w:t>
            </w:r>
          </w:p>
          <w:p w:rsidRPr="00EE3AD0" w:rsidR="00EE3AD0" w:rsidP="00EE3AD0" w:rsidRDefault="00EE3AD0" w14:paraId="23428A7A" w14:textId="77777777">
            <w:pPr>
              <w:rPr>
                <w:lang w:val="en-US"/>
              </w:rPr>
            </w:pPr>
            <w:r w:rsidRPr="00EE3AD0">
              <w:rPr>
                <w:b/>
                <w:bCs/>
                <w:i/>
                <w:iCs/>
                <w:lang w:val="en-US"/>
              </w:rPr>
              <w:t>2.1. Định nghĩa/Diễn giải:</w:t>
            </w:r>
          </w:p>
          <w:p w:rsidRPr="00EE3AD0" w:rsidR="00EE3AD0" w:rsidRDefault="00EE3AD0" w14:paraId="4AC72849" w14:textId="77777777">
            <w:pPr>
              <w:numPr>
                <w:ilvl w:val="0"/>
                <w:numId w:val="82"/>
              </w:numPr>
              <w:rPr>
                <w:lang w:val="en-US"/>
              </w:rPr>
            </w:pPr>
            <w:r w:rsidRPr="00EE3AD0">
              <w:rPr>
                <w:lang w:val="en-US"/>
              </w:rPr>
              <w:t>Là tổng lượng nhiên liệu hàng không hóa thạch Jet A-1 được tra nạp và sử dụng cho hoạt động khai thác bay. </w:t>
            </w:r>
          </w:p>
          <w:p w:rsidRPr="00EE3AD0" w:rsidR="00EE3AD0" w:rsidP="00EE3AD0" w:rsidRDefault="00EE3AD0" w14:paraId="55615AAD" w14:textId="77777777">
            <w:pPr>
              <w:rPr>
                <w:lang w:val="en-US"/>
              </w:rPr>
            </w:pPr>
            <w:r w:rsidRPr="00EE3AD0">
              <w:rPr>
                <w:b/>
                <w:bCs/>
                <w:i/>
                <w:iCs/>
                <w:lang w:val="en-US"/>
              </w:rPr>
              <w:t>2.2. Ý nghĩa/Mục đích đo lường:</w:t>
            </w:r>
          </w:p>
          <w:p w:rsidRPr="00EE3AD0" w:rsidR="00EE3AD0" w:rsidRDefault="00EE3AD0" w14:paraId="12E076BE" w14:textId="77777777">
            <w:pPr>
              <w:numPr>
                <w:ilvl w:val="0"/>
                <w:numId w:val="83"/>
              </w:numPr>
              <w:rPr>
                <w:lang w:val="en-US"/>
              </w:rPr>
            </w:pPr>
            <w:r w:rsidRPr="00EE3AD0">
              <w:rPr>
                <w:lang w:val="en-US"/>
              </w:rPr>
              <w:t>Phục vụ theo dõi hiệu quả sử dụng năng lượng theo GRI 302-1.</w:t>
            </w:r>
          </w:p>
          <w:p w:rsidRPr="00EE3AD0" w:rsidR="00EE3AD0" w:rsidP="00EE3AD0" w:rsidRDefault="00EE3AD0" w14:paraId="48380CF9" w14:textId="77777777">
            <w:pPr>
              <w:rPr>
                <w:lang w:val="en-US"/>
              </w:rPr>
            </w:pPr>
            <w:r w:rsidRPr="00EE3AD0">
              <w:rPr>
                <w:b/>
                <w:bCs/>
                <w:lang w:val="en-US"/>
              </w:rPr>
              <w:t>3. Công thức tính:</w:t>
            </w:r>
          </w:p>
          <w:p w:rsidRPr="00EE3AD0" w:rsidR="00EE3AD0" w:rsidRDefault="00EE3AD0" w14:paraId="29567DE8" w14:textId="77777777">
            <w:pPr>
              <w:numPr>
                <w:ilvl w:val="0"/>
                <w:numId w:val="84"/>
              </w:numPr>
              <w:rPr>
                <w:lang w:val="en-US"/>
              </w:rPr>
            </w:pPr>
            <w:r w:rsidRPr="00EE3AD0">
              <w:rPr>
                <w:lang w:val="en-US"/>
              </w:rPr>
              <w:t>Nhiên liệu tiêu thụ Jet A-1 = Tổng nhiên liệu tiêu thụ - Lượng SAF nguyên chất.</w:t>
            </w:r>
          </w:p>
          <w:p w:rsidRPr="00EE3AD0" w:rsidR="00EE3AD0" w:rsidP="00EE3AD0" w:rsidRDefault="00EE3AD0" w14:paraId="7628F1C3" w14:textId="77777777">
            <w:pPr>
              <w:rPr>
                <w:lang w:val="en-US"/>
              </w:rPr>
            </w:pPr>
            <w:r w:rsidRPr="00EE3AD0">
              <w:rPr>
                <w:b/>
                <w:bCs/>
                <w:lang w:val="en-US"/>
              </w:rPr>
              <w:t>4. Chiều tổng hợp dữ liệu:</w:t>
            </w:r>
          </w:p>
          <w:p w:rsidRPr="00EE3AD0" w:rsidR="00EE3AD0" w:rsidRDefault="00EE3AD0" w14:paraId="1BCFC6CB" w14:textId="77777777">
            <w:pPr>
              <w:numPr>
                <w:ilvl w:val="0"/>
                <w:numId w:val="85"/>
              </w:numPr>
              <w:rPr>
                <w:lang w:val="en-US"/>
              </w:rPr>
            </w:pPr>
            <w:r w:rsidRPr="00EE3AD0">
              <w:rPr>
                <w:lang w:val="en-US"/>
              </w:rPr>
              <w:t>Theo thời gian: Năm.</w:t>
            </w:r>
          </w:p>
          <w:p w:rsidRPr="00EE3AD0" w:rsidR="00EE3AD0" w:rsidP="00EE3AD0" w:rsidRDefault="00EE3AD0" w14:paraId="0D0A2474" w14:textId="77777777">
            <w:pPr>
              <w:rPr>
                <w:lang w:val="en-US"/>
              </w:rPr>
            </w:pPr>
            <w:r w:rsidRPr="00EE3AD0">
              <w:rPr>
                <w:b/>
                <w:bCs/>
                <w:lang w:val="en-US"/>
              </w:rPr>
              <w:t>5. Nguồn dữ liệu:</w:t>
            </w:r>
            <w:r w:rsidRPr="00EE3AD0">
              <w:rPr>
                <w:lang w:val="en-US"/>
              </w:rPr>
              <w:t> </w:t>
            </w:r>
          </w:p>
          <w:p w:rsidRPr="00EE3AD0" w:rsidR="00EE3AD0" w:rsidRDefault="00EE3AD0" w14:paraId="59252D49" w14:textId="77777777">
            <w:pPr>
              <w:numPr>
                <w:ilvl w:val="0"/>
                <w:numId w:val="86"/>
              </w:numPr>
              <w:rPr>
                <w:lang w:val="en-US"/>
              </w:rPr>
            </w:pPr>
            <w:r w:rsidRPr="00EE3AD0">
              <w:rPr>
                <w:lang w:val="en-US"/>
              </w:rPr>
              <w:t>Tổng nhiên liệu tiêu thụ: FIMS.</w:t>
            </w:r>
          </w:p>
          <w:p w:rsidRPr="00EE3AD0" w:rsidR="00EE3AD0" w:rsidRDefault="00EE3AD0" w14:paraId="02473DBD" w14:textId="77777777">
            <w:pPr>
              <w:numPr>
                <w:ilvl w:val="0"/>
                <w:numId w:val="86"/>
              </w:numPr>
              <w:rPr>
                <w:lang w:val="en-US"/>
              </w:rPr>
            </w:pPr>
            <w:r w:rsidRPr="00EE3AD0">
              <w:rPr>
                <w:lang w:val="en-US"/>
              </w:rPr>
              <w:t>Nhiên liệu SAF nguyên chất: Lấy từ chứng nhận nạp SAF tại mỗi sân bay.</w:t>
            </w:r>
          </w:p>
          <w:p w:rsidRPr="00EE3AD0" w:rsidR="00EE3AD0" w:rsidP="00EE3AD0" w:rsidRDefault="00EE3AD0" w14:paraId="0218249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36503DFA"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F32AC4" w14:textId="77777777">
            <w:pPr>
              <w:rPr>
                <w:lang w:val="en-US"/>
              </w:rPr>
            </w:pPr>
            <w:r w:rsidRPr="00EE3AD0">
              <w:rPr>
                <w:b/>
                <w:bCs/>
                <w:lang w:val="en-US"/>
              </w:rPr>
              <w:t>CT 1.3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5BC9D0F" w14:textId="77777777">
            <w:pPr>
              <w:rPr>
                <w:lang w:val="en-US"/>
              </w:rPr>
            </w:pPr>
            <w:r w:rsidRPr="00EE3AD0">
              <w:rPr>
                <w:b/>
                <w:bCs/>
                <w:lang w:val="en-US"/>
              </w:rPr>
              <w:t xml:space="preserve">1. Tên chỉ tiêu: </w:t>
            </w:r>
            <w:r w:rsidRPr="00EE3AD0">
              <w:rPr>
                <w:lang w:val="en-US"/>
              </w:rPr>
              <w:t>SAF Consumption (Liters) – Neat SAF (Lít)</w:t>
            </w:r>
          </w:p>
          <w:p w:rsidRPr="00EE3AD0" w:rsidR="00EE3AD0" w:rsidP="00EE3AD0" w:rsidRDefault="00EE3AD0" w14:paraId="5FE22C07" w14:textId="77777777">
            <w:pPr>
              <w:rPr>
                <w:lang w:val="en-US"/>
              </w:rPr>
            </w:pPr>
            <w:r w:rsidRPr="00EE3AD0">
              <w:rPr>
                <w:b/>
                <w:bCs/>
                <w:lang w:val="en-US"/>
              </w:rPr>
              <w:t>2. Định nghĩa/Diễn giải/Ý nghĩa/Mục đích đo lường:</w:t>
            </w:r>
          </w:p>
          <w:p w:rsidRPr="00EE3AD0" w:rsidR="00EE3AD0" w:rsidP="00EE3AD0" w:rsidRDefault="00EE3AD0" w14:paraId="02BFF1D2" w14:textId="77777777">
            <w:pPr>
              <w:rPr>
                <w:lang w:val="en-US"/>
              </w:rPr>
            </w:pPr>
            <w:r w:rsidRPr="00EE3AD0">
              <w:rPr>
                <w:b/>
                <w:bCs/>
                <w:i/>
                <w:iCs/>
                <w:lang w:val="en-US"/>
              </w:rPr>
              <w:t>2.1. Định nghĩa/Diễn giải:</w:t>
            </w:r>
          </w:p>
          <w:p w:rsidRPr="00EE3AD0" w:rsidR="00EE3AD0" w:rsidRDefault="00EE3AD0" w14:paraId="18ACC0A3" w14:textId="77777777">
            <w:pPr>
              <w:numPr>
                <w:ilvl w:val="0"/>
                <w:numId w:val="87"/>
              </w:numPr>
              <w:rPr>
                <w:lang w:val="en-US"/>
              </w:rPr>
            </w:pPr>
            <w:r w:rsidRPr="00EE3AD0">
              <w:rPr>
                <w:lang w:val="en-US"/>
              </w:rPr>
              <w:t>Nhiên liệu tiêu thụ SAF là phần SAF nguyên chất (Neat SAF).</w:t>
            </w:r>
          </w:p>
          <w:p w:rsidRPr="00EE3AD0" w:rsidR="00EE3AD0" w:rsidRDefault="00EE3AD0" w14:paraId="3666DB4D" w14:textId="77777777">
            <w:pPr>
              <w:numPr>
                <w:ilvl w:val="0"/>
                <w:numId w:val="8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2F7D84A" w14:textId="77777777">
            <w:pPr>
              <w:rPr>
                <w:lang w:val="en-US"/>
              </w:rPr>
            </w:pPr>
            <w:r w:rsidRPr="00EE3AD0">
              <w:rPr>
                <w:b/>
                <w:bCs/>
                <w:i/>
                <w:iCs/>
                <w:lang w:val="en-US"/>
              </w:rPr>
              <w:t>2.2. Ý nghĩa/Mục đích đo lường:</w:t>
            </w:r>
          </w:p>
          <w:p w:rsidRPr="00EE3AD0" w:rsidR="00EE3AD0" w:rsidRDefault="00EE3AD0" w14:paraId="19315505" w14:textId="77777777">
            <w:pPr>
              <w:numPr>
                <w:ilvl w:val="0"/>
                <w:numId w:val="8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RDefault="00EE3AD0" w14:paraId="149754E5" w14:textId="77777777">
            <w:pPr>
              <w:numPr>
                <w:ilvl w:val="0"/>
                <w:numId w:val="88"/>
              </w:numPr>
              <w:rPr>
                <w:lang w:val="en-US"/>
              </w:rPr>
            </w:pPr>
            <w:r w:rsidRPr="00EE3AD0">
              <w:rPr>
                <w:lang w:val="en-US"/>
              </w:rPr>
              <w:t>Là cơ sở phục vụ báo cáo ESG, tuân thủ các cơ chế như RefuelEU Aviation, EU ETS, UK ETS, CORSIA và đánh giá tỷ lệ thay thế nhiên liệu hóa thạch bằng SAF.</w:t>
            </w:r>
          </w:p>
          <w:p w:rsidRPr="00EE3AD0" w:rsidR="00EE3AD0" w:rsidP="00EE3AD0" w:rsidRDefault="00EE3AD0" w14:paraId="0CA091E3" w14:textId="77777777">
            <w:pPr>
              <w:rPr>
                <w:lang w:val="en-US"/>
              </w:rPr>
            </w:pPr>
            <w:r w:rsidRPr="00EE3AD0">
              <w:rPr>
                <w:b/>
                <w:bCs/>
                <w:lang w:val="en-US"/>
              </w:rPr>
              <w:t>3. Công thức tính:</w:t>
            </w:r>
          </w:p>
          <w:p w:rsidRPr="00EE3AD0" w:rsidR="00EE3AD0" w:rsidRDefault="00EE3AD0" w14:paraId="070969E4" w14:textId="77777777">
            <w:pPr>
              <w:numPr>
                <w:ilvl w:val="0"/>
                <w:numId w:val="8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0F2FFAB1" w14:textId="77777777">
            <w:pPr>
              <w:rPr>
                <w:lang w:val="en-US"/>
              </w:rPr>
            </w:pPr>
            <w:r w:rsidRPr="00EE3AD0">
              <w:rPr>
                <w:b/>
                <w:bCs/>
                <w:lang w:val="en-US"/>
              </w:rPr>
              <w:t>4. Chiều tổng hợp dữ liệu:</w:t>
            </w:r>
          </w:p>
          <w:p w:rsidRPr="00EE3AD0" w:rsidR="00EE3AD0" w:rsidRDefault="00EE3AD0" w14:paraId="3EB107E1" w14:textId="77777777">
            <w:pPr>
              <w:numPr>
                <w:ilvl w:val="0"/>
                <w:numId w:val="90"/>
              </w:numPr>
              <w:rPr>
                <w:lang w:val="en-US"/>
              </w:rPr>
            </w:pPr>
            <w:r w:rsidRPr="00EE3AD0">
              <w:rPr>
                <w:lang w:val="en-US"/>
              </w:rPr>
              <w:t>Theo thời gian: Tháng/Năm.</w:t>
            </w:r>
          </w:p>
          <w:p w:rsidRPr="00EE3AD0" w:rsidR="00EE3AD0" w:rsidP="00EE3AD0" w:rsidRDefault="00EE3AD0" w14:paraId="288829B1" w14:textId="77777777">
            <w:pPr>
              <w:rPr>
                <w:lang w:val="en-US"/>
              </w:rPr>
            </w:pPr>
            <w:r w:rsidRPr="00EE3AD0">
              <w:rPr>
                <w:b/>
                <w:bCs/>
                <w:lang w:val="en-US"/>
              </w:rPr>
              <w:t>5. Nguồn dữ liệu:</w:t>
            </w:r>
            <w:r w:rsidRPr="00EE3AD0">
              <w:rPr>
                <w:lang w:val="en-US"/>
              </w:rPr>
              <w:t> </w:t>
            </w:r>
          </w:p>
          <w:p w:rsidRPr="00EE3AD0" w:rsidR="00EE3AD0" w:rsidRDefault="00EE3AD0" w14:paraId="0AB434CF" w14:textId="77777777">
            <w:pPr>
              <w:numPr>
                <w:ilvl w:val="0"/>
                <w:numId w:val="91"/>
              </w:numPr>
              <w:rPr>
                <w:lang w:val="en-US"/>
              </w:rPr>
            </w:pPr>
            <w:r w:rsidRPr="00EE3AD0">
              <w:rPr>
                <w:lang w:val="en-US"/>
              </w:rPr>
              <w:t>Nhiên liệu SAF nguyên chất: Lấy từ chứng nhận nạp SAF tại mỗi sân bay.</w:t>
            </w:r>
          </w:p>
          <w:p w:rsidRPr="00EE3AD0" w:rsidR="00EE3AD0" w:rsidP="00EE3AD0" w:rsidRDefault="00EE3AD0" w14:paraId="3E5AA3F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7BA2F74"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66691A" w14:textId="77777777">
            <w:pPr>
              <w:rPr>
                <w:lang w:val="en-US"/>
              </w:rPr>
            </w:pPr>
            <w:r w:rsidRPr="00EE3AD0">
              <w:rPr>
                <w:b/>
                <w:bCs/>
                <w:lang w:val="en-US"/>
              </w:rPr>
              <w:t>CT 1.4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6DAD6A5" w14:textId="77777777">
            <w:pPr>
              <w:rPr>
                <w:lang w:val="en-US"/>
              </w:rPr>
            </w:pPr>
            <w:r w:rsidRPr="00EE3AD0">
              <w:rPr>
                <w:b/>
                <w:bCs/>
                <w:lang w:val="en-US"/>
              </w:rPr>
              <w:t xml:space="preserve">1. Tên chỉ tiêu: </w:t>
            </w:r>
            <w:r w:rsidRPr="00EE3AD0">
              <w:rPr>
                <w:lang w:val="en-US"/>
              </w:rPr>
              <w:t>Fuel Type Distribution – Tỷ lệ nhiên liệu</w:t>
            </w:r>
          </w:p>
          <w:p w:rsidRPr="00EE3AD0" w:rsidR="00EE3AD0" w:rsidP="00EE3AD0" w:rsidRDefault="00EE3AD0" w14:paraId="24696DBB" w14:textId="77777777">
            <w:pPr>
              <w:rPr>
                <w:lang w:val="en-US"/>
              </w:rPr>
            </w:pPr>
            <w:r w:rsidRPr="00EE3AD0">
              <w:rPr>
                <w:b/>
                <w:bCs/>
                <w:lang w:val="en-US"/>
              </w:rPr>
              <w:t>2. Định nghĩa/Diễn giải/Ý nghĩa/Mục đích đo lường:</w:t>
            </w:r>
          </w:p>
          <w:p w:rsidRPr="00EE3AD0" w:rsidR="00EE3AD0" w:rsidP="00EE3AD0" w:rsidRDefault="00EE3AD0" w14:paraId="7BA36716" w14:textId="77777777">
            <w:pPr>
              <w:rPr>
                <w:lang w:val="en-US"/>
              </w:rPr>
            </w:pPr>
            <w:r w:rsidRPr="00EE3AD0">
              <w:rPr>
                <w:b/>
                <w:bCs/>
                <w:i/>
                <w:iCs/>
                <w:lang w:val="en-US"/>
              </w:rPr>
              <w:t>2.1. Định nghĩa/Diễn giải:</w:t>
            </w:r>
          </w:p>
          <w:p w:rsidRPr="00EE3AD0" w:rsidR="00EE3AD0" w:rsidRDefault="00EE3AD0" w14:paraId="46B6B41F" w14:textId="77777777">
            <w:pPr>
              <w:numPr>
                <w:ilvl w:val="0"/>
                <w:numId w:val="92"/>
              </w:numPr>
              <w:rPr>
                <w:lang w:val="en-US"/>
              </w:rPr>
            </w:pPr>
            <w:r w:rsidRPr="00EE3AD0">
              <w:rPr>
                <w:lang w:val="en-US"/>
              </w:rPr>
              <w:t>Chỉ tiêu phản ánh tỷ trọng tiêu thụ của từng loại nhiên liệu trong tổng lượng nhiên liệu khai thác bay, bao gồm nhiên liệu Jet A-1 và nhiên liệu SAF.</w:t>
            </w:r>
          </w:p>
          <w:p w:rsidRPr="00EE3AD0" w:rsidR="00EE3AD0" w:rsidP="00EE3AD0" w:rsidRDefault="00EE3AD0" w14:paraId="6A28F049" w14:textId="77777777">
            <w:pPr>
              <w:rPr>
                <w:lang w:val="en-US"/>
              </w:rPr>
            </w:pPr>
            <w:r w:rsidRPr="00EE3AD0">
              <w:rPr>
                <w:b/>
                <w:bCs/>
                <w:i/>
                <w:iCs/>
                <w:lang w:val="en-US"/>
              </w:rPr>
              <w:t>2.2. Ý nghĩa/Mục đích đo lường:</w:t>
            </w:r>
          </w:p>
          <w:p w:rsidRPr="00EE3AD0" w:rsidR="00EE3AD0" w:rsidRDefault="00EE3AD0" w14:paraId="3F97175B" w14:textId="77777777">
            <w:pPr>
              <w:numPr>
                <w:ilvl w:val="0"/>
                <w:numId w:val="93"/>
              </w:numPr>
              <w:rPr>
                <w:lang w:val="en-US"/>
              </w:rPr>
            </w:pPr>
            <w:r w:rsidRPr="00EE3AD0">
              <w:rPr>
                <w:lang w:val="en-US"/>
              </w:rPr>
              <w:t>Dữ liệu được sử dụng để theo dõi cơ cấu sử dụng giữa nhiên liệu hóa thạch và nhiên liệu hàng không bền vững.</w:t>
            </w:r>
          </w:p>
          <w:p w:rsidRPr="00EE3AD0" w:rsidR="00EE3AD0" w:rsidP="00EE3AD0" w:rsidRDefault="00EE3AD0" w14:paraId="2267DB0C" w14:textId="77777777">
            <w:pPr>
              <w:rPr>
                <w:lang w:val="en-US"/>
              </w:rPr>
            </w:pPr>
            <w:r w:rsidRPr="00EE3AD0">
              <w:rPr>
                <w:b/>
                <w:bCs/>
                <w:lang w:val="en-US"/>
              </w:rPr>
              <w:t>3. Công thức tính:</w:t>
            </w:r>
          </w:p>
          <w:p w:rsidRPr="00EE3AD0" w:rsidR="00EE3AD0" w:rsidRDefault="00EE3AD0" w14:paraId="054B1ECC" w14:textId="77777777">
            <w:pPr>
              <w:numPr>
                <w:ilvl w:val="0"/>
                <w:numId w:val="94"/>
              </w:numPr>
              <w:rPr>
                <w:lang w:val="en-US"/>
              </w:rPr>
            </w:pPr>
            <w:r w:rsidRPr="00EE3AD0">
              <w:rPr>
                <w:lang w:val="en-US"/>
              </w:rPr>
              <w:t>Tỷ lệ nhiên liệu SAF = Lượng tiêu thụ nhiên liệu SAF/ Tổng lượng nhiên liệu tiêu thụ.</w:t>
            </w:r>
          </w:p>
          <w:p w:rsidRPr="00EE3AD0" w:rsidR="00EE3AD0" w:rsidRDefault="00EE3AD0" w14:paraId="2DE93DDE" w14:textId="77777777">
            <w:pPr>
              <w:numPr>
                <w:ilvl w:val="0"/>
                <w:numId w:val="94"/>
              </w:numPr>
              <w:rPr>
                <w:lang w:val="en-US"/>
              </w:rPr>
            </w:pPr>
            <w:r w:rsidRPr="00EE3AD0">
              <w:rPr>
                <w:lang w:val="en-US"/>
              </w:rPr>
              <w:t>Tỷ lệ nhiên liệu Jet A-1 = Lượng tiêu thụ nhiên liệu Jet A-1/ Tổng lượng nhiên liệu tiêu thụ.</w:t>
            </w:r>
          </w:p>
          <w:p w:rsidRPr="00EE3AD0" w:rsidR="00EE3AD0" w:rsidP="00EE3AD0" w:rsidRDefault="00EE3AD0" w14:paraId="67F74B9B" w14:textId="77777777">
            <w:pPr>
              <w:rPr>
                <w:lang w:val="en-US"/>
              </w:rPr>
            </w:pPr>
            <w:r w:rsidRPr="00EE3AD0">
              <w:rPr>
                <w:b/>
                <w:bCs/>
                <w:lang w:val="en-US"/>
              </w:rPr>
              <w:t>4. Chiều tổng hợp dữ liệu:</w:t>
            </w:r>
          </w:p>
          <w:p w:rsidRPr="00EE3AD0" w:rsidR="00EE3AD0" w:rsidRDefault="00EE3AD0" w14:paraId="151C70F9" w14:textId="77777777">
            <w:pPr>
              <w:numPr>
                <w:ilvl w:val="0"/>
                <w:numId w:val="95"/>
              </w:numPr>
              <w:rPr>
                <w:lang w:val="en-US"/>
              </w:rPr>
            </w:pPr>
            <w:r w:rsidRPr="00EE3AD0">
              <w:rPr>
                <w:lang w:val="en-US"/>
              </w:rPr>
              <w:t>Theo thời gian: Năm.</w:t>
            </w:r>
          </w:p>
          <w:p w:rsidRPr="00EE3AD0" w:rsidR="00EE3AD0" w:rsidP="00EE3AD0" w:rsidRDefault="00EE3AD0" w14:paraId="7F26B700" w14:textId="77777777">
            <w:pPr>
              <w:rPr>
                <w:lang w:val="en-US"/>
              </w:rPr>
            </w:pPr>
            <w:r w:rsidRPr="00EE3AD0">
              <w:rPr>
                <w:b/>
                <w:bCs/>
                <w:lang w:val="en-US"/>
              </w:rPr>
              <w:t>5. Nguồn dữ liệu:</w:t>
            </w:r>
            <w:r w:rsidRPr="00EE3AD0">
              <w:rPr>
                <w:lang w:val="en-US"/>
              </w:rPr>
              <w:t> </w:t>
            </w:r>
          </w:p>
          <w:p w:rsidRPr="00EE3AD0" w:rsidR="00EE3AD0" w:rsidRDefault="00EE3AD0" w14:paraId="0B478432" w14:textId="77777777">
            <w:pPr>
              <w:numPr>
                <w:ilvl w:val="0"/>
                <w:numId w:val="96"/>
              </w:numPr>
              <w:rPr>
                <w:i/>
                <w:iCs/>
                <w:lang w:val="en-US"/>
              </w:rPr>
            </w:pPr>
            <w:r w:rsidRPr="00EE3AD0">
              <w:rPr>
                <w:i/>
                <w:iCs/>
                <w:lang w:val="en-US"/>
              </w:rPr>
              <w:t>Tham chiếu nguồn dữ liệu của CT 1.2 và CT 1.3.</w:t>
            </w:r>
          </w:p>
          <w:p w:rsidRPr="00EE3AD0" w:rsidR="00EE3AD0" w:rsidP="00EE3AD0" w:rsidRDefault="00EE3AD0" w14:paraId="51A73C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41B9CEE"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BB45D6" w14:textId="77777777">
            <w:pPr>
              <w:rPr>
                <w:lang w:val="en-US"/>
              </w:rPr>
            </w:pPr>
            <w:r w:rsidRPr="00EE3AD0">
              <w:rPr>
                <w:b/>
                <w:bCs/>
                <w:lang w:val="en-US"/>
              </w:rPr>
              <w:t>CT 1.5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77314A3" w14:textId="77777777">
            <w:pPr>
              <w:rPr>
                <w:lang w:val="en-US"/>
              </w:rPr>
            </w:pPr>
            <w:r w:rsidRPr="00EE3AD0">
              <w:rPr>
                <w:b/>
                <w:bCs/>
                <w:lang w:val="en-US"/>
              </w:rPr>
              <w:t xml:space="preserve">1. Tên chỉ tiêu: </w:t>
            </w:r>
            <w:r w:rsidRPr="00EE3AD0">
              <w:rPr>
                <w:lang w:val="en-US"/>
              </w:rPr>
              <w:t>Neat SAF Consumption by Ratio – Neat SAF theo tỷ lệ pha trộn (Lít)</w:t>
            </w:r>
          </w:p>
          <w:p w:rsidRPr="00EE3AD0" w:rsidR="00EE3AD0" w:rsidP="00EE3AD0" w:rsidRDefault="00EE3AD0" w14:paraId="34EB684A" w14:textId="77777777">
            <w:pPr>
              <w:rPr>
                <w:lang w:val="en-US"/>
              </w:rPr>
            </w:pPr>
            <w:r w:rsidRPr="00EE3AD0">
              <w:rPr>
                <w:b/>
                <w:bCs/>
                <w:lang w:val="en-US"/>
              </w:rPr>
              <w:t>2. Định nghĩa/Diễn giải/Ý nghĩa/Mục đích đo lường:</w:t>
            </w:r>
          </w:p>
          <w:p w:rsidRPr="00EE3AD0" w:rsidR="00EE3AD0" w:rsidP="00EE3AD0" w:rsidRDefault="00EE3AD0" w14:paraId="460CA5C4" w14:textId="77777777">
            <w:pPr>
              <w:rPr>
                <w:lang w:val="en-US"/>
              </w:rPr>
            </w:pPr>
            <w:r w:rsidRPr="00EE3AD0">
              <w:rPr>
                <w:b/>
                <w:bCs/>
                <w:i/>
                <w:iCs/>
                <w:lang w:val="en-US"/>
              </w:rPr>
              <w:t>2.1. Định nghĩa/Diễn giải:</w:t>
            </w:r>
          </w:p>
          <w:p w:rsidRPr="00EE3AD0" w:rsidR="00EE3AD0" w:rsidRDefault="00EE3AD0" w14:paraId="6E402399" w14:textId="77777777">
            <w:pPr>
              <w:numPr>
                <w:ilvl w:val="0"/>
                <w:numId w:val="97"/>
              </w:numPr>
              <w:rPr>
                <w:lang w:val="en-US"/>
              </w:rPr>
            </w:pPr>
            <w:r w:rsidRPr="00EE3AD0">
              <w:rPr>
                <w:lang w:val="en-US"/>
              </w:rPr>
              <w:t>Tổng lượng nhiên liệu pha trộn SAF được phân loại theo các mức tỷ lệ pha trộn SAF khác nhau như 2%, 3%, 5%, 7%....</w:t>
            </w:r>
          </w:p>
          <w:p w:rsidRPr="00EE3AD0" w:rsidR="00EE3AD0" w:rsidP="00EE3AD0" w:rsidRDefault="00EE3AD0" w14:paraId="2DA284CB" w14:textId="77777777">
            <w:pPr>
              <w:rPr>
                <w:lang w:val="en-US"/>
              </w:rPr>
            </w:pPr>
            <w:r w:rsidRPr="00EE3AD0">
              <w:rPr>
                <w:b/>
                <w:bCs/>
                <w:i/>
                <w:iCs/>
                <w:lang w:val="en-US"/>
              </w:rPr>
              <w:t>2.2. Ý nghĩa/Mục đích đo lường:</w:t>
            </w:r>
          </w:p>
          <w:p w:rsidRPr="00EE3AD0" w:rsidR="00EE3AD0" w:rsidRDefault="00EE3AD0" w14:paraId="4ECD1BEA" w14:textId="77777777">
            <w:pPr>
              <w:numPr>
                <w:ilvl w:val="0"/>
                <w:numId w:val="98"/>
              </w:numPr>
              <w:rPr>
                <w:lang w:val="en-US"/>
              </w:rPr>
            </w:pPr>
            <w:r w:rsidRPr="00EE3AD0">
              <w:rPr>
                <w:lang w:val="en-US"/>
              </w:rPr>
              <w:t>Giúp theo dõi mức độ pha trộn SAF trong nhiên liệu khai thác thực tế và đánh giá mức độ tuân thủ các yêu cầu tối thiểu về SAF tại từng thị trường.</w:t>
            </w:r>
          </w:p>
          <w:p w:rsidRPr="00EE3AD0" w:rsidR="00EE3AD0" w:rsidRDefault="00EE3AD0" w14:paraId="2DB4B461" w14:textId="77777777">
            <w:pPr>
              <w:numPr>
                <w:ilvl w:val="0"/>
                <w:numId w:val="98"/>
              </w:numPr>
              <w:rPr>
                <w:lang w:val="en-US"/>
              </w:rPr>
            </w:pPr>
            <w:r w:rsidRPr="00EE3AD0">
              <w:rPr>
                <w:lang w:val="en-US"/>
              </w:rPr>
              <w:t>Hỗ trợ phân tích hiệu quả sử dụng SAF và xây dựng lộ trình tăng tỷ lệ thay thế nhiên liệu hóa thạch bằng nhiên liệu bền vững.</w:t>
            </w:r>
          </w:p>
          <w:p w:rsidRPr="00EE3AD0" w:rsidR="00EE3AD0" w:rsidP="00EE3AD0" w:rsidRDefault="00EE3AD0" w14:paraId="0878B4F3" w14:textId="77777777">
            <w:pPr>
              <w:rPr>
                <w:lang w:val="en-US"/>
              </w:rPr>
            </w:pPr>
            <w:r w:rsidRPr="00EE3AD0">
              <w:rPr>
                <w:b/>
                <w:bCs/>
                <w:lang w:val="en-US"/>
              </w:rPr>
              <w:t>3. Công thức tính:</w:t>
            </w:r>
          </w:p>
          <w:p w:rsidRPr="00EE3AD0" w:rsidR="00EE3AD0" w:rsidP="00EE3AD0" w:rsidRDefault="00EE3AD0" w14:paraId="19C27B3D" w14:textId="77777777">
            <w:pPr>
              <w:rPr>
                <w:lang w:val="en-US"/>
              </w:rPr>
            </w:pPr>
            <w:r w:rsidRPr="00EE3AD0">
              <w:rPr>
                <w:lang w:val="en-US"/>
              </w:rPr>
              <w:t>Tỷ lệ pha trộn SAF được xác định dựa trên tỷ lệ giữa lượng SAF nguyên chất (Neat SAF) và tổng lượng nhiên liệu SAF pha trộn (Blended SAF), cụ thể:</w:t>
            </w:r>
          </w:p>
          <w:p w:rsidRPr="00EE3AD0" w:rsidR="00EE3AD0" w:rsidRDefault="00EE3AD0" w14:paraId="54FE8609" w14:textId="77777777">
            <w:pPr>
              <w:numPr>
                <w:ilvl w:val="0"/>
                <w:numId w:val="99"/>
              </w:numPr>
              <w:rPr>
                <w:lang w:val="en-US"/>
              </w:rPr>
            </w:pPr>
            <w:r w:rsidRPr="00EE3AD0">
              <w:rPr>
                <w:lang w:val="en-US"/>
              </w:rPr>
              <w:t>Tỷ lệ pha trộn SAF (% Neat SAF) = Lượng SAF nguyên chất (Neat SAF) / Lượng SAF pha trộn (Blended SAF).</w:t>
            </w:r>
          </w:p>
          <w:p w:rsidRPr="00EE3AD0" w:rsidR="00EE3AD0" w:rsidP="00EE3AD0" w:rsidRDefault="00EE3AD0" w14:paraId="4368EDEC" w14:textId="77777777">
            <w:pPr>
              <w:rPr>
                <w:lang w:val="en-US"/>
              </w:rPr>
            </w:pPr>
            <w:r w:rsidRPr="00EE3AD0">
              <w:rPr>
                <w:b/>
                <w:bCs/>
                <w:lang w:val="en-US"/>
              </w:rPr>
              <w:t>4. Chiều tổng hợp dữ liệu:</w:t>
            </w:r>
          </w:p>
          <w:p w:rsidRPr="00EE3AD0" w:rsidR="00EE3AD0" w:rsidRDefault="00EE3AD0" w14:paraId="2B7C4ABB" w14:textId="77777777">
            <w:pPr>
              <w:numPr>
                <w:ilvl w:val="0"/>
                <w:numId w:val="100"/>
              </w:numPr>
              <w:rPr>
                <w:lang w:val="en-US"/>
              </w:rPr>
            </w:pPr>
            <w:r w:rsidRPr="00EE3AD0">
              <w:rPr>
                <w:lang w:val="en-US"/>
              </w:rPr>
              <w:t>Theo thời gian: Năm.</w:t>
            </w:r>
          </w:p>
          <w:p w:rsidRPr="00EE3AD0" w:rsidR="00EE3AD0" w:rsidP="00EE3AD0" w:rsidRDefault="00EE3AD0" w14:paraId="5A4BB329" w14:textId="77777777">
            <w:pPr>
              <w:rPr>
                <w:lang w:val="en-US"/>
              </w:rPr>
            </w:pPr>
            <w:r w:rsidRPr="00EE3AD0">
              <w:rPr>
                <w:b/>
                <w:bCs/>
                <w:lang w:val="en-US"/>
              </w:rPr>
              <w:t>5. Nguồn dữ liệu: </w:t>
            </w:r>
          </w:p>
          <w:p w:rsidRPr="00EE3AD0" w:rsidR="00EE3AD0" w:rsidRDefault="00EE3AD0" w14:paraId="252513D2" w14:textId="77777777">
            <w:pPr>
              <w:numPr>
                <w:ilvl w:val="0"/>
                <w:numId w:val="101"/>
              </w:numPr>
              <w:rPr>
                <w:lang w:val="en-US"/>
              </w:rPr>
            </w:pPr>
            <w:r w:rsidRPr="00EE3AD0">
              <w:rPr>
                <w:lang w:val="en-US"/>
              </w:rPr>
              <w:t>Nhiên liệu SAF nguyên chất, SAF pha trộn: Lấy từ chứng nhận nạp SAF tại mỗi sân bay.</w:t>
            </w:r>
          </w:p>
          <w:p w:rsidRPr="00EE3AD0" w:rsidR="00EE3AD0" w:rsidP="00EE3AD0" w:rsidRDefault="00EE3AD0" w14:paraId="1A7636A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79A4C3E" w14:textId="77777777">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601E64" w14:textId="77777777">
            <w:pPr>
              <w:rPr>
                <w:lang w:val="en-US"/>
              </w:rPr>
            </w:pPr>
            <w:r w:rsidRPr="00EE3AD0">
              <w:rPr>
                <w:b/>
                <w:bCs/>
                <w:lang w:val="en-US"/>
              </w:rPr>
              <w:t>CT 1.6</w:t>
            </w:r>
          </w:p>
        </w:tc>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7ACA8D" w14:textId="77777777">
            <w:pPr>
              <w:rPr>
                <w:lang w:val="en-US"/>
              </w:rPr>
            </w:pPr>
            <w:r w:rsidRPr="00EE3AD0">
              <w:rPr>
                <w:b/>
                <w:bCs/>
                <w:lang w:val="en-US"/>
              </w:rPr>
              <w:t xml:space="preserve">1. Tên chỉ tiêu: </w:t>
            </w:r>
            <w:r w:rsidRPr="00EE3AD0">
              <w:rPr>
                <w:lang w:val="en-US"/>
              </w:rPr>
              <w:t>Annual Fuel Consumption vs Target (Liters) – Nhiên liệu theo năm so với kế hoạch (Lít)</w:t>
            </w:r>
          </w:p>
          <w:p w:rsidRPr="00EE3AD0" w:rsidR="00EE3AD0" w:rsidP="00EE3AD0" w:rsidRDefault="00EE3AD0" w14:paraId="3DB9768A" w14:textId="77777777">
            <w:pPr>
              <w:rPr>
                <w:lang w:val="en-US"/>
              </w:rPr>
            </w:pPr>
            <w:r w:rsidRPr="00EE3AD0">
              <w:rPr>
                <w:b/>
                <w:bCs/>
                <w:lang w:val="en-US"/>
              </w:rPr>
              <w:t>2. Định nghĩa/Diễn giải/Ý nghĩa/Mục đích đo lường:</w:t>
            </w:r>
          </w:p>
          <w:p w:rsidRPr="00EE3AD0" w:rsidR="00EE3AD0" w:rsidP="00EE3AD0" w:rsidRDefault="00EE3AD0" w14:paraId="0F055497" w14:textId="77777777">
            <w:pPr>
              <w:rPr>
                <w:lang w:val="en-US"/>
              </w:rPr>
            </w:pPr>
            <w:r w:rsidRPr="00EE3AD0">
              <w:rPr>
                <w:b/>
                <w:bCs/>
                <w:i/>
                <w:iCs/>
                <w:lang w:val="en-US"/>
              </w:rPr>
              <w:t>2.1. Định nghĩa/Diễn giải:</w:t>
            </w:r>
          </w:p>
          <w:p w:rsidRPr="00EE3AD0" w:rsidR="00EE3AD0" w:rsidRDefault="00EE3AD0" w14:paraId="5A8AF122" w14:textId="77777777">
            <w:pPr>
              <w:numPr>
                <w:ilvl w:val="0"/>
                <w:numId w:val="102"/>
              </w:numPr>
              <w:rPr>
                <w:lang w:val="en-US"/>
              </w:rPr>
            </w:pPr>
            <w:r w:rsidRPr="00EE3AD0">
              <w:rPr>
                <w:lang w:val="en-US"/>
              </w:rPr>
              <w:t>Tổng lượng nhiên liệu tiêu thụ thực tế theo từng năm và so sánh với mức mục tiêu tiêu thụ nhiên liệu đã được kế hoạch hoặc hãng hàng không đặt ra.</w:t>
            </w:r>
          </w:p>
          <w:p w:rsidRPr="00EE3AD0" w:rsidR="00EE3AD0" w:rsidRDefault="00EE3AD0" w14:paraId="1F517BBF" w14:textId="77777777">
            <w:pPr>
              <w:numPr>
                <w:ilvl w:val="0"/>
                <w:numId w:val="102"/>
              </w:numPr>
              <w:rPr>
                <w:lang w:val="en-US"/>
              </w:rPr>
            </w:pPr>
            <w:r w:rsidRPr="00EE3AD0">
              <w:rPr>
                <w:lang w:val="en-US"/>
              </w:rPr>
              <w:t>Dữ liệu bao gồm tổng lượng nhiên liệu Jet A-1 và nhiên liệu SAF sử dụng cho hoạt động khai thác bay trong năm báo cáo.</w:t>
            </w:r>
          </w:p>
          <w:p w:rsidRPr="00EE3AD0" w:rsidR="00EE3AD0" w:rsidP="00EE3AD0" w:rsidRDefault="00EE3AD0" w14:paraId="1405126D" w14:textId="77777777">
            <w:pPr>
              <w:rPr>
                <w:lang w:val="en-US"/>
              </w:rPr>
            </w:pPr>
            <w:r w:rsidRPr="00EE3AD0">
              <w:rPr>
                <w:b/>
                <w:bCs/>
                <w:i/>
                <w:iCs/>
                <w:lang w:val="en-US"/>
              </w:rPr>
              <w:t>2.2. Ý nghĩa/Mục đích đo lường:</w:t>
            </w:r>
          </w:p>
          <w:p w:rsidRPr="00EE3AD0" w:rsidR="00EE3AD0" w:rsidRDefault="00EE3AD0" w14:paraId="21A09061" w14:textId="77777777">
            <w:pPr>
              <w:numPr>
                <w:ilvl w:val="0"/>
                <w:numId w:val="103"/>
              </w:numPr>
              <w:rPr>
                <w:lang w:val="en-US"/>
              </w:rPr>
            </w:pPr>
            <w:r w:rsidRPr="00EE3AD0">
              <w:rPr>
                <w:lang w:val="en-US"/>
              </w:rPr>
              <w:t>Giúp đánh giá hiệu quả kiểm soát tiêu thụ nhiên liệu và mức độ hoàn thành mục tiêu tiết kiệm nhiên liệu theo kế hoạch năm.</w:t>
            </w:r>
          </w:p>
          <w:p w:rsidRPr="00EE3AD0" w:rsidR="00EE3AD0" w:rsidP="00EE3AD0" w:rsidRDefault="00EE3AD0" w14:paraId="27CF963B" w14:textId="77777777">
            <w:pPr>
              <w:rPr>
                <w:lang w:val="en-US"/>
              </w:rPr>
            </w:pPr>
            <w:r w:rsidRPr="00EE3AD0">
              <w:rPr>
                <w:b/>
                <w:bCs/>
                <w:lang w:val="en-US"/>
              </w:rPr>
              <w:t>3. Công thức tính:</w:t>
            </w:r>
          </w:p>
          <w:p w:rsidRPr="00EE3AD0" w:rsidR="00EE3AD0" w:rsidRDefault="00EE3AD0" w14:paraId="61C329BA" w14:textId="77777777">
            <w:pPr>
              <w:numPr>
                <w:ilvl w:val="0"/>
                <w:numId w:val="104"/>
              </w:numPr>
              <w:rPr>
                <w:lang w:val="en-US"/>
              </w:rPr>
            </w:pPr>
            <w:r w:rsidRPr="00EE3AD0">
              <w:rPr>
                <w:lang w:val="en-US"/>
              </w:rPr>
              <w:t>Tổng nhiên liệu tiêu thụ theo năm = Tổng lượng tiêu thụ Jet A-1 + Tổng lượng tiêu thụ SAF (theo năm).</w:t>
            </w:r>
          </w:p>
          <w:p w:rsidRPr="00EE3AD0" w:rsidR="00EE3AD0" w:rsidRDefault="00EE3AD0" w14:paraId="1724ABAD" w14:textId="77777777">
            <w:pPr>
              <w:numPr>
                <w:ilvl w:val="0"/>
                <w:numId w:val="104"/>
              </w:numPr>
              <w:rPr>
                <w:lang w:val="en-US"/>
              </w:rPr>
            </w:pPr>
            <w:r w:rsidRPr="00EE3AD0">
              <w:rPr>
                <w:lang w:val="en-US"/>
              </w:rPr>
              <w:t>So sánh giữa giá trị thực tế và giá trị mục tiêu theo từng năm báo cáo. </w:t>
            </w:r>
          </w:p>
          <w:p w:rsidRPr="00EE3AD0" w:rsidR="00EE3AD0" w:rsidP="00EE3AD0" w:rsidRDefault="00EE3AD0" w14:paraId="74DABCEC" w14:textId="77777777">
            <w:pPr>
              <w:rPr>
                <w:lang w:val="en-US"/>
              </w:rPr>
            </w:pPr>
            <w:r w:rsidRPr="00EE3AD0">
              <w:rPr>
                <w:b/>
                <w:bCs/>
                <w:lang w:val="en-US"/>
              </w:rPr>
              <w:t>4. Chiều tổng hợp dữ liệu:</w:t>
            </w:r>
          </w:p>
          <w:p w:rsidRPr="00EE3AD0" w:rsidR="00EE3AD0" w:rsidRDefault="00EE3AD0" w14:paraId="068EA8F7" w14:textId="77777777">
            <w:pPr>
              <w:numPr>
                <w:ilvl w:val="0"/>
                <w:numId w:val="105"/>
              </w:numPr>
              <w:rPr>
                <w:lang w:val="en-US"/>
              </w:rPr>
            </w:pPr>
            <w:r w:rsidRPr="00EE3AD0">
              <w:rPr>
                <w:lang w:val="en-US"/>
              </w:rPr>
              <w:t>Theo thời gian: Năm.</w:t>
            </w:r>
          </w:p>
          <w:p w:rsidRPr="00EE3AD0" w:rsidR="00EE3AD0" w:rsidP="00EE3AD0" w:rsidRDefault="00EE3AD0" w14:paraId="29F4CFB1" w14:textId="77777777">
            <w:pPr>
              <w:rPr>
                <w:lang w:val="en-US"/>
              </w:rPr>
            </w:pPr>
            <w:r w:rsidRPr="00EE3AD0">
              <w:rPr>
                <w:b/>
                <w:bCs/>
                <w:lang w:val="en-US"/>
              </w:rPr>
              <w:t>5. Nguồn dữ liệu:</w:t>
            </w:r>
            <w:r w:rsidRPr="00EE3AD0">
              <w:rPr>
                <w:lang w:val="en-US"/>
              </w:rPr>
              <w:t> </w:t>
            </w:r>
          </w:p>
          <w:p w:rsidRPr="00EE3AD0" w:rsidR="00EE3AD0" w:rsidRDefault="00EE3AD0" w14:paraId="2FD0897A" w14:textId="77777777">
            <w:pPr>
              <w:numPr>
                <w:ilvl w:val="0"/>
                <w:numId w:val="106"/>
              </w:numPr>
              <w:rPr>
                <w:i/>
                <w:iCs/>
                <w:lang w:val="en-US"/>
              </w:rPr>
            </w:pPr>
            <w:r w:rsidRPr="00EE3AD0">
              <w:rPr>
                <w:i/>
                <w:iCs/>
                <w:lang w:val="en-US"/>
              </w:rPr>
              <w:t>Tham chiếu nguồn dữ liệu của CT 1.2 và CT 1.3.</w:t>
            </w:r>
          </w:p>
          <w:p w:rsidRPr="00EE3AD0" w:rsidR="00EE3AD0" w:rsidP="00EE3AD0" w:rsidRDefault="00EE3AD0" w14:paraId="6E36CE6E"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D5E1FC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6BD126" w14:textId="77777777">
            <w:pPr>
              <w:rPr>
                <w:lang w:val="en-US"/>
              </w:rPr>
            </w:pPr>
            <w:r w:rsidRPr="00EE3AD0">
              <w:rPr>
                <w:b/>
                <w:bCs/>
                <w:lang w:val="en-US"/>
              </w:rPr>
              <w:t>CT 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43647E" w14:textId="77777777">
            <w:pPr>
              <w:rPr>
                <w:lang w:val="en-US"/>
              </w:rPr>
            </w:pPr>
            <w:r w:rsidRPr="00EE3AD0">
              <w:rPr>
                <w:b/>
                <w:bCs/>
                <w:lang w:val="en-US"/>
              </w:rPr>
              <w:t xml:space="preserve">1. Tên chỉ tiêu: </w:t>
            </w:r>
            <w:r w:rsidRPr="00EE3AD0">
              <w:rPr>
                <w:lang w:val="en-US"/>
              </w:rPr>
              <w:t>Monthly Fuel Consumption (Liters) – Nhiên liệu theo tháng (Lít)</w:t>
            </w:r>
          </w:p>
          <w:p w:rsidRPr="00EE3AD0" w:rsidR="00EE3AD0" w:rsidP="00EE3AD0" w:rsidRDefault="00EE3AD0" w14:paraId="7872E666" w14:textId="77777777">
            <w:pPr>
              <w:rPr>
                <w:lang w:val="en-US"/>
              </w:rPr>
            </w:pPr>
            <w:r w:rsidRPr="00EE3AD0">
              <w:rPr>
                <w:b/>
                <w:bCs/>
                <w:lang w:val="en-US"/>
              </w:rPr>
              <w:t>2. Định nghĩa/Diễn giải/Ý nghĩa/Mục đích đo lường:</w:t>
            </w:r>
          </w:p>
          <w:p w:rsidRPr="00EE3AD0" w:rsidR="00EE3AD0" w:rsidP="00EE3AD0" w:rsidRDefault="00EE3AD0" w14:paraId="6AFDD2D5" w14:textId="77777777">
            <w:pPr>
              <w:rPr>
                <w:lang w:val="en-US"/>
              </w:rPr>
            </w:pPr>
            <w:r w:rsidRPr="00EE3AD0">
              <w:rPr>
                <w:b/>
                <w:bCs/>
                <w:i/>
                <w:iCs/>
                <w:lang w:val="en-US"/>
              </w:rPr>
              <w:t>2.1. Định nghĩa/Diễn giải:</w:t>
            </w:r>
          </w:p>
          <w:p w:rsidRPr="00EE3AD0" w:rsidR="00EE3AD0" w:rsidRDefault="00EE3AD0" w14:paraId="268E3848" w14:textId="77777777">
            <w:pPr>
              <w:numPr>
                <w:ilvl w:val="0"/>
                <w:numId w:val="107"/>
              </w:numPr>
              <w:rPr>
                <w:lang w:val="en-US"/>
              </w:rPr>
            </w:pPr>
            <w:r w:rsidRPr="00EE3AD0">
              <w:rPr>
                <w:lang w:val="en-US"/>
              </w:rPr>
              <w:t>Tổng lượng nhiên liệu tiêu thụ theo từng tháng trong năm hiện tại phục vụ hoạt động khai thác bay.</w:t>
            </w:r>
          </w:p>
          <w:p w:rsidRPr="00EE3AD0" w:rsidR="00EE3AD0" w:rsidRDefault="00EE3AD0" w14:paraId="3911E238" w14:textId="77777777">
            <w:pPr>
              <w:numPr>
                <w:ilvl w:val="0"/>
                <w:numId w:val="107"/>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7E2063CB" w14:textId="77777777">
            <w:pPr>
              <w:rPr>
                <w:lang w:val="en-US"/>
              </w:rPr>
            </w:pPr>
            <w:r w:rsidRPr="00EE3AD0">
              <w:rPr>
                <w:b/>
                <w:bCs/>
                <w:i/>
                <w:iCs/>
                <w:lang w:val="en-US"/>
              </w:rPr>
              <w:t>2.2. Ý nghĩa/Mục đích đo lường:</w:t>
            </w:r>
          </w:p>
          <w:p w:rsidRPr="00EE3AD0" w:rsidR="00EE3AD0" w:rsidRDefault="00EE3AD0" w14:paraId="3BA160B3" w14:textId="77777777">
            <w:pPr>
              <w:numPr>
                <w:ilvl w:val="0"/>
                <w:numId w:val="108"/>
              </w:numPr>
              <w:rPr>
                <w:lang w:val="en-US"/>
              </w:rPr>
            </w:pPr>
            <w:r w:rsidRPr="00EE3AD0">
              <w:rPr>
                <w:lang w:val="en-US"/>
              </w:rPr>
              <w:t>Giúp theo dõi xu hướng tiêu thụ nhiên liệu theo từng tháng và đánh giá biến động khai thác trong năm hiện tại. </w:t>
            </w:r>
          </w:p>
          <w:p w:rsidRPr="00EE3AD0" w:rsidR="00EE3AD0" w:rsidP="00EE3AD0" w:rsidRDefault="00EE3AD0" w14:paraId="390799E8" w14:textId="77777777">
            <w:pPr>
              <w:rPr>
                <w:lang w:val="en-US"/>
              </w:rPr>
            </w:pPr>
            <w:r w:rsidRPr="00EE3AD0">
              <w:rPr>
                <w:b/>
                <w:bCs/>
                <w:lang w:val="en-US"/>
              </w:rPr>
              <w:t>3. Công thức tính:</w:t>
            </w:r>
          </w:p>
          <w:p w:rsidRPr="00EE3AD0" w:rsidR="00EE3AD0" w:rsidRDefault="00EE3AD0" w14:paraId="73A81BD1" w14:textId="77777777">
            <w:pPr>
              <w:numPr>
                <w:ilvl w:val="0"/>
                <w:numId w:val="109"/>
              </w:numPr>
              <w:rPr>
                <w:lang w:val="en-US"/>
              </w:rPr>
            </w:pPr>
            <w:r w:rsidRPr="00EE3AD0">
              <w:rPr>
                <w:lang w:val="en-US"/>
              </w:rPr>
              <w:t>Tổng nhiên liệu tiêu thụ theo tháng = Tổng lượng tiêu thụ Jet A-1 + Tổng lượng tiêu thụ SAF trong tháng tương ứng.</w:t>
            </w:r>
          </w:p>
          <w:p w:rsidRPr="00EE3AD0" w:rsidR="00EE3AD0" w:rsidRDefault="00EE3AD0" w14:paraId="13400628" w14:textId="77777777">
            <w:pPr>
              <w:numPr>
                <w:ilvl w:val="0"/>
                <w:numId w:val="109"/>
              </w:numPr>
              <w:rPr>
                <w:lang w:val="en-US"/>
              </w:rPr>
            </w:pPr>
            <w:r w:rsidRPr="00EE3AD0">
              <w:rPr>
                <w:lang w:val="en-US"/>
              </w:rPr>
              <w:t>Dữ liệu được tổng hợp và hiển thị theo từng tháng của năm hiện tại. </w:t>
            </w:r>
          </w:p>
          <w:p w:rsidRPr="00EE3AD0" w:rsidR="00EE3AD0" w:rsidP="00EE3AD0" w:rsidRDefault="00EE3AD0" w14:paraId="1A38EF4C" w14:textId="77777777">
            <w:pPr>
              <w:rPr>
                <w:lang w:val="en-US"/>
              </w:rPr>
            </w:pPr>
            <w:r w:rsidRPr="00EE3AD0">
              <w:rPr>
                <w:b/>
                <w:bCs/>
                <w:lang w:val="en-US"/>
              </w:rPr>
              <w:t>4. Chiều tổng hợp dữ liệu:</w:t>
            </w:r>
          </w:p>
          <w:p w:rsidRPr="00EE3AD0" w:rsidR="00EE3AD0" w:rsidRDefault="00EE3AD0" w14:paraId="1540E405" w14:textId="77777777">
            <w:pPr>
              <w:numPr>
                <w:ilvl w:val="0"/>
                <w:numId w:val="110"/>
              </w:numPr>
              <w:rPr>
                <w:lang w:val="en-US"/>
              </w:rPr>
            </w:pPr>
            <w:r w:rsidRPr="00EE3AD0">
              <w:rPr>
                <w:lang w:val="en-US"/>
              </w:rPr>
              <w:t>Theo thời gian: Tháng/Năm.</w:t>
            </w:r>
          </w:p>
          <w:p w:rsidRPr="00EE3AD0" w:rsidR="00EE3AD0" w:rsidP="00EE3AD0" w:rsidRDefault="00EE3AD0" w14:paraId="75784A23" w14:textId="77777777">
            <w:pPr>
              <w:rPr>
                <w:lang w:val="en-US"/>
              </w:rPr>
            </w:pPr>
            <w:r w:rsidRPr="00EE3AD0">
              <w:rPr>
                <w:b/>
                <w:bCs/>
                <w:lang w:val="en-US"/>
              </w:rPr>
              <w:t>5. Nguồn dữ liệu:</w:t>
            </w:r>
            <w:r w:rsidRPr="00EE3AD0">
              <w:rPr>
                <w:lang w:val="en-US"/>
              </w:rPr>
              <w:t> </w:t>
            </w:r>
          </w:p>
          <w:p w:rsidRPr="00EE3AD0" w:rsidR="00EE3AD0" w:rsidRDefault="00EE3AD0" w14:paraId="22C11501" w14:textId="77777777">
            <w:pPr>
              <w:numPr>
                <w:ilvl w:val="0"/>
                <w:numId w:val="111"/>
              </w:numPr>
              <w:rPr>
                <w:i/>
                <w:iCs/>
                <w:lang w:val="en-US"/>
              </w:rPr>
            </w:pPr>
            <w:r w:rsidRPr="00EE3AD0">
              <w:rPr>
                <w:i/>
                <w:iCs/>
                <w:lang w:val="en-US"/>
              </w:rPr>
              <w:t>Tham chiếu nguồn dữ liệu của CT 1.2 và CT 1.3.</w:t>
            </w:r>
          </w:p>
          <w:p w:rsidRPr="00EE3AD0" w:rsidR="00EE3AD0" w:rsidP="00EE3AD0" w:rsidRDefault="00EE3AD0" w14:paraId="644F9D9B"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97206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F5A7F2" w14:textId="77777777">
            <w:pPr>
              <w:rPr>
                <w:lang w:val="en-US"/>
              </w:rPr>
            </w:pPr>
            <w:r w:rsidRPr="00EE3AD0">
              <w:rPr>
                <w:b/>
                <w:bCs/>
                <w:lang w:val="en-US"/>
              </w:rPr>
              <w:t>CT 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138F7E2" w14:textId="77777777">
            <w:pPr>
              <w:rPr>
                <w:lang w:val="en-US"/>
              </w:rPr>
            </w:pPr>
            <w:r w:rsidRPr="00EE3AD0">
              <w:rPr>
                <w:b/>
                <w:bCs/>
                <w:lang w:val="en-US"/>
              </w:rPr>
              <w:t xml:space="preserve">1. Tên chỉ tiêu: </w:t>
            </w:r>
            <w:r w:rsidRPr="00EE3AD0">
              <w:rPr>
                <w:lang w:val="en-US"/>
              </w:rPr>
              <w:t>Annual Jet A-1 Fuel Consumption Trend (Liters) – Jet A-1 theo năm (Lít)</w:t>
            </w:r>
          </w:p>
          <w:p w:rsidRPr="00EE3AD0" w:rsidR="00EE3AD0" w:rsidP="00EE3AD0" w:rsidRDefault="00EE3AD0" w14:paraId="718A7470" w14:textId="77777777">
            <w:pPr>
              <w:rPr>
                <w:lang w:val="en-US"/>
              </w:rPr>
            </w:pPr>
            <w:r w:rsidRPr="00EE3AD0">
              <w:rPr>
                <w:b/>
                <w:bCs/>
                <w:lang w:val="en-US"/>
              </w:rPr>
              <w:t>2. Định nghĩa/Diễn giải/Ý nghĩa/Mục đích đo lường:</w:t>
            </w:r>
          </w:p>
          <w:p w:rsidRPr="00EE3AD0" w:rsidR="00EE3AD0" w:rsidP="00EE3AD0" w:rsidRDefault="00EE3AD0" w14:paraId="67A1D6A2" w14:textId="77777777">
            <w:pPr>
              <w:rPr>
                <w:lang w:val="en-US"/>
              </w:rPr>
            </w:pPr>
            <w:r w:rsidRPr="00EE3AD0">
              <w:rPr>
                <w:b/>
                <w:bCs/>
                <w:i/>
                <w:iCs/>
                <w:lang w:val="en-US"/>
              </w:rPr>
              <w:t>2.1. Định nghĩa/Diễn giải:</w:t>
            </w:r>
          </w:p>
          <w:p w:rsidRPr="00EE3AD0" w:rsidR="00EE3AD0" w:rsidRDefault="00EE3AD0" w14:paraId="46B3FF0F" w14:textId="77777777">
            <w:pPr>
              <w:numPr>
                <w:ilvl w:val="0"/>
                <w:numId w:val="112"/>
              </w:numPr>
              <w:rPr>
                <w:lang w:val="en-US"/>
              </w:rPr>
            </w:pPr>
            <w:r w:rsidRPr="00EE3AD0">
              <w:rPr>
                <w:lang w:val="en-US"/>
              </w:rPr>
              <w:t>Tổng lượng nhiên liệu tiêu thụ Jet A-1 trong 10 năm gần nhất.</w:t>
            </w:r>
          </w:p>
          <w:p w:rsidRPr="00EE3AD0" w:rsidR="00EE3AD0" w:rsidP="00EE3AD0" w:rsidRDefault="00EE3AD0" w14:paraId="024CC61C" w14:textId="77777777">
            <w:pPr>
              <w:rPr>
                <w:lang w:val="en-US"/>
              </w:rPr>
            </w:pPr>
            <w:r w:rsidRPr="00EE3AD0">
              <w:rPr>
                <w:b/>
                <w:bCs/>
                <w:i/>
                <w:iCs/>
                <w:lang w:val="en-US"/>
              </w:rPr>
              <w:t>2.2. Ý nghĩa/Mục đích đo lường:</w:t>
            </w:r>
          </w:p>
          <w:p w:rsidRPr="00EE3AD0" w:rsidR="00EE3AD0" w:rsidRDefault="00EE3AD0" w14:paraId="5658C39D" w14:textId="77777777">
            <w:pPr>
              <w:numPr>
                <w:ilvl w:val="0"/>
                <w:numId w:val="113"/>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265534A8" w14:textId="77777777">
            <w:pPr>
              <w:rPr>
                <w:lang w:val="en-US"/>
              </w:rPr>
            </w:pPr>
            <w:r w:rsidRPr="00EE3AD0">
              <w:rPr>
                <w:b/>
                <w:bCs/>
                <w:lang w:val="en-US"/>
              </w:rPr>
              <w:t>3. Công thức tính:</w:t>
            </w:r>
          </w:p>
          <w:p w:rsidRPr="00EE3AD0" w:rsidR="00EE3AD0" w:rsidRDefault="00EE3AD0" w14:paraId="2DD1DA9D" w14:textId="77777777">
            <w:pPr>
              <w:numPr>
                <w:ilvl w:val="0"/>
                <w:numId w:val="114"/>
              </w:numPr>
              <w:rPr>
                <w:lang w:val="en-US"/>
              </w:rPr>
            </w:pPr>
            <w:r w:rsidRPr="00EE3AD0">
              <w:rPr>
                <w:lang w:val="en-US"/>
              </w:rPr>
              <w:t>Nhiên liệu tiêu thụ Jet A-1 = Tổng nhiên liệu tiêu thụ - Lượng SAF nguyên chất.</w:t>
            </w:r>
          </w:p>
          <w:p w:rsidRPr="00EE3AD0" w:rsidR="00EE3AD0" w:rsidP="00EE3AD0" w:rsidRDefault="00EE3AD0" w14:paraId="66BC7ABF" w14:textId="77777777">
            <w:pPr>
              <w:rPr>
                <w:lang w:val="en-US"/>
              </w:rPr>
            </w:pPr>
            <w:r w:rsidRPr="00EE3AD0">
              <w:rPr>
                <w:b/>
                <w:bCs/>
                <w:lang w:val="en-US"/>
              </w:rPr>
              <w:t>4. Chiều tổng hợp dữ liệu:</w:t>
            </w:r>
          </w:p>
          <w:p w:rsidRPr="00EE3AD0" w:rsidR="00EE3AD0" w:rsidRDefault="00EE3AD0" w14:paraId="67BDD6B0" w14:textId="77777777">
            <w:pPr>
              <w:numPr>
                <w:ilvl w:val="0"/>
                <w:numId w:val="115"/>
              </w:numPr>
              <w:rPr>
                <w:lang w:val="en-US"/>
              </w:rPr>
            </w:pPr>
            <w:r w:rsidRPr="00EE3AD0">
              <w:rPr>
                <w:lang w:val="en-US"/>
              </w:rPr>
              <w:t>Theo thời gian: Năm.</w:t>
            </w:r>
          </w:p>
          <w:p w:rsidRPr="00EE3AD0" w:rsidR="00EE3AD0" w:rsidP="00EE3AD0" w:rsidRDefault="00EE3AD0" w14:paraId="78E20DF4" w14:textId="77777777">
            <w:pPr>
              <w:rPr>
                <w:lang w:val="en-US"/>
              </w:rPr>
            </w:pPr>
            <w:r w:rsidRPr="00EE3AD0">
              <w:rPr>
                <w:b/>
                <w:bCs/>
                <w:lang w:val="en-US"/>
              </w:rPr>
              <w:t>5. Nguồn dữ liệu:</w:t>
            </w:r>
            <w:r w:rsidRPr="00EE3AD0">
              <w:rPr>
                <w:lang w:val="en-US"/>
              </w:rPr>
              <w:t> </w:t>
            </w:r>
          </w:p>
          <w:p w:rsidRPr="00EE3AD0" w:rsidR="00EE3AD0" w:rsidRDefault="00EE3AD0" w14:paraId="133E38B0" w14:textId="77777777">
            <w:pPr>
              <w:numPr>
                <w:ilvl w:val="0"/>
                <w:numId w:val="116"/>
              </w:numPr>
              <w:rPr>
                <w:i/>
                <w:iCs/>
                <w:lang w:val="en-US"/>
              </w:rPr>
            </w:pPr>
            <w:r w:rsidRPr="00EE3AD0">
              <w:rPr>
                <w:i/>
                <w:iCs/>
                <w:lang w:val="en-US"/>
              </w:rPr>
              <w:t>Tham chiếu nguồn dữ liệu của CT 1.2 và CT 1.3.</w:t>
            </w:r>
          </w:p>
          <w:p w:rsidRPr="00EE3AD0" w:rsidR="00EE3AD0" w:rsidP="00EE3AD0" w:rsidRDefault="00EE3AD0" w14:paraId="551172E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042B3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66822B" w14:textId="77777777">
            <w:pPr>
              <w:rPr>
                <w:lang w:val="en-US"/>
              </w:rPr>
            </w:pPr>
            <w:r w:rsidRPr="00EE3AD0">
              <w:rPr>
                <w:b/>
                <w:bCs/>
                <w:lang w:val="en-US"/>
              </w:rPr>
              <w:t>CT 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9C78F2" w14:textId="77777777">
            <w:pPr>
              <w:rPr>
                <w:lang w:val="en-US"/>
              </w:rPr>
            </w:pPr>
            <w:r w:rsidRPr="00EE3AD0">
              <w:rPr>
                <w:b/>
                <w:bCs/>
                <w:lang w:val="en-US"/>
              </w:rPr>
              <w:t xml:space="preserve">1. Tên chỉ tiêu: </w:t>
            </w:r>
            <w:r w:rsidRPr="00EE3AD0">
              <w:rPr>
                <w:lang w:val="en-US"/>
              </w:rPr>
              <w:t>Annual Neat SAF Consumption Trend (Liters) – Neat SAF theo năm (Lít)</w:t>
            </w:r>
          </w:p>
          <w:p w:rsidRPr="00EE3AD0" w:rsidR="00EE3AD0" w:rsidP="00EE3AD0" w:rsidRDefault="00EE3AD0" w14:paraId="3ED8C723" w14:textId="77777777">
            <w:pPr>
              <w:rPr>
                <w:lang w:val="en-US"/>
              </w:rPr>
            </w:pPr>
            <w:r w:rsidRPr="00EE3AD0">
              <w:rPr>
                <w:b/>
                <w:bCs/>
                <w:lang w:val="en-US"/>
              </w:rPr>
              <w:t>2. Định nghĩa/Diễn giải/Ý nghĩa/Mục đích đo lường:</w:t>
            </w:r>
          </w:p>
          <w:p w:rsidRPr="00EE3AD0" w:rsidR="00EE3AD0" w:rsidP="00EE3AD0" w:rsidRDefault="00EE3AD0" w14:paraId="1D5C60C9" w14:textId="77777777">
            <w:pPr>
              <w:rPr>
                <w:lang w:val="en-US"/>
              </w:rPr>
            </w:pPr>
            <w:r w:rsidRPr="00EE3AD0">
              <w:rPr>
                <w:b/>
                <w:bCs/>
                <w:i/>
                <w:iCs/>
                <w:lang w:val="en-US"/>
              </w:rPr>
              <w:t>2.1. Định nghĩa/Diễn giải:</w:t>
            </w:r>
          </w:p>
          <w:p w:rsidRPr="00EE3AD0" w:rsidR="00EE3AD0" w:rsidRDefault="00EE3AD0" w14:paraId="7BF9B50A" w14:textId="77777777">
            <w:pPr>
              <w:numPr>
                <w:ilvl w:val="0"/>
                <w:numId w:val="117"/>
              </w:numPr>
              <w:rPr>
                <w:lang w:val="en-US"/>
              </w:rPr>
            </w:pPr>
            <w:r w:rsidRPr="00EE3AD0">
              <w:rPr>
                <w:lang w:val="en-US"/>
              </w:rPr>
              <w:t>Tổng lượng nhiên liệu tiêu thụ SAF nguyên chất (Neat SAF) trong 10 năm gần nhất.</w:t>
            </w:r>
          </w:p>
          <w:p w:rsidRPr="00EE3AD0" w:rsidR="00EE3AD0" w:rsidP="00EE3AD0" w:rsidRDefault="00EE3AD0" w14:paraId="35A33F6A" w14:textId="77777777">
            <w:pPr>
              <w:rPr>
                <w:lang w:val="en-US"/>
              </w:rPr>
            </w:pPr>
            <w:r w:rsidRPr="00EE3AD0">
              <w:rPr>
                <w:b/>
                <w:bCs/>
                <w:i/>
                <w:iCs/>
                <w:lang w:val="en-US"/>
              </w:rPr>
              <w:t>2.2. Ý nghĩa/Mục đích đo lường:</w:t>
            </w:r>
          </w:p>
          <w:p w:rsidRPr="00EE3AD0" w:rsidR="00EE3AD0" w:rsidRDefault="00EE3AD0" w14:paraId="52C485DF" w14:textId="77777777">
            <w:pPr>
              <w:numPr>
                <w:ilvl w:val="0"/>
                <w:numId w:val="118"/>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585096F9" w14:textId="77777777">
            <w:pPr>
              <w:rPr>
                <w:lang w:val="en-US"/>
              </w:rPr>
            </w:pPr>
            <w:r w:rsidRPr="00EE3AD0">
              <w:rPr>
                <w:b/>
                <w:bCs/>
                <w:lang w:val="en-US"/>
              </w:rPr>
              <w:t>3. Công thức tính:</w:t>
            </w:r>
          </w:p>
          <w:p w:rsidRPr="00EE3AD0" w:rsidR="00EE3AD0" w:rsidRDefault="00EE3AD0" w14:paraId="26BCBBEE" w14:textId="77777777">
            <w:pPr>
              <w:numPr>
                <w:ilvl w:val="0"/>
                <w:numId w:val="11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31825B66" w14:textId="77777777">
            <w:pPr>
              <w:rPr>
                <w:lang w:val="en-US"/>
              </w:rPr>
            </w:pPr>
            <w:r w:rsidRPr="00EE3AD0">
              <w:rPr>
                <w:b/>
                <w:bCs/>
                <w:lang w:val="en-US"/>
              </w:rPr>
              <w:t>4. Chiều tổng hợp dữ liệu:</w:t>
            </w:r>
          </w:p>
          <w:p w:rsidRPr="00EE3AD0" w:rsidR="00EE3AD0" w:rsidRDefault="00EE3AD0" w14:paraId="70F92BE6" w14:textId="77777777">
            <w:pPr>
              <w:numPr>
                <w:ilvl w:val="0"/>
                <w:numId w:val="120"/>
              </w:numPr>
              <w:rPr>
                <w:lang w:val="en-US"/>
              </w:rPr>
            </w:pPr>
            <w:r w:rsidRPr="00EE3AD0">
              <w:rPr>
                <w:lang w:val="en-US"/>
              </w:rPr>
              <w:t>Theo thời gian: Tháng/Năm.</w:t>
            </w:r>
          </w:p>
          <w:p w:rsidRPr="00EE3AD0" w:rsidR="00EE3AD0" w:rsidP="00EE3AD0" w:rsidRDefault="00EE3AD0" w14:paraId="2215FA36" w14:textId="77777777">
            <w:pPr>
              <w:rPr>
                <w:lang w:val="en-US"/>
              </w:rPr>
            </w:pPr>
            <w:r w:rsidRPr="00EE3AD0">
              <w:rPr>
                <w:b/>
                <w:bCs/>
                <w:lang w:val="en-US"/>
              </w:rPr>
              <w:t>5. Nguồn dữ liệu:</w:t>
            </w:r>
            <w:r w:rsidRPr="00EE3AD0">
              <w:rPr>
                <w:lang w:val="en-US"/>
              </w:rPr>
              <w:t> </w:t>
            </w:r>
          </w:p>
          <w:p w:rsidRPr="00EE3AD0" w:rsidR="00EE3AD0" w:rsidRDefault="00EE3AD0" w14:paraId="402CB392" w14:textId="77777777">
            <w:pPr>
              <w:numPr>
                <w:ilvl w:val="0"/>
                <w:numId w:val="121"/>
              </w:numPr>
              <w:rPr>
                <w:lang w:val="en-US"/>
              </w:rPr>
            </w:pPr>
            <w:r w:rsidRPr="00EE3AD0">
              <w:rPr>
                <w:lang w:val="en-US"/>
              </w:rPr>
              <w:t>Nhiên liệu SAF nguyên chất: Lấy từ chứng nhận nạp SAF tại mỗi sân bay.</w:t>
            </w:r>
          </w:p>
          <w:p w:rsidRPr="00EE3AD0" w:rsidR="00EE3AD0" w:rsidP="00EE3AD0" w:rsidRDefault="00EE3AD0" w14:paraId="0DF1CC99"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00EE3AD0" w:rsidP="002C3843" w:rsidRDefault="00832EA4" w14:paraId="0841B542" w14:textId="77777777">
      <w:pPr>
        <w:pStyle w:val="Heading4"/>
      </w:pPr>
      <w:bookmarkStart w:name="_Toc242783295" w:id="38"/>
      <w:r w:rsidRPr="00EE3AD0">
        <w:rPr>
          <w:lang w:val="en-US"/>
        </w:rPr>
        <w:t>2.2.2.2. Chỉ tiêu GRI 302-4 - Reduction of energy consumption - Giảm tiêu thụ năng lượng</w:t>
      </w:r>
      <w:bookmarkEnd w:id="38"/>
    </w:p>
    <w:p w:rsidR="00695A4C" w:rsidRDefault="07F6679C" w14:paraId="30D45F46" w14:textId="77777777">
      <w:r w:rsidRPr="78B6F757">
        <w:rPr>
          <w:lang w:val="en-US"/>
        </w:rPr>
        <w:t>Báo cáo trên hệ thống: GRI 302-4 - Giảm tiêu thụ năng lượng (bản tiếng Anh: GRI 302-4 - Reduction of energy consumption).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92"/>
        <w:gridCol w:w="8355"/>
      </w:tblGrid>
      <w:tr w:rsidRPr="00EE3AD0" w:rsidR="00EE3AD0" w:rsidTr="6BD8C2C6" w14:paraId="299B0DE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7199F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02D6C28"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64647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C721D4E" w14:textId="77777777">
            <w:pPr>
              <w:rPr>
                <w:lang w:val="en-US"/>
              </w:rPr>
            </w:pPr>
            <w:r w:rsidRPr="00EE3AD0">
              <w:rPr>
                <w:b/>
                <w:bCs/>
                <w:lang w:val="en-US"/>
              </w:rPr>
              <w:t>CT 1.10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0DB1BDF" w14:textId="77777777">
            <w:pPr>
              <w:rPr>
                <w:lang w:val="en-US"/>
              </w:rPr>
            </w:pPr>
            <w:r w:rsidRPr="00EE3AD0">
              <w:rPr>
                <w:b/>
                <w:bCs/>
                <w:lang w:val="en-US"/>
              </w:rPr>
              <w:t xml:space="preserve">1. Tên chỉ tiêu: </w:t>
            </w:r>
            <w:r w:rsidRPr="00EE3AD0">
              <w:rPr>
                <w:lang w:val="en-US"/>
              </w:rPr>
              <w:t>Energy Saved (L) – Năng lượng tiết kiệm (Lít)</w:t>
            </w:r>
          </w:p>
          <w:p w:rsidRPr="00EE3AD0" w:rsidR="00EE3AD0" w:rsidP="00EE3AD0" w:rsidRDefault="00EE3AD0" w14:paraId="70C8E804" w14:textId="77777777">
            <w:pPr>
              <w:rPr>
                <w:lang w:val="en-US"/>
              </w:rPr>
            </w:pPr>
            <w:r w:rsidRPr="00EE3AD0">
              <w:rPr>
                <w:b/>
                <w:bCs/>
                <w:lang w:val="en-US"/>
              </w:rPr>
              <w:t>2. Định nghĩa/Diễn giải/Ý nghĩa/Mục đích đo lường:</w:t>
            </w:r>
          </w:p>
          <w:p w:rsidRPr="00EE3AD0" w:rsidR="00EE3AD0" w:rsidP="00EE3AD0" w:rsidRDefault="00EE3AD0" w14:paraId="6679CF86" w14:textId="77777777">
            <w:pPr>
              <w:rPr>
                <w:lang w:val="en-US"/>
              </w:rPr>
            </w:pPr>
            <w:r w:rsidRPr="00EE3AD0">
              <w:rPr>
                <w:b/>
                <w:bCs/>
                <w:i/>
                <w:iCs/>
                <w:lang w:val="en-US"/>
              </w:rPr>
              <w:t>2.1. Định nghĩa/Diễn giải:</w:t>
            </w:r>
          </w:p>
          <w:p w:rsidRPr="00EE3AD0" w:rsidR="00EE3AD0" w:rsidRDefault="00EE3AD0" w14:paraId="6A1B269D" w14:textId="77777777">
            <w:pPr>
              <w:numPr>
                <w:ilvl w:val="0"/>
                <w:numId w:val="122"/>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2EA53432" w14:textId="77777777">
            <w:pPr>
              <w:numPr>
                <w:ilvl w:val="1"/>
                <w:numId w:val="123"/>
              </w:numPr>
              <w:rPr>
                <w:lang w:val="en-US"/>
              </w:rPr>
            </w:pPr>
            <w:r w:rsidRPr="00EE3AD0">
              <w:rPr>
                <w:lang w:val="en-US"/>
              </w:rPr>
              <w:t>Năng lượng tiết kiệm từ nhiên liệu Jet A-1;</w:t>
            </w:r>
          </w:p>
          <w:p w:rsidRPr="00EE3AD0" w:rsidR="00EE3AD0" w:rsidRDefault="00EE3AD0" w14:paraId="12D02FDE" w14:textId="77777777">
            <w:pPr>
              <w:numPr>
                <w:ilvl w:val="1"/>
                <w:numId w:val="124"/>
              </w:numPr>
              <w:rPr>
                <w:lang w:val="en-US"/>
              </w:rPr>
            </w:pPr>
            <w:r w:rsidRPr="00EE3AD0">
              <w:rPr>
                <w:lang w:val="en-US"/>
              </w:rPr>
              <w:t>Năng lượng tiết kiệm từ việc sử dụng SAF.</w:t>
            </w:r>
          </w:p>
          <w:p w:rsidRPr="00EE3AD0" w:rsidR="00EE3AD0" w:rsidRDefault="00EE3AD0" w14:paraId="57C918FC" w14:textId="77777777">
            <w:pPr>
              <w:numPr>
                <w:ilvl w:val="0"/>
                <w:numId w:val="122"/>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58D0645F" w14:textId="77777777">
            <w:pPr>
              <w:rPr>
                <w:lang w:val="en-US"/>
              </w:rPr>
            </w:pPr>
            <w:r w:rsidRPr="00EE3AD0">
              <w:rPr>
                <w:b/>
                <w:bCs/>
                <w:i/>
                <w:iCs/>
                <w:lang w:val="en-US"/>
              </w:rPr>
              <w:t>2.2. Ý nghĩa/Mục đích đo lường:</w:t>
            </w:r>
          </w:p>
          <w:p w:rsidRPr="00EE3AD0" w:rsidR="00EE3AD0" w:rsidRDefault="00EE3AD0" w14:paraId="4DA76EC5" w14:textId="77777777">
            <w:pPr>
              <w:numPr>
                <w:ilvl w:val="0"/>
                <w:numId w:val="125"/>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2B5168BD" w14:textId="77777777">
            <w:pPr>
              <w:numPr>
                <w:ilvl w:val="0"/>
                <w:numId w:val="125"/>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6D2BE716" w14:textId="77777777">
            <w:pPr>
              <w:rPr>
                <w:lang w:val="en-US"/>
              </w:rPr>
            </w:pPr>
            <w:r w:rsidRPr="00EE3AD0">
              <w:rPr>
                <w:b/>
                <w:bCs/>
                <w:lang w:val="en-US"/>
              </w:rPr>
              <w:t>3. Công thức tính: </w:t>
            </w:r>
          </w:p>
          <w:p w:rsidRPr="00EE3AD0" w:rsidR="00EE3AD0" w:rsidRDefault="00EE3AD0" w14:paraId="484D1B52" w14:textId="77777777">
            <w:pPr>
              <w:numPr>
                <w:ilvl w:val="0"/>
                <w:numId w:val="126"/>
              </w:numPr>
              <w:rPr>
                <w:lang w:val="en-US"/>
              </w:rPr>
            </w:pPr>
            <w:r w:rsidRPr="00EE3AD0">
              <w:rPr>
                <w:lang w:val="en-US"/>
              </w:rPr>
              <w:t>Tổng năng lượng tiết kiệm (L) = Tổng tiết kiệm nhiên liệu (kg) / 0.8.</w:t>
            </w:r>
          </w:p>
          <w:p w:rsidRPr="00EE3AD0" w:rsidR="00EE3AD0" w:rsidP="00EE3AD0" w:rsidRDefault="00EE3AD0" w14:paraId="511DFB05" w14:textId="77777777">
            <w:pPr>
              <w:rPr>
                <w:lang w:val="en-US"/>
              </w:rPr>
            </w:pPr>
            <w:r w:rsidRPr="00EE3AD0">
              <w:rPr>
                <w:b/>
                <w:bCs/>
                <w:lang w:val="en-US"/>
              </w:rPr>
              <w:t>4. Chiều tổng hợp dữ liệu:</w:t>
            </w:r>
          </w:p>
          <w:p w:rsidRPr="00EE3AD0" w:rsidR="00EE3AD0" w:rsidRDefault="00EE3AD0" w14:paraId="0633CDAE" w14:textId="77777777">
            <w:pPr>
              <w:numPr>
                <w:ilvl w:val="0"/>
                <w:numId w:val="127"/>
              </w:numPr>
              <w:rPr>
                <w:lang w:val="en-US"/>
              </w:rPr>
            </w:pPr>
            <w:r w:rsidRPr="00EE3AD0">
              <w:rPr>
                <w:lang w:val="en-US"/>
              </w:rPr>
              <w:t>Theo thời gian: Năm.</w:t>
            </w:r>
          </w:p>
          <w:p w:rsidRPr="00EE3AD0" w:rsidR="00EE3AD0" w:rsidP="00EE3AD0" w:rsidRDefault="00EE3AD0" w14:paraId="0C663E0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4966D77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6006535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B6F1593" w14:textId="77777777">
            <w:pPr>
              <w:rPr>
                <w:lang w:val="en-US"/>
              </w:rPr>
            </w:pPr>
            <w:r w:rsidRPr="00EE3AD0">
              <w:rPr>
                <w:b/>
                <w:bCs/>
                <w:lang w:val="en-US"/>
              </w:rPr>
              <w:t>CT 1.11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F9B9B45" w14:textId="77777777">
            <w:pPr>
              <w:rPr>
                <w:lang w:val="en-US"/>
              </w:rPr>
            </w:pPr>
            <w:r w:rsidRPr="00EE3AD0">
              <w:rPr>
                <w:b/>
                <w:bCs/>
                <w:lang w:val="en-US"/>
              </w:rPr>
              <w:t xml:space="preserve">1. Tên chỉ tiêu: </w:t>
            </w:r>
            <w:r w:rsidRPr="00EE3AD0">
              <w:rPr>
                <w:lang w:val="en-US"/>
              </w:rPr>
              <w:t>Fuel Savings (Kg) – Nhiên liệu tiết kiệm (Kg)</w:t>
            </w:r>
          </w:p>
          <w:p w:rsidRPr="00EE3AD0" w:rsidR="00EE3AD0" w:rsidP="00EE3AD0" w:rsidRDefault="00EE3AD0" w14:paraId="2FA06B14" w14:textId="77777777">
            <w:pPr>
              <w:rPr>
                <w:lang w:val="en-US"/>
              </w:rPr>
            </w:pPr>
            <w:r w:rsidRPr="00EE3AD0">
              <w:rPr>
                <w:b/>
                <w:bCs/>
                <w:lang w:val="en-US"/>
              </w:rPr>
              <w:t>2. Định nghĩa/Diễn giải/Ý nghĩa/Mục đích đo lường:</w:t>
            </w:r>
          </w:p>
          <w:p w:rsidRPr="00EE3AD0" w:rsidR="00EE3AD0" w:rsidP="00EE3AD0" w:rsidRDefault="00EE3AD0" w14:paraId="38389CE8" w14:textId="77777777">
            <w:pPr>
              <w:rPr>
                <w:lang w:val="en-US"/>
              </w:rPr>
            </w:pPr>
            <w:r w:rsidRPr="00EE3AD0">
              <w:rPr>
                <w:b/>
                <w:bCs/>
                <w:i/>
                <w:iCs/>
                <w:lang w:val="en-US"/>
              </w:rPr>
              <w:t>2.1. Định nghĩa/Diễn giải:</w:t>
            </w:r>
          </w:p>
          <w:p w:rsidRPr="00EE3AD0" w:rsidR="00EE3AD0" w:rsidRDefault="00EE3AD0" w14:paraId="6EE8446C" w14:textId="77777777">
            <w:pPr>
              <w:numPr>
                <w:ilvl w:val="0"/>
                <w:numId w:val="128"/>
              </w:numPr>
              <w:rPr>
                <w:lang w:val="en-US"/>
              </w:rPr>
            </w:pPr>
            <w:r w:rsidRPr="00EE3AD0">
              <w:rPr>
                <w:lang w:val="en-US"/>
              </w:rPr>
              <w:t>Là tổng lượng nhiên liệu hàng không được tiết kiệm trong kỳ báo cáo, được quy đổi từ tổng năng lượng tiết kiệm theo đơn vị khối lượng.</w:t>
            </w:r>
          </w:p>
          <w:p w:rsidRPr="00EE3AD0" w:rsidR="00EE3AD0" w:rsidRDefault="00EE3AD0" w14:paraId="5F95E2C3" w14:textId="77777777">
            <w:pPr>
              <w:numPr>
                <w:ilvl w:val="0"/>
                <w:numId w:val="128"/>
              </w:numPr>
              <w:rPr>
                <w:lang w:val="en-US"/>
              </w:rPr>
            </w:pPr>
            <w:r w:rsidRPr="00EE3AD0">
              <w:rPr>
                <w:lang w:val="en-US"/>
              </w:rPr>
              <w:t>Chỉ tiêu được tính toán dựa trên tổng năng lượng tiết kiệm (Lít) từ các chương trình tối ưu khai thác, tiết kiệm nhiên liệu và sử dụng nhiên liệu hàng không bền vững (SAF).</w:t>
            </w:r>
          </w:p>
          <w:p w:rsidRPr="00EE3AD0" w:rsidR="00EE3AD0" w:rsidP="00EE3AD0" w:rsidRDefault="00EE3AD0" w14:paraId="142932AD" w14:textId="77777777">
            <w:pPr>
              <w:rPr>
                <w:lang w:val="en-US"/>
              </w:rPr>
            </w:pPr>
            <w:r w:rsidRPr="00EE3AD0">
              <w:rPr>
                <w:b/>
                <w:bCs/>
                <w:i/>
                <w:iCs/>
                <w:lang w:val="en-US"/>
              </w:rPr>
              <w:t>2.2. Ý nghĩa/Mục đích đo lường:</w:t>
            </w:r>
          </w:p>
          <w:p w:rsidRPr="00EE3AD0" w:rsidR="00EE3AD0" w:rsidRDefault="00EE3AD0" w14:paraId="0B89D68A" w14:textId="77777777">
            <w:pPr>
              <w:numPr>
                <w:ilvl w:val="0"/>
                <w:numId w:val="12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1F82EB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9261B38" w14:textId="77777777">
            <w:pPr>
              <w:rPr>
                <w:lang w:val="en-US"/>
              </w:rPr>
            </w:pPr>
            <w:r w:rsidRPr="00EE3AD0">
              <w:rPr>
                <w:b/>
                <w:bCs/>
                <w:lang w:val="en-US"/>
              </w:rPr>
              <w:t>4. Chiều tổng hợp dữ liệu:</w:t>
            </w:r>
          </w:p>
          <w:p w:rsidRPr="00EE3AD0" w:rsidR="00EE3AD0" w:rsidRDefault="00EE3AD0" w14:paraId="75EF1845" w14:textId="77777777">
            <w:pPr>
              <w:numPr>
                <w:ilvl w:val="0"/>
                <w:numId w:val="130"/>
              </w:numPr>
              <w:rPr>
                <w:lang w:val="en-US"/>
              </w:rPr>
            </w:pPr>
            <w:r w:rsidRPr="00EE3AD0">
              <w:rPr>
                <w:lang w:val="en-US"/>
              </w:rPr>
              <w:t>Theo thời gian: Năm.</w:t>
            </w:r>
          </w:p>
          <w:p w:rsidRPr="00EE3AD0" w:rsidR="00EE3AD0" w:rsidP="00EE3AD0" w:rsidRDefault="00EE3AD0" w14:paraId="7083029A"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7D1BE" w14:textId="77777777">
            <w:pPr>
              <w:rPr>
                <w:lang w:val="en-US"/>
              </w:rPr>
            </w:pPr>
            <w:r w:rsidRPr="00EE3AD0">
              <w:rPr>
                <w:b/>
                <w:bCs/>
                <w:lang w:val="en-US"/>
              </w:rPr>
              <w:t xml:space="preserve">6. Tần suất cập nhật: </w:t>
            </w:r>
            <w:r w:rsidRPr="00EE3AD0">
              <w:rPr>
                <w:lang w:val="en-US"/>
              </w:rPr>
              <w:t>Hàng tháng (trước ngày 15 tháng kế tiếp).</w:t>
            </w:r>
          </w:p>
        </w:tc>
      </w:tr>
      <w:tr w:rsidRPr="00EE3AD0" w:rsidR="00EE3AD0" w:rsidTr="6BD8C2C6" w14:paraId="2A123CE9"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DB83168" w14:textId="77777777">
            <w:pPr>
              <w:rPr>
                <w:lang w:val="en-US"/>
              </w:rPr>
            </w:pPr>
            <w:r w:rsidRPr="00EE3AD0">
              <w:rPr>
                <w:b/>
                <w:bCs/>
                <w:lang w:val="en-US"/>
              </w:rPr>
              <w:t>CT 1.12</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E4C45D6" w14:textId="4AC88325">
            <w:pPr>
              <w:rPr>
                <w:lang w:val="en-US"/>
              </w:rPr>
            </w:pPr>
            <w:r w:rsidRPr="00EE3AD0">
              <w:rPr>
                <w:b/>
                <w:bCs/>
                <w:lang w:val="en-US"/>
              </w:rPr>
              <w:t xml:space="preserve">1. Tên chỉ tiêu: </w:t>
            </w:r>
            <w:r w:rsidRPr="00EE3AD0">
              <w:rPr>
                <w:lang w:val="en-US"/>
              </w:rPr>
              <w:t>GHG Emissions Reduction (t) –  Giảm phát thải khí nhà kính (tCO2e)</w:t>
            </w:r>
          </w:p>
          <w:p w:rsidRPr="00EE3AD0" w:rsidR="00EE3AD0" w:rsidP="00EE3AD0" w:rsidRDefault="00EE3AD0" w14:paraId="5F2001AD" w14:textId="77777777">
            <w:pPr>
              <w:rPr>
                <w:lang w:val="en-US"/>
              </w:rPr>
            </w:pPr>
            <w:r w:rsidRPr="00EE3AD0">
              <w:rPr>
                <w:b/>
                <w:bCs/>
                <w:lang w:val="en-US"/>
              </w:rPr>
              <w:t>2. Định nghĩa/Diễn giải/Ý nghĩa/Mục đích đo lường:</w:t>
            </w:r>
          </w:p>
          <w:p w:rsidRPr="00EE3AD0" w:rsidR="00EE3AD0" w:rsidP="00EE3AD0" w:rsidRDefault="00EE3AD0" w14:paraId="69ED2901" w14:textId="77777777">
            <w:pPr>
              <w:rPr>
                <w:lang w:val="en-US"/>
              </w:rPr>
            </w:pPr>
            <w:r w:rsidRPr="00EE3AD0">
              <w:rPr>
                <w:b/>
                <w:bCs/>
                <w:i/>
                <w:iCs/>
                <w:lang w:val="en-US"/>
              </w:rPr>
              <w:t>2.1. Định nghĩa/Diễn giải:</w:t>
            </w:r>
          </w:p>
          <w:p w:rsidRPr="00EE3AD0" w:rsidR="00EE3AD0" w:rsidRDefault="00EE3AD0" w14:paraId="4A4AFF6D" w14:textId="77777777">
            <w:pPr>
              <w:numPr>
                <w:ilvl w:val="0"/>
                <w:numId w:val="131"/>
              </w:numPr>
              <w:rPr>
                <w:lang w:val="en-US"/>
              </w:rPr>
            </w:pPr>
            <w:r w:rsidRPr="00EE3AD0">
              <w:rPr>
                <w:lang w:val="en-US"/>
              </w:rPr>
              <w:t>Là tổng lượng phát thải khí nhà kính (GHG) được giảm thiểu trong kỳ báo cáo thông qua các hoạt động tối ưu khai thác, tiết kiệm nhiên liệu và sử dụng nhiên liệu hàng không bền vững (SAF).</w:t>
            </w:r>
          </w:p>
          <w:p w:rsidRPr="00EE3AD0" w:rsidR="00EE3AD0" w:rsidRDefault="00EE3AD0" w14:paraId="3A35E04D" w14:textId="77777777">
            <w:pPr>
              <w:numPr>
                <w:ilvl w:val="0"/>
                <w:numId w:val="131"/>
              </w:numPr>
              <w:rPr>
                <w:lang w:val="en-US"/>
              </w:rPr>
            </w:pPr>
            <w:r w:rsidRPr="00EE3AD0">
              <w:rPr>
                <w:lang w:val="en-US"/>
              </w:rPr>
              <w:t>Chỉ tiêu hiện được kế thừa từ số liệu báo cáo GRI 305-5 về giảm phát thải khí nhà kính trực tiếp (Phạm vi 1), được tính toán dựa trên lượng nhiên liệu hàng không tiêu thụ quy đổi sang lượng phát thải CO₂ tương đương.</w:t>
            </w:r>
          </w:p>
          <w:p w:rsidRPr="00EE3AD0" w:rsidR="00EE3AD0" w:rsidP="00EE3AD0" w:rsidRDefault="00EE3AD0" w14:paraId="3FEAAC6F" w14:textId="77777777">
            <w:pPr>
              <w:rPr>
                <w:lang w:val="en-US"/>
              </w:rPr>
            </w:pPr>
            <w:r w:rsidRPr="00EE3AD0">
              <w:rPr>
                <w:b/>
                <w:bCs/>
                <w:i/>
                <w:iCs/>
                <w:lang w:val="en-US"/>
              </w:rPr>
              <w:t>2.2. Ý nghĩa/Mục đích đo lường:</w:t>
            </w:r>
          </w:p>
          <w:p w:rsidRPr="00EE3AD0" w:rsidR="00EE3AD0" w:rsidRDefault="00EE3AD0" w14:paraId="28E5FC96" w14:textId="77777777">
            <w:pPr>
              <w:numPr>
                <w:ilvl w:val="0"/>
                <w:numId w:val="13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1A17CD4D" w14:textId="77777777">
            <w:pPr>
              <w:rPr>
                <w:lang w:val="en-US"/>
              </w:rPr>
            </w:pPr>
            <w:r w:rsidRPr="00EE3AD0">
              <w:rPr>
                <w:b/>
                <w:bCs/>
                <w:lang w:val="en-US"/>
              </w:rPr>
              <w:t>3. Công thức tính:</w:t>
            </w:r>
          </w:p>
          <w:p w:rsidRPr="00EE3AD0" w:rsidR="00EE3AD0" w:rsidRDefault="00EE3AD0" w14:paraId="1E2BCF67" w14:textId="77777777">
            <w:pPr>
              <w:numPr>
                <w:ilvl w:val="0"/>
                <w:numId w:val="133"/>
              </w:numPr>
              <w:rPr>
                <w:lang w:val="en-US"/>
              </w:rPr>
            </w:pPr>
            <w:r w:rsidRPr="00EE3AD0">
              <w:rPr>
                <w:lang w:val="en-US"/>
              </w:rPr>
              <w:t>Tổng giảm phát thải khí nhà kính (tấn) = Tổng phát thải giảm nhờ các biện pháp tiết kiệm nhiên liệu nhiên liệu + Tổng giảm phát thải nhờ sử dụng SAF + Tổng phát thải đền bù</w:t>
            </w:r>
          </w:p>
          <w:p w:rsidRPr="00EE3AD0" w:rsidR="00EE3AD0" w:rsidP="00EE3AD0" w:rsidRDefault="00EE3AD0" w14:paraId="11C06063" w14:textId="77777777">
            <w:pPr>
              <w:rPr>
                <w:lang w:val="en-US"/>
              </w:rPr>
            </w:pPr>
            <w:r w:rsidRPr="00EE3AD0">
              <w:rPr>
                <w:b/>
                <w:bCs/>
                <w:lang w:val="en-US"/>
              </w:rPr>
              <w:t>4. Chiều tổng hợp dữ liệu:</w:t>
            </w:r>
          </w:p>
          <w:p w:rsidRPr="00EE3AD0" w:rsidR="00EE3AD0" w:rsidRDefault="00EE3AD0" w14:paraId="1C3E71C3" w14:textId="77777777">
            <w:pPr>
              <w:numPr>
                <w:ilvl w:val="0"/>
                <w:numId w:val="134"/>
              </w:numPr>
              <w:rPr>
                <w:lang w:val="en-US"/>
              </w:rPr>
            </w:pPr>
            <w:r w:rsidRPr="00EE3AD0">
              <w:rPr>
                <w:lang w:val="en-US"/>
              </w:rPr>
              <w:t>Theo thời gian: Năm.</w:t>
            </w:r>
          </w:p>
          <w:p w:rsidRPr="00EE3AD0" w:rsidR="00EE3AD0" w:rsidP="00EE3AD0" w:rsidRDefault="0A4ED42B" w14:paraId="229EF75F" w14:textId="09EC0F72">
            <w:pPr>
              <w:rPr>
                <w:lang w:val="en-US"/>
              </w:rPr>
            </w:pPr>
            <w:r w:rsidRPr="6BD8C2C6">
              <w:rPr>
                <w:b/>
                <w:bCs/>
                <w:lang w:val="en-US"/>
              </w:rPr>
              <w:t>5. Nguồn dữ liệu:</w:t>
            </w:r>
            <w:r w:rsidRPr="6BD8C2C6">
              <w:rPr>
                <w:lang w:val="en-US"/>
              </w:rPr>
              <w:t> </w:t>
            </w:r>
            <w:r w:rsidRPr="6BD8C2C6" w:rsidR="5A47E02D">
              <w:rPr>
                <w:lang w:val="en-US"/>
              </w:rPr>
              <w:t>Kết quả tính toán được lấy từ CT 1.26.</w:t>
            </w:r>
          </w:p>
          <w:p w:rsidRPr="00EE3AD0" w:rsidR="00EE3AD0" w:rsidP="00EE3AD0" w:rsidRDefault="00EE3AD0" w14:paraId="47FF595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91143D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8B7913C" w14:textId="77777777">
            <w:pPr>
              <w:rPr>
                <w:lang w:val="en-US"/>
              </w:rPr>
            </w:pPr>
            <w:r w:rsidRPr="00EE3AD0">
              <w:rPr>
                <w:b/>
                <w:bCs/>
                <w:lang w:val="en-US"/>
              </w:rPr>
              <w:t>CT 1.13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54B756D" w14:textId="77777777">
            <w:pPr>
              <w:rPr>
                <w:lang w:val="en-US"/>
              </w:rPr>
            </w:pPr>
            <w:r w:rsidRPr="00EE3AD0">
              <w:rPr>
                <w:b/>
                <w:bCs/>
                <w:lang w:val="en-US"/>
              </w:rPr>
              <w:t xml:space="preserve">1. Tên chỉ tiêu: </w:t>
            </w:r>
            <w:r w:rsidRPr="00EE3AD0">
              <w:rPr>
                <w:lang w:val="en-US"/>
              </w:rPr>
              <w:t>Annual Energy Savings vs. Target (L) – Năng lượng tiết kiệm theo năm so với kế hoạch (Lít)</w:t>
            </w:r>
          </w:p>
          <w:p w:rsidRPr="00EE3AD0" w:rsidR="00EE3AD0" w:rsidP="00EE3AD0" w:rsidRDefault="00EE3AD0" w14:paraId="4AE4AD24" w14:textId="77777777">
            <w:pPr>
              <w:rPr>
                <w:lang w:val="en-US"/>
              </w:rPr>
            </w:pPr>
            <w:r w:rsidRPr="00EE3AD0">
              <w:rPr>
                <w:b/>
                <w:bCs/>
                <w:lang w:val="en-US"/>
              </w:rPr>
              <w:t>2. Định nghĩa/Diễn giải/Ý nghĩa/Mục đích đo lường:</w:t>
            </w:r>
          </w:p>
          <w:p w:rsidRPr="00EE3AD0" w:rsidR="00EE3AD0" w:rsidP="00EE3AD0" w:rsidRDefault="00EE3AD0" w14:paraId="41D3100D" w14:textId="77777777">
            <w:pPr>
              <w:rPr>
                <w:lang w:val="en-US"/>
              </w:rPr>
            </w:pPr>
            <w:r w:rsidRPr="00EE3AD0">
              <w:rPr>
                <w:b/>
                <w:bCs/>
                <w:i/>
                <w:iCs/>
                <w:lang w:val="en-US"/>
              </w:rPr>
              <w:t>2.1. Định nghĩa/Diễn giải:</w:t>
            </w:r>
          </w:p>
          <w:p w:rsidRPr="00EE3AD0" w:rsidR="00EE3AD0" w:rsidRDefault="00EE3AD0" w14:paraId="591B919F" w14:textId="77777777">
            <w:pPr>
              <w:numPr>
                <w:ilvl w:val="0"/>
                <w:numId w:val="135"/>
              </w:numPr>
              <w:rPr>
                <w:lang w:val="en-US"/>
              </w:rPr>
            </w:pPr>
            <w:r w:rsidRPr="00EE3AD0">
              <w:rPr>
                <w:lang w:val="en-US"/>
              </w:rPr>
              <w:t>Là chỉ tiêu thể hiện xu hướng tổng năng lượng tiết kiệm được theo từng năm so với mục tiêu đề ra trong giai đoạn 10 năm gần nhất.</w:t>
            </w:r>
          </w:p>
          <w:p w:rsidRPr="00EE3AD0" w:rsidR="00EE3AD0" w:rsidRDefault="00EE3AD0" w14:paraId="11AE64DE" w14:textId="77777777">
            <w:pPr>
              <w:numPr>
                <w:ilvl w:val="0"/>
                <w:numId w:val="135"/>
              </w:numPr>
              <w:rPr>
                <w:lang w:val="en-US"/>
              </w:rPr>
            </w:pPr>
            <w:r w:rsidRPr="00EE3AD0">
              <w:rPr>
                <w:lang w:val="en-US"/>
              </w:rPr>
              <w:t>Chỉ tiêu bao gồm tổng năng lượng tiết kiệm từ:</w:t>
            </w:r>
          </w:p>
          <w:p w:rsidRPr="00EE3AD0" w:rsidR="00EE3AD0" w:rsidRDefault="00EE3AD0" w14:paraId="6A6065E6" w14:textId="77777777">
            <w:pPr>
              <w:numPr>
                <w:ilvl w:val="1"/>
                <w:numId w:val="135"/>
              </w:numPr>
              <w:rPr>
                <w:lang w:val="en-US"/>
              </w:rPr>
            </w:pPr>
            <w:r w:rsidRPr="00EE3AD0">
              <w:rPr>
                <w:lang w:val="en-US"/>
              </w:rPr>
              <w:t>Nhiên liệu Jet A-1;</w:t>
            </w:r>
          </w:p>
          <w:p w:rsidRPr="00EE3AD0" w:rsidR="00EE3AD0" w:rsidRDefault="00EE3AD0" w14:paraId="0F320CD0" w14:textId="77777777">
            <w:pPr>
              <w:numPr>
                <w:ilvl w:val="1"/>
                <w:numId w:val="135"/>
              </w:numPr>
              <w:rPr>
                <w:lang w:val="en-US"/>
              </w:rPr>
            </w:pPr>
            <w:r w:rsidRPr="00EE3AD0">
              <w:rPr>
                <w:lang w:val="en-US"/>
              </w:rPr>
              <w:t>Nhiên liệu hàng không bền vững (SAF).</w:t>
            </w:r>
          </w:p>
          <w:p w:rsidRPr="00EE3AD0" w:rsidR="00EE3AD0" w:rsidP="00EE3AD0" w:rsidRDefault="00EE3AD0" w14:paraId="0E223C64" w14:textId="77777777">
            <w:pPr>
              <w:rPr>
                <w:lang w:val="en-US"/>
              </w:rPr>
            </w:pPr>
            <w:r w:rsidRPr="00EE3AD0">
              <w:rPr>
                <w:b/>
                <w:bCs/>
                <w:i/>
                <w:iCs/>
                <w:lang w:val="en-US"/>
              </w:rPr>
              <w:t>2.2. Ý nghĩa/Mục đích đo lường:</w:t>
            </w:r>
          </w:p>
          <w:p w:rsidRPr="00EE3AD0" w:rsidR="00EE3AD0" w:rsidRDefault="0A4ED42B" w14:paraId="52737DFA" w14:textId="5F07E67C">
            <w:pPr>
              <w:numPr>
                <w:ilvl w:val="0"/>
                <w:numId w:val="136"/>
              </w:numPr>
              <w:rPr>
                <w:lang w:val="en-US"/>
              </w:rPr>
            </w:pPr>
            <w:r w:rsidRPr="6BD8C2C6">
              <w:rPr>
                <w:lang w:val="en-US"/>
              </w:rPr>
              <w:t>Là cơ sở để đánh giá hiệu quả triển khai các chương trình giảm tiêu thụ năng lượng theo định hướng phát triển bền vững và chuẩn GRI 302-4. </w:t>
            </w:r>
            <w:r w:rsidRPr="6BD8C2C6" w:rsidR="1A06B4AB">
              <w:rPr>
                <w:lang w:val="en-US"/>
              </w:rPr>
              <w:t xml:space="preserve">         </w:t>
            </w:r>
          </w:p>
          <w:p w:rsidRPr="00EE3AD0" w:rsidR="00EE3AD0" w:rsidP="00EE3AD0" w:rsidRDefault="00EE3AD0" w14:paraId="33B4BBC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793D672" w14:textId="77777777">
            <w:pPr>
              <w:rPr>
                <w:lang w:val="en-US"/>
              </w:rPr>
            </w:pPr>
            <w:r w:rsidRPr="00EE3AD0">
              <w:rPr>
                <w:b/>
                <w:bCs/>
                <w:lang w:val="en-US"/>
              </w:rPr>
              <w:t>4. Chiều tổng hợp dữ liệu:</w:t>
            </w:r>
          </w:p>
          <w:p w:rsidRPr="00EE3AD0" w:rsidR="00EE3AD0" w:rsidRDefault="00EE3AD0" w14:paraId="3D96AC81" w14:textId="77777777">
            <w:pPr>
              <w:numPr>
                <w:ilvl w:val="0"/>
                <w:numId w:val="137"/>
              </w:numPr>
              <w:rPr>
                <w:lang w:val="en-US"/>
              </w:rPr>
            </w:pPr>
            <w:r w:rsidRPr="00EE3AD0">
              <w:rPr>
                <w:lang w:val="en-US"/>
              </w:rPr>
              <w:t>Theo thời gian: Năm.</w:t>
            </w:r>
          </w:p>
          <w:p w:rsidRPr="00EE3AD0" w:rsidR="00EE3AD0" w:rsidP="00EE3AD0" w:rsidRDefault="00EE3AD0" w14:paraId="5864A994"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28CA6F01"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6300024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6647E13" w14:textId="77777777">
            <w:pPr>
              <w:rPr>
                <w:lang w:val="en-US"/>
              </w:rPr>
            </w:pPr>
            <w:r w:rsidRPr="00EE3AD0">
              <w:rPr>
                <w:b/>
                <w:bCs/>
                <w:lang w:val="en-US"/>
              </w:rPr>
              <w:t>CT 1.14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78457930" w14:textId="77777777">
            <w:pPr>
              <w:rPr>
                <w:lang w:val="en-US"/>
              </w:rPr>
            </w:pPr>
            <w:r w:rsidRPr="00EE3AD0">
              <w:rPr>
                <w:b/>
                <w:bCs/>
                <w:lang w:val="en-US"/>
              </w:rPr>
              <w:t xml:space="preserve">1. Tên chỉ tiêu: </w:t>
            </w:r>
            <w:r w:rsidRPr="00EE3AD0">
              <w:rPr>
                <w:lang w:val="en-US"/>
              </w:rPr>
              <w:t>Annual Fuel Savings vs. Target (kg) – Nhiên liệu tiết kiệm theo năm so với kế hoạch (Kg)</w:t>
            </w:r>
          </w:p>
          <w:p w:rsidRPr="00EE3AD0" w:rsidR="00EE3AD0" w:rsidP="00EE3AD0" w:rsidRDefault="00EE3AD0" w14:paraId="1C4721EC" w14:textId="77777777">
            <w:pPr>
              <w:rPr>
                <w:lang w:val="en-US"/>
              </w:rPr>
            </w:pPr>
            <w:r w:rsidRPr="00EE3AD0">
              <w:rPr>
                <w:b/>
                <w:bCs/>
                <w:lang w:val="en-US"/>
              </w:rPr>
              <w:t>2. Định nghĩa/Diễn giải/Ý nghĩa/Mục đích đo lường:</w:t>
            </w:r>
          </w:p>
          <w:p w:rsidRPr="00EE3AD0" w:rsidR="00EE3AD0" w:rsidP="00EE3AD0" w:rsidRDefault="00EE3AD0" w14:paraId="6FED1B65" w14:textId="77777777">
            <w:pPr>
              <w:rPr>
                <w:lang w:val="en-US"/>
              </w:rPr>
            </w:pPr>
            <w:r w:rsidRPr="00EE3AD0">
              <w:rPr>
                <w:b/>
                <w:bCs/>
                <w:i/>
                <w:iCs/>
                <w:lang w:val="en-US"/>
              </w:rPr>
              <w:t>2.1. Định nghĩa/Diễn giải:</w:t>
            </w:r>
          </w:p>
          <w:p w:rsidRPr="00EE3AD0" w:rsidR="00EE3AD0" w:rsidRDefault="00EE3AD0" w14:paraId="7640E886" w14:textId="77777777">
            <w:pPr>
              <w:numPr>
                <w:ilvl w:val="0"/>
                <w:numId w:val="138"/>
              </w:numPr>
              <w:rPr>
                <w:lang w:val="en-US"/>
              </w:rPr>
            </w:pPr>
            <w:r w:rsidRPr="00EE3AD0">
              <w:rPr>
                <w:lang w:val="en-US"/>
              </w:rPr>
              <w:t>Là chỉ tiêu thể hiện xu hướng tổng khối lượng nhiên liệu tiết kiệm được theo từng năm so với mục tiêu đề ra trong giai đoạn 10 năm gần nhất.</w:t>
            </w:r>
          </w:p>
          <w:p w:rsidRPr="00EE3AD0" w:rsidR="00EE3AD0" w:rsidRDefault="00EE3AD0" w14:paraId="3325602E" w14:textId="77777777">
            <w:pPr>
              <w:numPr>
                <w:ilvl w:val="0"/>
                <w:numId w:val="138"/>
              </w:numPr>
              <w:rPr>
                <w:lang w:val="en-US"/>
              </w:rPr>
            </w:pPr>
            <w:r w:rsidRPr="00EE3AD0">
              <w:rPr>
                <w:lang w:val="en-US"/>
              </w:rPr>
              <w:t>Chỉ tiêu bao gồm tổng nhiên liệu tiết kiệm từ:</w:t>
            </w:r>
          </w:p>
          <w:p w:rsidRPr="00EE3AD0" w:rsidR="00EE3AD0" w:rsidRDefault="00EE3AD0" w14:paraId="3BE79629" w14:textId="77777777">
            <w:pPr>
              <w:numPr>
                <w:ilvl w:val="1"/>
                <w:numId w:val="138"/>
              </w:numPr>
              <w:rPr>
                <w:lang w:val="en-US"/>
              </w:rPr>
            </w:pPr>
            <w:r w:rsidRPr="00EE3AD0">
              <w:rPr>
                <w:lang w:val="en-US"/>
              </w:rPr>
              <w:t>Nhiên liệu Jet A-1;</w:t>
            </w:r>
          </w:p>
          <w:p w:rsidRPr="00EE3AD0" w:rsidR="00EE3AD0" w:rsidRDefault="00EE3AD0" w14:paraId="3E786761" w14:textId="77777777">
            <w:pPr>
              <w:numPr>
                <w:ilvl w:val="1"/>
                <w:numId w:val="138"/>
              </w:numPr>
              <w:rPr>
                <w:lang w:val="en-US"/>
              </w:rPr>
            </w:pPr>
            <w:r w:rsidRPr="00EE3AD0">
              <w:rPr>
                <w:lang w:val="en-US"/>
              </w:rPr>
              <w:t>Nhiên liệu hàng không bền vững (SAF).</w:t>
            </w:r>
          </w:p>
          <w:p w:rsidRPr="00EE3AD0" w:rsidR="00EE3AD0" w:rsidP="00EE3AD0" w:rsidRDefault="00EE3AD0" w14:paraId="2C22CED4" w14:textId="77777777">
            <w:pPr>
              <w:rPr>
                <w:lang w:val="en-US"/>
              </w:rPr>
            </w:pPr>
            <w:r w:rsidRPr="00EE3AD0">
              <w:rPr>
                <w:b/>
                <w:bCs/>
                <w:i/>
                <w:iCs/>
                <w:lang w:val="en-US"/>
              </w:rPr>
              <w:t>2.2. Ý nghĩa/Mục đích đo lường:</w:t>
            </w:r>
          </w:p>
          <w:p w:rsidRPr="00EE3AD0" w:rsidR="00EE3AD0" w:rsidRDefault="00EE3AD0" w14:paraId="4E6565A5" w14:textId="77777777">
            <w:pPr>
              <w:numPr>
                <w:ilvl w:val="0"/>
                <w:numId w:val="13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2F9417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4F520405" w14:textId="77777777">
            <w:pPr>
              <w:rPr>
                <w:lang w:val="en-US"/>
              </w:rPr>
            </w:pPr>
            <w:r w:rsidRPr="00EE3AD0">
              <w:rPr>
                <w:b/>
                <w:bCs/>
                <w:lang w:val="en-US"/>
              </w:rPr>
              <w:t>4. Chiều tổng hợp dữ liệu:</w:t>
            </w:r>
          </w:p>
          <w:p w:rsidRPr="00EE3AD0" w:rsidR="00EE3AD0" w:rsidRDefault="00EE3AD0" w14:paraId="187102B8" w14:textId="77777777">
            <w:pPr>
              <w:numPr>
                <w:ilvl w:val="0"/>
                <w:numId w:val="140"/>
              </w:numPr>
              <w:rPr>
                <w:lang w:val="en-US"/>
              </w:rPr>
            </w:pPr>
            <w:r w:rsidRPr="00EE3AD0">
              <w:rPr>
                <w:lang w:val="en-US"/>
              </w:rPr>
              <w:t>Theo thời gian: Năm.</w:t>
            </w:r>
          </w:p>
          <w:p w:rsidRPr="00EE3AD0" w:rsidR="00EE3AD0" w:rsidP="00EE3AD0" w:rsidRDefault="00EE3AD0" w14:paraId="42820A9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1DCE9BF"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34321F0B" w14:textId="77777777">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438FC" w14:textId="77777777">
            <w:pPr>
              <w:rPr>
                <w:lang w:val="en-US"/>
              </w:rPr>
            </w:pPr>
            <w:r w:rsidRPr="00EE3AD0">
              <w:rPr>
                <w:b/>
                <w:bCs/>
                <w:lang w:val="en-US"/>
              </w:rPr>
              <w:t>CT 1.15</w:t>
            </w:r>
          </w:p>
        </w:tc>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9EAD132" w14:textId="77777777">
            <w:pPr>
              <w:rPr>
                <w:lang w:val="en-US"/>
              </w:rPr>
            </w:pPr>
            <w:r w:rsidRPr="00EE3AD0">
              <w:rPr>
                <w:b/>
                <w:bCs/>
                <w:lang w:val="en-US"/>
              </w:rPr>
              <w:t xml:space="preserve">1. Tên chỉ tiêu: </w:t>
            </w:r>
            <w:r w:rsidRPr="00EE3AD0">
              <w:rPr>
                <w:lang w:val="en-US"/>
              </w:rPr>
              <w:t>Monthly Energy Savings in the Year (L) – Năng lượng tiết kiệm theo tháng trong năm (Lít)</w:t>
            </w:r>
          </w:p>
          <w:p w:rsidRPr="00EE3AD0" w:rsidR="00EE3AD0" w:rsidP="00EE3AD0" w:rsidRDefault="00EE3AD0" w14:paraId="3068471A" w14:textId="77777777">
            <w:pPr>
              <w:rPr>
                <w:lang w:val="en-US"/>
              </w:rPr>
            </w:pPr>
            <w:r w:rsidRPr="00EE3AD0">
              <w:rPr>
                <w:b/>
                <w:bCs/>
                <w:lang w:val="en-US"/>
              </w:rPr>
              <w:t>2. Định nghĩa/Diễn giải/Ý nghĩa/Mục đích đo lường:</w:t>
            </w:r>
          </w:p>
          <w:p w:rsidRPr="00EE3AD0" w:rsidR="00EE3AD0" w:rsidP="00EE3AD0" w:rsidRDefault="00EE3AD0" w14:paraId="2B7C856A" w14:textId="77777777">
            <w:pPr>
              <w:rPr>
                <w:lang w:val="en-US"/>
              </w:rPr>
            </w:pPr>
            <w:r w:rsidRPr="00EE3AD0">
              <w:rPr>
                <w:b/>
                <w:bCs/>
                <w:i/>
                <w:iCs/>
                <w:lang w:val="en-US"/>
              </w:rPr>
              <w:t>2.1. Định nghĩa/Diễn giải:</w:t>
            </w:r>
          </w:p>
          <w:p w:rsidRPr="00EE3AD0" w:rsidR="00EE3AD0" w:rsidRDefault="00EE3AD0" w14:paraId="63170C99" w14:textId="77777777">
            <w:pPr>
              <w:numPr>
                <w:ilvl w:val="0"/>
                <w:numId w:val="141"/>
              </w:numPr>
              <w:rPr>
                <w:lang w:val="en-US"/>
              </w:rPr>
            </w:pPr>
            <w:r w:rsidRPr="00EE3AD0">
              <w:rPr>
                <w:lang w:val="en-US"/>
              </w:rPr>
              <w:t>Là chỉ tiêu thể hiện tổng năng lượng tiết kiệm được theo từng tháng trong năm hiện tại từ các hoạt động tối ưu khai thác và sử dụng nhiên liệu hiệu quả.</w:t>
            </w:r>
          </w:p>
          <w:p w:rsidRPr="00EE3AD0" w:rsidR="00EE3AD0" w:rsidRDefault="00EE3AD0" w14:paraId="064B224D" w14:textId="77777777">
            <w:pPr>
              <w:numPr>
                <w:ilvl w:val="0"/>
                <w:numId w:val="141"/>
              </w:numPr>
              <w:rPr>
                <w:lang w:val="en-US"/>
              </w:rPr>
            </w:pPr>
            <w:r w:rsidRPr="00EE3AD0">
              <w:rPr>
                <w:lang w:val="en-US"/>
              </w:rPr>
              <w:t>Chỉ tiêu bao gồm:</w:t>
            </w:r>
          </w:p>
          <w:p w:rsidRPr="00EE3AD0" w:rsidR="00EE3AD0" w:rsidRDefault="00EE3AD0" w14:paraId="0B6F99DA" w14:textId="77777777">
            <w:pPr>
              <w:numPr>
                <w:ilvl w:val="1"/>
                <w:numId w:val="141"/>
              </w:numPr>
              <w:rPr>
                <w:lang w:val="en-US"/>
              </w:rPr>
            </w:pPr>
            <w:r w:rsidRPr="00EE3AD0">
              <w:rPr>
                <w:lang w:val="en-US"/>
              </w:rPr>
              <w:t>Năng lượng tiết kiệm từ nhiên liệu Jet A-1;</w:t>
            </w:r>
          </w:p>
          <w:p w:rsidRPr="00EE3AD0" w:rsidR="00EE3AD0" w:rsidRDefault="00EE3AD0" w14:paraId="536DE44F" w14:textId="77777777">
            <w:pPr>
              <w:numPr>
                <w:ilvl w:val="1"/>
                <w:numId w:val="141"/>
              </w:numPr>
              <w:rPr>
                <w:lang w:val="en-US"/>
              </w:rPr>
            </w:pPr>
            <w:r w:rsidRPr="00EE3AD0">
              <w:rPr>
                <w:lang w:val="en-US"/>
              </w:rPr>
              <w:t>Năng lượng tiết kiệm từ nhiên liệu hàng không bền vững (SAF).</w:t>
            </w:r>
          </w:p>
          <w:p w:rsidRPr="00EE3AD0" w:rsidR="00EE3AD0" w:rsidP="00EE3AD0" w:rsidRDefault="00EE3AD0" w14:paraId="39DC99AB" w14:textId="77777777">
            <w:pPr>
              <w:rPr>
                <w:lang w:val="en-US"/>
              </w:rPr>
            </w:pPr>
            <w:r w:rsidRPr="00EE3AD0">
              <w:rPr>
                <w:b/>
                <w:bCs/>
                <w:i/>
                <w:iCs/>
                <w:lang w:val="en-US"/>
              </w:rPr>
              <w:t>2.2. Ý nghĩa/Mục đích đo lường:</w:t>
            </w:r>
          </w:p>
          <w:p w:rsidRPr="00EE3AD0" w:rsidR="00EE3AD0" w:rsidRDefault="00EE3AD0" w14:paraId="5F000F55" w14:textId="77777777">
            <w:pPr>
              <w:numPr>
                <w:ilvl w:val="0"/>
                <w:numId w:val="14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059246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6D5FB7A" w14:textId="77777777">
            <w:pPr>
              <w:rPr>
                <w:lang w:val="en-US"/>
              </w:rPr>
            </w:pPr>
            <w:r w:rsidRPr="00EE3AD0">
              <w:rPr>
                <w:b/>
                <w:bCs/>
                <w:lang w:val="en-US"/>
              </w:rPr>
              <w:t>4. Chiều tổng hợp dữ liệu:</w:t>
            </w:r>
          </w:p>
          <w:p w:rsidRPr="00EE3AD0" w:rsidR="00EE3AD0" w:rsidRDefault="00EE3AD0" w14:paraId="2A1D476C" w14:textId="77777777">
            <w:pPr>
              <w:numPr>
                <w:ilvl w:val="0"/>
                <w:numId w:val="143"/>
              </w:numPr>
              <w:rPr>
                <w:lang w:val="en-US"/>
              </w:rPr>
            </w:pPr>
            <w:r w:rsidRPr="00EE3AD0">
              <w:rPr>
                <w:lang w:val="en-US"/>
              </w:rPr>
              <w:t>Theo thời gian: Năm.</w:t>
            </w:r>
          </w:p>
          <w:p w:rsidRPr="00EE3AD0" w:rsidR="00EE3AD0" w:rsidP="00EE3AD0" w:rsidRDefault="00EE3AD0" w14:paraId="4049B4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699C547"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01DDB235" w14:textId="77777777">
      <w:pPr>
        <w:rPr>
          <w:lang w:val="en-US"/>
        </w:rPr>
      </w:pPr>
    </w:p>
    <w:p w:rsidR="00EE3AD0" w:rsidP="003B7648" w:rsidRDefault="00832EA4" w14:paraId="294F0639" w14:textId="77777777">
      <w:pPr>
        <w:pStyle w:val="Heading4"/>
      </w:pPr>
      <w:bookmarkStart w:name="_Toc242783296" w:id="39"/>
      <w:r w:rsidRPr="00EE3AD0">
        <w:rPr>
          <w:lang w:val="en-US"/>
        </w:rPr>
        <w:t>2.2.2.3. Chỉ tiêu GRI 305-1 - Direct (Scope 1) GHG emissions - Phát thải khí nhà kính trực tiếp từ tàu bay (Phạm vi 1)</w:t>
      </w:r>
      <w:bookmarkEnd w:id="39"/>
    </w:p>
    <w:p w:rsidR="00695A4C" w:rsidRDefault="07F6679C" w14:paraId="5E57C5E3" w14:textId="77777777">
      <w:r w:rsidRPr="78B6F757">
        <w:rPr>
          <w:lang w:val="en-US"/>
        </w:rPr>
        <w:t>Báo cáo trên hệ thống: GRI 305-1 - Phát thải khí nhà kính trực tiếp từ tàu bay (Phạm vi 1) (bản tiếng Anh: GRI 305-1 - Direct (Scope 1) GHG emissions).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039"/>
        <w:gridCol w:w="8308"/>
      </w:tblGrid>
      <w:tr w:rsidRPr="00EE3AD0" w:rsidR="00EE3AD0" w14:paraId="797C2DD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4B12B"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EDC3C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34A39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F85433" w14:textId="77777777">
            <w:pPr>
              <w:rPr>
                <w:lang w:val="en-US"/>
              </w:rPr>
            </w:pPr>
            <w:r w:rsidRPr="00EE3AD0">
              <w:rPr>
                <w:b/>
                <w:bCs/>
                <w:lang w:val="en-US"/>
              </w:rPr>
              <w:t>CT 1.16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C2E4FE" w14:textId="77777777">
            <w:pPr>
              <w:rPr>
                <w:lang w:val="en-US"/>
              </w:rPr>
            </w:pPr>
            <w:r w:rsidRPr="00EE3AD0">
              <w:rPr>
                <w:b/>
                <w:bCs/>
                <w:lang w:val="en-US"/>
              </w:rPr>
              <w:t xml:space="preserve">1. Tên chỉ tiêu: </w:t>
            </w:r>
            <w:r w:rsidRPr="00EE3AD0">
              <w:rPr>
                <w:lang w:val="en-US"/>
              </w:rPr>
              <w:t>Total Emission (Tonnes) – Phát thải khí nhà kính (Tấn)</w:t>
            </w:r>
          </w:p>
          <w:p w:rsidRPr="00EE3AD0" w:rsidR="00EE3AD0" w:rsidP="00EE3AD0" w:rsidRDefault="00EE3AD0" w14:paraId="7FD7D483" w14:textId="77777777">
            <w:pPr>
              <w:rPr>
                <w:lang w:val="en-US"/>
              </w:rPr>
            </w:pPr>
            <w:r w:rsidRPr="00EE3AD0">
              <w:rPr>
                <w:b/>
                <w:bCs/>
                <w:lang w:val="en-US"/>
              </w:rPr>
              <w:t>2. Định nghĩa/Diễn giải/Ý nghĩa/Mục đích đo lường:</w:t>
            </w:r>
          </w:p>
          <w:p w:rsidRPr="00EE3AD0" w:rsidR="00EE3AD0" w:rsidP="00EE3AD0" w:rsidRDefault="00EE3AD0" w14:paraId="1600A9B1" w14:textId="77777777">
            <w:pPr>
              <w:rPr>
                <w:lang w:val="en-US"/>
              </w:rPr>
            </w:pPr>
            <w:r w:rsidRPr="00EE3AD0">
              <w:rPr>
                <w:b/>
                <w:bCs/>
                <w:i/>
                <w:iCs/>
                <w:lang w:val="en-US"/>
              </w:rPr>
              <w:t>2.1. Định nghĩa/Diễn giải:</w:t>
            </w:r>
          </w:p>
          <w:p w:rsidRPr="00EE3AD0" w:rsidR="00EE3AD0" w:rsidRDefault="00EE3AD0" w14:paraId="327AA7C5" w14:textId="77777777">
            <w:pPr>
              <w:numPr>
                <w:ilvl w:val="0"/>
                <w:numId w:val="144"/>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2682FA73" w14:textId="77777777">
            <w:pPr>
              <w:rPr>
                <w:lang w:val="en-US"/>
              </w:rPr>
            </w:pPr>
            <w:r w:rsidRPr="00EE3AD0">
              <w:rPr>
                <w:b/>
                <w:bCs/>
                <w:i/>
                <w:iCs/>
                <w:lang w:val="en-US"/>
              </w:rPr>
              <w:t>2.2. Ý nghĩa/Mục đích đo lường:</w:t>
            </w:r>
          </w:p>
          <w:p w:rsidRPr="00EE3AD0" w:rsidR="00EE3AD0" w:rsidRDefault="00EE3AD0" w14:paraId="09CEC501" w14:textId="77777777">
            <w:pPr>
              <w:numPr>
                <w:ilvl w:val="0"/>
                <w:numId w:val="145"/>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5C6865D1" w14:textId="77777777">
            <w:pPr>
              <w:numPr>
                <w:ilvl w:val="0"/>
                <w:numId w:val="145"/>
              </w:numPr>
              <w:rPr>
                <w:lang w:val="en-US"/>
              </w:rPr>
            </w:pPr>
            <w:r w:rsidRPr="00EE3AD0">
              <w:rPr>
                <w:lang w:val="en-US"/>
              </w:rPr>
              <w:t>Dữ liệu này là cơ sở bắt buộc để VNA tuân thủ các cơ chế quản lý môi trường quốc tế báo cáo nhà đầu tư và hiện thực hóa cam kết Net Zero.</w:t>
            </w:r>
          </w:p>
          <w:p w:rsidRPr="00EE3AD0" w:rsidR="00EE3AD0" w:rsidP="00EE3AD0" w:rsidRDefault="00EE3AD0" w14:paraId="2C16F472" w14:textId="77777777">
            <w:pPr>
              <w:rPr>
                <w:lang w:val="en-US"/>
              </w:rPr>
            </w:pPr>
            <w:r w:rsidRPr="00EE3AD0">
              <w:rPr>
                <w:b/>
                <w:bCs/>
                <w:lang w:val="en-US"/>
              </w:rPr>
              <w:t>3. Công thức tính:</w:t>
            </w:r>
          </w:p>
          <w:p w:rsidRPr="00EE3AD0" w:rsidR="00EE3AD0" w:rsidRDefault="00EE3AD0" w14:paraId="07AC7403" w14:textId="77777777">
            <w:pPr>
              <w:numPr>
                <w:ilvl w:val="0"/>
                <w:numId w:val="146"/>
              </w:numPr>
              <w:rPr>
                <w:lang w:val="en-US"/>
              </w:rPr>
            </w:pPr>
            <w:r w:rsidRPr="00EE3AD0">
              <w:rPr>
                <w:lang w:val="en-US"/>
              </w:rPr>
              <w:t>Tổng phát thải khí nhà kính = Phát thải Jet A-1 + Phát thải SAF</w:t>
            </w:r>
          </w:p>
          <w:p w:rsidRPr="00EE3AD0" w:rsidR="00EE3AD0" w:rsidP="00EE3AD0" w:rsidRDefault="00EE3AD0" w14:paraId="7DEB4C36" w14:textId="77777777">
            <w:pPr>
              <w:rPr>
                <w:lang w:val="en-US"/>
              </w:rPr>
            </w:pPr>
            <w:r w:rsidRPr="00EE3AD0">
              <w:rPr>
                <w:b/>
                <w:bCs/>
                <w:lang w:val="en-US"/>
              </w:rPr>
              <w:t>4. Chiều tổng hợp dữ liệu:</w:t>
            </w:r>
          </w:p>
          <w:p w:rsidRPr="00EE3AD0" w:rsidR="00EE3AD0" w:rsidRDefault="00EE3AD0" w14:paraId="46D7AB81" w14:textId="77777777">
            <w:pPr>
              <w:numPr>
                <w:ilvl w:val="0"/>
                <w:numId w:val="147"/>
              </w:numPr>
              <w:rPr>
                <w:lang w:val="en-US"/>
              </w:rPr>
            </w:pPr>
            <w:r w:rsidRPr="00EE3AD0">
              <w:rPr>
                <w:lang w:val="en-US"/>
              </w:rPr>
              <w:t>Theo thời gian: Năm.</w:t>
            </w:r>
          </w:p>
          <w:p w:rsidRPr="00EE3AD0" w:rsidR="00EE3AD0" w:rsidP="00EE3AD0" w:rsidRDefault="00EE3AD0" w14:paraId="5ADB3F51" w14:textId="77777777">
            <w:pPr>
              <w:rPr>
                <w:lang w:val="en-US"/>
              </w:rPr>
            </w:pPr>
            <w:r w:rsidRPr="00EE3AD0">
              <w:rPr>
                <w:b/>
                <w:bCs/>
                <w:lang w:val="en-US"/>
              </w:rPr>
              <w:t>5. Nguồn dữ liệu:</w:t>
            </w:r>
            <w:r w:rsidRPr="00EE3AD0">
              <w:rPr>
                <w:lang w:val="en-US"/>
              </w:rPr>
              <w:t> </w:t>
            </w:r>
          </w:p>
          <w:p w:rsidRPr="00EE3AD0" w:rsidR="00EE3AD0" w:rsidRDefault="00EE3AD0" w14:paraId="2818DCE5" w14:textId="77777777">
            <w:pPr>
              <w:numPr>
                <w:ilvl w:val="0"/>
                <w:numId w:val="148"/>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5CDF083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8FB59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80A3CF" w14:textId="77777777">
            <w:pPr>
              <w:rPr>
                <w:lang w:val="en-US"/>
              </w:rPr>
            </w:pPr>
            <w:r w:rsidRPr="00EE3AD0">
              <w:rPr>
                <w:b/>
                <w:bCs/>
                <w:lang w:val="en-US"/>
              </w:rPr>
              <w:t>CT 1.17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18E6AF" w14:textId="77777777">
            <w:pPr>
              <w:rPr>
                <w:lang w:val="en-US"/>
              </w:rPr>
            </w:pPr>
            <w:r w:rsidRPr="00EE3AD0">
              <w:rPr>
                <w:b/>
                <w:bCs/>
                <w:lang w:val="en-US"/>
              </w:rPr>
              <w:t xml:space="preserve">1. Tên chỉ tiêu: </w:t>
            </w:r>
            <w:r w:rsidRPr="00EE3AD0">
              <w:rPr>
                <w:lang w:val="en-US"/>
              </w:rPr>
              <w:t>Jet A-1 Emission (Tonnes) – Phát thải Jet A-1 (Tấn)</w:t>
            </w:r>
          </w:p>
          <w:p w:rsidRPr="00EE3AD0" w:rsidR="00EE3AD0" w:rsidP="00EE3AD0" w:rsidRDefault="00EE3AD0" w14:paraId="3956A10A" w14:textId="77777777">
            <w:pPr>
              <w:rPr>
                <w:lang w:val="en-US"/>
              </w:rPr>
            </w:pPr>
            <w:r w:rsidRPr="00EE3AD0">
              <w:rPr>
                <w:b/>
                <w:bCs/>
                <w:lang w:val="en-US"/>
              </w:rPr>
              <w:t>2. Định nghĩa/Diễn giải/Ý nghĩa/Mục đích đo lường:</w:t>
            </w:r>
          </w:p>
          <w:p w:rsidRPr="00EE3AD0" w:rsidR="00EE3AD0" w:rsidP="00EE3AD0" w:rsidRDefault="00EE3AD0" w14:paraId="4B6CDD4A" w14:textId="77777777">
            <w:pPr>
              <w:rPr>
                <w:lang w:val="en-US"/>
              </w:rPr>
            </w:pPr>
            <w:r w:rsidRPr="00EE3AD0">
              <w:rPr>
                <w:b/>
                <w:bCs/>
                <w:i/>
                <w:iCs/>
                <w:lang w:val="en-US"/>
              </w:rPr>
              <w:t>2.1. Định nghĩa/Diễn giải:</w:t>
            </w:r>
          </w:p>
          <w:p w:rsidRPr="00EE3AD0" w:rsidR="00EE3AD0" w:rsidRDefault="00EE3AD0" w14:paraId="2A7245DD" w14:textId="77777777">
            <w:pPr>
              <w:numPr>
                <w:ilvl w:val="0"/>
                <w:numId w:val="149"/>
              </w:numPr>
              <w:rPr>
                <w:lang w:val="en-US"/>
              </w:rPr>
            </w:pPr>
            <w:r w:rsidRPr="00EE3AD0">
              <w:rPr>
                <w:lang w:val="en-US"/>
              </w:rPr>
              <w:t>Lượng khí nhà kính phát thải vào khí quyển từ việc tiêu thụ nhiên liệu hàng không gốc hóa thạch (Jet A-1) trong quá trình vận hành các chuyến bay của Vietnam Airlines. </w:t>
            </w:r>
          </w:p>
          <w:p w:rsidRPr="00EE3AD0" w:rsidR="00EE3AD0" w:rsidRDefault="00EE3AD0" w14:paraId="7CEEEAED" w14:textId="77777777">
            <w:pPr>
              <w:numPr>
                <w:ilvl w:val="0"/>
                <w:numId w:val="149"/>
              </w:numPr>
              <w:rPr>
                <w:lang w:val="en-US"/>
              </w:rPr>
            </w:pPr>
            <w:r w:rsidRPr="00EE3AD0">
              <w:rPr>
                <w:lang w:val="en-US"/>
              </w:rPr>
              <w:t>Chỉ tiêu này bóc tách riêng biệt phần phát thải từ nhiên liệu truyền thống ra khỏi tổng phát thải, không bao gồm phát thải từ nhiên liệu bền vững (SAF) </w:t>
            </w:r>
          </w:p>
          <w:p w:rsidRPr="00EE3AD0" w:rsidR="00EE3AD0" w:rsidP="00EE3AD0" w:rsidRDefault="00EE3AD0" w14:paraId="74B7766A" w14:textId="77777777">
            <w:pPr>
              <w:rPr>
                <w:lang w:val="en-US"/>
              </w:rPr>
            </w:pPr>
            <w:r w:rsidRPr="00EE3AD0">
              <w:rPr>
                <w:b/>
                <w:bCs/>
                <w:i/>
                <w:iCs/>
                <w:lang w:val="en-US"/>
              </w:rPr>
              <w:t>2.2. Ý nghĩa/Mục đích đo lường:</w:t>
            </w:r>
          </w:p>
          <w:p w:rsidRPr="00EE3AD0" w:rsidR="00EE3AD0" w:rsidRDefault="00EE3AD0" w14:paraId="3D46A523" w14:textId="77777777">
            <w:pPr>
              <w:numPr>
                <w:ilvl w:val="0"/>
                <w:numId w:val="150"/>
              </w:numPr>
              <w:rPr>
                <w:lang w:val="en-US"/>
              </w:rPr>
            </w:pPr>
            <w:r w:rsidRPr="00EE3AD0">
              <w:rPr>
                <w:lang w:val="en-US"/>
              </w:rPr>
              <w:t>Đo lường chính xác tác động môi trường cốt lõi và lớn nhất từ hoạt động bay thực tế của hãng. </w:t>
            </w:r>
          </w:p>
          <w:p w:rsidRPr="00EE3AD0" w:rsidR="00EE3AD0" w:rsidP="00EE3AD0" w:rsidRDefault="00EE3AD0" w14:paraId="5A3A0774" w14:textId="77777777">
            <w:pPr>
              <w:rPr>
                <w:lang w:val="en-US"/>
              </w:rPr>
            </w:pPr>
            <w:r w:rsidRPr="00EE3AD0">
              <w:rPr>
                <w:b/>
                <w:bCs/>
                <w:lang w:val="en-US"/>
              </w:rPr>
              <w:t>3. Công thức tính:</w:t>
            </w:r>
          </w:p>
          <w:p w:rsidRPr="00EE3AD0" w:rsidR="00EE3AD0" w:rsidRDefault="00EE3AD0" w14:paraId="7F3CE1E0" w14:textId="77777777">
            <w:pPr>
              <w:numPr>
                <w:ilvl w:val="0"/>
                <w:numId w:val="151"/>
              </w:numPr>
              <w:rPr>
                <w:lang w:val="en-US"/>
              </w:rPr>
            </w:pPr>
            <w:r w:rsidRPr="00EE3AD0">
              <w:rPr>
                <w:lang w:val="en-US"/>
              </w:rPr>
              <w:t>Phát thải Jet A-1 (Tấn) = Nhiên liệu tiêu thụ Jet A-1 (Lít)  * 0.8 / 1000 * Hệ số phát thải CO2</w:t>
            </w:r>
          </w:p>
          <w:p w:rsidRPr="00EE3AD0" w:rsidR="00EE3AD0" w:rsidP="00EE3AD0" w:rsidRDefault="00EE3AD0" w14:paraId="5DB24E6D" w14:textId="77777777">
            <w:pPr>
              <w:rPr>
                <w:lang w:val="en-US"/>
              </w:rPr>
            </w:pPr>
            <w:r w:rsidRPr="00EE3AD0">
              <w:rPr>
                <w:b/>
                <w:bCs/>
                <w:lang w:val="en-US"/>
              </w:rPr>
              <w:t>4. Chiều tổng hợp dữ liệu:</w:t>
            </w:r>
          </w:p>
          <w:p w:rsidRPr="00EE3AD0" w:rsidR="00EE3AD0" w:rsidRDefault="00EE3AD0" w14:paraId="1C7795C6" w14:textId="77777777">
            <w:pPr>
              <w:numPr>
                <w:ilvl w:val="0"/>
                <w:numId w:val="152"/>
              </w:numPr>
              <w:rPr>
                <w:lang w:val="en-US"/>
              </w:rPr>
            </w:pPr>
            <w:r w:rsidRPr="00EE3AD0">
              <w:rPr>
                <w:lang w:val="en-US"/>
              </w:rPr>
              <w:t>Theo thời gian: Năm.</w:t>
            </w:r>
          </w:p>
          <w:p w:rsidRPr="00EE3AD0" w:rsidR="00EE3AD0" w:rsidP="00EE3AD0" w:rsidRDefault="00EE3AD0" w14:paraId="32B98F2B" w14:textId="77777777">
            <w:pPr>
              <w:rPr>
                <w:lang w:val="en-US"/>
              </w:rPr>
            </w:pPr>
            <w:r w:rsidRPr="00EE3AD0">
              <w:rPr>
                <w:b/>
                <w:bCs/>
                <w:lang w:val="en-US"/>
              </w:rPr>
              <w:t>5. Nguồn dữ liệu:</w:t>
            </w:r>
            <w:r w:rsidRPr="00EE3AD0">
              <w:rPr>
                <w:lang w:val="en-US"/>
              </w:rPr>
              <w:t> </w:t>
            </w:r>
          </w:p>
          <w:p w:rsidRPr="00EE3AD0" w:rsidR="00EE3AD0" w:rsidRDefault="00EE3AD0" w14:paraId="13B62DFB" w14:textId="77777777">
            <w:pPr>
              <w:numPr>
                <w:ilvl w:val="0"/>
                <w:numId w:val="153"/>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P="00EE3AD0" w:rsidRDefault="00EE3AD0" w14:paraId="4F0EA2F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9C1C4D"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735B74C" w14:textId="77777777">
            <w:pPr>
              <w:rPr>
                <w:lang w:val="en-US"/>
              </w:rPr>
            </w:pPr>
            <w:r w:rsidRPr="00EE3AD0">
              <w:rPr>
                <w:b/>
                <w:bCs/>
                <w:lang w:val="en-US"/>
              </w:rPr>
              <w:t>CT 1.18</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C5B1DA" w14:textId="77777777">
            <w:pPr>
              <w:rPr>
                <w:lang w:val="en-US"/>
              </w:rPr>
            </w:pPr>
            <w:r w:rsidRPr="00EE3AD0">
              <w:rPr>
                <w:b/>
                <w:bCs/>
                <w:lang w:val="en-US"/>
              </w:rPr>
              <w:t xml:space="preserve">1. Tên chỉ tiêu: </w:t>
            </w:r>
            <w:r w:rsidRPr="00EE3AD0">
              <w:rPr>
                <w:lang w:val="en-US"/>
              </w:rPr>
              <w:t>SAF Emissions (Tonnes) – Phát thải Neat SAF (Tấn)</w:t>
            </w:r>
          </w:p>
          <w:p w:rsidRPr="00EE3AD0" w:rsidR="00EE3AD0" w:rsidP="00EE3AD0" w:rsidRDefault="00EE3AD0" w14:paraId="2544F0D5" w14:textId="77777777">
            <w:pPr>
              <w:rPr>
                <w:lang w:val="en-US"/>
              </w:rPr>
            </w:pPr>
            <w:r w:rsidRPr="00EE3AD0">
              <w:rPr>
                <w:b/>
                <w:bCs/>
                <w:lang w:val="en-US"/>
              </w:rPr>
              <w:t>2. Định nghĩa/Diễn giải/Ý nghĩa/Mục đích đo lường:</w:t>
            </w:r>
          </w:p>
          <w:p w:rsidRPr="00EE3AD0" w:rsidR="00EE3AD0" w:rsidP="00EE3AD0" w:rsidRDefault="00EE3AD0" w14:paraId="60D7DFF0" w14:textId="77777777">
            <w:pPr>
              <w:rPr>
                <w:lang w:val="en-US"/>
              </w:rPr>
            </w:pPr>
            <w:r w:rsidRPr="00EE3AD0">
              <w:rPr>
                <w:b/>
                <w:bCs/>
                <w:i/>
                <w:iCs/>
                <w:lang w:val="en-US"/>
              </w:rPr>
              <w:t>2.1. Định nghĩa/Diễn giải:</w:t>
            </w:r>
          </w:p>
          <w:p w:rsidRPr="00EE3AD0" w:rsidR="00EE3AD0" w:rsidRDefault="00EE3AD0" w14:paraId="54B6DBBE" w14:textId="77777777">
            <w:pPr>
              <w:numPr>
                <w:ilvl w:val="0"/>
                <w:numId w:val="154"/>
              </w:numPr>
              <w:rPr>
                <w:lang w:val="en-US"/>
              </w:rPr>
            </w:pPr>
            <w:r w:rsidRPr="00EE3AD0">
              <w:rPr>
                <w:lang w:val="en-US"/>
              </w:rPr>
              <w:t>Đây là lượng khí nhà kính phát thải từ quá trình đốt cháy phần Nhiên liệu hàng không bền vững (SAF) được pha trộn vào nhiên liệu cấp cho các chuyến bay của Vietnam Airlines trong kỳ báo cáo. </w:t>
            </w:r>
          </w:p>
          <w:p w:rsidRPr="00EE3AD0" w:rsidR="00EE3AD0" w:rsidP="00EE3AD0" w:rsidRDefault="00EE3AD0" w14:paraId="0618F4E6"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0677CC1D" w14:textId="77777777">
            <w:pPr>
              <w:numPr>
                <w:ilvl w:val="0"/>
                <w:numId w:val="155"/>
              </w:numPr>
              <w:rPr>
                <w:lang w:val="en-US"/>
              </w:rPr>
            </w:pPr>
            <w:r w:rsidRPr="00EE3AD0">
              <w:rPr>
                <w:lang w:val="en-US"/>
              </w:rPr>
              <w:t>Là thước đo trực tiếp cho lộ trình chuyển đổi năng lượng xanh và mức độ thực thi cam kết tiến tới "Net Zero" vào năm 2050 của Vietnam Airlines.</w:t>
            </w:r>
          </w:p>
          <w:p w:rsidRPr="00EE3AD0" w:rsidR="00EE3AD0" w:rsidP="00EE3AD0" w:rsidRDefault="00EE3AD0" w14:paraId="3CDE1C9F" w14:textId="77777777">
            <w:pPr>
              <w:rPr>
                <w:lang w:val="en-US"/>
              </w:rPr>
            </w:pPr>
            <w:r w:rsidRPr="00EE3AD0">
              <w:rPr>
                <w:b/>
                <w:bCs/>
                <w:lang w:val="en-US"/>
              </w:rPr>
              <w:t>3. Công thức tính:</w:t>
            </w:r>
          </w:p>
          <w:p w:rsidRPr="00EE3AD0" w:rsidR="00EE3AD0" w:rsidRDefault="00EE3AD0" w14:paraId="2FFCE06C" w14:textId="77777777">
            <w:pPr>
              <w:numPr>
                <w:ilvl w:val="0"/>
                <w:numId w:val="156"/>
              </w:numPr>
              <w:rPr>
                <w:lang w:val="en-US"/>
              </w:rPr>
            </w:pPr>
            <w:r w:rsidRPr="00EE3AD0">
              <w:rPr>
                <w:lang w:val="en-US"/>
              </w:rPr>
              <w:t>Phát thải SAF = Hàm lượng năng lượng (MJ) * Cường độ phát thải CO2 tương đương của vòng đời (gCO2e/MJ) / 1000000</w:t>
            </w:r>
          </w:p>
          <w:p w:rsidRPr="00EE3AD0" w:rsidR="00EE3AD0" w:rsidP="00EE3AD0" w:rsidRDefault="00EE3AD0" w14:paraId="133A4EDA" w14:textId="77777777">
            <w:pPr>
              <w:rPr>
                <w:lang w:val="en-US"/>
              </w:rPr>
            </w:pPr>
            <w:r w:rsidRPr="00EE3AD0">
              <w:rPr>
                <w:lang w:val="en-US"/>
              </w:rPr>
              <w:t>Trong đó: </w:t>
            </w:r>
          </w:p>
          <w:p w:rsidRPr="00EE3AD0" w:rsidR="00EE3AD0" w:rsidRDefault="00EE3AD0" w14:paraId="3EEFBCD7" w14:textId="77777777">
            <w:pPr>
              <w:numPr>
                <w:ilvl w:val="0"/>
                <w:numId w:val="157"/>
              </w:numPr>
              <w:rPr>
                <w:lang w:val="en-US"/>
              </w:rPr>
            </w:pPr>
            <w:r w:rsidRPr="00EE3AD0">
              <w:rPr>
                <w:lang w:val="en-US"/>
              </w:rPr>
              <w:t>Hàm lượng năng lượng (Energy content)</w:t>
            </w:r>
          </w:p>
          <w:p w:rsidRPr="00EE3AD0" w:rsidR="00EE3AD0" w:rsidRDefault="00EE3AD0" w14:paraId="0E2C4E10" w14:textId="77777777">
            <w:pPr>
              <w:numPr>
                <w:ilvl w:val="0"/>
                <w:numId w:val="157"/>
              </w:numPr>
              <w:rPr>
                <w:lang w:val="en-US"/>
              </w:rPr>
            </w:pPr>
            <w:r w:rsidRPr="00EE3AD0">
              <w:rPr>
                <w:lang w:val="en-US"/>
              </w:rPr>
              <w:t>Cường độ phát thải CO2 tương đương của vòng đời (CO2e lifecycle emissions intensity)</w:t>
            </w:r>
          </w:p>
          <w:p w:rsidRPr="00EE3AD0" w:rsidR="00EE3AD0" w:rsidP="00EE3AD0" w:rsidRDefault="00EE3AD0" w14:paraId="54BB7A01" w14:textId="77777777">
            <w:pPr>
              <w:rPr>
                <w:lang w:val="en-US"/>
              </w:rPr>
            </w:pPr>
            <w:r w:rsidRPr="00EE3AD0">
              <w:rPr>
                <w:b/>
                <w:bCs/>
                <w:lang w:val="en-US"/>
              </w:rPr>
              <w:t>4. Chiều tổng hợp dữ liệu:</w:t>
            </w:r>
          </w:p>
          <w:p w:rsidRPr="00EE3AD0" w:rsidR="00EE3AD0" w:rsidRDefault="00EE3AD0" w14:paraId="37444910" w14:textId="77777777">
            <w:pPr>
              <w:numPr>
                <w:ilvl w:val="0"/>
                <w:numId w:val="158"/>
              </w:numPr>
              <w:rPr>
                <w:lang w:val="en-US"/>
              </w:rPr>
            </w:pPr>
            <w:r w:rsidRPr="00EE3AD0">
              <w:rPr>
                <w:lang w:val="en-US"/>
              </w:rPr>
              <w:t>Theo thời gian: Năm.</w:t>
            </w:r>
          </w:p>
          <w:p w:rsidRPr="00EE3AD0" w:rsidR="00EE3AD0" w:rsidP="00EE3AD0" w:rsidRDefault="00EE3AD0" w14:paraId="51B3B657" w14:textId="77777777">
            <w:pPr>
              <w:rPr>
                <w:lang w:val="en-US"/>
              </w:rPr>
            </w:pPr>
            <w:r w:rsidRPr="00EE3AD0">
              <w:rPr>
                <w:b/>
                <w:bCs/>
                <w:lang w:val="en-US"/>
              </w:rPr>
              <w:t>5. Nguồn dữ liệu:</w:t>
            </w:r>
            <w:r w:rsidRPr="00EE3AD0">
              <w:rPr>
                <w:lang w:val="en-US"/>
              </w:rPr>
              <w:t> </w:t>
            </w:r>
          </w:p>
          <w:p w:rsidRPr="00EE3AD0" w:rsidR="00EE3AD0" w:rsidRDefault="00EE3AD0" w14:paraId="7667050A" w14:textId="77777777">
            <w:pPr>
              <w:numPr>
                <w:ilvl w:val="0"/>
                <w:numId w:val="159"/>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RDefault="00EE3AD0" w14:paraId="69393DE0" w14:textId="77777777">
            <w:pPr>
              <w:numPr>
                <w:ilvl w:val="0"/>
                <w:numId w:val="15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5407B44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3B705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DF69042" w14:textId="77777777">
            <w:pPr>
              <w:rPr>
                <w:lang w:val="en-US"/>
              </w:rPr>
            </w:pPr>
            <w:r w:rsidRPr="00EE3AD0">
              <w:rPr>
                <w:b/>
                <w:bCs/>
                <w:lang w:val="en-US"/>
              </w:rPr>
              <w:t>CT 1.19</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7092F76" w14:textId="77777777">
            <w:pPr>
              <w:rPr>
                <w:lang w:val="en-US"/>
              </w:rPr>
            </w:pPr>
            <w:r w:rsidRPr="00EE3AD0">
              <w:rPr>
                <w:b/>
                <w:bCs/>
                <w:lang w:val="en-US"/>
              </w:rPr>
              <w:t xml:space="preserve">1. Tên chỉ tiêu: </w:t>
            </w:r>
            <w:r w:rsidRPr="00EE3AD0">
              <w:rPr>
                <w:lang w:val="en-US"/>
              </w:rPr>
              <w:t>Annual Emissions vs. Target – Phát thải theo năm so với kế hoạch</w:t>
            </w:r>
          </w:p>
          <w:p w:rsidRPr="00EE3AD0" w:rsidR="00EE3AD0" w:rsidP="00EE3AD0" w:rsidRDefault="00EE3AD0" w14:paraId="266E8288" w14:textId="77777777">
            <w:pPr>
              <w:rPr>
                <w:lang w:val="en-US"/>
              </w:rPr>
            </w:pPr>
            <w:r w:rsidRPr="00EE3AD0">
              <w:rPr>
                <w:b/>
                <w:bCs/>
                <w:lang w:val="en-US"/>
              </w:rPr>
              <w:t>2. Định nghĩa/Diễn giải/Ý nghĩa/Mục đích đo lường:</w:t>
            </w:r>
          </w:p>
          <w:p w:rsidRPr="00EE3AD0" w:rsidR="00EE3AD0" w:rsidP="00EE3AD0" w:rsidRDefault="00EE3AD0" w14:paraId="78926BE0" w14:textId="77777777">
            <w:pPr>
              <w:rPr>
                <w:lang w:val="en-US"/>
              </w:rPr>
            </w:pPr>
            <w:r w:rsidRPr="00EE3AD0">
              <w:rPr>
                <w:b/>
                <w:bCs/>
                <w:i/>
                <w:iCs/>
                <w:lang w:val="en-US"/>
              </w:rPr>
              <w:t>2.1. Định nghĩa/Diễn giải:</w:t>
            </w:r>
          </w:p>
          <w:p w:rsidRPr="00EE3AD0" w:rsidR="00EE3AD0" w:rsidRDefault="00EE3AD0" w14:paraId="244173BA" w14:textId="77777777">
            <w:pPr>
              <w:numPr>
                <w:ilvl w:val="0"/>
                <w:numId w:val="160"/>
              </w:numPr>
              <w:rPr>
                <w:lang w:val="en-US"/>
              </w:rPr>
            </w:pPr>
            <w:r w:rsidRPr="00EE3AD0">
              <w:rPr>
                <w:lang w:val="en-US"/>
              </w:rPr>
              <w:t>Tổng lượng phát thải thực tế theo từng năm và so sánh với mức mục tiêu phát thải đã được kế hoạch hoặc hãng hàng không đặt ra.</w:t>
            </w:r>
          </w:p>
          <w:p w:rsidRPr="00EE3AD0" w:rsidR="00EE3AD0" w:rsidRDefault="00EE3AD0" w14:paraId="7E016A14" w14:textId="77777777">
            <w:pPr>
              <w:numPr>
                <w:ilvl w:val="0"/>
                <w:numId w:val="160"/>
              </w:numPr>
              <w:rPr>
                <w:lang w:val="en-US"/>
              </w:rPr>
            </w:pPr>
            <w:r w:rsidRPr="00EE3AD0">
              <w:rPr>
                <w:lang w:val="en-US"/>
              </w:rPr>
              <w:t>Dữ liệu bao gồm tổng lượng phát thải Jet A-1 và SAF sử dụng cho hoạt động khai thác bay trong năm báo cáo.</w:t>
            </w:r>
          </w:p>
          <w:p w:rsidRPr="00EE3AD0" w:rsidR="00EE3AD0" w:rsidP="00EE3AD0" w:rsidRDefault="00EE3AD0" w14:paraId="174F745C" w14:textId="77777777">
            <w:pPr>
              <w:rPr>
                <w:lang w:val="en-US"/>
              </w:rPr>
            </w:pPr>
            <w:r w:rsidRPr="00EE3AD0">
              <w:rPr>
                <w:b/>
                <w:bCs/>
                <w:i/>
                <w:iCs/>
                <w:lang w:val="en-US"/>
              </w:rPr>
              <w:t>2.2. Ý nghĩa/Mục đích đo lường:</w:t>
            </w:r>
          </w:p>
          <w:p w:rsidRPr="00EE3AD0" w:rsidR="00EE3AD0" w:rsidRDefault="00EE3AD0" w14:paraId="5E2FA0E5" w14:textId="77777777">
            <w:pPr>
              <w:numPr>
                <w:ilvl w:val="0"/>
                <w:numId w:val="161"/>
              </w:numPr>
              <w:rPr>
                <w:b/>
                <w:bCs/>
                <w:lang w:val="en-US"/>
              </w:rPr>
            </w:pPr>
            <w:r w:rsidRPr="00EE3AD0">
              <w:rPr>
                <w:lang w:val="en-US"/>
              </w:rPr>
              <w:t>Giúp đánh giá hiệu quả kiểm soát phát thải và mức độ hoàn thành mục tiêu theo kế hoạch năm.</w:t>
            </w:r>
          </w:p>
          <w:p w:rsidRPr="00EE3AD0" w:rsidR="00EE3AD0" w:rsidP="00EE3AD0" w:rsidRDefault="00EE3AD0" w14:paraId="643C693A" w14:textId="77777777">
            <w:pPr>
              <w:rPr>
                <w:lang w:val="en-US"/>
              </w:rPr>
            </w:pPr>
            <w:r w:rsidRPr="00EE3AD0">
              <w:rPr>
                <w:b/>
                <w:bCs/>
                <w:lang w:val="en-US"/>
              </w:rPr>
              <w:t>3. Công thức tính:</w:t>
            </w:r>
          </w:p>
          <w:p w:rsidRPr="00EE3AD0" w:rsidR="00EE3AD0" w:rsidRDefault="00EE3AD0" w14:paraId="7C9DAF75" w14:textId="77777777">
            <w:pPr>
              <w:numPr>
                <w:ilvl w:val="0"/>
                <w:numId w:val="162"/>
              </w:numPr>
              <w:rPr>
                <w:lang w:val="en-US"/>
              </w:rPr>
            </w:pPr>
            <w:r w:rsidRPr="00EE3AD0">
              <w:rPr>
                <w:lang w:val="en-US"/>
              </w:rPr>
              <w:t>Phát thải nhà kính theo năm = Phát thải Jet A-1 + Phát thải SAF (theo năm)</w:t>
            </w:r>
          </w:p>
          <w:p w:rsidRPr="00EE3AD0" w:rsidR="00EE3AD0" w:rsidP="00EE3AD0" w:rsidRDefault="00EE3AD0" w14:paraId="48611018" w14:textId="77777777">
            <w:pPr>
              <w:rPr>
                <w:lang w:val="en-US"/>
              </w:rPr>
            </w:pPr>
            <w:r w:rsidRPr="00EE3AD0">
              <w:rPr>
                <w:b/>
                <w:bCs/>
                <w:lang w:val="en-US"/>
              </w:rPr>
              <w:t>4. Chiều tổng hợp dữ liệu:</w:t>
            </w:r>
          </w:p>
          <w:p w:rsidRPr="00EE3AD0" w:rsidR="00EE3AD0" w:rsidRDefault="00EE3AD0" w14:paraId="4EB33478" w14:textId="77777777">
            <w:pPr>
              <w:numPr>
                <w:ilvl w:val="0"/>
                <w:numId w:val="163"/>
              </w:numPr>
              <w:rPr>
                <w:lang w:val="en-US"/>
              </w:rPr>
            </w:pPr>
            <w:r w:rsidRPr="00EE3AD0">
              <w:rPr>
                <w:lang w:val="en-US"/>
              </w:rPr>
              <w:t>Theo thời gian: Năm.</w:t>
            </w:r>
          </w:p>
          <w:p w:rsidRPr="00EE3AD0" w:rsidR="00EE3AD0" w:rsidP="00EE3AD0" w:rsidRDefault="00EE3AD0" w14:paraId="4BF0D1EF" w14:textId="77777777">
            <w:pPr>
              <w:rPr>
                <w:lang w:val="en-US"/>
              </w:rPr>
            </w:pPr>
            <w:r w:rsidRPr="00EE3AD0">
              <w:rPr>
                <w:b/>
                <w:bCs/>
                <w:lang w:val="en-US"/>
              </w:rPr>
              <w:t>5. Nguồn dữ liệu:</w:t>
            </w:r>
            <w:r w:rsidRPr="00EE3AD0">
              <w:rPr>
                <w:lang w:val="en-US"/>
              </w:rPr>
              <w:t> </w:t>
            </w:r>
          </w:p>
          <w:p w:rsidRPr="00EE3AD0" w:rsidR="00EE3AD0" w:rsidRDefault="00EE3AD0" w14:paraId="70B29EB4" w14:textId="77777777">
            <w:pPr>
              <w:numPr>
                <w:ilvl w:val="0"/>
                <w:numId w:val="164"/>
              </w:numPr>
              <w:rPr>
                <w:i/>
                <w:iCs/>
                <w:lang w:val="en-US"/>
              </w:rPr>
            </w:pPr>
            <w:r w:rsidRPr="00EE3AD0">
              <w:rPr>
                <w:i/>
                <w:iCs/>
                <w:lang w:val="en-US"/>
              </w:rPr>
              <w:t>Tham chiếu nguồn dữ liệu của CT 1.2 và CT 1.3.</w:t>
            </w:r>
          </w:p>
          <w:p w:rsidRPr="00EE3AD0" w:rsidR="00EE3AD0" w:rsidP="00EE3AD0" w:rsidRDefault="00EE3AD0" w14:paraId="0F7F5A47"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3DA25846"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4A74FB" w14:textId="77777777">
            <w:pPr>
              <w:rPr>
                <w:lang w:val="en-US"/>
              </w:rPr>
            </w:pPr>
            <w:r w:rsidRPr="00EE3AD0">
              <w:rPr>
                <w:b/>
                <w:bCs/>
                <w:lang w:val="en-US"/>
              </w:rPr>
              <w:t>CT 1.20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6769B2D" w14:textId="77777777">
            <w:pPr>
              <w:rPr>
                <w:lang w:val="en-US"/>
              </w:rPr>
            </w:pPr>
            <w:r w:rsidRPr="00EE3AD0">
              <w:rPr>
                <w:b/>
                <w:bCs/>
                <w:lang w:val="en-US"/>
              </w:rPr>
              <w:t xml:space="preserve">1. Tên chỉ tiêu: </w:t>
            </w:r>
            <w:r w:rsidRPr="00EE3AD0">
              <w:rPr>
                <w:lang w:val="en-US"/>
              </w:rPr>
              <w:t>Monthly Emissions – Phát thải theo tháng</w:t>
            </w:r>
          </w:p>
          <w:p w:rsidRPr="00EE3AD0" w:rsidR="00EE3AD0" w:rsidP="00EE3AD0" w:rsidRDefault="00EE3AD0" w14:paraId="2F2BC698" w14:textId="77777777">
            <w:pPr>
              <w:rPr>
                <w:lang w:val="en-US"/>
              </w:rPr>
            </w:pPr>
            <w:r w:rsidRPr="00EE3AD0">
              <w:rPr>
                <w:b/>
                <w:bCs/>
                <w:lang w:val="en-US"/>
              </w:rPr>
              <w:t>2. Định nghĩa/Diễn giải/Ý nghĩa/Mục đích đo lường:</w:t>
            </w:r>
          </w:p>
          <w:p w:rsidRPr="00EE3AD0" w:rsidR="00EE3AD0" w:rsidP="00EE3AD0" w:rsidRDefault="00EE3AD0" w14:paraId="3D6E865E" w14:textId="77777777">
            <w:pPr>
              <w:rPr>
                <w:lang w:val="en-US"/>
              </w:rPr>
            </w:pPr>
            <w:r w:rsidRPr="00EE3AD0">
              <w:rPr>
                <w:b/>
                <w:bCs/>
                <w:i/>
                <w:iCs/>
                <w:lang w:val="en-US"/>
              </w:rPr>
              <w:t>2.1. Định nghĩa/Diễn giải:</w:t>
            </w:r>
          </w:p>
          <w:p w:rsidRPr="00EE3AD0" w:rsidR="00EE3AD0" w:rsidRDefault="00EE3AD0" w14:paraId="5425931F" w14:textId="77777777">
            <w:pPr>
              <w:numPr>
                <w:ilvl w:val="0"/>
                <w:numId w:val="165"/>
              </w:numPr>
              <w:rPr>
                <w:lang w:val="en-US"/>
              </w:rPr>
            </w:pPr>
            <w:r w:rsidRPr="00EE3AD0">
              <w:rPr>
                <w:lang w:val="en-US"/>
              </w:rPr>
              <w:t>Tổng phát thải theo từng tháng trong năm hiện tại phục vụ hoạt động khai thác bay.</w:t>
            </w:r>
          </w:p>
          <w:p w:rsidRPr="00EE3AD0" w:rsidR="00EE3AD0" w:rsidRDefault="00EE3AD0" w14:paraId="4089F756" w14:textId="77777777">
            <w:pPr>
              <w:numPr>
                <w:ilvl w:val="0"/>
                <w:numId w:val="165"/>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07E26760" w14:textId="77777777">
            <w:pPr>
              <w:rPr>
                <w:lang w:val="en-US"/>
              </w:rPr>
            </w:pPr>
            <w:r w:rsidRPr="00EE3AD0">
              <w:rPr>
                <w:b/>
                <w:bCs/>
                <w:i/>
                <w:iCs/>
                <w:lang w:val="en-US"/>
              </w:rPr>
              <w:t>2.2. Ý nghĩa/Mục đích đo lường:</w:t>
            </w:r>
          </w:p>
          <w:p w:rsidRPr="00EE3AD0" w:rsidR="00EE3AD0" w:rsidRDefault="00EE3AD0" w14:paraId="13A48C25" w14:textId="77777777">
            <w:pPr>
              <w:numPr>
                <w:ilvl w:val="0"/>
                <w:numId w:val="166"/>
              </w:numPr>
              <w:rPr>
                <w:b/>
                <w:bCs/>
                <w:i/>
                <w:iCs/>
                <w:lang w:val="en-US"/>
              </w:rPr>
            </w:pPr>
            <w:r w:rsidRPr="00EE3AD0">
              <w:rPr>
                <w:lang w:val="en-US"/>
              </w:rPr>
              <w:t>Giúp theo dõi xu hướng phát thải theo từng tháng và đánh giá biến động khai thác trong năm hiện tại. </w:t>
            </w:r>
          </w:p>
          <w:p w:rsidRPr="00EE3AD0" w:rsidR="00EE3AD0" w:rsidP="00EE3AD0" w:rsidRDefault="00EE3AD0" w14:paraId="2AA118BF" w14:textId="77777777">
            <w:pPr>
              <w:rPr>
                <w:lang w:val="en-US"/>
              </w:rPr>
            </w:pPr>
            <w:r w:rsidRPr="00EE3AD0">
              <w:rPr>
                <w:b/>
                <w:bCs/>
                <w:lang w:val="en-US"/>
              </w:rPr>
              <w:t>3. Công thức tính:</w:t>
            </w:r>
          </w:p>
          <w:p w:rsidRPr="00EE3AD0" w:rsidR="00EE3AD0" w:rsidRDefault="00EE3AD0" w14:paraId="013F1ECC" w14:textId="77777777">
            <w:pPr>
              <w:numPr>
                <w:ilvl w:val="0"/>
                <w:numId w:val="167"/>
              </w:numPr>
              <w:rPr>
                <w:lang w:val="en-US"/>
              </w:rPr>
            </w:pPr>
            <w:r w:rsidRPr="00EE3AD0">
              <w:rPr>
                <w:lang w:val="en-US"/>
              </w:rPr>
              <w:t>Phát thải nhà kính theo tháng = Phát thải Jet A-1 + Phát thải SAF trong tháng tương ứng.</w:t>
            </w:r>
          </w:p>
          <w:p w:rsidRPr="00EE3AD0" w:rsidR="00EE3AD0" w:rsidRDefault="00EE3AD0" w14:paraId="6D8D2F8E" w14:textId="77777777">
            <w:pPr>
              <w:numPr>
                <w:ilvl w:val="0"/>
                <w:numId w:val="167"/>
              </w:numPr>
              <w:rPr>
                <w:lang w:val="en-US"/>
              </w:rPr>
            </w:pPr>
            <w:r w:rsidRPr="00EE3AD0">
              <w:rPr>
                <w:lang w:val="en-US"/>
              </w:rPr>
              <w:t>Dữ liệu được tổng hợp và hiển thị theo từng tháng của năm hiện tại. </w:t>
            </w:r>
          </w:p>
          <w:p w:rsidRPr="00EE3AD0" w:rsidR="00EE3AD0" w:rsidP="00EE3AD0" w:rsidRDefault="00EE3AD0" w14:paraId="5C66444F" w14:textId="77777777">
            <w:pPr>
              <w:rPr>
                <w:lang w:val="en-US"/>
              </w:rPr>
            </w:pPr>
            <w:r w:rsidRPr="00EE3AD0">
              <w:rPr>
                <w:b/>
                <w:bCs/>
                <w:lang w:val="en-US"/>
              </w:rPr>
              <w:t>4. Chiều tổng hợp dữ liệu:</w:t>
            </w:r>
          </w:p>
          <w:p w:rsidRPr="00EE3AD0" w:rsidR="00EE3AD0" w:rsidRDefault="00EE3AD0" w14:paraId="5A577B77" w14:textId="77777777">
            <w:pPr>
              <w:numPr>
                <w:ilvl w:val="0"/>
                <w:numId w:val="168"/>
              </w:numPr>
              <w:rPr>
                <w:lang w:val="en-US"/>
              </w:rPr>
            </w:pPr>
            <w:r w:rsidRPr="00EE3AD0">
              <w:rPr>
                <w:lang w:val="en-US"/>
              </w:rPr>
              <w:t>Theo thời gian: Năm.</w:t>
            </w:r>
          </w:p>
          <w:p w:rsidRPr="00EE3AD0" w:rsidR="00EE3AD0" w:rsidP="00EE3AD0" w:rsidRDefault="00EE3AD0" w14:paraId="69286C3B" w14:textId="77777777">
            <w:pPr>
              <w:rPr>
                <w:lang w:val="en-US"/>
              </w:rPr>
            </w:pPr>
            <w:r w:rsidRPr="00EE3AD0">
              <w:rPr>
                <w:b/>
                <w:bCs/>
                <w:lang w:val="en-US"/>
              </w:rPr>
              <w:t>5. Nguồn dữ liệu: </w:t>
            </w:r>
          </w:p>
          <w:p w:rsidRPr="00EE3AD0" w:rsidR="00EE3AD0" w:rsidRDefault="00EE3AD0" w14:paraId="4ECCF1C5" w14:textId="77777777">
            <w:pPr>
              <w:numPr>
                <w:ilvl w:val="0"/>
                <w:numId w:val="169"/>
              </w:numPr>
              <w:rPr>
                <w:i/>
                <w:iCs/>
                <w:lang w:val="en-US"/>
              </w:rPr>
            </w:pPr>
            <w:r w:rsidRPr="00EE3AD0">
              <w:rPr>
                <w:i/>
                <w:iCs/>
                <w:lang w:val="en-US"/>
              </w:rPr>
              <w:t>Tham chiếu nguồn dữ liệu của CT 1.2 và CT 1.3.</w:t>
            </w:r>
          </w:p>
          <w:p w:rsidRPr="00EE3AD0" w:rsidR="00EE3AD0" w:rsidP="00EE3AD0" w:rsidRDefault="00EE3AD0" w14:paraId="2763E05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18215A23" w14:textId="77777777">
      <w:pPr>
        <w:pStyle w:val="Heading4"/>
        <w:rPr>
          <w:lang w:val="en-US"/>
        </w:rPr>
      </w:pPr>
      <w:bookmarkStart w:name="_Toc242783297" w:id="40"/>
      <w:r w:rsidRPr="00EE3AD0">
        <w:rPr>
          <w:lang w:val="en-US"/>
        </w:rPr>
        <w:t>2.2.2.4. Chỉ tiêu GRI 305-4 - GHG emissions intensity - Cường độ phát thải khí nhà kính</w:t>
      </w:r>
      <w:bookmarkEnd w:id="40"/>
    </w:p>
    <w:p w:rsidR="00695A4C" w:rsidRDefault="07F6679C" w14:paraId="684F7DEA" w14:textId="77777777">
      <w:r w:rsidRPr="78B6F757">
        <w:rPr>
          <w:lang w:val="en-US"/>
        </w:rPr>
        <w:t>Báo cáo trên hệ thống: GRI 305-4 - Cường độ phát thải khí nhà kính (bản tiếng Anh: GRI 305-4 - GHG emissions intensity).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986"/>
        <w:gridCol w:w="8361"/>
      </w:tblGrid>
      <w:tr w:rsidRPr="00EE3AD0" w:rsidR="00EE3AD0" w14:paraId="44DA1D5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8BA8F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DEB532"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75B879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A4C588" w14:textId="77777777">
            <w:pPr>
              <w:rPr>
                <w:lang w:val="en-US"/>
              </w:rPr>
            </w:pPr>
            <w:r w:rsidRPr="00EE3AD0">
              <w:rPr>
                <w:b/>
                <w:bCs/>
                <w:lang w:val="en-US"/>
              </w:rPr>
              <w:t>CT 1.21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3AE952" w14:textId="77777777">
            <w:pPr>
              <w:rPr>
                <w:lang w:val="en-US"/>
              </w:rPr>
            </w:pPr>
            <w:r w:rsidRPr="00EE3AD0">
              <w:rPr>
                <w:b/>
                <w:bCs/>
                <w:lang w:val="en-US"/>
              </w:rPr>
              <w:t xml:space="preserve">1. Tên chỉ tiêu: </w:t>
            </w:r>
            <w:r w:rsidRPr="00EE3AD0">
              <w:rPr>
                <w:lang w:val="en-US"/>
              </w:rPr>
              <w:t>Emissions Intensity (Tonnes/100RTK) – Cường độ phát thải (Tấn/100RTK)</w:t>
            </w:r>
          </w:p>
          <w:p w:rsidRPr="00EE3AD0" w:rsidR="00EE3AD0" w:rsidP="00EE3AD0" w:rsidRDefault="00EE3AD0" w14:paraId="7915AC74" w14:textId="77777777">
            <w:pPr>
              <w:rPr>
                <w:lang w:val="en-US"/>
              </w:rPr>
            </w:pPr>
            <w:r w:rsidRPr="00EE3AD0">
              <w:rPr>
                <w:b/>
                <w:bCs/>
                <w:lang w:val="en-US"/>
              </w:rPr>
              <w:t>2. Định nghĩa/Diễn giải/Ý nghĩa/Mục đích đo lường:</w:t>
            </w:r>
          </w:p>
          <w:p w:rsidRPr="00EE3AD0" w:rsidR="00EE3AD0" w:rsidP="00EE3AD0" w:rsidRDefault="00EE3AD0" w14:paraId="4F85CAC9" w14:textId="77777777">
            <w:pPr>
              <w:rPr>
                <w:lang w:val="en-US"/>
              </w:rPr>
            </w:pPr>
            <w:r w:rsidRPr="00EE3AD0">
              <w:rPr>
                <w:b/>
                <w:bCs/>
                <w:i/>
                <w:iCs/>
                <w:lang w:val="en-US"/>
              </w:rPr>
              <w:t>2.1. Định nghĩa/Diễn giải:</w:t>
            </w:r>
          </w:p>
          <w:p w:rsidRPr="00EE3AD0" w:rsidR="00EE3AD0" w:rsidRDefault="00EE3AD0" w14:paraId="5AC1698B" w14:textId="77777777">
            <w:pPr>
              <w:numPr>
                <w:ilvl w:val="0"/>
                <w:numId w:val="170"/>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48FAE23F" w14:textId="77777777">
            <w:pPr>
              <w:numPr>
                <w:ilvl w:val="0"/>
                <w:numId w:val="170"/>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5BC6622D" w14:textId="77777777">
            <w:pPr>
              <w:rPr>
                <w:lang w:val="en-US"/>
              </w:rPr>
            </w:pPr>
            <w:r w:rsidRPr="00EE3AD0">
              <w:rPr>
                <w:b/>
                <w:bCs/>
                <w:i/>
                <w:iCs/>
                <w:lang w:val="en-US"/>
              </w:rPr>
              <w:t>2.2. Ý nghĩa/Mục đích đo lường:</w:t>
            </w:r>
          </w:p>
          <w:p w:rsidRPr="00EE3AD0" w:rsidR="00EE3AD0" w:rsidRDefault="00EE3AD0" w14:paraId="64B149A3" w14:textId="77777777">
            <w:pPr>
              <w:numPr>
                <w:ilvl w:val="0"/>
                <w:numId w:val="171"/>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0062E4A2" w14:textId="77777777">
            <w:pPr>
              <w:rPr>
                <w:lang w:val="en-US"/>
              </w:rPr>
            </w:pPr>
            <w:r w:rsidRPr="00EE3AD0">
              <w:rPr>
                <w:b/>
                <w:bCs/>
                <w:lang w:val="en-US"/>
              </w:rPr>
              <w:t>3. Công thức tính:</w:t>
            </w:r>
          </w:p>
          <w:p w:rsidRPr="00EE3AD0" w:rsidR="00EE3AD0" w:rsidRDefault="00EE3AD0" w14:paraId="6CE9DC56" w14:textId="77777777">
            <w:pPr>
              <w:numPr>
                <w:ilvl w:val="0"/>
                <w:numId w:val="172"/>
              </w:numPr>
              <w:rPr>
                <w:lang w:val="en-US"/>
              </w:rPr>
            </w:pPr>
            <w:r w:rsidRPr="00EE3AD0">
              <w:rPr>
                <w:lang w:val="en-US"/>
              </w:rPr>
              <w:t>Cường độ phát thải khí nhà kính = Tổng phát thải khí nhà kính / Tổng RTK</w:t>
            </w:r>
          </w:p>
          <w:p w:rsidRPr="00EE3AD0" w:rsidR="00EE3AD0" w:rsidP="00EE3AD0" w:rsidRDefault="00EE3AD0" w14:paraId="62B6C601" w14:textId="77777777">
            <w:pPr>
              <w:rPr>
                <w:lang w:val="en-US"/>
              </w:rPr>
            </w:pPr>
            <w:r w:rsidRPr="00EE3AD0">
              <w:rPr>
                <w:b/>
                <w:bCs/>
                <w:lang w:val="en-US"/>
              </w:rPr>
              <w:t>4. Chiều tổng hợp dữ liệu:</w:t>
            </w:r>
          </w:p>
          <w:p w:rsidRPr="00EE3AD0" w:rsidR="00EE3AD0" w:rsidRDefault="00EE3AD0" w14:paraId="18D6F8D8" w14:textId="77777777">
            <w:pPr>
              <w:numPr>
                <w:ilvl w:val="0"/>
                <w:numId w:val="173"/>
              </w:numPr>
              <w:rPr>
                <w:lang w:val="en-US"/>
              </w:rPr>
            </w:pPr>
            <w:r w:rsidRPr="00EE3AD0">
              <w:rPr>
                <w:lang w:val="en-US"/>
              </w:rPr>
              <w:t>Theo thời gian: Năm.</w:t>
            </w:r>
          </w:p>
          <w:p w:rsidRPr="00EE3AD0" w:rsidR="00EE3AD0" w:rsidP="00EE3AD0" w:rsidRDefault="00EE3AD0" w14:paraId="0A154034" w14:textId="77777777">
            <w:pPr>
              <w:rPr>
                <w:lang w:val="en-US"/>
              </w:rPr>
            </w:pPr>
            <w:r w:rsidRPr="00EE3AD0">
              <w:rPr>
                <w:b/>
                <w:bCs/>
                <w:lang w:val="en-US"/>
              </w:rPr>
              <w:t>5. Nguồn dữ liệu:</w:t>
            </w:r>
            <w:r w:rsidRPr="00EE3AD0">
              <w:rPr>
                <w:lang w:val="en-US"/>
              </w:rPr>
              <w:t> </w:t>
            </w:r>
          </w:p>
          <w:p w:rsidRPr="00EE3AD0" w:rsidR="00EE3AD0" w:rsidRDefault="00EE3AD0" w14:paraId="6C4CB42C" w14:textId="77777777">
            <w:pPr>
              <w:numPr>
                <w:ilvl w:val="0"/>
                <w:numId w:val="174"/>
              </w:numPr>
              <w:rPr>
                <w:lang w:val="en-US"/>
              </w:rPr>
            </w:pPr>
            <w:r w:rsidRPr="00EE3AD0">
              <w:rPr>
                <w:lang w:val="en-US"/>
              </w:rPr>
              <w:t>Tổng phát thải khí nhà kính được thừa hưởng kết quả từ báo cáo GRI 305-4</w:t>
            </w:r>
          </w:p>
          <w:p w:rsidRPr="00EE3AD0" w:rsidR="00EE3AD0" w:rsidRDefault="00EE3AD0" w14:paraId="55A8FF68" w14:textId="77777777">
            <w:pPr>
              <w:numPr>
                <w:ilvl w:val="0"/>
                <w:numId w:val="174"/>
              </w:numPr>
              <w:rPr>
                <w:lang w:val="en-US"/>
              </w:rPr>
            </w:pPr>
            <w:r w:rsidRPr="00EE3AD0">
              <w:rPr>
                <w:lang w:val="en-US"/>
              </w:rPr>
              <w:t>Số RTK được lấy từ phần mềm RPS</w:t>
            </w:r>
          </w:p>
          <w:p w:rsidRPr="00EE3AD0" w:rsidR="00EE3AD0" w:rsidP="00EE3AD0" w:rsidRDefault="00EE3AD0" w14:paraId="4F5B29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8BB52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6DF50B" w14:textId="77777777">
            <w:pPr>
              <w:rPr>
                <w:lang w:val="en-US"/>
              </w:rPr>
            </w:pPr>
            <w:r w:rsidRPr="00EE3AD0">
              <w:rPr>
                <w:b/>
                <w:bCs/>
                <w:lang w:val="en-US"/>
              </w:rPr>
              <w:t>CT 1.22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5E4F3B" w14:textId="77777777">
            <w:pPr>
              <w:rPr>
                <w:lang w:val="en-US"/>
              </w:rPr>
            </w:pPr>
            <w:r w:rsidRPr="00EE3AD0">
              <w:rPr>
                <w:b/>
                <w:bCs/>
                <w:lang w:val="en-US"/>
              </w:rPr>
              <w:t xml:space="preserve">1. Tên chỉ tiêu: </w:t>
            </w:r>
            <w:r w:rsidRPr="00EE3AD0">
              <w:rPr>
                <w:lang w:val="en-US"/>
              </w:rPr>
              <w:t>GHG Emissions (Tonnes) – Phát thải khí nhà kính (Tấn)</w:t>
            </w:r>
          </w:p>
          <w:p w:rsidRPr="00EE3AD0" w:rsidR="00EE3AD0" w:rsidP="00EE3AD0" w:rsidRDefault="00EE3AD0" w14:paraId="13127908" w14:textId="77777777">
            <w:pPr>
              <w:rPr>
                <w:lang w:val="en-US"/>
              </w:rPr>
            </w:pPr>
            <w:r w:rsidRPr="00EE3AD0">
              <w:rPr>
                <w:b/>
                <w:bCs/>
                <w:lang w:val="en-US"/>
              </w:rPr>
              <w:t>2. Định nghĩa/Diễn giải/Ý nghĩa/Mục đích đo lường:</w:t>
            </w:r>
          </w:p>
          <w:p w:rsidRPr="00EE3AD0" w:rsidR="00EE3AD0" w:rsidP="00EE3AD0" w:rsidRDefault="00EE3AD0" w14:paraId="46B9DF47" w14:textId="77777777">
            <w:pPr>
              <w:rPr>
                <w:lang w:val="en-US"/>
              </w:rPr>
            </w:pPr>
            <w:r w:rsidRPr="00EE3AD0">
              <w:rPr>
                <w:b/>
                <w:bCs/>
                <w:i/>
                <w:iCs/>
                <w:lang w:val="en-US"/>
              </w:rPr>
              <w:t>2.1. Định nghĩa/Diễn giải:</w:t>
            </w:r>
          </w:p>
          <w:p w:rsidRPr="00EE3AD0" w:rsidR="00EE3AD0" w:rsidRDefault="00EE3AD0" w14:paraId="63B7898C" w14:textId="77777777">
            <w:pPr>
              <w:numPr>
                <w:ilvl w:val="0"/>
                <w:numId w:val="175"/>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1324A923" w14:textId="77777777">
            <w:pPr>
              <w:rPr>
                <w:lang w:val="en-US"/>
              </w:rPr>
            </w:pPr>
            <w:r w:rsidRPr="00EE3AD0">
              <w:rPr>
                <w:b/>
                <w:bCs/>
                <w:i/>
                <w:iCs/>
                <w:lang w:val="en-US"/>
              </w:rPr>
              <w:t>2.2. Ý nghĩa/Mục đích đo lường:</w:t>
            </w:r>
          </w:p>
          <w:p w:rsidRPr="00EE3AD0" w:rsidR="00EE3AD0" w:rsidRDefault="00EE3AD0" w14:paraId="00795F10" w14:textId="77777777">
            <w:pPr>
              <w:numPr>
                <w:ilvl w:val="0"/>
                <w:numId w:val="176"/>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4B4096E5" w14:textId="77777777">
            <w:pPr>
              <w:numPr>
                <w:ilvl w:val="0"/>
                <w:numId w:val="176"/>
              </w:numPr>
              <w:rPr>
                <w:lang w:val="en-US"/>
              </w:rPr>
            </w:pPr>
            <w:r w:rsidRPr="00EE3AD0">
              <w:rPr>
                <w:lang w:val="en-US"/>
              </w:rPr>
              <w:t>Dữ liệu này là cơ sở bắt buộc để VNA tuân thủ các cơ chế quản lý môi trường quốc tế báo cáo nhà đầu tư và hiện thực hóa cam kết hướng tới mục tiêu phát thải ròng bằng "0" (Net Zero).</w:t>
            </w:r>
          </w:p>
          <w:p w:rsidRPr="00EE3AD0" w:rsidR="00EE3AD0" w:rsidP="00EE3AD0" w:rsidRDefault="00EE3AD0" w14:paraId="07E99DDF" w14:textId="77777777">
            <w:pPr>
              <w:rPr>
                <w:lang w:val="en-US"/>
              </w:rPr>
            </w:pPr>
            <w:r w:rsidRPr="00EE3AD0">
              <w:rPr>
                <w:b/>
                <w:bCs/>
                <w:lang w:val="en-US"/>
              </w:rPr>
              <w:t>3. Công thức tính:</w:t>
            </w:r>
          </w:p>
          <w:p w:rsidRPr="00EE3AD0" w:rsidR="00EE3AD0" w:rsidRDefault="00EE3AD0" w14:paraId="285A2850" w14:textId="77777777">
            <w:pPr>
              <w:numPr>
                <w:ilvl w:val="0"/>
                <w:numId w:val="177"/>
              </w:numPr>
              <w:rPr>
                <w:lang w:val="en-US"/>
              </w:rPr>
            </w:pPr>
            <w:r w:rsidRPr="00EE3AD0">
              <w:rPr>
                <w:lang w:val="en-US"/>
              </w:rPr>
              <w:t>Tổng phát thải khí nhà kính = Phát thải Jet A-1 + Phát thải SAF</w:t>
            </w:r>
          </w:p>
          <w:p w:rsidRPr="00EE3AD0" w:rsidR="00EE3AD0" w:rsidP="00EE3AD0" w:rsidRDefault="00EE3AD0" w14:paraId="25C956A9" w14:textId="77777777">
            <w:pPr>
              <w:rPr>
                <w:lang w:val="en-US"/>
              </w:rPr>
            </w:pPr>
            <w:r w:rsidRPr="00EE3AD0">
              <w:rPr>
                <w:b/>
                <w:bCs/>
                <w:lang w:val="en-US"/>
              </w:rPr>
              <w:t>4. Chiều tổng hợp dữ liệu:</w:t>
            </w:r>
          </w:p>
          <w:p w:rsidRPr="00EE3AD0" w:rsidR="00EE3AD0" w:rsidRDefault="00EE3AD0" w14:paraId="380E63D1" w14:textId="77777777">
            <w:pPr>
              <w:numPr>
                <w:ilvl w:val="0"/>
                <w:numId w:val="178"/>
              </w:numPr>
              <w:rPr>
                <w:lang w:val="en-US"/>
              </w:rPr>
            </w:pPr>
            <w:r w:rsidRPr="00EE3AD0">
              <w:rPr>
                <w:lang w:val="en-US"/>
              </w:rPr>
              <w:t>Theo thời gian: Năm.</w:t>
            </w:r>
          </w:p>
          <w:p w:rsidRPr="00EE3AD0" w:rsidR="00EE3AD0" w:rsidP="00EE3AD0" w:rsidRDefault="00EE3AD0" w14:paraId="1B181B46" w14:textId="77777777">
            <w:pPr>
              <w:rPr>
                <w:lang w:val="en-US"/>
              </w:rPr>
            </w:pPr>
            <w:r w:rsidRPr="00EE3AD0">
              <w:rPr>
                <w:b/>
                <w:bCs/>
                <w:lang w:val="en-US"/>
              </w:rPr>
              <w:t>5. Nguồn dữ liệu:</w:t>
            </w:r>
            <w:r w:rsidRPr="00EE3AD0">
              <w:rPr>
                <w:lang w:val="en-US"/>
              </w:rPr>
              <w:t> </w:t>
            </w:r>
          </w:p>
          <w:p w:rsidRPr="00EE3AD0" w:rsidR="00EE3AD0" w:rsidRDefault="00EE3AD0" w14:paraId="06DB17D0" w14:textId="77777777">
            <w:pPr>
              <w:numPr>
                <w:ilvl w:val="0"/>
                <w:numId w:val="179"/>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1E2D2F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B6EAC6F"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8B16BD0" w14:textId="77777777">
            <w:pPr>
              <w:rPr>
                <w:lang w:val="en-US"/>
              </w:rPr>
            </w:pPr>
            <w:r w:rsidRPr="00EE3AD0">
              <w:rPr>
                <w:b/>
                <w:bCs/>
                <w:lang w:val="en-US"/>
              </w:rPr>
              <w:t>CT 1.23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981F1D0" w14:textId="77777777">
            <w:pPr>
              <w:rPr>
                <w:lang w:val="en-US"/>
              </w:rPr>
            </w:pPr>
            <w:r w:rsidRPr="00EE3AD0">
              <w:rPr>
                <w:b/>
                <w:bCs/>
                <w:lang w:val="en-US"/>
              </w:rPr>
              <w:t xml:space="preserve">1. Tên chỉ tiêu: </w:t>
            </w:r>
            <w:r w:rsidRPr="00EE3AD0">
              <w:rPr>
                <w:lang w:val="en-US"/>
              </w:rPr>
              <w:t>RTK – RTK</w:t>
            </w:r>
          </w:p>
          <w:p w:rsidRPr="00EE3AD0" w:rsidR="00EE3AD0" w:rsidP="00EE3AD0" w:rsidRDefault="00EE3AD0" w14:paraId="19269E18" w14:textId="77777777">
            <w:pPr>
              <w:rPr>
                <w:lang w:val="en-US"/>
              </w:rPr>
            </w:pPr>
            <w:r w:rsidRPr="00EE3AD0">
              <w:rPr>
                <w:b/>
                <w:bCs/>
                <w:lang w:val="en-US"/>
              </w:rPr>
              <w:t>2. Định nghĩa/Diễn giải/Ý nghĩa/Mục đích đo lường:</w:t>
            </w:r>
          </w:p>
          <w:p w:rsidRPr="00EE3AD0" w:rsidR="00EE3AD0" w:rsidP="00EE3AD0" w:rsidRDefault="00EE3AD0" w14:paraId="798BB6E9" w14:textId="77777777">
            <w:pPr>
              <w:rPr>
                <w:lang w:val="en-US"/>
              </w:rPr>
            </w:pPr>
            <w:r w:rsidRPr="00EE3AD0">
              <w:rPr>
                <w:b/>
                <w:bCs/>
                <w:i/>
                <w:iCs/>
                <w:lang w:val="en-US"/>
              </w:rPr>
              <w:t>2.1. Định nghĩa/Diễn giải:</w:t>
            </w:r>
          </w:p>
          <w:p w:rsidRPr="00EE3AD0" w:rsidR="00EE3AD0" w:rsidRDefault="00EE3AD0" w14:paraId="7FF511AF" w14:textId="77777777">
            <w:pPr>
              <w:numPr>
                <w:ilvl w:val="0"/>
                <w:numId w:val="180"/>
              </w:numPr>
              <w:rPr>
                <w:lang w:val="en-US"/>
              </w:rPr>
            </w:pPr>
            <w:r w:rsidRPr="00EE3AD0">
              <w:rPr>
                <w:lang w:val="en-US"/>
              </w:rPr>
              <w:t>RTK là đơn vị chuẩn quốc tế đo lường khối lượng công việc vận chuyển thực tế có sinh lời của một hãng hàng không. </w:t>
            </w:r>
          </w:p>
          <w:p w:rsidRPr="00EE3AD0" w:rsidR="00EE3AD0" w:rsidP="00EE3AD0" w:rsidRDefault="00EE3AD0" w14:paraId="77B46F51"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601F634C" w14:textId="77777777">
            <w:pPr>
              <w:numPr>
                <w:ilvl w:val="0"/>
                <w:numId w:val="181"/>
              </w:numPr>
              <w:rPr>
                <w:lang w:val="en-US"/>
              </w:rPr>
            </w:pPr>
            <w:r w:rsidRPr="00EE3AD0">
              <w:rPr>
                <w:lang w:val="en-US"/>
              </w:rPr>
              <w:t xml:space="preserve">Thể hiện chính xác quy mô khai thác và khối lượng dịch vụ thực tế mà Vietnam Airlines đã cung cấp ra thị trường (tránh việc chỉ đo lường số chuyến </w:t>
            </w:r>
            <w:r w:rsidRPr="00EE3AD0">
              <w:rPr>
                <w:lang w:val="en-US"/>
              </w:rPr>
              <w:t>bay hoặc giờ bay, vốn không phản ánh được tàu bay có chở đầy tải hay không). </w:t>
            </w:r>
          </w:p>
          <w:p w:rsidRPr="00EE3AD0" w:rsidR="00EE3AD0" w:rsidRDefault="00EE3AD0" w14:paraId="2F31319A" w14:textId="77777777">
            <w:pPr>
              <w:numPr>
                <w:ilvl w:val="0"/>
                <w:numId w:val="181"/>
              </w:numPr>
              <w:rPr>
                <w:lang w:val="en-US"/>
              </w:rPr>
            </w:pPr>
            <w:r w:rsidRPr="00EE3AD0">
              <w:rPr>
                <w:lang w:val="en-US"/>
              </w:rPr>
              <w:t>Cung cấp cơ sở cốt lõi để tính toán "Cường độ phát thải" (Emissions Intensity), giúp đánh giá xem hãng có đang tăng trưởng xanh hay không (Sản lượng vận chuyển tăng nhưng cường độ xả thải trên mỗi đơn vị giảm). </w:t>
            </w:r>
          </w:p>
          <w:p w:rsidRPr="00EE3AD0" w:rsidR="00EE3AD0" w:rsidP="00EE3AD0" w:rsidRDefault="00EE3AD0" w14:paraId="0D48B65E" w14:textId="77777777">
            <w:pPr>
              <w:rPr>
                <w:lang w:val="en-US"/>
              </w:rPr>
            </w:pPr>
            <w:r w:rsidRPr="00EE3AD0">
              <w:rPr>
                <w:b/>
                <w:bCs/>
                <w:lang w:val="en-US"/>
              </w:rPr>
              <w:t>3. Công thức tính:</w:t>
            </w:r>
          </w:p>
          <w:p w:rsidRPr="00EE3AD0" w:rsidR="00EE3AD0" w:rsidRDefault="00EE3AD0" w14:paraId="3988EA53" w14:textId="77777777">
            <w:pPr>
              <w:numPr>
                <w:ilvl w:val="0"/>
                <w:numId w:val="182"/>
              </w:numPr>
              <w:rPr>
                <w:lang w:val="en-US"/>
              </w:rPr>
            </w:pPr>
            <w:r w:rsidRPr="00EE3AD0">
              <w:rPr>
                <w:lang w:val="en-US"/>
              </w:rPr>
              <w:t>Tổng RTK là tổng cộng RTK của tất cả các chặng bay </w:t>
            </w:r>
          </w:p>
          <w:p w:rsidRPr="00EE3AD0" w:rsidR="00EE3AD0" w:rsidP="00EE3AD0" w:rsidRDefault="00EE3AD0" w14:paraId="54923224" w14:textId="77777777">
            <w:pPr>
              <w:rPr>
                <w:lang w:val="en-US"/>
              </w:rPr>
            </w:pPr>
            <w:r w:rsidRPr="00EE3AD0">
              <w:rPr>
                <w:b/>
                <w:bCs/>
                <w:lang w:val="en-US"/>
              </w:rPr>
              <w:t>4. Chiều tổng hợp dữ liệu:</w:t>
            </w:r>
          </w:p>
          <w:p w:rsidRPr="00EE3AD0" w:rsidR="00EE3AD0" w:rsidRDefault="00EE3AD0" w14:paraId="079A6D91" w14:textId="77777777">
            <w:pPr>
              <w:numPr>
                <w:ilvl w:val="0"/>
                <w:numId w:val="183"/>
              </w:numPr>
              <w:rPr>
                <w:lang w:val="en-US"/>
              </w:rPr>
            </w:pPr>
            <w:r w:rsidRPr="00EE3AD0">
              <w:rPr>
                <w:lang w:val="en-US"/>
              </w:rPr>
              <w:t>Theo thời gian: Năm.</w:t>
            </w:r>
          </w:p>
          <w:p w:rsidRPr="00EE3AD0" w:rsidR="00EE3AD0" w:rsidP="00EE3AD0" w:rsidRDefault="00EE3AD0" w14:paraId="4A6A0906" w14:textId="77777777">
            <w:pPr>
              <w:rPr>
                <w:lang w:val="en-US"/>
              </w:rPr>
            </w:pPr>
            <w:r w:rsidRPr="00EE3AD0">
              <w:rPr>
                <w:b/>
                <w:bCs/>
                <w:lang w:val="en-US"/>
              </w:rPr>
              <w:t>5. Nguồn dữ liệu:</w:t>
            </w:r>
            <w:r w:rsidRPr="00EE3AD0">
              <w:rPr>
                <w:lang w:val="en-US"/>
              </w:rPr>
              <w:t> </w:t>
            </w:r>
          </w:p>
          <w:p w:rsidRPr="00EE3AD0" w:rsidR="00EE3AD0" w:rsidRDefault="00EE3AD0" w14:paraId="60E9119B" w14:textId="77777777">
            <w:pPr>
              <w:numPr>
                <w:ilvl w:val="0"/>
                <w:numId w:val="184"/>
              </w:numPr>
              <w:rPr>
                <w:lang w:val="en-US"/>
              </w:rPr>
            </w:pPr>
            <w:r w:rsidRPr="00EE3AD0">
              <w:rPr>
                <w:lang w:val="en-US"/>
              </w:rPr>
              <w:t>Phần mềm RPS</w:t>
            </w:r>
          </w:p>
          <w:p w:rsidRPr="00EE3AD0" w:rsidR="00EE3AD0" w:rsidP="00EE3AD0" w:rsidRDefault="00EE3AD0" w14:paraId="68554CC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4D617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FD9DEC3" w14:textId="77777777">
            <w:pPr>
              <w:rPr>
                <w:lang w:val="en-US"/>
              </w:rPr>
            </w:pPr>
            <w:r w:rsidRPr="00EE3AD0">
              <w:rPr>
                <w:b/>
                <w:bCs/>
                <w:lang w:val="en-US"/>
              </w:rPr>
              <w:t>CT 1.24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443C0C5" w14:textId="77777777">
            <w:pPr>
              <w:rPr>
                <w:lang w:val="en-US"/>
              </w:rPr>
            </w:pPr>
            <w:r w:rsidRPr="00EE3AD0">
              <w:rPr>
                <w:b/>
                <w:bCs/>
                <w:lang w:val="en-US"/>
              </w:rPr>
              <w:t xml:space="preserve">1. Tên chỉ tiêu: </w:t>
            </w:r>
            <w:r w:rsidRPr="00EE3AD0">
              <w:rPr>
                <w:lang w:val="en-US"/>
              </w:rPr>
              <w:t>Annual Emissions Intensity vs. Target – Cường độ phát thải theo năm so với kế hoạch</w:t>
            </w:r>
          </w:p>
          <w:p w:rsidRPr="00EE3AD0" w:rsidR="00EE3AD0" w:rsidP="00EE3AD0" w:rsidRDefault="00EE3AD0" w14:paraId="66472EEA" w14:textId="77777777">
            <w:pPr>
              <w:rPr>
                <w:lang w:val="en-US"/>
              </w:rPr>
            </w:pPr>
            <w:r w:rsidRPr="00EE3AD0">
              <w:rPr>
                <w:b/>
                <w:bCs/>
                <w:lang w:val="en-US"/>
              </w:rPr>
              <w:t>2. Định nghĩa/Diễn giải/Ý nghĩa/Mục đích đo lường:</w:t>
            </w:r>
          </w:p>
          <w:p w:rsidRPr="00EE3AD0" w:rsidR="00EE3AD0" w:rsidP="00EE3AD0" w:rsidRDefault="00EE3AD0" w14:paraId="53DFAFD5" w14:textId="77777777">
            <w:pPr>
              <w:rPr>
                <w:lang w:val="en-US"/>
              </w:rPr>
            </w:pPr>
            <w:r w:rsidRPr="00EE3AD0">
              <w:rPr>
                <w:b/>
                <w:bCs/>
                <w:i/>
                <w:iCs/>
                <w:lang w:val="en-US"/>
              </w:rPr>
              <w:t>2.1. Định nghĩa/Diễn giải:</w:t>
            </w:r>
          </w:p>
          <w:p w:rsidRPr="00EE3AD0" w:rsidR="00EE3AD0" w:rsidRDefault="00EE3AD0" w14:paraId="47695CA3" w14:textId="77777777">
            <w:pPr>
              <w:numPr>
                <w:ilvl w:val="0"/>
                <w:numId w:val="185"/>
              </w:numPr>
              <w:rPr>
                <w:lang w:val="en-US"/>
              </w:rPr>
            </w:pPr>
            <w:r w:rsidRPr="00EE3AD0">
              <w:rPr>
                <w:lang w:val="en-US"/>
              </w:rPr>
              <w:t>Cường độ phát thải thực tế theo từng năm và so sánh với mức mục tiêu cường độ phát thải đã được kế hoạch hoặc hãng hàng không đặt ra.</w:t>
            </w:r>
          </w:p>
          <w:p w:rsidRPr="00EE3AD0" w:rsidR="00EE3AD0" w:rsidP="00EE3AD0" w:rsidRDefault="00EE3AD0" w14:paraId="3013C663" w14:textId="77777777">
            <w:pPr>
              <w:rPr>
                <w:lang w:val="en-US"/>
              </w:rPr>
            </w:pPr>
            <w:r w:rsidRPr="00EE3AD0">
              <w:rPr>
                <w:b/>
                <w:bCs/>
                <w:i/>
                <w:iCs/>
                <w:lang w:val="en-US"/>
              </w:rPr>
              <w:t>2.2. Ý nghĩa/Mục đích đo lường:</w:t>
            </w:r>
          </w:p>
          <w:p w:rsidRPr="00EE3AD0" w:rsidR="00EE3AD0" w:rsidRDefault="00EE3AD0" w14:paraId="01AE9065" w14:textId="77777777">
            <w:pPr>
              <w:numPr>
                <w:ilvl w:val="0"/>
                <w:numId w:val="186"/>
              </w:numPr>
              <w:rPr>
                <w:b/>
                <w:bCs/>
                <w:lang w:val="en-US"/>
              </w:rPr>
            </w:pPr>
            <w:r w:rsidRPr="00EE3AD0">
              <w:rPr>
                <w:lang w:val="en-US"/>
              </w:rPr>
              <w:t>Giúp đánh giá hiệu quả kiểm soát cường độ phát thải và mức độ hoàn thành mục tiêu theo kế hoạch năm.</w:t>
            </w:r>
          </w:p>
          <w:p w:rsidRPr="00EE3AD0" w:rsidR="00EE3AD0" w:rsidP="00EE3AD0" w:rsidRDefault="00EE3AD0" w14:paraId="20E630A9" w14:textId="77777777">
            <w:pPr>
              <w:rPr>
                <w:lang w:val="en-US"/>
              </w:rPr>
            </w:pPr>
            <w:r w:rsidRPr="00EE3AD0">
              <w:rPr>
                <w:b/>
                <w:bCs/>
                <w:lang w:val="en-US"/>
              </w:rPr>
              <w:t>3. Công thức tính:</w:t>
            </w:r>
          </w:p>
          <w:p w:rsidRPr="00EE3AD0" w:rsidR="00EE3AD0" w:rsidRDefault="00EE3AD0" w14:paraId="39E57F31" w14:textId="77777777">
            <w:pPr>
              <w:numPr>
                <w:ilvl w:val="0"/>
                <w:numId w:val="187"/>
              </w:numPr>
              <w:rPr>
                <w:lang w:val="en-US"/>
              </w:rPr>
            </w:pPr>
            <w:r w:rsidRPr="00EE3AD0">
              <w:rPr>
                <w:lang w:val="en-US"/>
              </w:rPr>
              <w:t>Cường độ phát thải nhà kính theo năm = Tổng phát thải khí nhà kính / Tổng RTK  (theo năm)</w:t>
            </w:r>
          </w:p>
          <w:p w:rsidRPr="00EE3AD0" w:rsidR="00EE3AD0" w:rsidP="00EE3AD0" w:rsidRDefault="00EE3AD0" w14:paraId="344D4355" w14:textId="77777777">
            <w:pPr>
              <w:rPr>
                <w:lang w:val="en-US"/>
              </w:rPr>
            </w:pPr>
            <w:r w:rsidRPr="00EE3AD0">
              <w:rPr>
                <w:b/>
                <w:bCs/>
                <w:lang w:val="en-US"/>
              </w:rPr>
              <w:t>4. Chiều tổng hợp dữ liệu:</w:t>
            </w:r>
          </w:p>
          <w:p w:rsidRPr="00EE3AD0" w:rsidR="00EE3AD0" w:rsidRDefault="00EE3AD0" w14:paraId="131CE721" w14:textId="77777777">
            <w:pPr>
              <w:numPr>
                <w:ilvl w:val="0"/>
                <w:numId w:val="188"/>
              </w:numPr>
              <w:rPr>
                <w:lang w:val="en-US"/>
              </w:rPr>
            </w:pPr>
            <w:r w:rsidRPr="00EE3AD0">
              <w:rPr>
                <w:lang w:val="en-US"/>
              </w:rPr>
              <w:t>Theo thời gian: Năm.</w:t>
            </w:r>
          </w:p>
          <w:p w:rsidRPr="00EE3AD0" w:rsidR="00EE3AD0" w:rsidP="00EE3AD0" w:rsidRDefault="00EE3AD0" w14:paraId="56DB88E5" w14:textId="77777777">
            <w:pPr>
              <w:rPr>
                <w:lang w:val="en-US"/>
              </w:rPr>
            </w:pPr>
            <w:r w:rsidRPr="00EE3AD0">
              <w:rPr>
                <w:b/>
                <w:bCs/>
                <w:lang w:val="en-US"/>
              </w:rPr>
              <w:t>5. Nguồn dữ liệu:</w:t>
            </w:r>
            <w:r w:rsidRPr="00EE3AD0">
              <w:rPr>
                <w:lang w:val="en-US"/>
              </w:rPr>
              <w:t> </w:t>
            </w:r>
          </w:p>
          <w:p w:rsidRPr="00EE3AD0" w:rsidR="00EE3AD0" w:rsidRDefault="00EE3AD0" w14:paraId="3F1FA3F7" w14:textId="77777777">
            <w:pPr>
              <w:numPr>
                <w:ilvl w:val="0"/>
                <w:numId w:val="189"/>
              </w:numPr>
              <w:rPr>
                <w:i/>
                <w:iCs/>
                <w:lang w:val="en-US"/>
              </w:rPr>
            </w:pPr>
            <w:r w:rsidRPr="00EE3AD0">
              <w:rPr>
                <w:i/>
                <w:iCs/>
                <w:lang w:val="en-US"/>
              </w:rPr>
              <w:t>Tham chiếu nguồn dữ liệu của CT 1.2 và CT 1.3.</w:t>
            </w:r>
          </w:p>
          <w:p w:rsidRPr="00EE3AD0" w:rsidR="00EE3AD0" w:rsidP="00EE3AD0" w:rsidRDefault="00EE3AD0" w14:paraId="3BE20E5A"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4C13AA2D"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5A02895" w14:textId="77777777">
            <w:pPr>
              <w:rPr>
                <w:lang w:val="en-US"/>
              </w:rPr>
            </w:pPr>
            <w:r w:rsidRPr="00EE3AD0">
              <w:rPr>
                <w:b/>
                <w:bCs/>
                <w:lang w:val="en-US"/>
              </w:rPr>
              <w:t>CT 1.25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41B19F"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5F480444" w14:textId="77777777">
            <w:pPr>
              <w:rPr>
                <w:lang w:val="en-US"/>
              </w:rPr>
            </w:pPr>
            <w:r w:rsidRPr="00EE3AD0">
              <w:rPr>
                <w:b/>
                <w:bCs/>
                <w:lang w:val="en-US"/>
              </w:rPr>
              <w:t>2. Định nghĩa/Diễn giải/Ý nghĩa/Mục đích đo lường:</w:t>
            </w:r>
          </w:p>
          <w:p w:rsidRPr="00EE3AD0" w:rsidR="00EE3AD0" w:rsidP="00EE3AD0" w:rsidRDefault="00EE3AD0" w14:paraId="68D886EF" w14:textId="77777777">
            <w:pPr>
              <w:rPr>
                <w:lang w:val="en-US"/>
              </w:rPr>
            </w:pPr>
            <w:r w:rsidRPr="00EE3AD0">
              <w:rPr>
                <w:b/>
                <w:bCs/>
                <w:i/>
                <w:iCs/>
                <w:lang w:val="en-US"/>
              </w:rPr>
              <w:t>2.1. Định nghĩa/Diễn giải:</w:t>
            </w:r>
          </w:p>
          <w:p w:rsidRPr="00EE3AD0" w:rsidR="00EE3AD0" w:rsidRDefault="00EE3AD0" w14:paraId="55BD5DAF" w14:textId="77777777">
            <w:pPr>
              <w:numPr>
                <w:ilvl w:val="0"/>
                <w:numId w:val="190"/>
              </w:numPr>
              <w:rPr>
                <w:lang w:val="en-US"/>
              </w:rPr>
            </w:pPr>
            <w:r w:rsidRPr="00EE3AD0">
              <w:rPr>
                <w:lang w:val="en-US"/>
              </w:rPr>
              <w:t>Cường độ phát thải theo từng tháng trong năm hiện tại phục vụ hoạt động khai thác bay.</w:t>
            </w:r>
          </w:p>
          <w:p w:rsidRPr="00EE3AD0" w:rsidR="00EE3AD0" w:rsidP="00EE3AD0" w:rsidRDefault="00EE3AD0" w14:paraId="5CBFDAC3" w14:textId="77777777">
            <w:pPr>
              <w:rPr>
                <w:lang w:val="en-US"/>
              </w:rPr>
            </w:pPr>
            <w:r w:rsidRPr="00EE3AD0">
              <w:rPr>
                <w:b/>
                <w:bCs/>
                <w:i/>
                <w:iCs/>
                <w:lang w:val="en-US"/>
              </w:rPr>
              <w:t>2.2. Ý nghĩa/Mục đích đo lường:</w:t>
            </w:r>
          </w:p>
          <w:p w:rsidRPr="00EE3AD0" w:rsidR="00EE3AD0" w:rsidRDefault="00EE3AD0" w14:paraId="47386306" w14:textId="77777777">
            <w:pPr>
              <w:numPr>
                <w:ilvl w:val="0"/>
                <w:numId w:val="191"/>
              </w:numPr>
              <w:rPr>
                <w:b/>
                <w:bCs/>
                <w:i/>
                <w:iCs/>
                <w:lang w:val="en-US"/>
              </w:rPr>
            </w:pPr>
            <w:r w:rsidRPr="00EE3AD0">
              <w:rPr>
                <w:lang w:val="en-US"/>
              </w:rPr>
              <w:t>Giúp theo dõi xu hướng cường độ phát thải theo từng tháng và đánh giá biến động khai thác trong năm hiện tại. </w:t>
            </w:r>
          </w:p>
          <w:p w:rsidRPr="00EE3AD0" w:rsidR="00EE3AD0" w:rsidP="00EE3AD0" w:rsidRDefault="00EE3AD0" w14:paraId="593BC481" w14:textId="77777777">
            <w:pPr>
              <w:rPr>
                <w:lang w:val="en-US"/>
              </w:rPr>
            </w:pPr>
            <w:r w:rsidRPr="00EE3AD0">
              <w:rPr>
                <w:b/>
                <w:bCs/>
                <w:lang w:val="en-US"/>
              </w:rPr>
              <w:t>3. Công thức tính:</w:t>
            </w:r>
          </w:p>
          <w:p w:rsidRPr="00EE3AD0" w:rsidR="00EE3AD0" w:rsidRDefault="00EE3AD0" w14:paraId="64EE7535" w14:textId="77777777">
            <w:pPr>
              <w:numPr>
                <w:ilvl w:val="0"/>
                <w:numId w:val="192"/>
              </w:numPr>
              <w:rPr>
                <w:lang w:val="en-US"/>
              </w:rPr>
            </w:pPr>
            <w:r w:rsidRPr="00EE3AD0">
              <w:rPr>
                <w:lang w:val="en-US"/>
              </w:rPr>
              <w:t>Cường độ phát thải nhà kính theo năm = Tổng phát thải khí nhà kính / Tổng RTK trong tháng tương ứng.</w:t>
            </w:r>
          </w:p>
          <w:p w:rsidRPr="00EE3AD0" w:rsidR="00EE3AD0" w:rsidRDefault="00EE3AD0" w14:paraId="2B13651F" w14:textId="77777777">
            <w:pPr>
              <w:numPr>
                <w:ilvl w:val="0"/>
                <w:numId w:val="192"/>
              </w:numPr>
              <w:rPr>
                <w:lang w:val="en-US"/>
              </w:rPr>
            </w:pPr>
            <w:r w:rsidRPr="00EE3AD0">
              <w:rPr>
                <w:lang w:val="en-US"/>
              </w:rPr>
              <w:t>Dữ liệu được tổng hợp và hiển thị theo từng tháng của năm hiện tại. </w:t>
            </w:r>
          </w:p>
          <w:p w:rsidRPr="00EE3AD0" w:rsidR="00EE3AD0" w:rsidP="00EE3AD0" w:rsidRDefault="00EE3AD0" w14:paraId="221B1B33" w14:textId="77777777">
            <w:pPr>
              <w:rPr>
                <w:lang w:val="en-US"/>
              </w:rPr>
            </w:pPr>
            <w:r w:rsidRPr="00EE3AD0">
              <w:rPr>
                <w:b/>
                <w:bCs/>
                <w:lang w:val="en-US"/>
              </w:rPr>
              <w:t>4. Chiều tổng hợp dữ liệu:</w:t>
            </w:r>
          </w:p>
          <w:p w:rsidRPr="00EE3AD0" w:rsidR="00EE3AD0" w:rsidRDefault="00EE3AD0" w14:paraId="04EF2B34" w14:textId="77777777">
            <w:pPr>
              <w:numPr>
                <w:ilvl w:val="0"/>
                <w:numId w:val="193"/>
              </w:numPr>
              <w:rPr>
                <w:lang w:val="en-US"/>
              </w:rPr>
            </w:pPr>
            <w:r w:rsidRPr="00EE3AD0">
              <w:rPr>
                <w:lang w:val="en-US"/>
              </w:rPr>
              <w:t>Theo thời gian: Năm.</w:t>
            </w:r>
          </w:p>
          <w:p w:rsidRPr="00EE3AD0" w:rsidR="00EE3AD0" w:rsidP="00EE3AD0" w:rsidRDefault="00EE3AD0" w14:paraId="66591BCA" w14:textId="77777777">
            <w:pPr>
              <w:rPr>
                <w:lang w:val="en-US"/>
              </w:rPr>
            </w:pPr>
            <w:r w:rsidRPr="00EE3AD0">
              <w:rPr>
                <w:b/>
                <w:bCs/>
                <w:lang w:val="en-US"/>
              </w:rPr>
              <w:t>5. Nguồn dữ liệu: </w:t>
            </w:r>
          </w:p>
          <w:p w:rsidRPr="00EE3AD0" w:rsidR="00EE3AD0" w:rsidRDefault="00EE3AD0" w14:paraId="038C138A" w14:textId="77777777">
            <w:pPr>
              <w:numPr>
                <w:ilvl w:val="0"/>
                <w:numId w:val="194"/>
              </w:numPr>
              <w:rPr>
                <w:i/>
                <w:iCs/>
                <w:lang w:val="en-US"/>
              </w:rPr>
            </w:pPr>
            <w:r w:rsidRPr="00EE3AD0">
              <w:rPr>
                <w:i/>
                <w:iCs/>
                <w:lang w:val="en-US"/>
              </w:rPr>
              <w:t>Tham chiếu nguồn dữ liệu của CT 1.2 và CT 1.3.</w:t>
            </w:r>
          </w:p>
          <w:p w:rsidRPr="00EE3AD0" w:rsidR="00EE3AD0" w:rsidP="00EE3AD0" w:rsidRDefault="00EE3AD0" w14:paraId="2FD651FA"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29746FB1" w14:textId="77777777">
      <w:pPr>
        <w:pStyle w:val="Heading4"/>
        <w:rPr>
          <w:lang w:val="en-US"/>
        </w:rPr>
      </w:pPr>
      <w:bookmarkStart w:name="_Toc242783298" w:id="41"/>
      <w:r w:rsidRPr="00EE3AD0">
        <w:rPr>
          <w:lang w:val="en-US"/>
        </w:rPr>
        <w:t>2.2.2.5. Chỉ tiêu GRI 305-5 - Reduction of GHG emissions - Giảm phát thải khí nhà kính</w:t>
      </w:r>
      <w:bookmarkEnd w:id="41"/>
    </w:p>
    <w:p w:rsidR="00695A4C" w:rsidRDefault="07F6679C" w14:paraId="4C9E5BCA" w14:textId="77777777">
      <w:r w:rsidRPr="78B6F757">
        <w:rPr>
          <w:lang w:val="en-US"/>
        </w:rPr>
        <w:t>Báo cáo trên hệ thống: GRI 305-5 - Giảm phát thải khí nhà kính (bản tiếng Anh: GRI 305-5 - Reduction of GHG emissions).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82"/>
        <w:gridCol w:w="8465"/>
      </w:tblGrid>
      <w:tr w:rsidRPr="00EE3AD0" w:rsidR="00EE3AD0" w14:paraId="540668B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2EDAFFD"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385832F"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61FACB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CB2CA" w14:textId="77777777">
            <w:pPr>
              <w:rPr>
                <w:lang w:val="en-US"/>
              </w:rPr>
            </w:pPr>
            <w:r w:rsidRPr="00EE3AD0">
              <w:rPr>
                <w:b/>
                <w:bCs/>
                <w:lang w:val="en-US"/>
              </w:rPr>
              <w:t>CT 1.26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93B597" w14:textId="2C11E37D">
            <w:pPr>
              <w:rPr>
                <w:lang w:val="en-US"/>
              </w:rPr>
            </w:pPr>
            <w:r w:rsidRPr="00EE3AD0">
              <w:rPr>
                <w:b/>
                <w:bCs/>
                <w:lang w:val="en-US"/>
              </w:rPr>
              <w:t xml:space="preserve">1. Tên chỉ tiêu: </w:t>
            </w:r>
            <w:r w:rsidRPr="00EE3AD0">
              <w:rPr>
                <w:lang w:val="en-US"/>
              </w:rPr>
              <w:t xml:space="preserve"> Emissions Reduction (Tonnes) –  Giảm phát thải khí nhà kính (Tấn)</w:t>
            </w:r>
          </w:p>
          <w:p w:rsidRPr="00EE3AD0" w:rsidR="00EE3AD0" w:rsidP="00EE3AD0" w:rsidRDefault="00EE3AD0" w14:paraId="58AA4343" w14:textId="77777777">
            <w:pPr>
              <w:rPr>
                <w:lang w:val="en-US"/>
              </w:rPr>
            </w:pPr>
            <w:r w:rsidRPr="00EE3AD0">
              <w:rPr>
                <w:b/>
                <w:bCs/>
                <w:lang w:val="en-US"/>
              </w:rPr>
              <w:t>2. Định nghĩa/Diễn giải/Ý nghĩa/Mục đích đo lường:</w:t>
            </w:r>
          </w:p>
          <w:p w:rsidRPr="00EE3AD0" w:rsidR="00EE3AD0" w:rsidP="00EE3AD0" w:rsidRDefault="00EE3AD0" w14:paraId="16E34047" w14:textId="77777777">
            <w:pPr>
              <w:rPr>
                <w:lang w:val="en-US"/>
              </w:rPr>
            </w:pPr>
            <w:r w:rsidRPr="00EE3AD0">
              <w:rPr>
                <w:b/>
                <w:bCs/>
                <w:i/>
                <w:iCs/>
                <w:lang w:val="en-US"/>
              </w:rPr>
              <w:t>2.1. Định nghĩa/Diễn giải:</w:t>
            </w:r>
          </w:p>
          <w:p w:rsidRPr="00EE3AD0" w:rsidR="00EE3AD0" w:rsidRDefault="00EE3AD0" w14:paraId="27259C97" w14:textId="77777777">
            <w:pPr>
              <w:numPr>
                <w:ilvl w:val="0"/>
                <w:numId w:val="195"/>
              </w:num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p w:rsidRPr="00EE3AD0" w:rsidR="00EE3AD0" w:rsidP="00EE3AD0" w:rsidRDefault="00EE3AD0" w14:paraId="68F51A8E" w14:textId="77777777">
            <w:pPr>
              <w:rPr>
                <w:lang w:val="en-US"/>
              </w:rPr>
            </w:pPr>
            <w:r w:rsidRPr="00EE3AD0">
              <w:rPr>
                <w:b/>
                <w:bCs/>
                <w:i/>
                <w:iCs/>
                <w:lang w:val="en-US"/>
              </w:rPr>
              <w:t>2.2. Ý nghĩa/Mục đích đo lường:</w:t>
            </w:r>
          </w:p>
          <w:p w:rsidRPr="00EE3AD0" w:rsidR="00EE3AD0" w:rsidRDefault="00EE3AD0" w14:paraId="1E08A14A" w14:textId="77777777">
            <w:pPr>
              <w:numPr>
                <w:ilvl w:val="0"/>
                <w:numId w:val="196"/>
              </w:numPr>
              <w:rPr>
                <w:lang w:val="en-US"/>
              </w:rPr>
            </w:pPr>
            <w:r w:rsidRPr="00EE3AD0">
              <w:rPr>
                <w:lang w:val="en-US"/>
              </w:rPr>
              <w:t>Là minh chứng cụ thể và định lượng nhất cho những nỗ lực hiện thực hóa chiến lược ESG và lộ trình tiến tới Net Zero của Hãng. </w:t>
            </w:r>
          </w:p>
          <w:p w:rsidRPr="00EE3AD0" w:rsidR="00EE3AD0" w:rsidRDefault="00EE3AD0" w14:paraId="4C205658" w14:textId="77777777">
            <w:pPr>
              <w:numPr>
                <w:ilvl w:val="0"/>
                <w:numId w:val="196"/>
              </w:numPr>
              <w:rPr>
                <w:lang w:val="en-US"/>
              </w:rPr>
            </w:pPr>
            <w:r w:rsidRPr="00EE3AD0">
              <w:rPr>
                <w:lang w:val="en-US"/>
              </w:rPr>
              <w:t>Dữ liệu bắt buộc để báo cáo cho các khung chuẩn mực quốc tế, tạo niềm tin cho cổ đông, đối tác và thỏa mãn tiêu chí của các nguồn tài chính xanh. </w:t>
            </w:r>
          </w:p>
          <w:p w:rsidRPr="00EE3AD0" w:rsidR="00EE3AD0" w:rsidP="00EE3AD0" w:rsidRDefault="00EE3AD0" w14:paraId="0F9D4C3B" w14:textId="77777777">
            <w:pPr>
              <w:rPr>
                <w:lang w:val="en-US"/>
              </w:rPr>
            </w:pPr>
            <w:r w:rsidRPr="00EE3AD0">
              <w:rPr>
                <w:b/>
                <w:bCs/>
                <w:lang w:val="en-US"/>
              </w:rPr>
              <w:t>3. Công thức tính:</w:t>
            </w:r>
          </w:p>
          <w:p w:rsidRPr="00EE3AD0" w:rsidR="00EE3AD0" w:rsidRDefault="00EE3AD0" w14:paraId="20823A3E" w14:textId="77777777">
            <w:pPr>
              <w:numPr>
                <w:ilvl w:val="0"/>
                <w:numId w:val="197"/>
              </w:numPr>
              <w:rPr>
                <w:lang w:val="en-US"/>
              </w:rPr>
            </w:pPr>
            <w:r w:rsidRPr="00EE3AD0">
              <w:rPr>
                <w:lang w:val="en-US"/>
              </w:rPr>
              <w:t>Tổng giảm phát thải khí nhà kính (tấn) = Tổng phát thải giảm nhờ các biện pháp tiết kiệm nhiên liệu + Tổng giảm phát thải nhờ sử dụng SAF + Tổng phát thải đền bù</w:t>
            </w:r>
          </w:p>
          <w:p w:rsidRPr="00EE3AD0" w:rsidR="00EE3AD0" w:rsidP="00EE3AD0" w:rsidRDefault="00EE3AD0" w14:paraId="3F0128F3" w14:textId="77777777">
            <w:pPr>
              <w:rPr>
                <w:lang w:val="en-US"/>
              </w:rPr>
            </w:pPr>
            <w:r w:rsidRPr="00EE3AD0">
              <w:rPr>
                <w:b/>
                <w:bCs/>
                <w:lang w:val="en-US"/>
              </w:rPr>
              <w:t>4. Chiều tổng hợp dữ liệu:</w:t>
            </w:r>
          </w:p>
          <w:p w:rsidRPr="00EE3AD0" w:rsidR="00EE3AD0" w:rsidRDefault="00EE3AD0" w14:paraId="2A8CD69C" w14:textId="77777777">
            <w:pPr>
              <w:numPr>
                <w:ilvl w:val="0"/>
                <w:numId w:val="198"/>
              </w:numPr>
              <w:rPr>
                <w:lang w:val="en-US"/>
              </w:rPr>
            </w:pPr>
            <w:r w:rsidRPr="00EE3AD0">
              <w:rPr>
                <w:lang w:val="en-US"/>
              </w:rPr>
              <w:t>Theo thời gian: Năm.</w:t>
            </w:r>
          </w:p>
          <w:p w:rsidRPr="00EE3AD0" w:rsidR="00EE3AD0" w:rsidP="00EE3AD0" w:rsidRDefault="00EE3AD0" w14:paraId="7811DA76" w14:textId="77777777">
            <w:pPr>
              <w:rPr>
                <w:lang w:val="en-US"/>
              </w:rPr>
            </w:pPr>
            <w:r w:rsidRPr="00EE3AD0">
              <w:rPr>
                <w:b/>
                <w:bCs/>
                <w:lang w:val="en-US"/>
              </w:rPr>
              <w:t>5. Nguồn dữ liệu:</w:t>
            </w:r>
            <w:r w:rsidRPr="00EE3AD0">
              <w:rPr>
                <w:lang w:val="en-US"/>
              </w:rPr>
              <w:t> </w:t>
            </w:r>
          </w:p>
          <w:p w:rsidRPr="00EE3AD0" w:rsidR="00EE3AD0" w:rsidRDefault="00EE3AD0" w14:paraId="5FF6DF1F" w14:textId="77777777">
            <w:pPr>
              <w:numPr>
                <w:ilvl w:val="0"/>
                <w:numId w:val="199"/>
              </w:numPr>
              <w:rPr>
                <w:lang w:val="en-US"/>
              </w:rPr>
            </w:pPr>
            <w:r w:rsidRPr="00EE3AD0">
              <w:rPr>
                <w:lang w:val="en-US"/>
              </w:rPr>
              <w:t>Nhập tay</w:t>
            </w:r>
          </w:p>
          <w:p w:rsidRPr="00EE3AD0" w:rsidR="00EE3AD0" w:rsidP="00EE3AD0" w:rsidRDefault="00EE3AD0" w14:paraId="1CDA84A7"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6764ED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31F593" w14:textId="77777777">
            <w:pPr>
              <w:rPr>
                <w:lang w:val="en-US"/>
              </w:rPr>
            </w:pPr>
            <w:r w:rsidRPr="00EE3AD0">
              <w:rPr>
                <w:b/>
                <w:bCs/>
                <w:lang w:val="en-US"/>
              </w:rPr>
              <w:t>CT 1.27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A6BD00" w14:textId="77777777">
            <w:pPr>
              <w:rPr>
                <w:lang w:val="en-US"/>
              </w:rPr>
            </w:pPr>
            <w:r w:rsidRPr="00EE3AD0">
              <w:rPr>
                <w:b/>
                <w:bCs/>
                <w:lang w:val="en-US"/>
              </w:rPr>
              <w:t xml:space="preserve">1. Tên chỉ tiêu: </w:t>
            </w:r>
            <w:r w:rsidRPr="00EE3AD0">
              <w:rPr>
                <w:lang w:val="en-US"/>
              </w:rPr>
              <w:t>Energy Saved (Tonnes) – Năng lượng tiết kiệm (Tấn)</w:t>
            </w:r>
          </w:p>
          <w:p w:rsidRPr="00EE3AD0" w:rsidR="00EE3AD0" w:rsidP="00EE3AD0" w:rsidRDefault="00EE3AD0" w14:paraId="3AAD9679" w14:textId="77777777">
            <w:pPr>
              <w:rPr>
                <w:lang w:val="en-US"/>
              </w:rPr>
            </w:pPr>
            <w:r w:rsidRPr="00EE3AD0">
              <w:rPr>
                <w:b/>
                <w:bCs/>
                <w:lang w:val="en-US"/>
              </w:rPr>
              <w:t>2. Định nghĩa/Diễn giải/Ý nghĩa/Mục đích đo lường:</w:t>
            </w:r>
          </w:p>
          <w:p w:rsidRPr="00EE3AD0" w:rsidR="00EE3AD0" w:rsidP="00EE3AD0" w:rsidRDefault="00EE3AD0" w14:paraId="307261F8" w14:textId="77777777">
            <w:pPr>
              <w:rPr>
                <w:lang w:val="en-US"/>
              </w:rPr>
            </w:pPr>
            <w:r w:rsidRPr="00EE3AD0">
              <w:rPr>
                <w:b/>
                <w:bCs/>
                <w:i/>
                <w:iCs/>
                <w:lang w:val="en-US"/>
              </w:rPr>
              <w:t>2.1. Định nghĩa/Diễn giải:</w:t>
            </w:r>
          </w:p>
          <w:p w:rsidRPr="00EE3AD0" w:rsidR="00EE3AD0" w:rsidRDefault="00EE3AD0" w14:paraId="2F2541E8" w14:textId="77777777">
            <w:pPr>
              <w:numPr>
                <w:ilvl w:val="0"/>
                <w:numId w:val="200"/>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435E40D1" w14:textId="77777777">
            <w:pPr>
              <w:numPr>
                <w:ilvl w:val="1"/>
                <w:numId w:val="201"/>
              </w:numPr>
              <w:rPr>
                <w:lang w:val="en-US"/>
              </w:rPr>
            </w:pPr>
            <w:r w:rsidRPr="00EE3AD0">
              <w:rPr>
                <w:lang w:val="en-US"/>
              </w:rPr>
              <w:t>Năng lượng tiết kiệm từ nhiên liệu Jet A-1;</w:t>
            </w:r>
          </w:p>
          <w:p w:rsidRPr="00EE3AD0" w:rsidR="00EE3AD0" w:rsidRDefault="00EE3AD0" w14:paraId="11E95C1C" w14:textId="77777777">
            <w:pPr>
              <w:numPr>
                <w:ilvl w:val="1"/>
                <w:numId w:val="202"/>
              </w:numPr>
              <w:rPr>
                <w:lang w:val="en-US"/>
              </w:rPr>
            </w:pPr>
            <w:r w:rsidRPr="00EE3AD0">
              <w:rPr>
                <w:lang w:val="en-US"/>
              </w:rPr>
              <w:t>Năng lượng tiết kiệm từ việc sử dụng SAF.</w:t>
            </w:r>
          </w:p>
          <w:p w:rsidRPr="00EE3AD0" w:rsidR="00EE3AD0" w:rsidRDefault="00EE3AD0" w14:paraId="407F4AE8" w14:textId="77777777">
            <w:pPr>
              <w:numPr>
                <w:ilvl w:val="0"/>
                <w:numId w:val="200"/>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6E696A9D" w14:textId="77777777">
            <w:pPr>
              <w:rPr>
                <w:lang w:val="en-US"/>
              </w:rPr>
            </w:pPr>
            <w:r w:rsidRPr="00EE3AD0">
              <w:rPr>
                <w:b/>
                <w:bCs/>
                <w:i/>
                <w:iCs/>
                <w:lang w:val="en-US"/>
              </w:rPr>
              <w:t>2.2. Ý nghĩa/Mục đích đo lường:</w:t>
            </w:r>
          </w:p>
          <w:p w:rsidRPr="00EE3AD0" w:rsidR="00EE3AD0" w:rsidRDefault="00EE3AD0" w14:paraId="5D2BFC0C" w14:textId="77777777">
            <w:pPr>
              <w:numPr>
                <w:ilvl w:val="0"/>
                <w:numId w:val="203"/>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7B7151AA" w14:textId="77777777">
            <w:pPr>
              <w:numPr>
                <w:ilvl w:val="0"/>
                <w:numId w:val="203"/>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556E9E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575825" w14:textId="77777777">
            <w:pPr>
              <w:rPr>
                <w:lang w:val="en-US"/>
              </w:rPr>
            </w:pPr>
            <w:r w:rsidRPr="00EE3AD0">
              <w:rPr>
                <w:b/>
                <w:bCs/>
                <w:lang w:val="en-US"/>
              </w:rPr>
              <w:t>4. Chiều tổng hợp dữ liệu:</w:t>
            </w:r>
          </w:p>
          <w:p w:rsidRPr="00EE3AD0" w:rsidR="00EE3AD0" w:rsidRDefault="00EE3AD0" w14:paraId="5BDD6380" w14:textId="77777777">
            <w:pPr>
              <w:numPr>
                <w:ilvl w:val="0"/>
                <w:numId w:val="204"/>
              </w:numPr>
              <w:rPr>
                <w:lang w:val="en-US"/>
              </w:rPr>
            </w:pPr>
            <w:r w:rsidRPr="00EE3AD0">
              <w:rPr>
                <w:lang w:val="en-US"/>
              </w:rPr>
              <w:t>Theo thời gian: Năm.</w:t>
            </w:r>
          </w:p>
          <w:p w:rsidRPr="00EE3AD0" w:rsidR="00EE3AD0" w:rsidP="00EE3AD0" w:rsidRDefault="00EE3AD0" w14:paraId="573EFA18"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60D475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E0F4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B421B" w14:textId="77777777">
            <w:pPr>
              <w:rPr>
                <w:lang w:val="en-US"/>
              </w:rPr>
            </w:pPr>
            <w:r w:rsidRPr="00EE3AD0">
              <w:rPr>
                <w:b/>
                <w:bCs/>
                <w:lang w:val="en-US"/>
              </w:rPr>
              <w:t>CT 1.28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E3E1E6" w14:textId="77777777">
            <w:pPr>
              <w:rPr>
                <w:lang w:val="en-US"/>
              </w:rPr>
            </w:pPr>
            <w:r w:rsidRPr="00EE3AD0">
              <w:rPr>
                <w:b/>
                <w:bCs/>
                <w:lang w:val="en-US"/>
              </w:rPr>
              <w:t xml:space="preserve">1. Tên chỉ tiêu: </w:t>
            </w:r>
            <w:r w:rsidRPr="00EE3AD0">
              <w:rPr>
                <w:lang w:val="en-US"/>
              </w:rPr>
              <w:t>Energy-Saving Emission Reduction (Tonnes) – Giảm phát thải nhờ tiết kiệm nhiên liệu (Tấn)</w:t>
            </w:r>
          </w:p>
          <w:p w:rsidRPr="00EE3AD0" w:rsidR="00EE3AD0" w:rsidP="00EE3AD0" w:rsidRDefault="00EE3AD0" w14:paraId="3E5DF119" w14:textId="77777777">
            <w:pPr>
              <w:rPr>
                <w:lang w:val="en-US"/>
              </w:rPr>
            </w:pPr>
            <w:r w:rsidRPr="00EE3AD0">
              <w:rPr>
                <w:b/>
                <w:bCs/>
                <w:lang w:val="en-US"/>
              </w:rPr>
              <w:t>2. Định nghĩa/Diễn giải/Ý nghĩa/Mục đích đo lường:</w:t>
            </w:r>
          </w:p>
          <w:p w:rsidRPr="00EE3AD0" w:rsidR="00EE3AD0" w:rsidP="00EE3AD0" w:rsidRDefault="00EE3AD0" w14:paraId="34F71CEE" w14:textId="77777777">
            <w:pPr>
              <w:rPr>
                <w:lang w:val="en-US"/>
              </w:rPr>
            </w:pPr>
            <w:r w:rsidRPr="00EE3AD0">
              <w:rPr>
                <w:b/>
                <w:bCs/>
                <w:i/>
                <w:iCs/>
                <w:lang w:val="en-US"/>
              </w:rPr>
              <w:t>2.1. Định nghĩa/Diễn giải:</w:t>
            </w:r>
          </w:p>
          <w:p w:rsidRPr="00EE3AD0" w:rsidR="00EE3AD0" w:rsidRDefault="00EE3AD0" w14:paraId="071DAFEE" w14:textId="77777777">
            <w:pPr>
              <w:numPr>
                <w:ilvl w:val="0"/>
                <w:numId w:val="205"/>
              </w:numPr>
              <w:rPr>
                <w:lang w:val="en-US"/>
              </w:rPr>
            </w:pPr>
            <w:r w:rsidRPr="00EE3AD0">
              <w:rPr>
                <w:lang w:val="en-US"/>
              </w:rPr>
              <w:t>Là lượng CO2e được ngăn chặn xả ra môi trường trực tiếp nhờ vào các sáng kiến tối ưu hóa quy trình khai thác bay và bảo dưỡng kỹ thuật, giúp làm giảm lượng nhiên liệu hóa thạch (Jet A-1) tiêu thụ thực tế. </w:t>
            </w:r>
          </w:p>
          <w:p w:rsidRPr="00EE3AD0" w:rsidR="00EE3AD0" w:rsidRDefault="00EE3AD0" w14:paraId="18F2EC4B" w14:textId="77777777">
            <w:pPr>
              <w:numPr>
                <w:ilvl w:val="0"/>
                <w:numId w:val="205"/>
              </w:numPr>
              <w:rPr>
                <w:lang w:val="en-US"/>
              </w:rPr>
            </w:pPr>
            <w:r w:rsidRPr="00EE3AD0">
              <w:rPr>
                <w:lang w:val="en-US"/>
              </w:rPr>
              <w:t>Các biện pháp này bao gồm (nhưng không giới hạn): Tối ưu hóa đường bay (bay tuyến đường ngắn nhất), bay ở độ cao tối ưu, áp dụng kỹ thuật lăn dắt bằng một động cơ (single-engine taxi), làm sạch động cơ định kỳ,...</w:t>
            </w:r>
          </w:p>
          <w:p w:rsidRPr="00EE3AD0" w:rsidR="00EE3AD0" w:rsidP="00EE3AD0" w:rsidRDefault="00EE3AD0" w14:paraId="3A5FC0E1" w14:textId="77777777">
            <w:pPr>
              <w:rPr>
                <w:lang w:val="en-US"/>
              </w:rPr>
            </w:pPr>
            <w:r w:rsidRPr="00EE3AD0">
              <w:rPr>
                <w:b/>
                <w:bCs/>
                <w:i/>
                <w:iCs/>
                <w:lang w:val="en-US"/>
              </w:rPr>
              <w:t>2.2. Ý nghĩa/Mục đích đo lường:</w:t>
            </w:r>
          </w:p>
          <w:p w:rsidRPr="00EE3AD0" w:rsidR="00EE3AD0" w:rsidRDefault="00EE3AD0" w14:paraId="06774418" w14:textId="77777777">
            <w:pPr>
              <w:numPr>
                <w:ilvl w:val="0"/>
                <w:numId w:val="206"/>
              </w:numPr>
              <w:rPr>
                <w:lang w:val="en-US"/>
              </w:rPr>
            </w:pPr>
            <w:r w:rsidRPr="00EE3AD0">
              <w:rPr>
                <w:lang w:val="en-US"/>
              </w:rPr>
              <w:t>Phản ánh sự giảm thiểu cốt lõi và mang tính bền vững cao nhất vì nó mang lại lợi ích kép: vừa bảo vệ môi trường từ gốc, vừa tiết kiệm trực tiếp một khoản chi phí mua nhiên liệu khổng lồ cho Hãng. </w:t>
            </w:r>
          </w:p>
          <w:p w:rsidRPr="00EE3AD0" w:rsidR="00EE3AD0" w:rsidP="00EE3AD0" w:rsidRDefault="00EE3AD0" w14:paraId="287C03B8" w14:textId="77777777">
            <w:pPr>
              <w:rPr>
                <w:lang w:val="en-US"/>
              </w:rPr>
            </w:pPr>
            <w:r w:rsidRPr="00EE3AD0">
              <w:rPr>
                <w:b/>
                <w:bCs/>
                <w:lang w:val="en-US"/>
              </w:rPr>
              <w:t>3. Công thức tính: </w:t>
            </w:r>
          </w:p>
          <w:p w:rsidRPr="00EE3AD0" w:rsidR="00EE3AD0" w:rsidRDefault="00EE3AD0" w14:paraId="38A769C2" w14:textId="77777777">
            <w:pPr>
              <w:numPr>
                <w:ilvl w:val="0"/>
                <w:numId w:val="207"/>
              </w:numPr>
              <w:rPr>
                <w:lang w:val="en-US"/>
              </w:rPr>
            </w:pPr>
            <w:r w:rsidRPr="00EE3AD0">
              <w:rPr>
                <w:lang w:val="en-US"/>
              </w:rPr>
              <w:t>Tổng phát thải giảm nhờ các biện pháp tiết kiệm nhiên liệu = Tổng nhiên liệu tiết kiệm (Lít) * 0.8 / 1000 * 3.16</w:t>
            </w:r>
          </w:p>
          <w:p w:rsidRPr="00EE3AD0" w:rsidR="00EE3AD0" w:rsidP="00EE3AD0" w:rsidRDefault="00EE3AD0" w14:paraId="09910EFF" w14:textId="77777777">
            <w:pPr>
              <w:rPr>
                <w:lang w:val="en-US"/>
              </w:rPr>
            </w:pPr>
            <w:r w:rsidRPr="00EE3AD0">
              <w:rPr>
                <w:b/>
                <w:bCs/>
                <w:lang w:val="en-US"/>
              </w:rPr>
              <w:t>4. Chiều tổng hợp dữ liệu:</w:t>
            </w:r>
          </w:p>
          <w:p w:rsidRPr="00EE3AD0" w:rsidR="00EE3AD0" w:rsidRDefault="00EE3AD0" w14:paraId="1CF9061C" w14:textId="77777777">
            <w:pPr>
              <w:numPr>
                <w:ilvl w:val="0"/>
                <w:numId w:val="208"/>
              </w:numPr>
              <w:rPr>
                <w:lang w:val="en-US"/>
              </w:rPr>
            </w:pPr>
            <w:r w:rsidRPr="00EE3AD0">
              <w:rPr>
                <w:lang w:val="en-US"/>
              </w:rPr>
              <w:t>Theo thời gian: Năm.</w:t>
            </w:r>
          </w:p>
          <w:p w:rsidRPr="00EE3AD0" w:rsidR="00EE3AD0" w:rsidP="00EE3AD0" w:rsidRDefault="00EE3AD0" w14:paraId="186C1FDD"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70F23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547D60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0C5EE4" w14:textId="77777777">
            <w:pPr>
              <w:rPr>
                <w:lang w:val="en-US"/>
              </w:rPr>
            </w:pPr>
            <w:r w:rsidRPr="00EE3AD0">
              <w:rPr>
                <w:b/>
                <w:bCs/>
                <w:lang w:val="en-US"/>
              </w:rPr>
              <w:t>CT 1.29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A14472" w14:textId="77777777">
            <w:pPr>
              <w:rPr>
                <w:lang w:val="en-US"/>
              </w:rPr>
            </w:pPr>
            <w:r w:rsidRPr="00EE3AD0">
              <w:rPr>
                <w:b/>
                <w:bCs/>
                <w:lang w:val="en-US"/>
              </w:rPr>
              <w:t xml:space="preserve">1. Tên chỉ tiêu: </w:t>
            </w:r>
            <w:r w:rsidRPr="00EE3AD0">
              <w:rPr>
                <w:lang w:val="en-US"/>
              </w:rPr>
              <w:t>SAF-Related Emission Reduction (Tonnes) – Giảm phát thải nhờ sử dụng SAF (Tấn)</w:t>
            </w:r>
          </w:p>
          <w:p w:rsidRPr="00EE3AD0" w:rsidR="00EE3AD0" w:rsidP="00EE3AD0" w:rsidRDefault="00EE3AD0" w14:paraId="71CB874D" w14:textId="77777777">
            <w:pPr>
              <w:rPr>
                <w:lang w:val="en-US"/>
              </w:rPr>
            </w:pPr>
            <w:r w:rsidRPr="00EE3AD0">
              <w:rPr>
                <w:b/>
                <w:bCs/>
                <w:lang w:val="en-US"/>
              </w:rPr>
              <w:t>2. Định nghĩa/Diễn giải/Ý nghĩa/Mục đích đo lường:</w:t>
            </w:r>
          </w:p>
          <w:p w:rsidRPr="00EE3AD0" w:rsidR="00EE3AD0" w:rsidP="00EE3AD0" w:rsidRDefault="00EE3AD0" w14:paraId="28129687" w14:textId="77777777">
            <w:pPr>
              <w:rPr>
                <w:lang w:val="en-US"/>
              </w:rPr>
            </w:pPr>
            <w:r w:rsidRPr="00EE3AD0">
              <w:rPr>
                <w:b/>
                <w:bCs/>
                <w:i/>
                <w:iCs/>
                <w:lang w:val="en-US"/>
              </w:rPr>
              <w:t>2.1. Định nghĩa/Diễn giải:</w:t>
            </w:r>
          </w:p>
          <w:p w:rsidRPr="00EE3AD0" w:rsidR="00EE3AD0" w:rsidRDefault="00EE3AD0" w14:paraId="6C256EC4" w14:textId="77777777">
            <w:pPr>
              <w:numPr>
                <w:ilvl w:val="0"/>
                <w:numId w:val="209"/>
              </w:numPr>
              <w:rPr>
                <w:lang w:val="en-US"/>
              </w:rPr>
            </w:pPr>
            <w:r w:rsidRPr="00EE3AD0">
              <w:rPr>
                <w:lang w:val="en-US"/>
              </w:rPr>
              <w:t>Là lượng phát thải khí nhà kính được cắt giảm nhờ việc Hãng thay thế một phần nhiên liệu hóa thạch truyền thống (Jet A-1) bằng Nhiên liệu hàng không bền vững (SAF). </w:t>
            </w:r>
          </w:p>
          <w:p w:rsidRPr="00EE3AD0" w:rsidR="00EE3AD0" w:rsidRDefault="00EE3AD0" w14:paraId="7317381B" w14:textId="77777777">
            <w:pPr>
              <w:numPr>
                <w:ilvl w:val="0"/>
                <w:numId w:val="209"/>
              </w:numPr>
              <w:rPr>
                <w:lang w:val="en-US"/>
              </w:rPr>
            </w:pPr>
            <w:r w:rsidRPr="00EE3AD0">
              <w:rPr>
                <w:lang w:val="en-US"/>
              </w:rPr>
              <w:t>Mức giảm này không đến từ việc "đốt ít nhiên liệu đi", mà đến từ việc đốt nhiên liệu sạch hơn. Nó được tính toán dựa trên sự chênh lệch hệ số phát thải vòng đời (lifecycle emission factor) giữa lô nhiên liệu SAF đã sử dụng so với nếu dùng 100% Jet A-1 thông thường (SAF thường có khả năng giảm phát thải vòng đời từ 70-80%) </w:t>
            </w:r>
          </w:p>
          <w:p w:rsidRPr="00EE3AD0" w:rsidR="00EE3AD0" w:rsidP="00EE3AD0" w:rsidRDefault="00EE3AD0" w14:paraId="5CD05B05" w14:textId="77777777">
            <w:pPr>
              <w:rPr>
                <w:lang w:val="en-US"/>
              </w:rPr>
            </w:pPr>
            <w:r w:rsidRPr="00EE3AD0">
              <w:rPr>
                <w:b/>
                <w:bCs/>
                <w:i/>
                <w:iCs/>
                <w:lang w:val="en-US"/>
              </w:rPr>
              <w:t>2.2. Ý nghĩa/Mục đích đo lường:</w:t>
            </w:r>
          </w:p>
          <w:p w:rsidRPr="00EE3AD0" w:rsidR="00EE3AD0" w:rsidRDefault="00EE3AD0" w14:paraId="4040A85B" w14:textId="77777777">
            <w:pPr>
              <w:numPr>
                <w:ilvl w:val="0"/>
                <w:numId w:val="210"/>
              </w:numPr>
              <w:rPr>
                <w:lang w:val="en-US"/>
              </w:rPr>
            </w:pPr>
            <w:r w:rsidRPr="00EE3AD0">
              <w:rPr>
                <w:lang w:val="en-US"/>
              </w:rPr>
              <w:t>Phản ánh mức độ cam kết tài chính và sự quyết tâm bảo vệ môi trường của VNA nhằm bắt kịp xu hướng phát triển bền vững của Hàng không toàn cầu </w:t>
            </w:r>
          </w:p>
          <w:p w:rsidRPr="00EE3AD0" w:rsidR="00EE3AD0" w:rsidP="00EE3AD0" w:rsidRDefault="00EE3AD0" w14:paraId="0B878739" w14:textId="77777777">
            <w:pPr>
              <w:rPr>
                <w:lang w:val="en-US"/>
              </w:rPr>
            </w:pPr>
            <w:r w:rsidRPr="00EE3AD0">
              <w:rPr>
                <w:b/>
                <w:bCs/>
                <w:lang w:val="en-US"/>
              </w:rPr>
              <w:t>3. Công thức tính: </w:t>
            </w:r>
          </w:p>
          <w:p w:rsidRPr="00EE3AD0" w:rsidR="00EE3AD0" w:rsidRDefault="00EE3AD0" w14:paraId="695B5937" w14:textId="77777777">
            <w:pPr>
              <w:numPr>
                <w:ilvl w:val="0"/>
                <w:numId w:val="211"/>
              </w:numPr>
              <w:rPr>
                <w:lang w:val="en-US"/>
              </w:rPr>
            </w:pPr>
            <w:r w:rsidRPr="00EE3AD0">
              <w:rPr>
                <w:lang w:val="en-US"/>
              </w:rPr>
              <w:t>Tổng phát thải giảm nhờ sử dụng SAF (Tấn) = Hàm lượng năng lượng (MJ) * (Cường độ phát thải cơ sở của nhiên liệu hóa thạch (gCO2e/MJ) - Cường độ phát thải CO2 tương đương của vòng đời (gCO2e/MJ)) / 1000000</w:t>
            </w:r>
          </w:p>
          <w:p w:rsidRPr="00EE3AD0" w:rsidR="00EE3AD0" w:rsidP="00EE3AD0" w:rsidRDefault="00EE3AD0" w14:paraId="707A8611" w14:textId="77777777">
            <w:pPr>
              <w:rPr>
                <w:lang w:val="en-US"/>
              </w:rPr>
            </w:pPr>
            <w:r w:rsidRPr="00EE3AD0">
              <w:rPr>
                <w:lang w:val="en-US"/>
              </w:rPr>
              <w:t>Trong đó: </w:t>
            </w:r>
          </w:p>
          <w:p w:rsidRPr="00EE3AD0" w:rsidR="00EE3AD0" w:rsidRDefault="00EE3AD0" w14:paraId="27763A61" w14:textId="77777777">
            <w:pPr>
              <w:numPr>
                <w:ilvl w:val="0"/>
                <w:numId w:val="212"/>
              </w:numPr>
              <w:rPr>
                <w:lang w:val="en-US"/>
              </w:rPr>
            </w:pPr>
            <w:r w:rsidRPr="00EE3AD0">
              <w:rPr>
                <w:lang w:val="en-US"/>
              </w:rPr>
              <w:t> Hàm năng lượng (Energy content)</w:t>
            </w:r>
          </w:p>
          <w:p w:rsidRPr="00EE3AD0" w:rsidR="00EE3AD0" w:rsidRDefault="00EE3AD0" w14:paraId="7DAA6CFB" w14:textId="77777777">
            <w:pPr>
              <w:numPr>
                <w:ilvl w:val="0"/>
                <w:numId w:val="212"/>
              </w:numPr>
              <w:rPr>
                <w:lang w:val="en-US"/>
              </w:rPr>
            </w:pPr>
            <w:r w:rsidRPr="00EE3AD0">
              <w:rPr>
                <w:lang w:val="en-US"/>
              </w:rPr>
              <w:t>Cường độ phát thải cơ sở của nhiên liệu hóa thạch: Theo Chỉ thị RED II và RED III của EU, hệ số cơ sở là 94</w:t>
            </w:r>
          </w:p>
          <w:p w:rsidRPr="00EE3AD0" w:rsidR="00EE3AD0" w:rsidRDefault="00EE3AD0" w14:paraId="0E23DFE8" w14:textId="77777777">
            <w:pPr>
              <w:numPr>
                <w:ilvl w:val="0"/>
                <w:numId w:val="212"/>
              </w:numPr>
              <w:rPr>
                <w:lang w:val="en-US"/>
              </w:rPr>
            </w:pPr>
            <w:r w:rsidRPr="00EE3AD0">
              <w:rPr>
                <w:lang w:val="en-US"/>
              </w:rPr>
              <w:t>Cường độ phát thải CO2 tương đương của vòng đời (CO2e lifecycle emissions intensity)</w:t>
            </w:r>
          </w:p>
          <w:p w:rsidRPr="00EE3AD0" w:rsidR="00EE3AD0" w:rsidP="00EE3AD0" w:rsidRDefault="00EE3AD0" w14:paraId="1151918A" w14:textId="77777777">
            <w:pPr>
              <w:rPr>
                <w:lang w:val="en-US"/>
              </w:rPr>
            </w:pPr>
            <w:r w:rsidRPr="00EE3AD0">
              <w:rPr>
                <w:b/>
                <w:bCs/>
                <w:lang w:val="en-US"/>
              </w:rPr>
              <w:t>4. Chiều tổng hợp dữ liệu:</w:t>
            </w:r>
          </w:p>
          <w:p w:rsidRPr="00EE3AD0" w:rsidR="00EE3AD0" w:rsidRDefault="00EE3AD0" w14:paraId="01490ED6" w14:textId="77777777">
            <w:pPr>
              <w:numPr>
                <w:ilvl w:val="0"/>
                <w:numId w:val="213"/>
              </w:numPr>
              <w:rPr>
                <w:lang w:val="en-US"/>
              </w:rPr>
            </w:pPr>
            <w:r w:rsidRPr="00EE3AD0">
              <w:rPr>
                <w:lang w:val="en-US"/>
              </w:rPr>
              <w:t>Theo thời gian: Năm.</w:t>
            </w:r>
          </w:p>
          <w:p w:rsidRPr="00EE3AD0" w:rsidR="00EE3AD0" w:rsidP="00EE3AD0" w:rsidRDefault="00EE3AD0" w14:paraId="6ACAE7F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5316F0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4BCAD0"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8F7323F" w14:textId="77777777">
            <w:pPr>
              <w:rPr>
                <w:lang w:val="en-US"/>
              </w:rPr>
            </w:pPr>
            <w:r w:rsidRPr="00EE3AD0">
              <w:rPr>
                <w:b/>
                <w:bCs/>
                <w:lang w:val="en-US"/>
              </w:rPr>
              <w:t>CT 1.30</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E4F874E" w14:textId="502D71FC">
            <w:pPr>
              <w:rPr>
                <w:lang w:val="en-US"/>
              </w:rPr>
            </w:pPr>
            <w:r w:rsidRPr="00EE3AD0">
              <w:rPr>
                <w:b/>
                <w:bCs/>
                <w:lang w:val="en-US"/>
              </w:rPr>
              <w:t xml:space="preserve">1. Tên chỉ tiêu: </w:t>
            </w:r>
            <w:r w:rsidRPr="00EE3AD0">
              <w:rPr>
                <w:lang w:val="en-US"/>
              </w:rPr>
              <w:t xml:space="preserve"> Carbon Offsetting (Tonnes) –  Phát thải đền bù (Tấn)</w:t>
            </w:r>
          </w:p>
          <w:p w:rsidRPr="00EE3AD0" w:rsidR="00EE3AD0" w:rsidP="00EE3AD0" w:rsidRDefault="00EE3AD0" w14:paraId="7C06B52A" w14:textId="77777777">
            <w:pPr>
              <w:rPr>
                <w:lang w:val="en-US"/>
              </w:rPr>
            </w:pPr>
            <w:r w:rsidRPr="00EE3AD0">
              <w:rPr>
                <w:b/>
                <w:bCs/>
                <w:lang w:val="en-US"/>
              </w:rPr>
              <w:t>2. Định nghĩa/Diễn giải/Ý nghĩa/Mục đích đo lường:</w:t>
            </w:r>
          </w:p>
          <w:p w:rsidRPr="00EE3AD0" w:rsidR="00EE3AD0" w:rsidP="00EE3AD0" w:rsidRDefault="00EE3AD0" w14:paraId="286119F3" w14:textId="77777777">
            <w:pPr>
              <w:rPr>
                <w:lang w:val="en-US"/>
              </w:rPr>
            </w:pPr>
            <w:r w:rsidRPr="00EE3AD0">
              <w:rPr>
                <w:b/>
                <w:bCs/>
                <w:i/>
                <w:iCs/>
                <w:lang w:val="en-US"/>
              </w:rPr>
              <w:t>2.1. Định nghĩa/Diễn giải:</w:t>
            </w:r>
          </w:p>
          <w:p w:rsidRPr="00EE3AD0" w:rsidR="00EE3AD0" w:rsidRDefault="00EE3AD0" w14:paraId="302D4556" w14:textId="77777777">
            <w:pPr>
              <w:numPr>
                <w:ilvl w:val="0"/>
                <w:numId w:val="214"/>
              </w:numPr>
              <w:rPr>
                <w:lang w:val="en-US"/>
              </w:rPr>
            </w:pPr>
            <w:r w:rsidRPr="00EE3AD0">
              <w:rPr>
                <w:lang w:val="en-US"/>
              </w:rPr>
              <w:t>Là tổng lượng phát thải CO₂ cuối cùng mà hãng hàng không có nghĩa vụ phải bù trừ sau khi đã áp dụng các cơ chế giảm trừ theo quy định đối với 03 cơ chế EU ETS, UK ETS và CORSIA.</w:t>
            </w:r>
          </w:p>
          <w:p w:rsidRPr="00EE3AD0" w:rsidR="00EE3AD0" w:rsidP="00EE3AD0" w:rsidRDefault="00EE3AD0" w14:paraId="53C9C7B6" w14:textId="77777777">
            <w:pPr>
              <w:rPr>
                <w:lang w:val="en-US"/>
              </w:rPr>
            </w:pPr>
            <w:r w:rsidRPr="00EE3AD0">
              <w:rPr>
                <w:b/>
                <w:bCs/>
                <w:i/>
                <w:iCs/>
                <w:lang w:val="en-US"/>
              </w:rPr>
              <w:t>2.2. Ý nghĩa/Mục đích đo lường:</w:t>
            </w:r>
          </w:p>
          <w:p w:rsidRPr="00EE3AD0" w:rsidR="00EE3AD0" w:rsidRDefault="00EE3AD0" w14:paraId="7EFF784A" w14:textId="77777777">
            <w:pPr>
              <w:numPr>
                <w:ilvl w:val="0"/>
                <w:numId w:val="215"/>
              </w:numPr>
              <w:rPr>
                <w:lang w:val="en-US"/>
              </w:rPr>
            </w:pPr>
            <w:r w:rsidRPr="00EE3AD0">
              <w:rPr>
                <w:lang w:val="en-US"/>
              </w:rPr>
              <w:t>Đo lường mức độ tuân thủ các cơ chế tài chính carbon quốc tế. </w:t>
            </w:r>
          </w:p>
          <w:p w:rsidRPr="00EE3AD0" w:rsidR="00EE3AD0" w:rsidP="00EE3AD0" w:rsidRDefault="00EE3AD0" w14:paraId="29B6B3A8" w14:textId="77777777">
            <w:pPr>
              <w:rPr>
                <w:lang w:val="en-US"/>
              </w:rPr>
            </w:pPr>
            <w:r w:rsidRPr="00EE3AD0">
              <w:rPr>
                <w:b/>
                <w:bCs/>
                <w:lang w:val="en-US"/>
              </w:rPr>
              <w:t>3. Công thức tính: </w:t>
            </w:r>
          </w:p>
          <w:p w:rsidRPr="00EE3AD0" w:rsidR="00EE3AD0" w:rsidRDefault="00EE3AD0" w14:paraId="611708C6" w14:textId="77777777">
            <w:pPr>
              <w:numPr>
                <w:ilvl w:val="0"/>
                <w:numId w:val="216"/>
              </w:numPr>
              <w:rPr>
                <w:lang w:val="en-US"/>
              </w:rPr>
            </w:pPr>
            <w:r w:rsidRPr="00EE3AD0">
              <w:rPr>
                <w:lang w:val="en-US"/>
              </w:rPr>
              <w:t>Tổng phát thải đền bù = Lượng CO₂ cần đền bù (EU ETS) + Lượng CO₂ cần đền bù (UK ETS) + Lượng CO₂ cần đền bù (CORSIA).</w:t>
            </w:r>
          </w:p>
          <w:p w:rsidRPr="00EE3AD0" w:rsidR="00EE3AD0" w:rsidP="00EE3AD0" w:rsidRDefault="00EE3AD0" w14:paraId="4BB87E7A" w14:textId="77777777">
            <w:pPr>
              <w:rPr>
                <w:lang w:val="en-US"/>
              </w:rPr>
            </w:pPr>
            <w:r w:rsidRPr="00EE3AD0">
              <w:rPr>
                <w:b/>
                <w:bCs/>
                <w:lang w:val="en-US"/>
              </w:rPr>
              <w:t>4. Chiều tổng hợp dữ liệu:</w:t>
            </w:r>
          </w:p>
          <w:p w:rsidRPr="00EE3AD0" w:rsidR="00EE3AD0" w:rsidRDefault="00EE3AD0" w14:paraId="7FD8F365" w14:textId="77777777">
            <w:pPr>
              <w:numPr>
                <w:ilvl w:val="0"/>
                <w:numId w:val="217"/>
              </w:numPr>
              <w:rPr>
                <w:lang w:val="en-US"/>
              </w:rPr>
            </w:pPr>
            <w:r w:rsidRPr="00EE3AD0">
              <w:rPr>
                <w:lang w:val="en-US"/>
              </w:rPr>
              <w:t>Theo thời gian: Năm.</w:t>
            </w:r>
          </w:p>
          <w:p w:rsidRPr="00EE3AD0" w:rsidR="00EE3AD0" w:rsidP="00EE3AD0" w:rsidRDefault="00EE3AD0" w14:paraId="40FE6B2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B6225A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7FD7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9B088AC" w14:textId="77777777">
            <w:pPr>
              <w:rPr>
                <w:lang w:val="en-US"/>
              </w:rPr>
            </w:pPr>
            <w:r w:rsidRPr="00EE3AD0">
              <w:rPr>
                <w:b/>
                <w:bCs/>
                <w:lang w:val="en-US"/>
              </w:rPr>
              <w:t>CT 1.31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477F2BF" w14:textId="77777777">
            <w:pPr>
              <w:rPr>
                <w:lang w:val="en-US"/>
              </w:rPr>
            </w:pPr>
            <w:r w:rsidRPr="00EE3AD0">
              <w:rPr>
                <w:b/>
                <w:bCs/>
                <w:lang w:val="en-US"/>
              </w:rPr>
              <w:t xml:space="preserve">1. Tên chỉ tiêu: </w:t>
            </w:r>
            <w:r w:rsidRPr="00EE3AD0">
              <w:rPr>
                <w:lang w:val="en-US"/>
              </w:rPr>
              <w:t>Annual Emissions Reduction vs. Target – Giảm phát thải khí nhà kính theo năm so với kế hoạch</w:t>
            </w:r>
          </w:p>
          <w:p w:rsidRPr="00EE3AD0" w:rsidR="00EE3AD0" w:rsidP="00EE3AD0" w:rsidRDefault="00EE3AD0" w14:paraId="28A84F12" w14:textId="77777777">
            <w:pPr>
              <w:rPr>
                <w:lang w:val="en-US"/>
              </w:rPr>
            </w:pPr>
            <w:r w:rsidRPr="00EE3AD0">
              <w:rPr>
                <w:b/>
                <w:bCs/>
                <w:lang w:val="en-US"/>
              </w:rPr>
              <w:t>2. Định nghĩa/Diễn giải/Ý nghĩa/Mục đích đo lường:</w:t>
            </w:r>
          </w:p>
          <w:p w:rsidRPr="00EE3AD0" w:rsidR="00EE3AD0" w:rsidP="00EE3AD0" w:rsidRDefault="00EE3AD0" w14:paraId="5BEE3C88" w14:textId="77777777">
            <w:pPr>
              <w:rPr>
                <w:lang w:val="en-US"/>
              </w:rPr>
            </w:pPr>
            <w:r w:rsidRPr="00EE3AD0">
              <w:rPr>
                <w:b/>
                <w:bCs/>
                <w:i/>
                <w:iCs/>
                <w:lang w:val="en-US"/>
              </w:rPr>
              <w:t>2.1. Định nghĩa/Diễn giải:</w:t>
            </w:r>
          </w:p>
          <w:p w:rsidRPr="00EE3AD0" w:rsidR="00EE3AD0" w:rsidRDefault="00EE3AD0" w14:paraId="5D9502D3" w14:textId="77777777">
            <w:pPr>
              <w:numPr>
                <w:ilvl w:val="0"/>
                <w:numId w:val="218"/>
              </w:numPr>
              <w:rPr>
                <w:lang w:val="en-US"/>
              </w:rPr>
            </w:pPr>
            <w:r w:rsidRPr="00EE3AD0">
              <w:rPr>
                <w:lang w:val="en-US"/>
              </w:rPr>
              <w:t>Giảm phát thải nhà kính theo từng năm và so sánh với mức mục tiêu đã được kế hoạch hoặc hãng hàng không đặt ra.</w:t>
            </w:r>
          </w:p>
          <w:p w:rsidRPr="00EE3AD0" w:rsidR="00EE3AD0" w:rsidP="00EE3AD0" w:rsidRDefault="00EE3AD0" w14:paraId="389A3531" w14:textId="77777777">
            <w:pPr>
              <w:rPr>
                <w:lang w:val="en-US"/>
              </w:rPr>
            </w:pPr>
            <w:r w:rsidRPr="00EE3AD0">
              <w:rPr>
                <w:b/>
                <w:bCs/>
                <w:i/>
                <w:iCs/>
                <w:lang w:val="en-US"/>
              </w:rPr>
              <w:t>2.2. Ý nghĩa/Mục đích đo lường:</w:t>
            </w:r>
          </w:p>
          <w:p w:rsidRPr="00EE3AD0" w:rsidR="00EE3AD0" w:rsidRDefault="00EE3AD0" w14:paraId="0EF758CB" w14:textId="77777777">
            <w:pPr>
              <w:numPr>
                <w:ilvl w:val="0"/>
                <w:numId w:val="219"/>
              </w:numPr>
              <w:rPr>
                <w:b/>
                <w:bCs/>
                <w:lang w:val="en-US"/>
              </w:rPr>
            </w:pPr>
            <w:r w:rsidRPr="00EE3AD0">
              <w:rPr>
                <w:lang w:val="en-US"/>
              </w:rPr>
              <w:t>Giúp đánh giá hiệu quả giảm phát thải và mức độ hoàn thành mục tiêu theo kế hoạch năm.</w:t>
            </w:r>
          </w:p>
          <w:p w:rsidRPr="00EE3AD0" w:rsidR="00EE3AD0" w:rsidP="00EE3AD0" w:rsidRDefault="00EE3AD0" w14:paraId="42161BDE" w14:textId="77777777">
            <w:pPr>
              <w:rPr>
                <w:lang w:val="en-US"/>
              </w:rPr>
            </w:pPr>
            <w:r w:rsidRPr="00EE3AD0">
              <w:rPr>
                <w:b/>
                <w:bCs/>
                <w:lang w:val="en-US"/>
              </w:rPr>
              <w:t>3. Công thức tính:</w:t>
            </w:r>
          </w:p>
          <w:p w:rsidRPr="00EE3AD0" w:rsidR="00EE3AD0" w:rsidRDefault="00EE3AD0" w14:paraId="6537EF5C" w14:textId="77777777">
            <w:pPr>
              <w:numPr>
                <w:ilvl w:val="0"/>
                <w:numId w:val="220"/>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DE682DA" w14:textId="77777777">
            <w:pPr>
              <w:rPr>
                <w:lang w:val="en-US"/>
              </w:rPr>
            </w:pPr>
            <w:r w:rsidRPr="00EE3AD0">
              <w:rPr>
                <w:b/>
                <w:bCs/>
                <w:lang w:val="en-US"/>
              </w:rPr>
              <w:t>4. Chiều tổng hợp dữ liệu:</w:t>
            </w:r>
          </w:p>
          <w:p w:rsidRPr="00EE3AD0" w:rsidR="00EE3AD0" w:rsidRDefault="00EE3AD0" w14:paraId="7F36A448" w14:textId="77777777">
            <w:pPr>
              <w:numPr>
                <w:ilvl w:val="0"/>
                <w:numId w:val="221"/>
              </w:numPr>
              <w:rPr>
                <w:lang w:val="en-US"/>
              </w:rPr>
            </w:pPr>
            <w:r w:rsidRPr="00EE3AD0">
              <w:rPr>
                <w:lang w:val="en-US"/>
              </w:rPr>
              <w:t>Theo thời gian: Năm.</w:t>
            </w:r>
          </w:p>
          <w:p w:rsidRPr="00EE3AD0" w:rsidR="00EE3AD0" w:rsidP="00EE3AD0" w:rsidRDefault="00EE3AD0" w14:paraId="6E495C1C" w14:textId="77777777">
            <w:pPr>
              <w:rPr>
                <w:lang w:val="en-US"/>
              </w:rPr>
            </w:pPr>
            <w:r w:rsidRPr="00EE3AD0">
              <w:rPr>
                <w:b/>
                <w:bCs/>
                <w:lang w:val="en-US"/>
              </w:rPr>
              <w:t>5. Nguồn dữ liệu:</w:t>
            </w:r>
            <w:r w:rsidRPr="00EE3AD0">
              <w:rPr>
                <w:lang w:val="en-US"/>
              </w:rPr>
              <w:t> </w:t>
            </w:r>
          </w:p>
          <w:p w:rsidRPr="00EE3AD0" w:rsidR="00EE3AD0" w:rsidRDefault="00EE3AD0" w14:paraId="0F5F850D" w14:textId="77777777">
            <w:pPr>
              <w:numPr>
                <w:ilvl w:val="0"/>
                <w:numId w:val="222"/>
              </w:numPr>
              <w:rPr>
                <w:lang w:val="en-US"/>
              </w:rPr>
            </w:pPr>
            <w:r w:rsidRPr="00EE3AD0">
              <w:rPr>
                <w:lang w:val="en-US"/>
              </w:rPr>
              <w:t>Nhập tay</w:t>
            </w:r>
          </w:p>
          <w:p w:rsidRPr="00EE3AD0" w:rsidR="00EE3AD0" w:rsidP="00EE3AD0" w:rsidRDefault="00EE3AD0" w14:paraId="5E800655"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76538AB"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36AD8D4" w14:textId="77777777">
            <w:pPr>
              <w:rPr>
                <w:lang w:val="en-US"/>
              </w:rPr>
            </w:pPr>
            <w:r w:rsidRPr="00EE3AD0">
              <w:rPr>
                <w:b/>
                <w:bCs/>
                <w:lang w:val="en-US"/>
              </w:rPr>
              <w:t>CT 1.32</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50D30A1" w14:textId="77777777">
            <w:pPr>
              <w:rPr>
                <w:lang w:val="en-US"/>
              </w:rPr>
            </w:pPr>
            <w:r w:rsidRPr="00EE3AD0">
              <w:rPr>
                <w:b/>
                <w:bCs/>
                <w:lang w:val="en-US"/>
              </w:rPr>
              <w:t xml:space="preserve">1. Tên chỉ tiêu: </w:t>
            </w:r>
            <w:r w:rsidRPr="00EE3AD0">
              <w:rPr>
                <w:lang w:val="en-US"/>
              </w:rPr>
              <w:t>Monthly Emissions Reduction – Giảm phát thải khí nhà kính theo tháng</w:t>
            </w:r>
          </w:p>
          <w:p w:rsidRPr="00EE3AD0" w:rsidR="00EE3AD0" w:rsidP="00EE3AD0" w:rsidRDefault="00EE3AD0" w14:paraId="460F74D1" w14:textId="77777777">
            <w:pPr>
              <w:rPr>
                <w:lang w:val="en-US"/>
              </w:rPr>
            </w:pPr>
            <w:r w:rsidRPr="00EE3AD0">
              <w:rPr>
                <w:b/>
                <w:bCs/>
                <w:lang w:val="en-US"/>
              </w:rPr>
              <w:t>2. Định nghĩa/Diễn giải/Ý nghĩa/Mục đích đo lường:</w:t>
            </w:r>
          </w:p>
          <w:p w:rsidRPr="00EE3AD0" w:rsidR="00EE3AD0" w:rsidP="00EE3AD0" w:rsidRDefault="00EE3AD0" w14:paraId="5A015815" w14:textId="77777777">
            <w:pPr>
              <w:rPr>
                <w:lang w:val="en-US"/>
              </w:rPr>
            </w:pPr>
            <w:r w:rsidRPr="00EE3AD0">
              <w:rPr>
                <w:b/>
                <w:bCs/>
                <w:i/>
                <w:iCs/>
                <w:lang w:val="en-US"/>
              </w:rPr>
              <w:t>2.1. Định nghĩa/Diễn giải:</w:t>
            </w:r>
          </w:p>
          <w:p w:rsidRPr="00EE3AD0" w:rsidR="00EE3AD0" w:rsidRDefault="00EE3AD0" w14:paraId="009CF586" w14:textId="77777777">
            <w:pPr>
              <w:numPr>
                <w:ilvl w:val="0"/>
                <w:numId w:val="223"/>
              </w:numPr>
              <w:rPr>
                <w:lang w:val="en-US"/>
              </w:rPr>
            </w:pPr>
            <w:r w:rsidRPr="00EE3AD0">
              <w:rPr>
                <w:lang w:val="en-US"/>
              </w:rPr>
              <w:t>Giảm phát thải theo từng tháng trong năm hiện tại phục vụ hoạt động khai thác bay.</w:t>
            </w:r>
          </w:p>
          <w:p w:rsidRPr="00EE3AD0" w:rsidR="00EE3AD0" w:rsidP="00EE3AD0" w:rsidRDefault="00EE3AD0" w14:paraId="2083CBA1" w14:textId="77777777">
            <w:pPr>
              <w:rPr>
                <w:lang w:val="en-US"/>
              </w:rPr>
            </w:pPr>
            <w:r w:rsidRPr="00EE3AD0">
              <w:rPr>
                <w:b/>
                <w:bCs/>
                <w:i/>
                <w:iCs/>
                <w:lang w:val="en-US"/>
              </w:rPr>
              <w:t>2.2. Ý nghĩa/Mục đích đo lường:</w:t>
            </w:r>
          </w:p>
          <w:p w:rsidRPr="00EE3AD0" w:rsidR="00EE3AD0" w:rsidRDefault="00EE3AD0" w14:paraId="7B27B0EF" w14:textId="77777777">
            <w:pPr>
              <w:numPr>
                <w:ilvl w:val="0"/>
                <w:numId w:val="224"/>
              </w:numPr>
              <w:rPr>
                <w:b/>
                <w:bCs/>
                <w:i/>
                <w:iCs/>
                <w:lang w:val="en-US"/>
              </w:rPr>
            </w:pPr>
            <w:r w:rsidRPr="00EE3AD0">
              <w:rPr>
                <w:lang w:val="en-US"/>
              </w:rPr>
              <w:t>Giúp theo dõi xu hướng giảm phát thải theo từng tháng và đánh giá biến động khai thác trong năm hiện tại. </w:t>
            </w:r>
          </w:p>
          <w:p w:rsidRPr="00EE3AD0" w:rsidR="00EE3AD0" w:rsidP="00EE3AD0" w:rsidRDefault="00EE3AD0" w14:paraId="3CBBB72D" w14:textId="77777777">
            <w:pPr>
              <w:rPr>
                <w:lang w:val="en-US"/>
              </w:rPr>
            </w:pPr>
            <w:r w:rsidRPr="00EE3AD0">
              <w:rPr>
                <w:b/>
                <w:bCs/>
                <w:lang w:val="en-US"/>
              </w:rPr>
              <w:t>3. Công thức tính:</w:t>
            </w:r>
          </w:p>
          <w:p w:rsidRPr="00EE3AD0" w:rsidR="00EE3AD0" w:rsidRDefault="00EE3AD0" w14:paraId="086EFC43" w14:textId="77777777">
            <w:pPr>
              <w:numPr>
                <w:ilvl w:val="0"/>
                <w:numId w:val="225"/>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4D051AF" w14:textId="77777777">
            <w:pPr>
              <w:rPr>
                <w:lang w:val="en-US"/>
              </w:rPr>
            </w:pPr>
            <w:r w:rsidRPr="00EE3AD0">
              <w:rPr>
                <w:b/>
                <w:bCs/>
                <w:lang w:val="en-US"/>
              </w:rPr>
              <w:t>4. Chiều tổng hợp dữ liệu:</w:t>
            </w:r>
          </w:p>
          <w:p w:rsidRPr="00EE3AD0" w:rsidR="00EE3AD0" w:rsidRDefault="00EE3AD0" w14:paraId="66DA7B04" w14:textId="77777777">
            <w:pPr>
              <w:numPr>
                <w:ilvl w:val="0"/>
                <w:numId w:val="226"/>
              </w:numPr>
              <w:rPr>
                <w:lang w:val="en-US"/>
              </w:rPr>
            </w:pPr>
            <w:r w:rsidRPr="00EE3AD0">
              <w:rPr>
                <w:lang w:val="en-US"/>
              </w:rPr>
              <w:t>Theo thời gian: Năm.</w:t>
            </w:r>
          </w:p>
          <w:p w:rsidRPr="00EE3AD0" w:rsidR="00EE3AD0" w:rsidP="00EE3AD0" w:rsidRDefault="00EE3AD0" w14:paraId="66AE3D7D" w14:textId="77777777">
            <w:pPr>
              <w:rPr>
                <w:lang w:val="en-US"/>
              </w:rPr>
            </w:pPr>
            <w:r w:rsidRPr="00EE3AD0">
              <w:rPr>
                <w:b/>
                <w:bCs/>
                <w:lang w:val="en-US"/>
              </w:rPr>
              <w:t>5. Nguồn dữ liệu: </w:t>
            </w:r>
          </w:p>
          <w:p w:rsidRPr="00EE3AD0" w:rsidR="00EE3AD0" w:rsidRDefault="00EE3AD0" w14:paraId="4579D9F9" w14:textId="77777777">
            <w:pPr>
              <w:numPr>
                <w:ilvl w:val="0"/>
                <w:numId w:val="227"/>
              </w:numPr>
              <w:rPr>
                <w:i/>
                <w:iCs/>
                <w:lang w:val="en-US"/>
              </w:rPr>
            </w:pPr>
            <w:r w:rsidRPr="00EE3AD0">
              <w:rPr>
                <w:lang w:val="en-US"/>
              </w:rPr>
              <w:t>Nhập tay</w:t>
            </w:r>
          </w:p>
          <w:p w:rsidRPr="00EE3AD0" w:rsidR="00EE3AD0" w:rsidP="00EE3AD0" w:rsidRDefault="00EE3AD0" w14:paraId="6EABFF1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613BDDF2" w14:textId="77777777">
      <w:pPr>
        <w:pStyle w:val="Heading4"/>
        <w:rPr>
          <w:lang w:val="en-US"/>
        </w:rPr>
      </w:pPr>
      <w:bookmarkStart w:name="_Toc242783299" w:id="42"/>
      <w:r w:rsidRPr="00EE3AD0">
        <w:rPr>
          <w:lang w:val="en-US"/>
        </w:rPr>
        <w:t>2.2.2.6. Chỉ tiêu SAF Report - Báo cáo sử dụng SAF</w:t>
      </w:r>
      <w:bookmarkEnd w:id="42"/>
    </w:p>
    <w:p w:rsidR="00695A4C" w:rsidRDefault="07F6679C" w14:paraId="72342FCB" w14:textId="77777777">
      <w:r w:rsidRPr="78B6F757">
        <w:rPr>
          <w:lang w:val="en-US"/>
        </w:rPr>
        <w:t>Báo cáo trên hệ thống: Báo cáo sử dụng SAF (bản tiếng Anh: SAF Report). Tab: Tổng quan; Fuel &amp; SAF Purchase Reporting (ReFuelEU Aviation Template); CARBURE. Bộ lọc: Năm, Quý, Tháng, Quốc gia, Is RefuelEU?.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07"/>
        <w:gridCol w:w="8440"/>
      </w:tblGrid>
      <w:tr w:rsidRPr="00EE3AD0" w:rsidR="00EE3AD0" w14:paraId="1DD4A5D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0BE875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5B3387" w14:textId="77777777">
            <w:pPr>
              <w:rPr>
                <w:b/>
                <w:bCs/>
                <w:lang w:val="en-US"/>
              </w:rPr>
            </w:pPr>
            <w:r w:rsidRPr="00EE3AD0">
              <w:rPr>
                <w:b/>
                <w:bCs/>
                <w:lang w:val="en-US"/>
              </w:rPr>
              <w:t>Mô tả/Description</w:t>
            </w:r>
          </w:p>
        </w:tc>
      </w:tr>
      <w:tr w:rsidRPr="00EE3AD0" w:rsidR="00EE3AD0" w14:paraId="13E6F6B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EB4D94" w14:textId="77777777">
            <w:pPr>
              <w:rPr>
                <w:lang w:val="en-US"/>
              </w:rPr>
            </w:pPr>
            <w:r w:rsidRPr="00EE3AD0">
              <w:rPr>
                <w:b/>
                <w:bCs/>
                <w:lang w:val="en-US"/>
              </w:rPr>
              <w:t>CT 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0BCEC7" w14:textId="77777777">
            <w:pPr>
              <w:rPr>
                <w:lang w:val="en-US"/>
              </w:rPr>
            </w:pPr>
            <w:r w:rsidRPr="00EE3AD0">
              <w:rPr>
                <w:b/>
                <w:bCs/>
                <w:lang w:val="en-US"/>
              </w:rPr>
              <w:t xml:space="preserve">1. Tên chỉ tiêu: </w:t>
            </w:r>
            <w:r w:rsidRPr="00EE3AD0">
              <w:rPr>
                <w:lang w:val="en-US"/>
              </w:rPr>
              <w:t>Actual vs Planned Neat SAF – Neat SAF thực tế so với kế hoạch</w:t>
            </w:r>
          </w:p>
          <w:p w:rsidRPr="00EE3AD0" w:rsidR="00EE3AD0" w:rsidP="00EE3AD0" w:rsidRDefault="00EE3AD0" w14:paraId="12120A0D" w14:textId="77777777">
            <w:pPr>
              <w:rPr>
                <w:lang w:val="en-US"/>
              </w:rPr>
            </w:pPr>
            <w:r w:rsidRPr="00EE3AD0">
              <w:rPr>
                <w:b/>
                <w:bCs/>
                <w:lang w:val="en-US"/>
              </w:rPr>
              <w:t>2. Định nghĩa/Diễn giải/Ý nghĩa/Mục đích đo lường:</w:t>
            </w:r>
          </w:p>
          <w:p w:rsidRPr="00EE3AD0" w:rsidR="00EE3AD0" w:rsidP="00EE3AD0" w:rsidRDefault="00EE3AD0" w14:paraId="4F0881FC" w14:textId="77777777">
            <w:pPr>
              <w:rPr>
                <w:lang w:val="en-US"/>
              </w:rPr>
            </w:pPr>
            <w:r w:rsidRPr="00EE3AD0">
              <w:rPr>
                <w:b/>
                <w:bCs/>
                <w:i/>
                <w:iCs/>
                <w:lang w:val="en-US"/>
              </w:rPr>
              <w:t>2.1. Định nghĩa/Diễn giải:</w:t>
            </w:r>
          </w:p>
          <w:p w:rsidRPr="00EE3AD0" w:rsidR="00EE3AD0" w:rsidRDefault="00EE3AD0" w14:paraId="146F7B4A" w14:textId="77777777">
            <w:pPr>
              <w:numPr>
                <w:ilvl w:val="0"/>
                <w:numId w:val="228"/>
              </w:numPr>
              <w:rPr>
                <w:lang w:val="en-US"/>
              </w:rPr>
            </w:pPr>
            <w:r w:rsidRPr="00EE3AD0">
              <w:rPr>
                <w:lang w:val="en-US"/>
              </w:rPr>
              <w:t>Bảng so sánh lượng Neat SAF thực tế với lượng Neat SAF kế hoạch theo từng sân bay thuộc phạm vi ReFuelEU Aviation. Bảng gộp hai thẻ số trước đây: Lượng SAF kế hoạch ban đầu (tấn) và Lượng SAF nạp thực tế (tấn).</w:t>
            </w:r>
          </w:p>
          <w:p w:rsidRPr="00EE3AD0" w:rsidR="00EE3AD0" w:rsidRDefault="00EE3AD0" w14:paraId="571A6FA9" w14:textId="77777777">
            <w:pPr>
              <w:numPr>
                <w:ilvl w:val="0"/>
                <w:numId w:val="228"/>
              </w:numPr>
              <w:rPr>
                <w:lang w:val="en-US"/>
              </w:rPr>
            </w:pPr>
            <w:r w:rsidRPr="00EE3AD0">
              <w:rPr>
                <w:lang w:val="en-US"/>
              </w:rPr>
              <w:t>Neat SAF kế hoạch được xác định từ lượng nhiên liệu kế hoạch tại sân bay và tỷ lệ SAF bắt buộc (SAF mandate) của sân bay đó; Neat SAF thực tế lấy theo chứng nhận SAF của nhà cung cấp.</w:t>
            </w:r>
          </w:p>
          <w:p w:rsidRPr="00EE3AD0" w:rsidR="00EE3AD0" w:rsidP="00EE3AD0" w:rsidRDefault="00EE3AD0" w14:paraId="2C3A9C68" w14:textId="77777777">
            <w:pPr>
              <w:rPr>
                <w:lang w:val="en-US"/>
              </w:rPr>
            </w:pPr>
            <w:r w:rsidRPr="00EE3AD0">
              <w:rPr>
                <w:b/>
                <w:bCs/>
                <w:i/>
                <w:iCs/>
                <w:lang w:val="en-US"/>
              </w:rPr>
              <w:t>2.2. Ý nghĩa/Mục đích đo lường:</w:t>
            </w:r>
          </w:p>
          <w:p w:rsidRPr="00EE3AD0" w:rsidR="00EE3AD0" w:rsidRDefault="00EE3AD0" w14:paraId="5F8F1ED7" w14:textId="77777777">
            <w:pPr>
              <w:numPr>
                <w:ilvl w:val="0"/>
                <w:numId w:val="228"/>
              </w:numPr>
              <w:rPr>
                <w:lang w:val="en-US"/>
              </w:rPr>
            </w:pPr>
            <w:r w:rsidRPr="00EE3AD0">
              <w:rPr>
                <w:lang w:val="en-US"/>
              </w:rPr>
              <w:t>Đánh giá mức độ hoàn thành kế hoạch sử dụng SAF và khả năng đáp ứng tỷ lệ pha trộn SAF theo quy định, phục vụ lập kế hoạch nhiên liệu và chuẩn bị nguồn cung SAF.</w:t>
            </w:r>
          </w:p>
          <w:p w:rsidRPr="00EE3AD0" w:rsidR="00EE3AD0" w:rsidP="00EE3AD0" w:rsidRDefault="00EE3AD0" w14:paraId="109F0EE0" w14:textId="77777777">
            <w:pPr>
              <w:rPr>
                <w:lang w:val="en-US"/>
              </w:rPr>
            </w:pPr>
            <w:r w:rsidRPr="00EE3AD0">
              <w:rPr>
                <w:b/>
                <w:bCs/>
                <w:lang w:val="en-US"/>
              </w:rPr>
              <w:t>3. Công thức tính:</w:t>
            </w:r>
          </w:p>
          <w:p w:rsidRPr="00EE3AD0" w:rsidR="00EE3AD0" w:rsidRDefault="00EE3AD0" w14:paraId="410A6903" w14:textId="77777777">
            <w:pPr>
              <w:numPr>
                <w:ilvl w:val="0"/>
                <w:numId w:val="228"/>
              </w:numPr>
              <w:rPr>
                <w:lang w:val="en-US"/>
              </w:rPr>
            </w:pPr>
            <w:r w:rsidRPr="00EE3AD0">
              <w:rPr>
                <w:lang w:val="en-US"/>
              </w:rPr>
              <w:t>Neat SAF kế hoạch (tấn) = Lượng nhiên liệu kế hoạch (tấn) × Tỷ lệ SAF bắt buộc của sân bay.</w:t>
            </w:r>
          </w:p>
          <w:p w:rsidRPr="00EE3AD0" w:rsidR="00EE3AD0" w:rsidRDefault="00EE3AD0" w14:paraId="476B766D" w14:textId="77777777">
            <w:pPr>
              <w:numPr>
                <w:ilvl w:val="0"/>
                <w:numId w:val="228"/>
              </w:numPr>
              <w:rPr>
                <w:lang w:val="en-US"/>
              </w:rPr>
            </w:pPr>
            <w:r w:rsidRPr="00EE3AD0">
              <w:rPr>
                <w:lang w:val="en-US"/>
              </w:rPr>
              <w:t>Neat SAF thực tế (tấn) = Tổng lượng Neat SAF theo chứng nhận của nhà cung cấp.</w:t>
            </w:r>
          </w:p>
          <w:p w:rsidRPr="00EE3AD0" w:rsidR="00EE3AD0" w:rsidP="00EE3AD0" w:rsidRDefault="00EE3AD0" w14:paraId="00AB0161" w14:textId="77777777">
            <w:pPr>
              <w:rPr>
                <w:lang w:val="en-US"/>
              </w:rPr>
            </w:pPr>
            <w:r w:rsidRPr="00EE3AD0">
              <w:rPr>
                <w:b/>
                <w:bCs/>
                <w:lang w:val="en-US"/>
              </w:rPr>
              <w:t>4. Chiều tổng hợp dữ liệu:</w:t>
            </w:r>
          </w:p>
          <w:p w:rsidRPr="00EE3AD0" w:rsidR="00EE3AD0" w:rsidRDefault="00EE3AD0" w14:paraId="3B60882E" w14:textId="77777777">
            <w:pPr>
              <w:numPr>
                <w:ilvl w:val="0"/>
                <w:numId w:val="228"/>
              </w:numPr>
              <w:rPr>
                <w:lang w:val="en-US"/>
              </w:rPr>
            </w:pPr>
            <w:r w:rsidRPr="00EE3AD0">
              <w:rPr>
                <w:lang w:val="en-US"/>
              </w:rPr>
              <w:t>Theo thời gian: Năm, Quý, Tháng.</w:t>
            </w:r>
          </w:p>
          <w:p w:rsidRPr="00EE3AD0" w:rsidR="00EE3AD0" w:rsidRDefault="00EE3AD0" w14:paraId="0155316B" w14:textId="77777777">
            <w:pPr>
              <w:numPr>
                <w:ilvl w:val="0"/>
                <w:numId w:val="228"/>
              </w:numPr>
              <w:rPr>
                <w:lang w:val="en-US"/>
              </w:rPr>
            </w:pPr>
            <w:r w:rsidRPr="00EE3AD0">
              <w:rPr>
                <w:lang w:val="en-US"/>
              </w:rPr>
              <w:t>Theo quốc gia, sân bay.</w:t>
            </w:r>
          </w:p>
          <w:p w:rsidRPr="00EE3AD0" w:rsidR="00EE3AD0" w:rsidRDefault="00EE3AD0" w14:paraId="3C55999B" w14:textId="77777777">
            <w:pPr>
              <w:numPr>
                <w:ilvl w:val="0"/>
                <w:numId w:val="228"/>
              </w:numPr>
              <w:rPr>
                <w:lang w:val="en-US"/>
              </w:rPr>
            </w:pPr>
            <w:r w:rsidRPr="00EE3AD0">
              <w:rPr>
                <w:lang w:val="en-US"/>
              </w:rPr>
              <w:t>Theo phạm vi ReFuelEU (Is RefuelEU?).</w:t>
            </w:r>
          </w:p>
          <w:p w:rsidRPr="00EE3AD0" w:rsidR="00EE3AD0" w:rsidP="00EE3AD0" w:rsidRDefault="00EE3AD0" w14:paraId="3AF2B0F1"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0B7AE67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38D47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93A8E" w14:textId="77777777">
            <w:pPr>
              <w:rPr>
                <w:lang w:val="en-US"/>
              </w:rPr>
            </w:pPr>
            <w:r w:rsidRPr="00EE3AD0">
              <w:rPr>
                <w:b/>
                <w:bCs/>
                <w:lang w:val="en-US"/>
              </w:rPr>
              <w:t>CT 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7817B5" w14:textId="77777777">
            <w:pPr>
              <w:rPr>
                <w:lang w:val="en-US"/>
              </w:rPr>
            </w:pPr>
            <w:r w:rsidRPr="00EE3AD0">
              <w:rPr>
                <w:b/>
                <w:bCs/>
                <w:lang w:val="en-US"/>
              </w:rPr>
              <w:t xml:space="preserve">1. Tên chỉ tiêu: </w:t>
            </w:r>
            <w:r w:rsidRPr="00EE3AD0">
              <w:rPr>
                <w:lang w:val="en-US"/>
              </w:rPr>
              <w:t>SAF Surcharge by Airport – Phụ phí SAF theo sân bay</w:t>
            </w:r>
          </w:p>
          <w:p w:rsidRPr="00EE3AD0" w:rsidR="00EE3AD0" w:rsidP="00EE3AD0" w:rsidRDefault="00EE3AD0" w14:paraId="54321E1F" w14:textId="77777777">
            <w:pPr>
              <w:rPr>
                <w:lang w:val="en-US"/>
              </w:rPr>
            </w:pPr>
            <w:r w:rsidRPr="00EE3AD0">
              <w:rPr>
                <w:b/>
                <w:bCs/>
                <w:lang w:val="en-US"/>
              </w:rPr>
              <w:t>2. Định nghĩa/Diễn giải/Ý nghĩa/Mục đích đo lường:</w:t>
            </w:r>
          </w:p>
          <w:p w:rsidRPr="00EE3AD0" w:rsidR="00EE3AD0" w:rsidP="00EE3AD0" w:rsidRDefault="00EE3AD0" w14:paraId="21BA5AEA" w14:textId="77777777">
            <w:pPr>
              <w:rPr>
                <w:lang w:val="en-US"/>
              </w:rPr>
            </w:pPr>
            <w:r w:rsidRPr="00EE3AD0">
              <w:rPr>
                <w:b/>
                <w:bCs/>
                <w:i/>
                <w:iCs/>
                <w:lang w:val="en-US"/>
              </w:rPr>
              <w:t>2.1. Định nghĩa/Diễn giải:</w:t>
            </w:r>
          </w:p>
          <w:p w:rsidRPr="00EE3AD0" w:rsidR="00EE3AD0" w:rsidRDefault="00EE3AD0" w14:paraId="053E90B6" w14:textId="77777777">
            <w:pPr>
              <w:numPr>
                <w:ilvl w:val="0"/>
                <w:numId w:val="228"/>
              </w:numPr>
              <w:rPr>
                <w:lang w:val="en-US"/>
              </w:rPr>
            </w:pPr>
            <w:r w:rsidRPr="00EE3AD0">
              <w:rPr>
                <w:lang w:val="en-US"/>
              </w:rPr>
              <w:t>Bảng thể hiện lượng Neat SAF đã mua, đơn giá phụ phí SAF và phụ phí SAF phát sinh theo từng sân bay trong kỳ báo cáo. Bảng thay thế biểu đồ Phụ phí SAF theo tháng trong năm trước đây.</w:t>
            </w:r>
          </w:p>
          <w:p w:rsidRPr="00EE3AD0" w:rsidR="00EE3AD0" w:rsidP="00EE3AD0" w:rsidRDefault="00EE3AD0" w14:paraId="4C425774" w14:textId="77777777">
            <w:pPr>
              <w:rPr>
                <w:lang w:val="en-US"/>
              </w:rPr>
            </w:pPr>
            <w:r w:rsidRPr="00EE3AD0">
              <w:rPr>
                <w:b/>
                <w:bCs/>
                <w:i/>
                <w:iCs/>
                <w:lang w:val="en-US"/>
              </w:rPr>
              <w:t>2.2. Ý nghĩa/Mục đích đo lường:</w:t>
            </w:r>
          </w:p>
          <w:p w:rsidRPr="00EE3AD0" w:rsidR="00EE3AD0" w:rsidRDefault="00EE3AD0" w14:paraId="2821E5F8" w14:textId="77777777">
            <w:pPr>
              <w:numPr>
                <w:ilvl w:val="0"/>
                <w:numId w:val="228"/>
              </w:numPr>
              <w:rPr>
                <w:lang w:val="en-US"/>
              </w:rPr>
            </w:pPr>
            <w:r w:rsidRPr="00EE3AD0">
              <w:rPr>
                <w:lang w:val="en-US"/>
              </w:rPr>
              <w:t>Theo dõi chi phí thực tế phát sinh từ việc sử dụng SAF tại từng sân bay, phục vụ quản lý chi phí và kế hoạch mua SAF.</w:t>
            </w:r>
          </w:p>
          <w:p w:rsidRPr="00EE3AD0" w:rsidR="00EE3AD0" w:rsidP="00EE3AD0" w:rsidRDefault="00EE3AD0" w14:paraId="378012FE" w14:textId="77777777">
            <w:pPr>
              <w:rPr>
                <w:lang w:val="en-US"/>
              </w:rPr>
            </w:pPr>
            <w:r w:rsidRPr="00EE3AD0">
              <w:rPr>
                <w:b/>
                <w:bCs/>
                <w:lang w:val="en-US"/>
              </w:rPr>
              <w:t>3. Công thức tính:</w:t>
            </w:r>
          </w:p>
          <w:p w:rsidRPr="00EE3AD0" w:rsidR="00EE3AD0" w:rsidRDefault="00EE3AD0" w14:paraId="47656115" w14:textId="77777777">
            <w:pPr>
              <w:numPr>
                <w:ilvl w:val="0"/>
                <w:numId w:val="228"/>
              </w:numPr>
              <w:rPr>
                <w:lang w:val="en-US"/>
              </w:rPr>
            </w:pPr>
            <w:r w:rsidRPr="00EE3AD0">
              <w:rPr>
                <w:lang w:val="en-US"/>
              </w:rPr>
              <w:t>Phụ phí SAF = Lượng Neat SAF (tấn) × Đơn giá phụ phí SAF (USD/tấn).</w:t>
            </w:r>
          </w:p>
          <w:p w:rsidRPr="00EE3AD0" w:rsidR="00EE3AD0" w:rsidP="00EE3AD0" w:rsidRDefault="00EE3AD0" w14:paraId="174A2F0F" w14:textId="77777777">
            <w:pPr>
              <w:rPr>
                <w:lang w:val="en-US"/>
              </w:rPr>
            </w:pPr>
            <w:r w:rsidRPr="00EE3AD0">
              <w:rPr>
                <w:b/>
                <w:bCs/>
                <w:lang w:val="en-US"/>
              </w:rPr>
              <w:t>4. Chiều tổng hợp dữ liệu:</w:t>
            </w:r>
          </w:p>
          <w:p w:rsidRPr="00EE3AD0" w:rsidR="00EE3AD0" w:rsidRDefault="00EE3AD0" w14:paraId="13FC106B" w14:textId="77777777">
            <w:pPr>
              <w:numPr>
                <w:ilvl w:val="0"/>
                <w:numId w:val="228"/>
              </w:numPr>
              <w:rPr>
                <w:lang w:val="en-US"/>
              </w:rPr>
            </w:pPr>
            <w:r w:rsidRPr="00EE3AD0">
              <w:rPr>
                <w:lang w:val="en-US"/>
              </w:rPr>
              <w:t>Theo thời gian: Năm, Quý, Tháng.</w:t>
            </w:r>
          </w:p>
          <w:p w:rsidRPr="00EE3AD0" w:rsidR="00EE3AD0" w:rsidRDefault="00EE3AD0" w14:paraId="480E94AA" w14:textId="77777777">
            <w:pPr>
              <w:numPr>
                <w:ilvl w:val="0"/>
                <w:numId w:val="228"/>
              </w:numPr>
              <w:rPr>
                <w:lang w:val="en-US"/>
              </w:rPr>
            </w:pPr>
            <w:r w:rsidRPr="00EE3AD0">
              <w:rPr>
                <w:lang w:val="en-US"/>
              </w:rPr>
              <w:t>Theo quốc gia, sân bay.</w:t>
            </w:r>
          </w:p>
          <w:p w:rsidRPr="00EE3AD0" w:rsidR="00EE3AD0" w:rsidP="00EE3AD0" w:rsidRDefault="00EE3AD0" w14:paraId="726A15A5"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6ACD5D9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F8DED9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FE60AB" w14:textId="77777777">
            <w:pPr>
              <w:rPr>
                <w:lang w:val="en-US"/>
              </w:rPr>
            </w:pPr>
            <w:r w:rsidRPr="00EE3AD0">
              <w:rPr>
                <w:b/>
                <w:bCs/>
                <w:lang w:val="en-US"/>
              </w:rPr>
              <w:t>CT 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DCF6AE5" w14:textId="77777777">
            <w:pPr>
              <w:rPr>
                <w:lang w:val="en-US"/>
              </w:rPr>
            </w:pPr>
            <w:r w:rsidRPr="00EE3AD0">
              <w:rPr>
                <w:b/>
                <w:bCs/>
                <w:lang w:val="en-US"/>
              </w:rPr>
              <w:t xml:space="preserve">1. Tên chỉ tiêu: </w:t>
            </w:r>
            <w:r w:rsidRPr="00EE3AD0">
              <w:rPr>
                <w:lang w:val="en-US"/>
              </w:rPr>
              <w:t>SAF Purchase Reporting – Bảng chi tiết việc mua SAF</w:t>
            </w:r>
          </w:p>
          <w:p w:rsidRPr="00EE3AD0" w:rsidR="00EE3AD0" w:rsidRDefault="00EE3AD0" w14:paraId="5944A6CF" w14:textId="77777777">
            <w:pPr>
              <w:numPr>
                <w:ilvl w:val="0"/>
                <w:numId w:val="262"/>
              </w:numPr>
              <w:rPr>
                <w:lang w:val="en-US"/>
              </w:rPr>
            </w:pPr>
            <w:r w:rsidRPr="00EE3AD0">
              <w:rPr>
                <w:lang w:val="en-US"/>
              </w:rPr>
              <w:t>Là bảng dữ liệu chi tiết phục vụ theo dõi và báo cáo tình hình mua, nạp và sử dụng nhiên liệu hàng không bền vững (SAF) theo yêu cầu tuân thủ của ReFuelEU Aviation.</w:t>
            </w:r>
          </w:p>
          <w:p w:rsidRPr="00EE3AD0" w:rsidR="00EE3AD0" w:rsidRDefault="00EE3AD0" w14:paraId="39C04850" w14:textId="77777777">
            <w:pPr>
              <w:numPr>
                <w:ilvl w:val="0"/>
                <w:numId w:val="262"/>
              </w:numPr>
              <w:rPr>
                <w:lang w:val="en-US"/>
              </w:rPr>
            </w:pPr>
            <w:r w:rsidRPr="00EE3AD0">
              <w:rPr>
                <w:lang w:val="en-US"/>
              </w:rPr>
              <w:t>Bảng bao gồm các thông tin liên quan đến hoạt động mua SAF như:</w:t>
            </w:r>
          </w:p>
          <w:p w:rsidRPr="00EE3AD0" w:rsidR="00EE3AD0" w:rsidRDefault="00EE3AD0" w14:paraId="20A2FB3B" w14:textId="77777777">
            <w:pPr>
              <w:numPr>
                <w:ilvl w:val="1"/>
                <w:numId w:val="262"/>
              </w:numPr>
              <w:rPr>
                <w:lang w:val="en-US"/>
              </w:rPr>
            </w:pPr>
            <w:r w:rsidRPr="00EE3AD0">
              <w:rPr>
                <w:lang w:val="en-US"/>
              </w:rPr>
              <w:t>Mã ICAO của sân bay thuộc Liên minh Châu Âu</w:t>
            </w:r>
          </w:p>
          <w:p w:rsidRPr="00EE3AD0" w:rsidR="00EE3AD0" w:rsidRDefault="00EE3AD0" w14:paraId="278CDBEE" w14:textId="77777777">
            <w:pPr>
              <w:numPr>
                <w:ilvl w:val="1"/>
                <w:numId w:val="262"/>
              </w:numPr>
              <w:rPr>
                <w:lang w:val="en-US"/>
              </w:rPr>
            </w:pPr>
            <w:r w:rsidRPr="00EE3AD0">
              <w:rPr>
                <w:lang w:val="en-US"/>
              </w:rPr>
              <w:t>Nhà cung cấp nhiên liệu</w:t>
            </w:r>
          </w:p>
          <w:p w:rsidRPr="00EE3AD0" w:rsidR="00EE3AD0" w:rsidRDefault="00EE3AD0" w14:paraId="61DDF69A" w14:textId="77777777">
            <w:pPr>
              <w:numPr>
                <w:ilvl w:val="1"/>
                <w:numId w:val="262"/>
              </w:numPr>
              <w:rPr>
                <w:lang w:val="en-US"/>
              </w:rPr>
            </w:pPr>
            <w:r w:rsidRPr="00EE3AD0">
              <w:rPr>
                <w:lang w:val="en-US"/>
              </w:rPr>
              <w:t>Mã số VAT của nhà cung cấp nhiên liệu hàng không</w:t>
            </w:r>
          </w:p>
          <w:p w:rsidRPr="00EE3AD0" w:rsidR="00EE3AD0" w:rsidRDefault="00EE3AD0" w14:paraId="1B4A542E" w14:textId="77777777">
            <w:pPr>
              <w:numPr>
                <w:ilvl w:val="1"/>
                <w:numId w:val="262"/>
              </w:numPr>
              <w:rPr>
                <w:lang w:val="en-US"/>
              </w:rPr>
            </w:pPr>
            <w:r w:rsidRPr="00EE3AD0">
              <w:rPr>
                <w:lang w:val="en-US"/>
              </w:rPr>
              <w:t>Mã lô nhiên liệu</w:t>
            </w:r>
          </w:p>
          <w:p w:rsidRPr="00EE3AD0" w:rsidR="00EE3AD0" w:rsidRDefault="00EE3AD0" w14:paraId="0D8C2136" w14:textId="77777777">
            <w:pPr>
              <w:numPr>
                <w:ilvl w:val="1"/>
                <w:numId w:val="262"/>
              </w:numPr>
              <w:rPr>
                <w:lang w:val="en-US"/>
              </w:rPr>
            </w:pPr>
            <w:r w:rsidRPr="00EE3AD0">
              <w:rPr>
                <w:lang w:val="en-US"/>
              </w:rPr>
              <w:t>Khối lượng nhiên liệu đã mua (tấn)</w:t>
            </w:r>
          </w:p>
          <w:p w:rsidRPr="00EE3AD0" w:rsidR="00EE3AD0" w:rsidRDefault="00EE3AD0" w14:paraId="53E2C672" w14:textId="77777777">
            <w:pPr>
              <w:numPr>
                <w:ilvl w:val="1"/>
                <w:numId w:val="262"/>
              </w:numPr>
              <w:rPr>
                <w:lang w:val="en-US"/>
              </w:rPr>
            </w:pPr>
            <w:r w:rsidRPr="00EE3AD0">
              <w:rPr>
                <w:lang w:val="en-US"/>
              </w:rPr>
              <w:t>Phân loại nhiên liệu đủ điều kiện</w:t>
            </w:r>
          </w:p>
          <w:p w:rsidRPr="00EE3AD0" w:rsidR="00EE3AD0" w:rsidRDefault="00EE3AD0" w14:paraId="3DE3D53C" w14:textId="77777777">
            <w:pPr>
              <w:numPr>
                <w:ilvl w:val="1"/>
                <w:numId w:val="262"/>
              </w:numPr>
              <w:rPr>
                <w:lang w:val="en-US"/>
              </w:rPr>
            </w:pPr>
            <w:r w:rsidRPr="00EE3AD0">
              <w:rPr>
                <w:lang w:val="en-US"/>
              </w:rPr>
              <w:t>Quy trình sản xuất/chuyển đổi nhiên liệu</w:t>
            </w:r>
          </w:p>
          <w:p w:rsidRPr="00EE3AD0" w:rsidR="00EE3AD0" w:rsidRDefault="00EE3AD0" w14:paraId="6878461F" w14:textId="77777777">
            <w:pPr>
              <w:numPr>
                <w:ilvl w:val="1"/>
                <w:numId w:val="262"/>
              </w:numPr>
              <w:rPr>
                <w:lang w:val="en-US"/>
              </w:rPr>
            </w:pPr>
            <w:r w:rsidRPr="00EE3AD0">
              <w:rPr>
                <w:lang w:val="en-US"/>
              </w:rPr>
              <w:t>Tên nguyên liệu đầu vào</w:t>
            </w:r>
          </w:p>
          <w:p w:rsidRPr="00EE3AD0" w:rsidR="00EE3AD0" w:rsidRDefault="00EE3AD0" w14:paraId="6926FF9B" w14:textId="77777777">
            <w:pPr>
              <w:numPr>
                <w:ilvl w:val="1"/>
                <w:numId w:val="262"/>
              </w:numPr>
              <w:rPr>
                <w:lang w:val="en-US"/>
              </w:rPr>
            </w:pPr>
            <w:r w:rsidRPr="00EE3AD0">
              <w:rPr>
                <w:lang w:val="en-US"/>
              </w:rPr>
              <w:t>Quốc gia xuất xứ của nguyên liệu đầu vào</w:t>
            </w:r>
          </w:p>
          <w:p w:rsidRPr="00EE3AD0" w:rsidR="00EE3AD0" w:rsidRDefault="00EE3AD0" w14:paraId="1828D02D" w14:textId="77777777">
            <w:pPr>
              <w:numPr>
                <w:ilvl w:val="1"/>
                <w:numId w:val="262"/>
              </w:numPr>
              <w:rPr>
                <w:lang w:val="en-US"/>
              </w:rPr>
            </w:pPr>
            <w:r w:rsidRPr="00EE3AD0">
              <w:rPr>
                <w:lang w:val="en-US"/>
              </w:rPr>
              <w:t>Phát thải vòng đời của nhiên liệu đủ điều kiện (gCO2eq/MJ)</w:t>
            </w:r>
          </w:p>
          <w:p w:rsidRPr="00EE3AD0" w:rsidR="00EE3AD0" w:rsidRDefault="00EE3AD0" w14:paraId="70C71347" w14:textId="77777777">
            <w:pPr>
              <w:numPr>
                <w:ilvl w:val="1"/>
                <w:numId w:val="262"/>
              </w:numPr>
              <w:rPr>
                <w:lang w:val="en-US"/>
              </w:rPr>
            </w:pPr>
            <w:r w:rsidRPr="00EE3AD0">
              <w:rPr>
                <w:lang w:val="en-US"/>
              </w:rPr>
              <w:t>Nhiên liệu đủ điều kiện (tấn) được kê khai theo EU ETS</w:t>
            </w:r>
          </w:p>
          <w:p w:rsidRPr="00EE3AD0" w:rsidR="00EE3AD0" w:rsidRDefault="00EE3AD0" w14:paraId="203B8F32" w14:textId="77777777">
            <w:pPr>
              <w:numPr>
                <w:ilvl w:val="1"/>
                <w:numId w:val="262"/>
              </w:numPr>
              <w:rPr>
                <w:lang w:val="en-US"/>
              </w:rPr>
            </w:pPr>
            <w:r w:rsidRPr="00EE3AD0">
              <w:rPr>
                <w:lang w:val="en-US"/>
              </w:rPr>
              <w:t>Nhiên liệu đủ điều kiện (tấn) được kê khai theo CH ETS</w:t>
            </w:r>
          </w:p>
          <w:p w:rsidRPr="00EE3AD0" w:rsidR="00EE3AD0" w:rsidRDefault="00EE3AD0" w14:paraId="27F12325" w14:textId="77777777">
            <w:pPr>
              <w:numPr>
                <w:ilvl w:val="1"/>
                <w:numId w:val="262"/>
              </w:numPr>
              <w:rPr>
                <w:lang w:val="en-US"/>
              </w:rPr>
            </w:pPr>
            <w:r w:rsidRPr="00EE3AD0">
              <w:rPr>
                <w:lang w:val="en-US"/>
              </w:rPr>
              <w:t>Nhiên liệu đủ điều kiện (tấn) được kê khai theo UK ETS</w:t>
            </w:r>
          </w:p>
          <w:p w:rsidRPr="00EE3AD0" w:rsidR="00EE3AD0" w:rsidRDefault="00EE3AD0" w14:paraId="68DDFBD6" w14:textId="77777777">
            <w:pPr>
              <w:numPr>
                <w:ilvl w:val="1"/>
                <w:numId w:val="262"/>
              </w:numPr>
              <w:rPr>
                <w:lang w:val="en-US"/>
              </w:rPr>
            </w:pPr>
            <w:r w:rsidRPr="00EE3AD0">
              <w:rPr>
                <w:lang w:val="en-US"/>
              </w:rPr>
              <w:t>Nhiên liệu đủ điều kiện (tấn) được kê khai theo CORSIA</w:t>
            </w:r>
          </w:p>
          <w:p w:rsidRPr="00EE3AD0" w:rsidR="00EE3AD0" w:rsidRDefault="00EE3AD0" w14:paraId="27131FD4" w14:textId="77777777">
            <w:pPr>
              <w:numPr>
                <w:ilvl w:val="1"/>
                <w:numId w:val="262"/>
              </w:numPr>
              <w:rPr>
                <w:lang w:val="en-US"/>
              </w:rPr>
            </w:pPr>
            <w:r w:rsidRPr="00EE3AD0">
              <w:rPr>
                <w:lang w:val="en-US"/>
              </w:rPr>
              <w:t>Nhiên liệu đủ điều kiện (tấn) được kê khai theo các cơ chế thị trường khác (MBMs)</w:t>
            </w:r>
          </w:p>
          <w:p w:rsidRPr="00EE3AD0" w:rsidR="00EE3AD0" w:rsidRDefault="00EE3AD0" w14:paraId="23B8CEC0" w14:textId="77777777">
            <w:pPr>
              <w:numPr>
                <w:ilvl w:val="1"/>
                <w:numId w:val="262"/>
              </w:numPr>
              <w:rPr>
                <w:lang w:val="en-US"/>
              </w:rPr>
            </w:pPr>
            <w:r w:rsidRPr="00EE3AD0">
              <w:rPr>
                <w:lang w:val="en-US"/>
              </w:rPr>
              <w:t>Nhiên liệu đủ điều kiện (tấn) chưa được kê khai</w:t>
            </w:r>
          </w:p>
          <w:p w:rsidRPr="00EE3AD0" w:rsidR="00EE3AD0" w:rsidP="00EE3AD0" w:rsidRDefault="00EE3AD0" w14:paraId="03E06136" w14:textId="77777777">
            <w:pPr>
              <w:rPr>
                <w:lang w:val="en-US"/>
              </w:rPr>
            </w:pPr>
            <w:r w:rsidRPr="00EE3AD0">
              <w:rPr>
                <w:b/>
                <w:bCs/>
                <w:lang w:val="en-US"/>
              </w:rPr>
              <w:t>3. Công thức tính toán:</w:t>
            </w:r>
            <w:r w:rsidRPr="00EE3AD0">
              <w:rPr>
                <w:lang w:val="en-US"/>
              </w:rPr>
              <w:t xml:space="preserve"> Chưa có</w:t>
            </w:r>
          </w:p>
          <w:p w:rsidRPr="00EE3AD0" w:rsidR="00EE3AD0" w:rsidP="00EE3AD0" w:rsidRDefault="00EE3AD0" w14:paraId="51FE16B4" w14:textId="77777777">
            <w:pPr>
              <w:rPr>
                <w:lang w:val="en-US"/>
              </w:rPr>
            </w:pPr>
            <w:r w:rsidRPr="00EE3AD0">
              <w:rPr>
                <w:b/>
                <w:bCs/>
                <w:lang w:val="en-US"/>
              </w:rPr>
              <w:t>4. Chiều tổng hợp dữ liệu:</w:t>
            </w:r>
            <w:r w:rsidRPr="00EE3AD0">
              <w:rPr>
                <w:lang w:val="en-US"/>
              </w:rPr>
              <w:t> </w:t>
            </w:r>
          </w:p>
          <w:p w:rsidRPr="00EE3AD0" w:rsidR="00EE3AD0" w:rsidRDefault="00EE3AD0" w14:paraId="1BB9D92D" w14:textId="77777777">
            <w:pPr>
              <w:numPr>
                <w:ilvl w:val="0"/>
                <w:numId w:val="263"/>
              </w:numPr>
              <w:rPr>
                <w:lang w:val="en-US"/>
              </w:rPr>
            </w:pPr>
            <w:r w:rsidRPr="00EE3AD0">
              <w:rPr>
                <w:lang w:val="en-US"/>
              </w:rPr>
              <w:t>Theo thời gian: Năm.</w:t>
            </w:r>
          </w:p>
          <w:p w:rsidRPr="00EE3AD0" w:rsidR="00EE3AD0" w:rsidRDefault="00EE3AD0" w14:paraId="43CD4866" w14:textId="77777777">
            <w:pPr>
              <w:numPr>
                <w:ilvl w:val="0"/>
                <w:numId w:val="263"/>
              </w:numPr>
              <w:rPr>
                <w:lang w:val="en-US"/>
              </w:rPr>
            </w:pPr>
            <w:r w:rsidRPr="00EE3AD0">
              <w:rPr>
                <w:lang w:val="en-US"/>
              </w:rPr>
              <w:t>Theo quốc gia: EU.</w:t>
            </w:r>
          </w:p>
          <w:p w:rsidRPr="00EE3AD0" w:rsidR="00EE3AD0" w:rsidRDefault="00EE3AD0" w14:paraId="355F3B9C" w14:textId="77777777">
            <w:pPr>
              <w:numPr>
                <w:ilvl w:val="0"/>
                <w:numId w:val="263"/>
              </w:numPr>
              <w:rPr>
                <w:lang w:val="en-US"/>
              </w:rPr>
            </w:pPr>
            <w:r w:rsidRPr="00EE3AD0">
              <w:rPr>
                <w:lang w:val="en-US"/>
              </w:rPr>
              <w:t>Theo sân bay.</w:t>
            </w:r>
          </w:p>
          <w:p w:rsidRPr="00EE3AD0" w:rsidR="00EE3AD0" w:rsidRDefault="00EE3AD0" w14:paraId="217E9F3F" w14:textId="77777777">
            <w:pPr>
              <w:numPr>
                <w:ilvl w:val="0"/>
                <w:numId w:val="263"/>
              </w:numPr>
              <w:rPr>
                <w:lang w:val="en-US"/>
              </w:rPr>
            </w:pPr>
            <w:r w:rsidRPr="00EE3AD0">
              <w:rPr>
                <w:lang w:val="en-US"/>
              </w:rPr>
              <w:t>Theo nhà cung cấp.</w:t>
            </w:r>
          </w:p>
          <w:p w:rsidRPr="00EE3AD0" w:rsidR="00EE3AD0" w:rsidRDefault="00EE3AD0" w14:paraId="11B009FC" w14:textId="77777777">
            <w:pPr>
              <w:numPr>
                <w:ilvl w:val="0"/>
                <w:numId w:val="263"/>
              </w:numPr>
              <w:rPr>
                <w:lang w:val="en-US"/>
              </w:rPr>
            </w:pPr>
            <w:r w:rsidRPr="00EE3AD0">
              <w:rPr>
                <w:lang w:val="en-US"/>
              </w:rPr>
              <w:t>Theo loại SAF.</w:t>
            </w:r>
          </w:p>
          <w:p w:rsidRPr="00EE3AD0" w:rsidR="00EE3AD0" w:rsidP="00EE3AD0" w:rsidRDefault="00EE3AD0" w14:paraId="297BB0B6" w14:textId="77777777">
            <w:pPr>
              <w:rPr>
                <w:lang w:val="en-US"/>
              </w:rPr>
            </w:pPr>
            <w:r w:rsidRPr="00EE3AD0">
              <w:rPr>
                <w:b/>
                <w:bCs/>
                <w:lang w:val="en-US"/>
              </w:rPr>
              <w:t>5. Nguồn dữ liệu:</w:t>
            </w:r>
            <w:r w:rsidRPr="00EE3AD0">
              <w:rPr>
                <w:lang w:val="en-US"/>
              </w:rPr>
              <w:t> </w:t>
            </w:r>
          </w:p>
          <w:p w:rsidRPr="00EE3AD0" w:rsidR="00EE3AD0" w:rsidRDefault="00EE3AD0" w14:paraId="0936F762" w14:textId="77777777">
            <w:pPr>
              <w:numPr>
                <w:ilvl w:val="0"/>
                <w:numId w:val="264"/>
              </w:numPr>
              <w:rPr>
                <w:lang w:val="en-US"/>
              </w:rPr>
            </w:pPr>
            <w:r w:rsidRPr="00EE3AD0">
              <w:rPr>
                <w:lang w:val="en-US"/>
              </w:rPr>
              <w:t>Mã ICAO sân bay: FIMS.</w:t>
            </w:r>
          </w:p>
          <w:p w:rsidRPr="00EE3AD0" w:rsidR="00EE3AD0" w:rsidRDefault="00EE3AD0" w14:paraId="1CBD2619" w14:textId="77777777">
            <w:pPr>
              <w:numPr>
                <w:ilvl w:val="0"/>
                <w:numId w:val="264"/>
              </w:numPr>
              <w:rPr>
                <w:lang w:val="en-US"/>
              </w:rPr>
            </w:pPr>
            <w:r w:rsidRPr="00EE3AD0">
              <w:rPr>
                <w:lang w:val="en-US"/>
              </w:rPr>
              <w:t>Nhà cung cấp nhiên liệu, Khối lượng nhiên liệu đã mua, Phân loại nhiên liệu, Quy trình sản xuất/chuyển đổi nhiên liệu, Tên nguyên liệu đầu vào, Quốc gia xuất xứ, Phát thải vòng đời: Lấy từ chứng từ mua SAF, hợp đồng/hóa đơn từ NCC.</w:t>
            </w:r>
          </w:p>
          <w:p w:rsidRPr="00EE3AD0" w:rsidR="00EE3AD0" w:rsidRDefault="00EE3AD0" w14:paraId="1F6B491A" w14:textId="77777777">
            <w:pPr>
              <w:numPr>
                <w:ilvl w:val="0"/>
                <w:numId w:val="264"/>
              </w:numPr>
              <w:rPr>
                <w:lang w:val="en-US"/>
              </w:rPr>
            </w:pPr>
            <w:r w:rsidRPr="00EE3AD0">
              <w:rPr>
                <w:lang w:val="en-US"/>
              </w:rPr>
              <w:t>Mã số VAT của nhà cung cấp, Mã lô nhiên liệu: Cần Ban QLVT xác minh lại với nhà cung cấp.</w:t>
            </w:r>
          </w:p>
          <w:p w:rsidRPr="00EE3AD0" w:rsidR="00EE3AD0" w:rsidRDefault="00EE3AD0" w14:paraId="71E030E0" w14:textId="77777777">
            <w:pPr>
              <w:numPr>
                <w:ilvl w:val="0"/>
                <w:numId w:val="264"/>
              </w:numPr>
              <w:rPr>
                <w:lang w:val="en-US"/>
              </w:rPr>
            </w:pPr>
            <w:r w:rsidRPr="00EE3AD0">
              <w:rPr>
                <w:lang w:val="en-US"/>
              </w:rPr>
              <w:t>Nhiên liệu đủ điều kiện (tấn) được kê khai theo EU ETS/CH ETS/UK ETS/CORSIA và các cơ chế khác: Chưa có thông tin.</w:t>
            </w:r>
          </w:p>
          <w:p w:rsidRPr="00EE3AD0" w:rsidR="00EE3AD0" w:rsidP="00EE3AD0" w:rsidRDefault="00EE3AD0" w14:paraId="40BFF7B0" w14:textId="77777777">
            <w:pPr>
              <w:rPr>
                <w:lang w:val="en-US"/>
              </w:rPr>
            </w:pPr>
            <w:r w:rsidRPr="00EE3AD0">
              <w:rPr>
                <w:b/>
                <w:bCs/>
                <w:lang w:val="en-US"/>
              </w:rPr>
              <w:t>6. Tần suất cập nhật:</w:t>
            </w:r>
            <w:r w:rsidRPr="00EE3AD0">
              <w:rPr>
                <w:lang w:val="en-US"/>
              </w:rPr>
              <w:t xml:space="preserve"> Theo năm. </w:t>
            </w:r>
          </w:p>
        </w:tc>
      </w:tr>
      <w:tr w:rsidRPr="00EE3AD0" w:rsidR="00EE3AD0" w14:paraId="62ED3EE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E05462" w14:textId="77777777">
            <w:pPr>
              <w:rPr>
                <w:lang w:val="en-US"/>
              </w:rPr>
            </w:pPr>
            <w:r w:rsidRPr="00EE3AD0">
              <w:rPr>
                <w:b/>
                <w:bCs/>
                <w:lang w:val="en-US"/>
              </w:rPr>
              <w:t>CT 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11F29F" w14:textId="77777777">
            <w:pPr>
              <w:rPr>
                <w:lang w:val="en-US"/>
              </w:rPr>
            </w:pPr>
            <w:r w:rsidRPr="00EE3AD0">
              <w:rPr>
                <w:b/>
                <w:bCs/>
                <w:lang w:val="en-US"/>
              </w:rPr>
              <w:t xml:space="preserve">1. Tên chỉ tiêu: </w:t>
            </w:r>
            <w:r w:rsidRPr="00EE3AD0">
              <w:rPr>
                <w:lang w:val="en-US"/>
              </w:rPr>
              <w:t>Fuel Reporting – Bảng chi tiết nhiên liệu tra nạp tại các sân bay</w:t>
            </w:r>
          </w:p>
          <w:p w:rsidRPr="00EE3AD0" w:rsidR="00EE3AD0" w:rsidRDefault="00EE3AD0" w14:paraId="32956806" w14:textId="77777777">
            <w:pPr>
              <w:numPr>
                <w:ilvl w:val="0"/>
                <w:numId w:val="265"/>
              </w:numPr>
              <w:rPr>
                <w:lang w:val="en-US"/>
              </w:rPr>
            </w:pPr>
            <w:r w:rsidRPr="00EE3AD0">
              <w:rPr>
                <w:lang w:val="en-US"/>
              </w:rPr>
              <w:t>Là bảng dữ liệu chi tiết ghi nhận thông tin nhiên liệu hàng không đã được tra nạp tại các sân bay thuộc phạm vi áp dụng của ReFuelEU Aviation trong kỳ báo cáo, bao gồm các thông tin liên quan đến hoạt động tra nạp nhiên liệu như:</w:t>
            </w:r>
          </w:p>
          <w:p w:rsidRPr="00EE3AD0" w:rsidR="00EE3AD0" w:rsidRDefault="00EE3AD0" w14:paraId="28C472BE" w14:textId="77777777">
            <w:pPr>
              <w:numPr>
                <w:ilvl w:val="1"/>
                <w:numId w:val="265"/>
              </w:numPr>
              <w:rPr>
                <w:lang w:val="en-US"/>
              </w:rPr>
            </w:pPr>
            <w:r w:rsidRPr="00EE3AD0">
              <w:rPr>
                <w:lang w:val="en-US"/>
              </w:rPr>
              <w:t>Tên sân bay thuộc EU.</w:t>
            </w:r>
          </w:p>
          <w:p w:rsidRPr="00EE3AD0" w:rsidR="00EE3AD0" w:rsidRDefault="00EE3AD0" w14:paraId="13729E38" w14:textId="77777777">
            <w:pPr>
              <w:numPr>
                <w:ilvl w:val="1"/>
                <w:numId w:val="265"/>
              </w:numPr>
              <w:rPr>
                <w:lang w:val="en-US"/>
              </w:rPr>
            </w:pPr>
            <w:r w:rsidRPr="00EE3AD0">
              <w:rPr>
                <w:lang w:val="en-US"/>
              </w:rPr>
              <w:t>Mã ICAO của sân bay đó.</w:t>
            </w:r>
          </w:p>
          <w:p w:rsidRPr="00EE3AD0" w:rsidR="00EE3AD0" w:rsidRDefault="00EE3AD0" w14:paraId="2F2C90DA" w14:textId="77777777">
            <w:pPr>
              <w:numPr>
                <w:ilvl w:val="1"/>
                <w:numId w:val="265"/>
              </w:numPr>
              <w:rPr>
                <w:lang w:val="en-US"/>
              </w:rPr>
            </w:pPr>
            <w:r w:rsidRPr="00EE3AD0">
              <w:rPr>
                <w:lang w:val="en-US"/>
              </w:rPr>
              <w:t>Tổng số chuyến bay cất cánh từ sân bay này trong kỳ báo cáo.</w:t>
            </w:r>
          </w:p>
          <w:p w:rsidRPr="00EE3AD0" w:rsidR="00EE3AD0" w:rsidRDefault="00EE3AD0" w14:paraId="5BBDD21C" w14:textId="77777777">
            <w:pPr>
              <w:numPr>
                <w:ilvl w:val="1"/>
                <w:numId w:val="265"/>
              </w:numPr>
              <w:rPr>
                <w:lang w:val="en-US"/>
              </w:rPr>
            </w:pPr>
            <w:r w:rsidRPr="00EE3AD0">
              <w:rPr>
                <w:lang w:val="en-US"/>
              </w:rPr>
              <w:t>Tổng số giờ bay của các chuyến khởi hành từ sân bay này.</w:t>
            </w:r>
          </w:p>
          <w:p w:rsidRPr="00EE3AD0" w:rsidR="00EE3AD0" w:rsidRDefault="00EE3AD0" w14:paraId="1C3270FD" w14:textId="77777777">
            <w:pPr>
              <w:numPr>
                <w:ilvl w:val="1"/>
                <w:numId w:val="265"/>
              </w:numPr>
              <w:rPr>
                <w:lang w:val="en-US"/>
              </w:rPr>
            </w:pPr>
            <w:r w:rsidRPr="00EE3AD0">
              <w:rPr>
                <w:lang w:val="en-US"/>
              </w:rPr>
              <w:t>Tổng lượng nhiên liệu lẽ ra cần thiết cho hoạt động bay trong năm. </w:t>
            </w:r>
          </w:p>
          <w:p w:rsidRPr="00EE3AD0" w:rsidR="00EE3AD0" w:rsidRDefault="00EE3AD0" w14:paraId="56255434" w14:textId="77777777">
            <w:pPr>
              <w:numPr>
                <w:ilvl w:val="1"/>
                <w:numId w:val="265"/>
              </w:numPr>
              <w:rPr>
                <w:lang w:val="en-US"/>
              </w:rPr>
            </w:pPr>
            <w:r w:rsidRPr="00EE3AD0">
              <w:rPr>
                <w:lang w:val="en-US"/>
              </w:rPr>
              <w:t>Tổng lượng nhiên liệu thực tế đã nạp tại sân bay trong năm. </w:t>
            </w:r>
          </w:p>
          <w:p w:rsidRPr="00EE3AD0" w:rsidR="00EE3AD0" w:rsidRDefault="00EE3AD0" w14:paraId="711C34DE" w14:textId="77777777">
            <w:pPr>
              <w:numPr>
                <w:ilvl w:val="1"/>
                <w:numId w:val="265"/>
              </w:numPr>
              <w:rPr>
                <w:lang w:val="en-US"/>
              </w:rPr>
            </w:pPr>
            <w:r w:rsidRPr="00EE3AD0">
              <w:rPr>
                <w:lang w:val="en-US"/>
              </w:rPr>
              <w:t>Lượng nhiên liệu cõng thêm vì mục đích kinh tế.</w:t>
            </w:r>
          </w:p>
          <w:p w:rsidRPr="00EE3AD0" w:rsidR="00EE3AD0" w:rsidRDefault="00EE3AD0" w14:paraId="62250AA7" w14:textId="77777777">
            <w:pPr>
              <w:numPr>
                <w:ilvl w:val="1"/>
                <w:numId w:val="265"/>
              </w:numPr>
              <w:rPr>
                <w:lang w:val="en-US"/>
              </w:rPr>
            </w:pPr>
            <w:r w:rsidRPr="00EE3AD0">
              <w:rPr>
                <w:lang w:val="en-US"/>
              </w:rPr>
              <w:t>Lượng nhiên liệu mang thêm do yêu cầu an toàn bay/quy định khai thác.</w:t>
            </w:r>
          </w:p>
          <w:p w:rsidRPr="00EE3AD0" w:rsidR="00EE3AD0" w:rsidP="00EE3AD0" w:rsidRDefault="00EE3AD0" w14:paraId="421698FC" w14:textId="77777777">
            <w:pPr>
              <w:rPr>
                <w:lang w:val="en-US"/>
              </w:rPr>
            </w:pPr>
            <w:r w:rsidRPr="00EE3AD0">
              <w:rPr>
                <w:lang w:val="en-US"/>
              </w:rPr>
              <w:t>Dữ liệu được xây dựng theo mẫu báo cáo và yêu cầu quản lý dữ liệu nhiên liệu của ReFuelEU Aviation.</w:t>
            </w:r>
          </w:p>
          <w:p w:rsidRPr="00EE3AD0" w:rsidR="00EE3AD0" w:rsidP="00EE3AD0" w:rsidRDefault="00EE3AD0" w14:paraId="77F7E01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5D1624" w14:textId="77777777">
            <w:pPr>
              <w:rPr>
                <w:lang w:val="en-US"/>
              </w:rPr>
            </w:pPr>
            <w:r w:rsidRPr="00EE3AD0">
              <w:rPr>
                <w:b/>
                <w:bCs/>
                <w:lang w:val="en-US"/>
              </w:rPr>
              <w:t>4. Chiều tổng hợp dữ liệu:</w:t>
            </w:r>
            <w:r w:rsidRPr="00EE3AD0">
              <w:rPr>
                <w:lang w:val="en-US"/>
              </w:rPr>
              <w:t> </w:t>
            </w:r>
          </w:p>
          <w:p w:rsidRPr="00EE3AD0" w:rsidR="00EE3AD0" w:rsidRDefault="00EE3AD0" w14:paraId="3D27550B" w14:textId="77777777">
            <w:pPr>
              <w:numPr>
                <w:ilvl w:val="0"/>
                <w:numId w:val="266"/>
              </w:numPr>
              <w:rPr>
                <w:lang w:val="en-US"/>
              </w:rPr>
            </w:pPr>
            <w:r w:rsidRPr="00EE3AD0">
              <w:rPr>
                <w:lang w:val="en-US"/>
              </w:rPr>
              <w:t>Theo thời gian: Năm.</w:t>
            </w:r>
          </w:p>
          <w:p w:rsidRPr="00EE3AD0" w:rsidR="00EE3AD0" w:rsidRDefault="00EE3AD0" w14:paraId="28F66B7A" w14:textId="77777777">
            <w:pPr>
              <w:numPr>
                <w:ilvl w:val="0"/>
                <w:numId w:val="266"/>
              </w:numPr>
              <w:rPr>
                <w:lang w:val="en-US"/>
              </w:rPr>
            </w:pPr>
            <w:r w:rsidRPr="00EE3AD0">
              <w:rPr>
                <w:lang w:val="en-US"/>
              </w:rPr>
              <w:t>Theo quốc gia: EU.</w:t>
            </w:r>
          </w:p>
          <w:p w:rsidRPr="00EE3AD0" w:rsidR="00EE3AD0" w:rsidRDefault="00EE3AD0" w14:paraId="1085F10E" w14:textId="77777777">
            <w:pPr>
              <w:numPr>
                <w:ilvl w:val="0"/>
                <w:numId w:val="266"/>
              </w:numPr>
              <w:rPr>
                <w:lang w:val="en-US"/>
              </w:rPr>
            </w:pPr>
            <w:r w:rsidRPr="00EE3AD0">
              <w:rPr>
                <w:lang w:val="en-US"/>
              </w:rPr>
              <w:t>Theo sân bay.</w:t>
            </w:r>
          </w:p>
          <w:p w:rsidRPr="00EE3AD0" w:rsidR="00EE3AD0" w:rsidRDefault="00EE3AD0" w14:paraId="7D7D4F5E" w14:textId="77777777">
            <w:pPr>
              <w:numPr>
                <w:ilvl w:val="0"/>
                <w:numId w:val="266"/>
              </w:numPr>
              <w:rPr>
                <w:lang w:val="en-US"/>
              </w:rPr>
            </w:pPr>
            <w:r w:rsidRPr="00EE3AD0">
              <w:rPr>
                <w:lang w:val="en-US"/>
              </w:rPr>
              <w:t>Theo loại nhiên liệu.</w:t>
            </w:r>
          </w:p>
          <w:p w:rsidRPr="00EE3AD0" w:rsidR="00EE3AD0" w:rsidP="00EE3AD0" w:rsidRDefault="00EE3AD0" w14:paraId="4B5ACC93" w14:textId="77777777">
            <w:pPr>
              <w:rPr>
                <w:lang w:val="en-US"/>
              </w:rPr>
            </w:pPr>
            <w:r w:rsidRPr="00EE3AD0">
              <w:rPr>
                <w:b/>
                <w:bCs/>
                <w:lang w:val="en-US"/>
              </w:rPr>
              <w:t>5. Nguồn dữ liệu:</w:t>
            </w:r>
            <w:r w:rsidRPr="00EE3AD0">
              <w:rPr>
                <w:lang w:val="en-US"/>
              </w:rPr>
              <w:t> </w:t>
            </w:r>
          </w:p>
          <w:p w:rsidRPr="00EE3AD0" w:rsidR="00EE3AD0" w:rsidRDefault="00EE3AD0" w14:paraId="7566EDF4" w14:textId="77777777">
            <w:pPr>
              <w:numPr>
                <w:ilvl w:val="0"/>
                <w:numId w:val="267"/>
              </w:numPr>
              <w:rPr>
                <w:lang w:val="en-US"/>
              </w:rPr>
            </w:pPr>
            <w:r w:rsidRPr="00EE3AD0">
              <w:rPr>
                <w:lang w:val="en-US"/>
              </w:rPr>
              <w:t>Tên sân bay, mã ICAO/IATA sân bay, tổng số chuyến bay khởi hành, tổng số giờ bay và lượng nhiên liệu thực tế đã tra nạp tại sân bay: FIMS.</w:t>
            </w:r>
          </w:p>
          <w:p w:rsidRPr="00EE3AD0" w:rsidR="00EE3AD0" w:rsidRDefault="00EE3AD0" w14:paraId="08C39F95" w14:textId="77777777">
            <w:pPr>
              <w:numPr>
                <w:ilvl w:val="0"/>
                <w:numId w:val="267"/>
              </w:numPr>
              <w:rPr>
                <w:lang w:val="en-US"/>
              </w:rPr>
            </w:pPr>
            <w:r w:rsidRPr="00EE3AD0">
              <w:rPr>
                <w:lang w:val="en-US"/>
              </w:rPr>
              <w:t>Tổng lượng nhiên liệu kế hoạch cần thiết cho chuyến bay: CFP.</w:t>
            </w:r>
          </w:p>
          <w:p w:rsidRPr="00EE3AD0" w:rsidR="00EE3AD0" w:rsidRDefault="00EE3AD0" w14:paraId="53CDC702" w14:textId="77777777">
            <w:pPr>
              <w:numPr>
                <w:ilvl w:val="0"/>
                <w:numId w:val="267"/>
              </w:numPr>
              <w:rPr>
                <w:lang w:val="en-US"/>
              </w:rPr>
            </w:pPr>
            <w:r w:rsidRPr="00EE3AD0">
              <w:rPr>
                <w:lang w:val="en-US"/>
              </w:rPr>
              <w:t>Lượng nhiên liệu cõng thêm vì mục đích kinh tế: mặc định bằng 0.</w:t>
            </w:r>
          </w:p>
          <w:p w:rsidRPr="00EE3AD0" w:rsidR="00EE3AD0" w:rsidRDefault="00EE3AD0" w14:paraId="18587431" w14:textId="77777777">
            <w:pPr>
              <w:numPr>
                <w:ilvl w:val="0"/>
                <w:numId w:val="267"/>
              </w:numPr>
              <w:rPr>
                <w:lang w:val="en-US"/>
              </w:rPr>
            </w:pPr>
            <w:r w:rsidRPr="00EE3AD0">
              <w:rPr>
                <w:lang w:val="en-US"/>
              </w:rPr>
              <w:t>Lượng nhiên liệu bổ sung do yêu cầu an toàn bay hoặc yêu cầu khai thác: mặc định bằng 0.</w:t>
            </w:r>
          </w:p>
          <w:p w:rsidRPr="00EE3AD0" w:rsidR="00EE3AD0" w:rsidP="00EE3AD0" w:rsidRDefault="00EE3AD0" w14:paraId="146E34D3" w14:textId="77777777">
            <w:pPr>
              <w:rPr>
                <w:lang w:val="en-US"/>
              </w:rPr>
            </w:pPr>
            <w:r w:rsidRPr="00EE3AD0">
              <w:rPr>
                <w:b/>
                <w:bCs/>
                <w:lang w:val="en-US"/>
              </w:rPr>
              <w:t>6. Tần suất cập nhật:</w:t>
            </w:r>
            <w:r w:rsidRPr="00EE3AD0">
              <w:rPr>
                <w:lang w:val="en-US"/>
              </w:rPr>
              <w:t xml:space="preserve"> Theo năm.</w:t>
            </w:r>
          </w:p>
        </w:tc>
      </w:tr>
      <w:tr w:rsidRPr="00EE3AD0" w:rsidR="00EE3AD0" w14:paraId="70F7D54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E0A1464" w14:textId="77777777">
            <w:pPr>
              <w:rPr>
                <w:lang w:val="en-US"/>
              </w:rPr>
            </w:pPr>
            <w:r w:rsidRPr="00EE3AD0">
              <w:rPr>
                <w:b/>
                <w:bCs/>
                <w:lang w:val="en-US"/>
              </w:rPr>
              <w:t>CT 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BD21E3" w14:textId="77777777">
            <w:pPr>
              <w:rPr>
                <w:lang w:val="en-US"/>
              </w:rPr>
            </w:pPr>
            <w:r w:rsidRPr="00EE3AD0">
              <w:rPr>
                <w:b/>
                <w:bCs/>
                <w:lang w:val="en-US"/>
              </w:rPr>
              <w:t xml:space="preserve">1. Tên chỉ tiêu: </w:t>
            </w:r>
            <w:r w:rsidRPr="00EE3AD0">
              <w:rPr>
                <w:lang w:val="en-US"/>
              </w:rPr>
              <w:t>Actual vs Planned Neat SAF (France) – Neat SAF thực tế so với kế hoạch (Pháp)</w:t>
            </w:r>
          </w:p>
          <w:p w:rsidRPr="00EE3AD0" w:rsidR="00EE3AD0" w:rsidP="00EE3AD0" w:rsidRDefault="00EE3AD0" w14:paraId="29C9C7F9" w14:textId="77777777">
            <w:pPr>
              <w:rPr>
                <w:lang w:val="en-US"/>
              </w:rPr>
            </w:pPr>
            <w:r w:rsidRPr="00EE3AD0">
              <w:rPr>
                <w:b/>
                <w:bCs/>
                <w:lang w:val="en-US"/>
              </w:rPr>
              <w:t>2. Định nghĩa/Diễn giải/Ý nghĩa/Mục đích đo lường:</w:t>
            </w:r>
          </w:p>
          <w:p w:rsidRPr="00EE3AD0" w:rsidR="00EE3AD0" w:rsidP="00EE3AD0" w:rsidRDefault="00EE3AD0" w14:paraId="3D097260" w14:textId="77777777">
            <w:pPr>
              <w:rPr>
                <w:lang w:val="en-US"/>
              </w:rPr>
            </w:pPr>
            <w:r w:rsidRPr="00EE3AD0">
              <w:rPr>
                <w:b/>
                <w:bCs/>
                <w:i/>
                <w:iCs/>
                <w:lang w:val="en-US"/>
              </w:rPr>
              <w:t>2.1. Định nghĩa/Diễn giải:</w:t>
            </w:r>
          </w:p>
          <w:p w:rsidRPr="00EE3AD0" w:rsidR="00EE3AD0" w:rsidRDefault="00EE3AD0" w14:paraId="2E759B54" w14:textId="77777777">
            <w:pPr>
              <w:numPr>
                <w:ilvl w:val="0"/>
                <w:numId w:val="228"/>
              </w:numPr>
              <w:rPr>
                <w:lang w:val="en-US"/>
              </w:rPr>
            </w:pPr>
            <w:r w:rsidRPr="00EE3AD0">
              <w:rPr>
                <w:lang w:val="en-US"/>
              </w:rPr>
              <w:t>Bảng so sánh lượng Neat SAF thực tế với lượng Neat SAF kế hoạch theo từng sân bay tại Pháp, phục vụ báo cáo trên hệ thống CARBURE. Bảng gộp hai thẻ số trước đây: Lượng SAF kế hoạch ban đầu (Pháp) và Lượng SAF nạp thực tế (Pháp).</w:t>
            </w:r>
          </w:p>
          <w:p w:rsidRPr="00EE3AD0" w:rsidR="00EE3AD0" w:rsidP="00EE3AD0" w:rsidRDefault="00EE3AD0" w14:paraId="70D49FCF" w14:textId="77777777">
            <w:pPr>
              <w:rPr>
                <w:lang w:val="en-US"/>
              </w:rPr>
            </w:pPr>
            <w:r w:rsidRPr="00EE3AD0">
              <w:rPr>
                <w:b/>
                <w:bCs/>
                <w:i/>
                <w:iCs/>
                <w:lang w:val="en-US"/>
              </w:rPr>
              <w:t>2.2. Ý nghĩa/Mục đích đo lường:</w:t>
            </w:r>
          </w:p>
          <w:p w:rsidRPr="00EE3AD0" w:rsidR="00EE3AD0" w:rsidRDefault="00EE3AD0" w14:paraId="2803AE2E" w14:textId="77777777">
            <w:pPr>
              <w:numPr>
                <w:ilvl w:val="0"/>
                <w:numId w:val="228"/>
              </w:numPr>
              <w:rPr>
                <w:lang w:val="en-US"/>
              </w:rPr>
            </w:pPr>
            <w:r w:rsidRPr="00EE3AD0">
              <w:rPr>
                <w:lang w:val="en-US"/>
              </w:rPr>
              <w:t>Đánh giá mức độ hoàn thành kế hoạch sử dụng SAF tại các sân bay của Pháp theo yêu cầu báo cáo CARBURE.</w:t>
            </w:r>
          </w:p>
          <w:p w:rsidRPr="00EE3AD0" w:rsidR="00EE3AD0" w:rsidP="00EE3AD0" w:rsidRDefault="00EE3AD0" w14:paraId="303DD66E" w14:textId="77777777">
            <w:pPr>
              <w:rPr>
                <w:lang w:val="en-US"/>
              </w:rPr>
            </w:pPr>
            <w:r w:rsidRPr="00EE3AD0">
              <w:rPr>
                <w:b/>
                <w:bCs/>
                <w:lang w:val="en-US"/>
              </w:rPr>
              <w:t>3. Công thức tính:</w:t>
            </w:r>
          </w:p>
          <w:p w:rsidRPr="00EE3AD0" w:rsidR="00EE3AD0" w:rsidRDefault="00EE3AD0" w14:paraId="4F580AE2" w14:textId="77777777">
            <w:pPr>
              <w:numPr>
                <w:ilvl w:val="0"/>
                <w:numId w:val="228"/>
              </w:numPr>
              <w:rPr>
                <w:lang w:val="en-US"/>
              </w:rPr>
            </w:pPr>
            <w:r w:rsidRPr="00EE3AD0">
              <w:rPr>
                <w:lang w:val="en-US"/>
              </w:rPr>
              <w:t>Tham chiếu công thức của CT 2.1, giới hạn trong phạm vi các sân bay tại Pháp.</w:t>
            </w:r>
          </w:p>
          <w:p w:rsidRPr="00EE3AD0" w:rsidR="00EE3AD0" w:rsidP="00EE3AD0" w:rsidRDefault="00EE3AD0" w14:paraId="7FA66088" w14:textId="77777777">
            <w:pPr>
              <w:rPr>
                <w:lang w:val="en-US"/>
              </w:rPr>
            </w:pPr>
            <w:r w:rsidRPr="00EE3AD0">
              <w:rPr>
                <w:b/>
                <w:bCs/>
                <w:lang w:val="en-US"/>
              </w:rPr>
              <w:t>4. Chiều tổng hợp dữ liệu:</w:t>
            </w:r>
          </w:p>
          <w:p w:rsidRPr="00EE3AD0" w:rsidR="00EE3AD0" w:rsidRDefault="00EE3AD0" w14:paraId="2CD238D8" w14:textId="77777777">
            <w:pPr>
              <w:numPr>
                <w:ilvl w:val="0"/>
                <w:numId w:val="228"/>
              </w:numPr>
              <w:rPr>
                <w:lang w:val="en-US"/>
              </w:rPr>
            </w:pPr>
            <w:r w:rsidRPr="00EE3AD0">
              <w:rPr>
                <w:lang w:val="en-US"/>
              </w:rPr>
              <w:t>Theo thời gian: Năm, Quý, Tháng.</w:t>
            </w:r>
          </w:p>
          <w:p w:rsidRPr="00EE3AD0" w:rsidR="00EE3AD0" w:rsidRDefault="00EE3AD0" w14:paraId="17DB7EA1" w14:textId="77777777">
            <w:pPr>
              <w:numPr>
                <w:ilvl w:val="0"/>
                <w:numId w:val="228"/>
              </w:numPr>
              <w:rPr>
                <w:lang w:val="en-US"/>
              </w:rPr>
            </w:pPr>
            <w:r w:rsidRPr="00EE3AD0">
              <w:rPr>
                <w:lang w:val="en-US"/>
              </w:rPr>
              <w:t>Theo sân bay (Pháp).</w:t>
            </w:r>
          </w:p>
          <w:p w:rsidRPr="00EE3AD0" w:rsidR="00EE3AD0" w:rsidP="00EE3AD0" w:rsidRDefault="00EE3AD0" w14:paraId="5A9596E4"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37CA8FB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5B6EA1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BE5D1C" w14:textId="77777777">
            <w:pPr>
              <w:rPr>
                <w:lang w:val="en-US"/>
              </w:rPr>
            </w:pPr>
            <w:r w:rsidRPr="00EE3AD0">
              <w:rPr>
                <w:b/>
                <w:bCs/>
                <w:lang w:val="en-US"/>
              </w:rPr>
              <w:t>CT 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6E44D" w14:textId="77777777">
            <w:pPr>
              <w:rPr>
                <w:lang w:val="en-US"/>
              </w:rPr>
            </w:pPr>
            <w:r w:rsidRPr="00EE3AD0">
              <w:rPr>
                <w:b/>
                <w:bCs/>
                <w:lang w:val="en-US"/>
              </w:rPr>
              <w:t xml:space="preserve">1. Tên chỉ tiêu: </w:t>
            </w:r>
            <w:r w:rsidRPr="00EE3AD0">
              <w:rPr>
                <w:lang w:val="en-US"/>
              </w:rPr>
              <w:t>SAF Surcharge by Airport (France) – Phụ phí SAF theo sân bay (Pháp)</w:t>
            </w:r>
          </w:p>
          <w:p w:rsidRPr="00EE3AD0" w:rsidR="00EE3AD0" w:rsidP="00EE3AD0" w:rsidRDefault="00EE3AD0" w14:paraId="5B710B74" w14:textId="77777777">
            <w:pPr>
              <w:rPr>
                <w:lang w:val="en-US"/>
              </w:rPr>
            </w:pPr>
            <w:r w:rsidRPr="00EE3AD0">
              <w:rPr>
                <w:b/>
                <w:bCs/>
                <w:lang w:val="en-US"/>
              </w:rPr>
              <w:t>2. Định nghĩa/Diễn giải/Ý nghĩa/Mục đích đo lường:</w:t>
            </w:r>
          </w:p>
          <w:p w:rsidRPr="00EE3AD0" w:rsidR="00EE3AD0" w:rsidP="00EE3AD0" w:rsidRDefault="00EE3AD0" w14:paraId="1AD144CC" w14:textId="77777777">
            <w:pPr>
              <w:rPr>
                <w:lang w:val="en-US"/>
              </w:rPr>
            </w:pPr>
            <w:r w:rsidRPr="00EE3AD0">
              <w:rPr>
                <w:b/>
                <w:bCs/>
                <w:i/>
                <w:iCs/>
                <w:lang w:val="en-US"/>
              </w:rPr>
              <w:t>2.1. Định nghĩa/Diễn giải:</w:t>
            </w:r>
          </w:p>
          <w:p w:rsidRPr="00EE3AD0" w:rsidR="00EE3AD0" w:rsidRDefault="00EE3AD0" w14:paraId="69490FE9" w14:textId="77777777">
            <w:pPr>
              <w:numPr>
                <w:ilvl w:val="0"/>
                <w:numId w:val="228"/>
              </w:numPr>
              <w:rPr>
                <w:lang w:val="en-US"/>
              </w:rPr>
            </w:pPr>
            <w:r w:rsidRPr="00EE3AD0">
              <w:rPr>
                <w:lang w:val="en-US"/>
              </w:rPr>
              <w:t>Bảng thể hiện lượng Neat SAF đã mua, đơn giá phụ phí SAF và phụ phí SAF phát sinh theo từng sân bay tại Pháp. Bảng thay thế biểu đồ Phụ phí SAF theo tháng trong năm (Pháp) trước đây.</w:t>
            </w:r>
          </w:p>
          <w:p w:rsidRPr="00EE3AD0" w:rsidR="00EE3AD0" w:rsidP="00EE3AD0" w:rsidRDefault="00EE3AD0" w14:paraId="32F45AA0" w14:textId="77777777">
            <w:pPr>
              <w:rPr>
                <w:lang w:val="en-US"/>
              </w:rPr>
            </w:pPr>
            <w:r w:rsidRPr="00EE3AD0">
              <w:rPr>
                <w:b/>
                <w:bCs/>
                <w:i/>
                <w:iCs/>
                <w:lang w:val="en-US"/>
              </w:rPr>
              <w:t>2.2. Ý nghĩa/Mục đích đo lường:</w:t>
            </w:r>
          </w:p>
          <w:p w:rsidRPr="00EE3AD0" w:rsidR="00EE3AD0" w:rsidRDefault="00EE3AD0" w14:paraId="63458510" w14:textId="77777777">
            <w:pPr>
              <w:numPr>
                <w:ilvl w:val="0"/>
                <w:numId w:val="228"/>
              </w:numPr>
              <w:rPr>
                <w:lang w:val="en-US"/>
              </w:rPr>
            </w:pPr>
            <w:r w:rsidRPr="00EE3AD0">
              <w:rPr>
                <w:lang w:val="en-US"/>
              </w:rPr>
              <w:t>Theo dõi chi phí SAF phát sinh tại các sân bay của Pháp, phục vụ báo cáo CARBURE và quản lý chi phí.</w:t>
            </w:r>
          </w:p>
          <w:p w:rsidRPr="00EE3AD0" w:rsidR="00EE3AD0" w:rsidP="00EE3AD0" w:rsidRDefault="00EE3AD0" w14:paraId="7D0EA7F3" w14:textId="77777777">
            <w:pPr>
              <w:rPr>
                <w:lang w:val="en-US"/>
              </w:rPr>
            </w:pPr>
            <w:r w:rsidRPr="00EE3AD0">
              <w:rPr>
                <w:b/>
                <w:bCs/>
                <w:lang w:val="en-US"/>
              </w:rPr>
              <w:t>3. Công thức tính:</w:t>
            </w:r>
          </w:p>
          <w:p w:rsidRPr="00EE3AD0" w:rsidR="00EE3AD0" w:rsidRDefault="00EE3AD0" w14:paraId="364E201F" w14:textId="77777777">
            <w:pPr>
              <w:numPr>
                <w:ilvl w:val="0"/>
                <w:numId w:val="228"/>
              </w:numPr>
              <w:rPr>
                <w:lang w:val="en-US"/>
              </w:rPr>
            </w:pPr>
            <w:r w:rsidRPr="00EE3AD0">
              <w:rPr>
                <w:lang w:val="en-US"/>
              </w:rPr>
              <w:t>Tham chiếu công thức của CT 2.2, giới hạn trong phạm vi các sân bay tại Pháp.</w:t>
            </w:r>
          </w:p>
          <w:p w:rsidRPr="00EE3AD0" w:rsidR="00EE3AD0" w:rsidP="00EE3AD0" w:rsidRDefault="00EE3AD0" w14:paraId="6E330F10" w14:textId="77777777">
            <w:pPr>
              <w:rPr>
                <w:lang w:val="en-US"/>
              </w:rPr>
            </w:pPr>
            <w:r w:rsidRPr="00EE3AD0">
              <w:rPr>
                <w:b/>
                <w:bCs/>
                <w:lang w:val="en-US"/>
              </w:rPr>
              <w:t>4. Chiều tổng hợp dữ liệu:</w:t>
            </w:r>
          </w:p>
          <w:p w:rsidRPr="00EE3AD0" w:rsidR="00EE3AD0" w:rsidRDefault="00EE3AD0" w14:paraId="37D5D5CB" w14:textId="77777777">
            <w:pPr>
              <w:numPr>
                <w:ilvl w:val="0"/>
                <w:numId w:val="228"/>
              </w:numPr>
              <w:rPr>
                <w:lang w:val="en-US"/>
              </w:rPr>
            </w:pPr>
            <w:r w:rsidRPr="00EE3AD0">
              <w:rPr>
                <w:lang w:val="en-US"/>
              </w:rPr>
              <w:t>Theo thời gian: Năm, Quý, Tháng.</w:t>
            </w:r>
          </w:p>
          <w:p w:rsidRPr="00EE3AD0" w:rsidR="00EE3AD0" w:rsidRDefault="00EE3AD0" w14:paraId="2177A5B0" w14:textId="77777777">
            <w:pPr>
              <w:numPr>
                <w:ilvl w:val="0"/>
                <w:numId w:val="228"/>
              </w:numPr>
              <w:rPr>
                <w:lang w:val="en-US"/>
              </w:rPr>
            </w:pPr>
            <w:r w:rsidRPr="00EE3AD0">
              <w:rPr>
                <w:lang w:val="en-US"/>
              </w:rPr>
              <w:t>Theo sân bay (Pháp).</w:t>
            </w:r>
          </w:p>
          <w:p w:rsidRPr="00EE3AD0" w:rsidR="00EE3AD0" w:rsidP="00EE3AD0" w:rsidRDefault="00EE3AD0" w14:paraId="061C1BB8"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7F601FF5"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C8BBBFB" w14:textId="77777777">
      <w:pPr>
        <w:rPr>
          <w:lang w:val="en-US"/>
        </w:rPr>
      </w:pPr>
    </w:p>
    <w:p w:rsidR="0A4ED42B" w:rsidP="6BD8C2C6" w:rsidRDefault="0A4ED42B" w14:paraId="7DD69899" w14:textId="0B6BCCC5">
      <w:pPr>
        <w:pStyle w:val="Heading4"/>
      </w:pPr>
      <w:bookmarkStart w:name="_Toc242783300" w:id="43"/>
      <w:r w:rsidRPr="6BD8C2C6">
        <w:rPr>
          <w:lang w:val="en-US"/>
        </w:rPr>
        <w:t>2.2.2.7. Chỉ tiêu Emissions Verification Report - Báo cáo xác minh khí phát thải</w:t>
      </w:r>
      <w:bookmarkEnd w:id="43"/>
    </w:p>
    <w:p w:rsidR="00695A4C" w:rsidRDefault="07F6679C" w14:paraId="753F90BA" w14:textId="77777777">
      <w:r w:rsidRPr="78B6F757">
        <w:rPr>
          <w:lang w:val="en-US"/>
        </w:rPr>
        <w:t>Báo cáo trên hệ thống: Báo cáo xác minh khí phát thải (bản tiếng Anh: Emissions Verification Report). Tab: EU - ETS; UK - ETS; CORSIA. Bộ lọc: Năm. Số chỉ tiêu con: 22.</w:t>
      </w:r>
    </w:p>
    <w:tbl>
      <w:tblPr>
        <w:tblW w:w="0" w:type="auto"/>
        <w:tblCellMar>
          <w:top w:w="15" w:type="dxa"/>
          <w:left w:w="15" w:type="dxa"/>
          <w:bottom w:w="15" w:type="dxa"/>
          <w:right w:w="15" w:type="dxa"/>
        </w:tblCellMar>
        <w:tblLook w:val="04A0" w:firstRow="1" w:lastRow="0" w:firstColumn="1" w:lastColumn="0" w:noHBand="0" w:noVBand="1"/>
      </w:tblPr>
      <w:tblGrid>
        <w:gridCol w:w="889"/>
        <w:gridCol w:w="8458"/>
      </w:tblGrid>
      <w:tr w:rsidRPr="00EE3AD0" w:rsidR="00EE3AD0" w:rsidTr="48D5EB73" w14:paraId="6B27E4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3FC69D64"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4190CD7C" w14:textId="77777777">
            <w:pPr>
              <w:rPr>
                <w:b/>
                <w:bCs/>
                <w:lang w:val="en-US"/>
              </w:rPr>
            </w:pPr>
            <w:r w:rsidRPr="00EE3AD0">
              <w:rPr>
                <w:b/>
                <w:bCs/>
                <w:lang w:val="en-US"/>
              </w:rPr>
              <w:t>Mô tả/Description</w:t>
            </w:r>
          </w:p>
        </w:tc>
      </w:tr>
      <w:tr w:rsidRPr="004641F9" w:rsidR="00EE3AD0" w:rsidTr="48D5EB73" w14:paraId="275BB7C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481E670" w14:textId="77777777">
            <w:pPr>
              <w:rPr>
                <w:lang w:val="en-US"/>
              </w:rPr>
            </w:pPr>
            <w:r w:rsidRPr="00EE3AD0">
              <w:rPr>
                <w:b/>
                <w:bCs/>
                <w:lang w:val="en-US"/>
              </w:rPr>
              <w:t>CT 2.19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723FAA" w14:textId="77777777">
            <w:pPr>
              <w:rPr>
                <w:lang w:val="en-US"/>
              </w:rPr>
            </w:pPr>
            <w:r w:rsidRPr="00EE3AD0">
              <w:rPr>
                <w:b/>
                <w:bCs/>
                <w:lang w:val="en-US"/>
              </w:rPr>
              <w:t xml:space="preserve">1. Tên chỉ tiêu: </w:t>
            </w:r>
            <w:r w:rsidRPr="00EE3AD0">
              <w:rPr>
                <w:lang w:val="en-US"/>
              </w:rPr>
              <w:t>EU ETS Full Scope Flights – Chuyến bay đi/đến châu Âu</w:t>
            </w:r>
          </w:p>
          <w:p w:rsidRPr="00EE3AD0" w:rsidR="00EE3AD0" w:rsidRDefault="00EE3AD0" w14:paraId="580122AA" w14:textId="77777777">
            <w:pPr>
              <w:numPr>
                <w:ilvl w:val="0"/>
                <w:numId w:val="305"/>
              </w:numPr>
              <w:rPr>
                <w:lang w:val="en-US"/>
              </w:rPr>
            </w:pPr>
            <w:r w:rsidRPr="00EE3AD0">
              <w:rPr>
                <w:lang w:val="en-US"/>
              </w:rPr>
              <w:t>Tổng số chuyến bay thương mại có điểm đi, điểm đến, hoặc cả điểm đi và điểm đến thuộc các sân bay thuộc châu Âu trong kỳ báo cáo, không phân biệt loại hình khai thác chuyến bay (full scope).</w:t>
            </w:r>
          </w:p>
          <w:p w:rsidRPr="00EE3AD0" w:rsidR="00EE3AD0" w:rsidP="00EE3AD0" w:rsidRDefault="00EE3AD0" w14:paraId="3E9BBF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8145915" w14:textId="77777777">
            <w:pPr>
              <w:numPr>
                <w:ilvl w:val="0"/>
                <w:numId w:val="306"/>
              </w:numPr>
              <w:rPr>
                <w:lang w:val="en-US"/>
              </w:rPr>
            </w:pPr>
            <w:r w:rsidRPr="00EE3AD0">
              <w:rPr>
                <w:lang w:val="en-US"/>
              </w:rPr>
              <w:t>Phục vụ việc theo dõi và báo cáo dữ liệu cho hệ thống EU ETS</w:t>
            </w:r>
          </w:p>
          <w:p w:rsidRPr="00EE3AD0" w:rsidR="00EE3AD0" w:rsidP="00EE3AD0" w:rsidRDefault="00EE3AD0" w14:paraId="3FAA7EA7" w14:textId="77777777">
            <w:pPr>
              <w:rPr>
                <w:lang w:val="en-US"/>
              </w:rPr>
            </w:pPr>
            <w:r w:rsidRPr="00EE3AD0">
              <w:rPr>
                <w:b/>
                <w:bCs/>
                <w:lang w:val="en-US"/>
              </w:rPr>
              <w:t>3. Công thức tính toán:</w:t>
            </w:r>
            <w:r w:rsidRPr="00EE3AD0">
              <w:rPr>
                <w:lang w:val="en-US"/>
              </w:rPr>
              <w:t> </w:t>
            </w:r>
          </w:p>
          <w:p w:rsidRPr="00EE3AD0" w:rsidR="00EE3AD0" w:rsidRDefault="00EE3AD0" w14:paraId="0AC9A89C" w14:textId="77777777">
            <w:pPr>
              <w:numPr>
                <w:ilvl w:val="0"/>
                <w:numId w:val="307"/>
              </w:numPr>
              <w:rPr>
                <w:lang w:val="en-US"/>
              </w:rPr>
            </w:pPr>
            <w:r w:rsidRPr="00EE3AD0">
              <w:rPr>
                <w:lang w:val="en-US"/>
              </w:rPr>
              <w:t>Chỉ tính các chuyến bay có điểm đi (DEP), điểm đến (ARR), hoặc cả DEP và ARR thuộc các sân bay tại EU.</w:t>
            </w:r>
          </w:p>
          <w:p w:rsidRPr="00EE3AD0" w:rsidR="00EE3AD0" w:rsidP="00EE3AD0" w:rsidRDefault="00EE3AD0" w14:paraId="75561746" w14:textId="77777777">
            <w:pPr>
              <w:rPr>
                <w:lang w:val="en-US"/>
              </w:rPr>
            </w:pPr>
            <w:r w:rsidRPr="00EE3AD0">
              <w:rPr>
                <w:b/>
                <w:bCs/>
                <w:lang w:val="en-US"/>
              </w:rPr>
              <w:t>4. Chiều tổng hợp dữ liệu:</w:t>
            </w:r>
            <w:r w:rsidRPr="00EE3AD0">
              <w:rPr>
                <w:lang w:val="en-US"/>
              </w:rPr>
              <w:t> </w:t>
            </w:r>
          </w:p>
          <w:p w:rsidRPr="00EE3AD0" w:rsidR="00EE3AD0" w:rsidRDefault="00EE3AD0" w14:paraId="02C7D7E3" w14:textId="77777777">
            <w:pPr>
              <w:numPr>
                <w:ilvl w:val="0"/>
                <w:numId w:val="308"/>
              </w:numPr>
              <w:rPr>
                <w:lang w:val="en-US"/>
              </w:rPr>
            </w:pPr>
            <w:r w:rsidRPr="00EE3AD0">
              <w:rPr>
                <w:lang w:val="en-US"/>
              </w:rPr>
              <w:t>Thời gian: Năm </w:t>
            </w:r>
          </w:p>
          <w:p w:rsidRPr="00597655" w:rsidR="00EE3AD0" w:rsidRDefault="00EE3AD0" w14:paraId="47B1D1E4" w14:textId="77777777">
            <w:pPr>
              <w:numPr>
                <w:ilvl w:val="0"/>
                <w:numId w:val="308"/>
              </w:numPr>
              <w:rPr>
                <w:lang w:val="sv-SE"/>
              </w:rPr>
            </w:pPr>
            <w:r w:rsidRPr="00597655">
              <w:rPr>
                <w:lang w:val="sv-SE"/>
              </w:rPr>
              <w:t>Theo phạm vi EU ETS: Full scope.</w:t>
            </w:r>
          </w:p>
          <w:p w:rsidRPr="00597655" w:rsidR="00EE3AD0" w:rsidP="00EE3AD0" w:rsidRDefault="00EE3AD0" w14:paraId="0BCDFB0A" w14:textId="77777777">
            <w:pPr>
              <w:rPr>
                <w:lang w:val="sv-SE"/>
              </w:rPr>
            </w:pPr>
            <w:r w:rsidRPr="00597655">
              <w:rPr>
                <w:b/>
                <w:bCs/>
                <w:lang w:val="sv-SE"/>
              </w:rPr>
              <w:t>5. Nguồn dữ liệu:</w:t>
            </w:r>
            <w:r w:rsidRPr="00597655">
              <w:rPr>
                <w:lang w:val="sv-SE"/>
              </w:rPr>
              <w:t xml:space="preserve"> FIMS </w:t>
            </w:r>
          </w:p>
          <w:p w:rsidRPr="00597655" w:rsidR="00EE3AD0" w:rsidP="00EE3AD0" w:rsidRDefault="00EE3AD0" w14:paraId="782465A1" w14:textId="77777777">
            <w:pPr>
              <w:rPr>
                <w:lang w:val="sv-SE"/>
              </w:rPr>
            </w:pPr>
            <w:r w:rsidRPr="00597655">
              <w:rPr>
                <w:b/>
                <w:bCs/>
                <w:lang w:val="sv-SE"/>
              </w:rPr>
              <w:t>6. Tần suất cập nhật:</w:t>
            </w:r>
            <w:r w:rsidRPr="00597655">
              <w:rPr>
                <w:lang w:val="sv-SE"/>
              </w:rPr>
              <w:t xml:space="preserve"> Hàng tháng (ngày cuối cùng trong tháng).</w:t>
            </w:r>
          </w:p>
        </w:tc>
      </w:tr>
      <w:tr w:rsidRPr="004641F9" w:rsidR="00EE3AD0" w:rsidTr="48D5EB73" w14:paraId="768B474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A5B1CC" w14:textId="77777777">
            <w:pPr>
              <w:rPr>
                <w:lang w:val="en-US"/>
              </w:rPr>
            </w:pPr>
            <w:r w:rsidRPr="00EE3AD0">
              <w:rPr>
                <w:b/>
                <w:bCs/>
                <w:lang w:val="en-US"/>
              </w:rPr>
              <w:t>CT 2.20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3A29F8C" w14:textId="77777777">
            <w:pPr>
              <w:rPr>
                <w:lang w:val="en-US"/>
              </w:rPr>
            </w:pPr>
            <w:r w:rsidRPr="00EE3AD0">
              <w:rPr>
                <w:b/>
                <w:bCs/>
                <w:lang w:val="en-US"/>
              </w:rPr>
              <w:t xml:space="preserve">1. Tên chỉ tiêu: </w:t>
            </w:r>
            <w:r w:rsidRPr="00EE3AD0">
              <w:rPr>
                <w:lang w:val="en-US"/>
              </w:rPr>
              <w:t>EU ETS Reduced Scope Flights – Chuyến bay áp dụng EU ETS</w:t>
            </w:r>
          </w:p>
          <w:p w:rsidRPr="00EE3AD0" w:rsidR="00EE3AD0" w:rsidP="00EE3AD0" w:rsidRDefault="00EE3AD0" w14:paraId="70CF9FCA" w14:textId="77777777">
            <w:pPr>
              <w:rPr>
                <w:lang w:val="en-US"/>
              </w:rPr>
            </w:pPr>
            <w:r w:rsidRPr="00EE3AD0">
              <w:rPr>
                <w:b/>
                <w:bCs/>
                <w:i/>
                <w:iCs/>
                <w:lang w:val="en-US"/>
              </w:rPr>
              <w:t>2.1. Định nghĩa/Diễn giải:</w:t>
            </w:r>
          </w:p>
          <w:p w:rsidRPr="00EE3AD0" w:rsidR="00EE3AD0" w:rsidRDefault="00EE3AD0" w14:paraId="6831F1BB" w14:textId="77777777">
            <w:pPr>
              <w:numPr>
                <w:ilvl w:val="0"/>
                <w:numId w:val="309"/>
              </w:numPr>
              <w:rPr>
                <w:lang w:val="en-US"/>
              </w:rPr>
            </w:pPr>
            <w:r w:rsidRPr="00EE3AD0">
              <w:rPr>
                <w:lang w:val="en-US"/>
              </w:rPr>
              <w:t>Tổng số các chuyến bay thương mại có điểm đi và đến đều thuộc các sân bay thuộc châu Âu trong kỳ báo cáo, không phân biệt loại hình khai thác chuyến bay (Reduced scope). </w:t>
            </w:r>
          </w:p>
          <w:p w:rsidRPr="00EE3AD0" w:rsidR="00EE3AD0" w:rsidP="00EE3AD0" w:rsidRDefault="00EE3AD0" w14:paraId="5F137BC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97F9FBD" w14:textId="77777777">
            <w:pPr>
              <w:numPr>
                <w:ilvl w:val="0"/>
                <w:numId w:val="310"/>
              </w:numPr>
              <w:rPr>
                <w:lang w:val="en-US"/>
              </w:rPr>
            </w:pPr>
            <w:r w:rsidRPr="00EE3AD0">
              <w:rPr>
                <w:lang w:val="en-US"/>
              </w:rPr>
              <w:t>Phục vụ việc theo dõi và báo cáo dữ liệu cho hệ thống EU ETS.</w:t>
            </w:r>
          </w:p>
          <w:p w:rsidRPr="00EE3AD0" w:rsidR="00EE3AD0" w:rsidP="00EE3AD0" w:rsidRDefault="00EE3AD0" w14:paraId="001FDC79" w14:textId="77777777">
            <w:pPr>
              <w:rPr>
                <w:lang w:val="en-US"/>
              </w:rPr>
            </w:pPr>
            <w:r w:rsidRPr="00EE3AD0">
              <w:rPr>
                <w:b/>
                <w:bCs/>
                <w:lang w:val="en-US"/>
              </w:rPr>
              <w:t>3. Công thức tính toán:</w:t>
            </w:r>
            <w:r w:rsidRPr="00EE3AD0">
              <w:rPr>
                <w:lang w:val="en-US"/>
              </w:rPr>
              <w:t> </w:t>
            </w:r>
          </w:p>
          <w:p w:rsidRPr="00EE3AD0" w:rsidR="00EE3AD0" w:rsidRDefault="00EE3AD0" w14:paraId="6159B405" w14:textId="77777777">
            <w:pPr>
              <w:numPr>
                <w:ilvl w:val="0"/>
                <w:numId w:val="311"/>
              </w:numPr>
              <w:rPr>
                <w:lang w:val="en-US"/>
              </w:rPr>
            </w:pPr>
            <w:r w:rsidRPr="00EE3AD0">
              <w:rPr>
                <w:lang w:val="en-US"/>
              </w:rPr>
              <w:t>Chỉ tính các chuyến bay có điểm đi (DEP) và điểm đến (ARR) dều thuộc các sân bay tại EU.</w:t>
            </w:r>
          </w:p>
          <w:p w:rsidRPr="00EE3AD0" w:rsidR="00EE3AD0" w:rsidP="00EE3AD0" w:rsidRDefault="00EE3AD0" w14:paraId="495C0826" w14:textId="77777777">
            <w:pPr>
              <w:rPr>
                <w:lang w:val="en-US"/>
              </w:rPr>
            </w:pPr>
            <w:r w:rsidRPr="00EE3AD0">
              <w:rPr>
                <w:b/>
                <w:bCs/>
                <w:lang w:val="en-US"/>
              </w:rPr>
              <w:t>4. Chiều tổng hợp dữ liệu:</w:t>
            </w:r>
            <w:r w:rsidRPr="00EE3AD0">
              <w:rPr>
                <w:lang w:val="en-US"/>
              </w:rPr>
              <w:t> </w:t>
            </w:r>
          </w:p>
          <w:p w:rsidRPr="00EE3AD0" w:rsidR="00EE3AD0" w:rsidRDefault="00EE3AD0" w14:paraId="6AB163FB" w14:textId="77777777">
            <w:pPr>
              <w:numPr>
                <w:ilvl w:val="0"/>
                <w:numId w:val="312"/>
              </w:numPr>
              <w:rPr>
                <w:lang w:val="en-US"/>
              </w:rPr>
            </w:pPr>
            <w:r w:rsidRPr="00EE3AD0">
              <w:rPr>
                <w:lang w:val="en-US"/>
              </w:rPr>
              <w:t>Thời gian: Năm.</w:t>
            </w:r>
          </w:p>
          <w:p w:rsidRPr="00597655" w:rsidR="00EE3AD0" w:rsidRDefault="00EE3AD0" w14:paraId="32558DA5" w14:textId="77777777">
            <w:pPr>
              <w:numPr>
                <w:ilvl w:val="0"/>
                <w:numId w:val="312"/>
              </w:numPr>
              <w:rPr>
                <w:lang w:val="da-DK"/>
              </w:rPr>
            </w:pPr>
            <w:r w:rsidRPr="00597655">
              <w:rPr>
                <w:lang w:val="da-DK"/>
              </w:rPr>
              <w:t>Theo phạm vi EU ETS: Reduced scope.</w:t>
            </w:r>
          </w:p>
          <w:p w:rsidRPr="00597655" w:rsidR="00EE3AD0" w:rsidP="00EE3AD0" w:rsidRDefault="00EE3AD0" w14:paraId="1727B747" w14:textId="77777777">
            <w:pPr>
              <w:rPr>
                <w:lang w:val="da-DK"/>
              </w:rPr>
            </w:pPr>
            <w:r w:rsidRPr="00597655">
              <w:rPr>
                <w:b/>
                <w:bCs/>
                <w:lang w:val="da-DK"/>
              </w:rPr>
              <w:t xml:space="preserve">5. Nguồn dữ liệu: </w:t>
            </w:r>
            <w:r w:rsidRPr="00597655">
              <w:rPr>
                <w:lang w:val="da-DK"/>
              </w:rPr>
              <w:t>FIMS  </w:t>
            </w:r>
          </w:p>
          <w:p w:rsidRPr="00597655" w:rsidR="00EE3AD0" w:rsidP="00EE3AD0" w:rsidRDefault="00EE3AD0" w14:paraId="69AEEB71" w14:textId="77777777">
            <w:pPr>
              <w:rPr>
                <w:lang w:val="da-DK"/>
              </w:rPr>
            </w:pPr>
            <w:r w:rsidRPr="00597655">
              <w:rPr>
                <w:b/>
                <w:bCs/>
                <w:lang w:val="da-DK"/>
              </w:rPr>
              <w:t>6. Tần suất cập nhật:</w:t>
            </w:r>
            <w:r w:rsidRPr="00597655">
              <w:rPr>
                <w:lang w:val="da-DK"/>
              </w:rPr>
              <w:t xml:space="preserve"> Hàng tháng (ngày cuối cùng trong tháng).</w:t>
            </w:r>
          </w:p>
        </w:tc>
      </w:tr>
      <w:tr w:rsidRPr="00EE3AD0" w:rsidR="00EE3AD0" w:rsidTr="48D5EB73" w14:paraId="06EB27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83A9150" w14:textId="77777777">
            <w:pPr>
              <w:rPr>
                <w:lang w:val="en-US"/>
              </w:rPr>
            </w:pPr>
            <w:r w:rsidRPr="00EE3AD0">
              <w:rPr>
                <w:b/>
                <w:bCs/>
                <w:lang w:val="en-US"/>
              </w:rPr>
              <w:t>CT 2.21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9E58327" w14:textId="6F8267F5">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54E547E2" w14:textId="77777777">
            <w:pPr>
              <w:numPr>
                <w:ilvl w:val="0"/>
                <w:numId w:val="313"/>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7B038556"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1F2515" w14:textId="77777777">
            <w:pPr>
              <w:numPr>
                <w:ilvl w:val="0"/>
                <w:numId w:val="314"/>
              </w:numPr>
              <w:rPr>
                <w:lang w:val="en-US"/>
              </w:rPr>
            </w:pPr>
            <w:r w:rsidRPr="00EE3AD0">
              <w:rPr>
                <w:lang w:val="en-US"/>
              </w:rPr>
              <w:t>Phục vụ việc theo dõi và báo cáo dữ liệu cho hệ thống EU ETS.</w:t>
            </w:r>
          </w:p>
          <w:p w:rsidRPr="00EE3AD0" w:rsidR="00EE3AD0" w:rsidP="00EE3AD0" w:rsidRDefault="00EE3AD0" w14:paraId="32DE85C0" w14:textId="77777777">
            <w:pPr>
              <w:rPr>
                <w:lang w:val="en-US"/>
              </w:rPr>
            </w:pPr>
            <w:r w:rsidRPr="00EE3AD0">
              <w:rPr>
                <w:b/>
                <w:bCs/>
                <w:lang w:val="en-US"/>
              </w:rPr>
              <w:t>3. Công thức tính toán:</w:t>
            </w:r>
            <w:r w:rsidRPr="00EE3AD0">
              <w:rPr>
                <w:lang w:val="en-US"/>
              </w:rPr>
              <w:t> </w:t>
            </w:r>
          </w:p>
          <w:p w:rsidRPr="00EE3AD0" w:rsidR="00EE3AD0" w:rsidRDefault="00EE3AD0" w14:paraId="1DBDD88A" w14:textId="77777777">
            <w:pPr>
              <w:numPr>
                <w:ilvl w:val="0"/>
                <w:numId w:val="315"/>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1728EC0B" w14:textId="77777777">
            <w:pPr>
              <w:numPr>
                <w:ilvl w:val="0"/>
                <w:numId w:val="315"/>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17F42788" w14:textId="77777777">
            <w:pPr>
              <w:numPr>
                <w:ilvl w:val="0"/>
                <w:numId w:val="315"/>
              </w:numPr>
              <w:rPr>
                <w:lang w:val="en-US"/>
              </w:rPr>
            </w:pPr>
            <w:r w:rsidRPr="00EE3AD0">
              <w:rPr>
                <w:lang w:val="en-US"/>
              </w:rPr>
              <w:t>Lượng phát thải CO2 do Jet A-1 = Lượng nhiên liệu tiêu thụ * Hệ số phát thải (3.16).</w:t>
            </w:r>
          </w:p>
          <w:p w:rsidRPr="00EE3AD0" w:rsidR="00EE3AD0" w:rsidRDefault="00EE3AD0" w14:paraId="0C9D5577" w14:textId="77777777">
            <w:pPr>
              <w:numPr>
                <w:ilvl w:val="0"/>
                <w:numId w:val="315"/>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0AE46D88" w14:textId="77777777">
            <w:pPr>
              <w:rPr>
                <w:lang w:val="en-US"/>
              </w:rPr>
            </w:pPr>
            <w:r w:rsidRPr="00EE3AD0">
              <w:rPr>
                <w:b/>
                <w:bCs/>
                <w:lang w:val="en-US"/>
              </w:rPr>
              <w:t>4. Chiều tổng hợp dữ liệu:</w:t>
            </w:r>
            <w:r w:rsidRPr="00EE3AD0">
              <w:rPr>
                <w:lang w:val="en-US"/>
              </w:rPr>
              <w:t> </w:t>
            </w:r>
          </w:p>
          <w:p w:rsidRPr="00EE3AD0" w:rsidR="00EE3AD0" w:rsidRDefault="00EE3AD0" w14:paraId="784AAFD4" w14:textId="77777777">
            <w:pPr>
              <w:numPr>
                <w:ilvl w:val="0"/>
                <w:numId w:val="316"/>
              </w:numPr>
              <w:rPr>
                <w:lang w:val="en-US"/>
              </w:rPr>
            </w:pPr>
            <w:r w:rsidRPr="00EE3AD0">
              <w:rPr>
                <w:lang w:val="en-US"/>
              </w:rPr>
              <w:t>Thời gian: Năm </w:t>
            </w:r>
          </w:p>
          <w:p w:rsidRPr="00597655" w:rsidR="00EE3AD0" w:rsidRDefault="00EE3AD0" w14:paraId="64484569" w14:textId="77777777">
            <w:pPr>
              <w:numPr>
                <w:ilvl w:val="0"/>
                <w:numId w:val="316"/>
              </w:numPr>
              <w:rPr>
                <w:lang w:val="da-DK"/>
              </w:rPr>
            </w:pPr>
            <w:r w:rsidRPr="00597655">
              <w:rPr>
                <w:lang w:val="da-DK"/>
              </w:rPr>
              <w:t>Theo phạm vi EU ETS: Reduced scope.</w:t>
            </w:r>
          </w:p>
          <w:p w:rsidRPr="00EE3AD0" w:rsidR="00EE3AD0" w:rsidP="00EE3AD0" w:rsidRDefault="00EE3AD0" w14:paraId="439BAE7A" w14:textId="77777777">
            <w:pPr>
              <w:rPr>
                <w:lang w:val="en-US"/>
              </w:rPr>
            </w:pPr>
            <w:r w:rsidRPr="00EE3AD0">
              <w:rPr>
                <w:b/>
                <w:bCs/>
                <w:lang w:val="en-US"/>
              </w:rPr>
              <w:t>5. Nguồn dữ liệu:</w:t>
            </w:r>
            <w:r w:rsidRPr="00EE3AD0">
              <w:rPr>
                <w:lang w:val="en-US"/>
              </w:rPr>
              <w:t> </w:t>
            </w:r>
          </w:p>
          <w:p w:rsidRPr="00EE3AD0" w:rsidR="00EE3AD0" w:rsidRDefault="00EE3AD0" w14:paraId="46815649" w14:textId="77777777">
            <w:pPr>
              <w:numPr>
                <w:ilvl w:val="0"/>
                <w:numId w:val="317"/>
              </w:numPr>
              <w:rPr>
                <w:lang w:val="en-US"/>
              </w:rPr>
            </w:pPr>
            <w:r w:rsidRPr="00EE3AD0">
              <w:rPr>
                <w:lang w:val="en-US"/>
              </w:rPr>
              <w:t>Lượng nhiên liệu tiêu thụ, Lượng phát thải CO2 thực tế: FIMS.</w:t>
            </w:r>
          </w:p>
          <w:p w:rsidRPr="00EE3AD0" w:rsidR="00EE3AD0" w:rsidRDefault="00EE3AD0" w14:paraId="6AD811CC" w14:textId="77777777">
            <w:pPr>
              <w:numPr>
                <w:ilvl w:val="0"/>
                <w:numId w:val="317"/>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7E2FB2CC"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7D53BC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0BF06" w14:textId="77777777">
            <w:pPr>
              <w:rPr>
                <w:lang w:val="en-US"/>
              </w:rPr>
            </w:pPr>
            <w:r w:rsidRPr="00EE3AD0">
              <w:rPr>
                <w:b/>
                <w:bCs/>
                <w:lang w:val="en-US"/>
              </w:rPr>
              <w:t>CT 2.22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BD062B" w14:textId="0574EE5A">
            <w:pPr>
              <w:rPr>
                <w:lang w:val="en-US"/>
              </w:rPr>
            </w:pPr>
            <w:r w:rsidRPr="00EE3AD0">
              <w:rPr>
                <w:b/>
                <w:bCs/>
                <w:lang w:val="en-US"/>
              </w:rPr>
              <w:t xml:space="preserve">1. Tên chỉ tiêu: </w:t>
            </w:r>
            <w:r w:rsidRPr="00EE3AD0">
              <w:rPr>
                <w:lang w:val="en-US"/>
              </w:rPr>
              <w:t xml:space="preserve"> CO₂ Emissions vs EU Allowance (tonnes) –  Phát thải CO2 so với hạn ngạch ETS theo năm</w:t>
            </w:r>
          </w:p>
          <w:p w:rsidRPr="00EE3AD0" w:rsidR="00EE3AD0" w:rsidP="00EE3AD0" w:rsidRDefault="00EE3AD0" w14:paraId="08A29A48" w14:textId="77777777">
            <w:pPr>
              <w:rPr>
                <w:lang w:val="en-US"/>
              </w:rPr>
            </w:pPr>
            <w:r w:rsidRPr="00EE3AD0">
              <w:rPr>
                <w:b/>
                <w:bCs/>
                <w:i/>
                <w:iCs/>
                <w:lang w:val="en-US"/>
              </w:rPr>
              <w:t>2.1. Định nghĩa/Diễn giải:</w:t>
            </w:r>
          </w:p>
          <w:p w:rsidRPr="00EE3AD0" w:rsidR="00EE3AD0" w:rsidRDefault="00EE3AD0" w14:paraId="61057CE5" w14:textId="77777777">
            <w:pPr>
              <w:numPr>
                <w:ilvl w:val="0"/>
                <w:numId w:val="318"/>
              </w:numPr>
              <w:rPr>
                <w:lang w:val="en-US"/>
              </w:rPr>
            </w:pPr>
            <w:r w:rsidRPr="00EE3AD0">
              <w:rPr>
                <w:lang w:val="en-US"/>
              </w:rPr>
              <w:t>So sánh phát thải thực tế với hạn ngạch được cấp theo năm.</w:t>
            </w:r>
          </w:p>
          <w:p w:rsidRPr="00EE3AD0" w:rsidR="00EE3AD0" w:rsidP="00EE3AD0" w:rsidRDefault="00EE3AD0" w14:paraId="2A9534A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391103B8" w14:textId="77777777">
            <w:pPr>
              <w:numPr>
                <w:ilvl w:val="0"/>
                <w:numId w:val="319"/>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5CC86DA7" w14:textId="77777777">
            <w:pPr>
              <w:numPr>
                <w:ilvl w:val="0"/>
                <w:numId w:val="319"/>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10238845" w14:textId="77777777">
            <w:pPr>
              <w:rPr>
                <w:lang w:val="en-US"/>
              </w:rPr>
            </w:pPr>
            <w:r w:rsidRPr="00EE3AD0">
              <w:rPr>
                <w:b/>
                <w:bCs/>
                <w:lang w:val="en-US"/>
              </w:rPr>
              <w:t>3. Công thức tính toán:</w:t>
            </w:r>
            <w:r w:rsidRPr="00EE3AD0">
              <w:rPr>
                <w:lang w:val="en-US"/>
              </w:rPr>
              <w:t> </w:t>
            </w:r>
          </w:p>
          <w:p w:rsidRPr="00EE3AD0" w:rsidR="00EE3AD0" w:rsidRDefault="00EE3AD0" w14:paraId="3E2F886C" w14:textId="77777777">
            <w:pPr>
              <w:numPr>
                <w:ilvl w:val="0"/>
                <w:numId w:val="320"/>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0916A68" w14:textId="77777777">
            <w:pPr>
              <w:numPr>
                <w:ilvl w:val="0"/>
                <w:numId w:val="320"/>
              </w:numPr>
              <w:rPr>
                <w:lang w:val="en-US"/>
              </w:rPr>
            </w:pPr>
            <w:r w:rsidRPr="00EE3AD0">
              <w:rPr>
                <w:lang w:val="en-US"/>
              </w:rPr>
              <w:t>Lượng phát thải CO2 do Jet A-1 = Lượng nhiên liệu tiêu thụ * Hệ số phát thải (3.16).</w:t>
            </w:r>
          </w:p>
          <w:p w:rsidRPr="00EE3AD0" w:rsidR="00EE3AD0" w:rsidRDefault="00EE3AD0" w14:paraId="25ABE316" w14:textId="77777777">
            <w:pPr>
              <w:numPr>
                <w:ilvl w:val="0"/>
                <w:numId w:val="320"/>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4E338B86" w14:textId="77777777">
            <w:pPr>
              <w:numPr>
                <w:ilvl w:val="0"/>
                <w:numId w:val="320"/>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A7C66ED" w14:textId="77777777">
            <w:pPr>
              <w:rPr>
                <w:lang w:val="en-US"/>
              </w:rPr>
            </w:pPr>
            <w:r w:rsidRPr="00EE3AD0">
              <w:rPr>
                <w:b/>
                <w:bCs/>
                <w:lang w:val="en-US"/>
              </w:rPr>
              <w:t>4. Chiều tổng hợp dữ liệu:</w:t>
            </w:r>
            <w:r w:rsidRPr="00EE3AD0">
              <w:rPr>
                <w:lang w:val="en-US"/>
              </w:rPr>
              <w:t> </w:t>
            </w:r>
          </w:p>
          <w:p w:rsidRPr="00EE3AD0" w:rsidR="00EE3AD0" w:rsidRDefault="00EE3AD0" w14:paraId="01856460" w14:textId="77777777">
            <w:pPr>
              <w:numPr>
                <w:ilvl w:val="0"/>
                <w:numId w:val="321"/>
              </w:numPr>
              <w:rPr>
                <w:lang w:val="en-US"/>
              </w:rPr>
            </w:pPr>
            <w:r w:rsidRPr="00EE3AD0">
              <w:rPr>
                <w:lang w:val="en-US"/>
              </w:rPr>
              <w:t>Thời gian: Năm </w:t>
            </w:r>
          </w:p>
          <w:p w:rsidRPr="00597655" w:rsidR="00EE3AD0" w:rsidRDefault="00EE3AD0" w14:paraId="756854EB" w14:textId="77777777">
            <w:pPr>
              <w:numPr>
                <w:ilvl w:val="0"/>
                <w:numId w:val="321"/>
              </w:numPr>
              <w:rPr>
                <w:lang w:val="da-DK"/>
              </w:rPr>
            </w:pPr>
            <w:r w:rsidRPr="00597655">
              <w:rPr>
                <w:lang w:val="da-DK"/>
              </w:rPr>
              <w:t>Theo phạm vi EU ETS: Reduced scope.</w:t>
            </w:r>
          </w:p>
          <w:p w:rsidRPr="00EE3AD0" w:rsidR="00EE3AD0" w:rsidP="00EE3AD0" w:rsidRDefault="00EE3AD0" w14:paraId="3E8EB55B" w14:textId="77777777">
            <w:pPr>
              <w:rPr>
                <w:lang w:val="en-US"/>
              </w:rPr>
            </w:pPr>
            <w:r w:rsidRPr="00EE3AD0">
              <w:rPr>
                <w:b/>
                <w:bCs/>
                <w:lang w:val="en-US"/>
              </w:rPr>
              <w:t>5. Nguồn dữ liệu:</w:t>
            </w:r>
            <w:r w:rsidRPr="00EE3AD0">
              <w:rPr>
                <w:lang w:val="en-US"/>
              </w:rPr>
              <w:t> </w:t>
            </w:r>
          </w:p>
          <w:p w:rsidRPr="00EE3AD0" w:rsidR="00EE3AD0" w:rsidRDefault="00EE3AD0" w14:paraId="03D03E5A" w14:textId="77777777">
            <w:pPr>
              <w:numPr>
                <w:ilvl w:val="0"/>
                <w:numId w:val="322"/>
              </w:numPr>
              <w:rPr>
                <w:lang w:val="en-US"/>
              </w:rPr>
            </w:pPr>
            <w:r w:rsidRPr="00EE3AD0">
              <w:rPr>
                <w:lang w:val="en-US"/>
              </w:rPr>
              <w:t>Lượng nhiên liệu nạp: AMOS.</w:t>
            </w:r>
          </w:p>
          <w:p w:rsidRPr="00EE3AD0" w:rsidR="00EE3AD0" w:rsidRDefault="00EE3AD0" w14:paraId="66F4B173" w14:textId="77777777">
            <w:pPr>
              <w:numPr>
                <w:ilvl w:val="0"/>
                <w:numId w:val="322"/>
              </w:numPr>
              <w:rPr>
                <w:lang w:val="en-US"/>
              </w:rPr>
            </w:pPr>
            <w:r w:rsidRPr="00EE3AD0">
              <w:rPr>
                <w:lang w:val="en-US"/>
              </w:rPr>
              <w:t>Lượng nhiên liệu tồn trước chuyến bay, Lượng nhiên liệu còn lại sau chuyến bay: FIMS.</w:t>
            </w:r>
          </w:p>
          <w:p w:rsidRPr="00EE3AD0" w:rsidR="00EE3AD0" w:rsidRDefault="00EE3AD0" w14:paraId="54486FCE" w14:textId="77777777">
            <w:pPr>
              <w:numPr>
                <w:ilvl w:val="0"/>
                <w:numId w:val="322"/>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79F6024E" w14:textId="77777777">
            <w:pPr>
              <w:numPr>
                <w:ilvl w:val="0"/>
                <w:numId w:val="322"/>
              </w:numPr>
              <w:rPr>
                <w:lang w:val="en-US"/>
              </w:rPr>
            </w:pPr>
            <w:r w:rsidRPr="00EE3AD0">
              <w:rPr>
                <w:lang w:val="en-US"/>
              </w:rPr>
              <w:t>Hạn ngạch ETS: Nhập thủ công.</w:t>
            </w:r>
          </w:p>
          <w:p w:rsidRPr="00EE3AD0" w:rsidR="00EE3AD0" w:rsidP="00EE3AD0" w:rsidRDefault="00EE3AD0" w14:paraId="6DC36DAF" w14:textId="77777777">
            <w:pPr>
              <w:rPr>
                <w:lang w:val="en-US"/>
              </w:rPr>
            </w:pPr>
            <w:r w:rsidRPr="00EE3AD0">
              <w:rPr>
                <w:b/>
                <w:bCs/>
                <w:lang w:val="en-US"/>
              </w:rPr>
              <w:t>6. Tần suất cập nhật:</w:t>
            </w:r>
            <w:r w:rsidRPr="00EE3AD0">
              <w:rPr>
                <w:lang w:val="en-US"/>
              </w:rPr>
              <w:t xml:space="preserve"> Theo năm </w:t>
            </w:r>
          </w:p>
        </w:tc>
      </w:tr>
      <w:tr w:rsidRPr="004641F9" w:rsidR="00EE3AD0" w:rsidTr="48D5EB73" w14:paraId="6D55908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0715495" w14:textId="77777777">
            <w:pPr>
              <w:rPr>
                <w:lang w:val="en-US"/>
              </w:rPr>
            </w:pPr>
            <w:r w:rsidRPr="00EE3AD0">
              <w:rPr>
                <w:b/>
                <w:bCs/>
                <w:lang w:val="en-US"/>
              </w:rPr>
              <w:t>CT 2.23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C692A5" w14:textId="06D9A50A">
            <w:pPr>
              <w:rPr>
                <w:lang w:val="en-US"/>
              </w:rPr>
            </w:pPr>
            <w:r w:rsidRPr="00EE3AD0">
              <w:rPr>
                <w:b/>
                <w:bCs/>
                <w:lang w:val="en-US"/>
              </w:rPr>
              <w:t xml:space="preserve">1. Tên chỉ tiêu: </w:t>
            </w:r>
            <w:r w:rsidRPr="00EE3AD0">
              <w:rPr>
                <w:lang w:val="en-US"/>
              </w:rPr>
              <w:t xml:space="preserve"> Annual EUA Compensation Cost (USD) –  Chi phí bù trừ EUA (USD) theo năm</w:t>
            </w:r>
          </w:p>
          <w:p w:rsidRPr="00EE3AD0" w:rsidR="00EE3AD0" w:rsidP="00EE3AD0" w:rsidRDefault="00EE3AD0" w14:paraId="6AF4BED2" w14:textId="77777777">
            <w:pPr>
              <w:rPr>
                <w:lang w:val="en-US"/>
              </w:rPr>
            </w:pPr>
            <w:r w:rsidRPr="00EE3AD0">
              <w:rPr>
                <w:b/>
                <w:bCs/>
                <w:i/>
                <w:iCs/>
                <w:lang w:val="en-US"/>
              </w:rPr>
              <w:t>2.1. Định nghĩa/Diễn giải:</w:t>
            </w:r>
          </w:p>
          <w:p w:rsidRPr="00EE3AD0" w:rsidR="00EE3AD0" w:rsidRDefault="00EE3AD0" w14:paraId="4A497A4C" w14:textId="77777777">
            <w:pPr>
              <w:numPr>
                <w:ilvl w:val="0"/>
                <w:numId w:val="323"/>
              </w:numPr>
              <w:rPr>
                <w:lang w:val="en-US"/>
              </w:rPr>
            </w:pPr>
            <w:r w:rsidRPr="00EE3AD0">
              <w:rPr>
                <w:lang w:val="en-US"/>
              </w:rPr>
              <w:t>Thống kê tổng chi phí mua tín chỉ EUA để bù trừ lượng phát thải CO₂ vượt hạn ngạch theo từng năm. Các chuyến bay thuộc phạm vi EU ETS khi phát thải CO₂ vượt hạn ngạch cho phép sẽ phải mua tín chỉ EUA tương ứng để bù trừ.</w:t>
            </w:r>
          </w:p>
          <w:p w:rsidRPr="00EE3AD0" w:rsidR="00EE3AD0" w:rsidRDefault="00EE3AD0" w14:paraId="7FE580C2" w14:textId="77777777">
            <w:pPr>
              <w:numPr>
                <w:ilvl w:val="0"/>
                <w:numId w:val="323"/>
              </w:numPr>
              <w:rPr>
                <w:lang w:val="en-US"/>
              </w:rPr>
            </w:pPr>
            <w:r w:rsidRPr="00EE3AD0">
              <w:rPr>
                <w:lang w:val="en-US"/>
              </w:rPr>
              <w:t>Có nhiều loại tín chỉ EUA khác nhau, mỗi loại có đơn giá riêng tại thời điểm mua. </w:t>
            </w:r>
          </w:p>
          <w:p w:rsidRPr="00EE3AD0" w:rsidR="00EE3AD0" w:rsidP="00EE3AD0" w:rsidRDefault="00EE3AD0" w14:paraId="228999C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13DE02C0" w14:textId="77777777">
            <w:pPr>
              <w:numPr>
                <w:ilvl w:val="0"/>
                <w:numId w:val="324"/>
              </w:numPr>
              <w:rPr>
                <w:lang w:val="en-US"/>
              </w:rPr>
            </w:pPr>
            <w:r w:rsidRPr="00EE3AD0">
              <w:rPr>
                <w:lang w:val="en-US"/>
              </w:rPr>
              <w:t>Theo dõi chi phí thực tế doanh nghiệp phải chi trả để đáp ứng yêu cầu bù trừ phát thải theo quy định EU ETS, đồng thời hỗ trợ đánh giá tác động tài chính của phát thải CO₂ qua các năm.</w:t>
            </w:r>
          </w:p>
          <w:p w:rsidRPr="00EE3AD0" w:rsidR="00EE3AD0" w:rsidP="00EE3AD0" w:rsidRDefault="00EE3AD0" w14:paraId="471C38D8" w14:textId="77777777">
            <w:pPr>
              <w:rPr>
                <w:lang w:val="en-US"/>
              </w:rPr>
            </w:pPr>
            <w:r w:rsidRPr="00EE3AD0">
              <w:rPr>
                <w:b/>
                <w:bCs/>
                <w:lang w:val="en-US"/>
              </w:rPr>
              <w:t>3. Công thức tính toán:</w:t>
            </w:r>
            <w:r w:rsidRPr="00EE3AD0">
              <w:rPr>
                <w:lang w:val="en-US"/>
              </w:rPr>
              <w:t> </w:t>
            </w:r>
          </w:p>
          <w:p w:rsidRPr="00EE3AD0" w:rsidR="00EE3AD0" w:rsidP="00EE3AD0" w:rsidRDefault="00EE3AD0" w14:paraId="20BDA00C" w14:textId="77777777">
            <w:pPr>
              <w:rPr>
                <w:lang w:val="en-US"/>
              </w:rPr>
            </w:pPr>
            <w:r w:rsidRPr="00EE3AD0">
              <w:rPr>
                <w:lang w:val="en-US"/>
              </w:rPr>
              <w:t>Tổng chi phí bù trừ EUA = Tổng số lượng tín chỉ EUA cần mua mỗi loại * Đơn giá mỗi loại.</w:t>
            </w:r>
          </w:p>
          <w:p w:rsidRPr="00EE3AD0" w:rsidR="00EE3AD0" w:rsidP="00EE3AD0" w:rsidRDefault="00EE3AD0" w14:paraId="25B19D37" w14:textId="77777777">
            <w:pPr>
              <w:rPr>
                <w:lang w:val="en-US"/>
              </w:rPr>
            </w:pPr>
            <w:r w:rsidRPr="00EE3AD0">
              <w:rPr>
                <w:lang w:val="en-US"/>
              </w:rPr>
              <w:t>Trong đó:</w:t>
            </w:r>
          </w:p>
          <w:p w:rsidRPr="00EE3AD0" w:rsidR="00EE3AD0" w:rsidRDefault="00EE3AD0" w14:paraId="29E90AF1" w14:textId="77777777">
            <w:pPr>
              <w:numPr>
                <w:ilvl w:val="0"/>
                <w:numId w:val="325"/>
              </w:numPr>
              <w:rPr>
                <w:lang w:val="en-US"/>
              </w:rPr>
            </w:pPr>
            <w:r w:rsidRPr="00EE3AD0">
              <w:rPr>
                <w:lang w:val="en-US"/>
              </w:rPr>
              <w:t>Số lượng tín chỉ EUA cần mua mỗi loại = Lượng CO₂ phát thải vượt mức (tấn).</w:t>
            </w:r>
          </w:p>
          <w:p w:rsidRPr="00EE3AD0" w:rsidR="00EE3AD0" w:rsidRDefault="00EE3AD0" w14:paraId="6C558FB9" w14:textId="77777777">
            <w:pPr>
              <w:numPr>
                <w:ilvl w:val="0"/>
                <w:numId w:val="325"/>
              </w:numPr>
              <w:rPr>
                <w:lang w:val="en-US"/>
              </w:rPr>
            </w:pPr>
            <w:r w:rsidRPr="00EE3AD0">
              <w:rPr>
                <w:lang w:val="en-US"/>
              </w:rPr>
              <w:t>1 tấn CO₂ phát thải vượt ngưỡng = 1 tín chỉ EUA.</w:t>
            </w:r>
          </w:p>
          <w:p w:rsidRPr="00EE3AD0" w:rsidR="00EE3AD0" w:rsidRDefault="00EE3AD0" w14:paraId="297793AF" w14:textId="77777777">
            <w:pPr>
              <w:numPr>
                <w:ilvl w:val="0"/>
                <w:numId w:val="325"/>
              </w:numPr>
              <w:rPr>
                <w:lang w:val="en-US"/>
              </w:rPr>
            </w:pPr>
            <w:r w:rsidRPr="00EE3AD0">
              <w:rPr>
                <w:lang w:val="en-US"/>
              </w:rPr>
              <w:t>Đơn giá mỗi loại = Giá tiền của từng loại tín chỉ EUA tại thời điểm mua.</w:t>
            </w:r>
          </w:p>
          <w:p w:rsidRPr="00EE3AD0" w:rsidR="00EE3AD0" w:rsidP="00EE3AD0" w:rsidRDefault="00EE3AD0" w14:paraId="6B697491" w14:textId="77777777">
            <w:pPr>
              <w:rPr>
                <w:lang w:val="en-US"/>
              </w:rPr>
            </w:pPr>
            <w:r w:rsidRPr="00EE3AD0">
              <w:rPr>
                <w:b/>
                <w:bCs/>
                <w:lang w:val="en-US"/>
              </w:rPr>
              <w:t>4. Chiều tổng hợp dữ liệu:</w:t>
            </w:r>
            <w:r w:rsidRPr="00EE3AD0">
              <w:rPr>
                <w:lang w:val="en-US"/>
              </w:rPr>
              <w:t> </w:t>
            </w:r>
          </w:p>
          <w:p w:rsidRPr="00EE3AD0" w:rsidR="00EE3AD0" w:rsidRDefault="00EE3AD0" w14:paraId="47A9D044" w14:textId="77777777">
            <w:pPr>
              <w:numPr>
                <w:ilvl w:val="0"/>
                <w:numId w:val="326"/>
              </w:numPr>
              <w:rPr>
                <w:lang w:val="en-US"/>
              </w:rPr>
            </w:pPr>
            <w:r w:rsidRPr="00EE3AD0">
              <w:rPr>
                <w:lang w:val="en-US"/>
              </w:rPr>
              <w:t>Thời gian: Năm </w:t>
            </w:r>
          </w:p>
          <w:p w:rsidRPr="00EE3AD0" w:rsidR="00EE3AD0" w:rsidRDefault="00EE3AD0" w14:paraId="58A7A8A1" w14:textId="77777777">
            <w:pPr>
              <w:numPr>
                <w:ilvl w:val="0"/>
                <w:numId w:val="326"/>
              </w:numPr>
              <w:rPr>
                <w:lang w:val="en-US"/>
              </w:rPr>
            </w:pPr>
            <w:r w:rsidRPr="00EE3AD0">
              <w:rPr>
                <w:lang w:val="en-US"/>
              </w:rPr>
              <w:t>Theo loại tín chỉ EUA.</w:t>
            </w:r>
          </w:p>
          <w:p w:rsidRPr="00597655" w:rsidR="00EE3AD0" w:rsidRDefault="00EE3AD0" w14:paraId="32FCFFDB" w14:textId="77777777">
            <w:pPr>
              <w:numPr>
                <w:ilvl w:val="0"/>
                <w:numId w:val="326"/>
              </w:numPr>
              <w:rPr>
                <w:lang w:val="da-DK"/>
              </w:rPr>
            </w:pPr>
            <w:r w:rsidRPr="00597655">
              <w:rPr>
                <w:lang w:val="da-DK"/>
              </w:rPr>
              <w:t>Theo phạm vi EU ETS: Reduced scope.</w:t>
            </w:r>
          </w:p>
          <w:p w:rsidRPr="00597655" w:rsidR="00EE3AD0" w:rsidP="00EE3AD0" w:rsidRDefault="00EE3AD0" w14:paraId="2EF04675" w14:textId="77777777">
            <w:pPr>
              <w:rPr>
                <w:lang w:val="da-DK"/>
              </w:rPr>
            </w:pPr>
            <w:r w:rsidRPr="00597655">
              <w:rPr>
                <w:b/>
                <w:bCs/>
                <w:lang w:val="da-DK"/>
              </w:rPr>
              <w:t>5. Nguồn dữ liệu:</w:t>
            </w:r>
            <w:r w:rsidRPr="00597655">
              <w:rPr>
                <w:lang w:val="da-DK"/>
              </w:rPr>
              <w:t xml:space="preserve"> Nhập thủ công.</w:t>
            </w:r>
          </w:p>
          <w:p w:rsidRPr="00597655" w:rsidR="00EE3AD0" w:rsidP="00EE3AD0" w:rsidRDefault="00EE3AD0" w14:paraId="52CBBE6F" w14:textId="77777777">
            <w:pPr>
              <w:rPr>
                <w:lang w:val="da-DK"/>
              </w:rPr>
            </w:pPr>
            <w:r w:rsidRPr="00597655">
              <w:rPr>
                <w:b/>
                <w:bCs/>
                <w:lang w:val="da-DK"/>
              </w:rPr>
              <w:t>6. Tần suất cập nhật:</w:t>
            </w:r>
            <w:r w:rsidRPr="00597655">
              <w:rPr>
                <w:lang w:val="da-DK"/>
              </w:rPr>
              <w:t xml:space="preserve"> Theo năm </w:t>
            </w:r>
          </w:p>
        </w:tc>
      </w:tr>
      <w:tr w:rsidRPr="00EE3AD0" w:rsidR="00EE3AD0" w:rsidTr="48D5EB73" w14:paraId="236EDE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73E1A" w14:textId="77777777">
            <w:pPr>
              <w:rPr>
                <w:lang w:val="en-US"/>
              </w:rPr>
            </w:pPr>
            <w:r w:rsidRPr="00EE3AD0">
              <w:rPr>
                <w:b/>
                <w:bCs/>
                <w:lang w:val="en-US"/>
              </w:rPr>
              <w:t>CT 2.24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362D0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00697D19" w14:textId="77777777">
            <w:pPr>
              <w:rPr>
                <w:lang w:val="en-US"/>
              </w:rPr>
            </w:pPr>
            <w:r w:rsidRPr="00EE3AD0">
              <w:rPr>
                <w:b/>
                <w:bCs/>
                <w:i/>
                <w:iCs/>
                <w:lang w:val="en-US"/>
              </w:rPr>
              <w:t>2.1. Định nghĩa/Diễn giải:</w:t>
            </w:r>
          </w:p>
          <w:p w:rsidRPr="00EE3AD0" w:rsidR="00EE3AD0" w:rsidRDefault="00EE3AD0" w14:paraId="69F0D3C3" w14:textId="77777777">
            <w:pPr>
              <w:numPr>
                <w:ilvl w:val="0"/>
                <w:numId w:val="327"/>
              </w:numPr>
              <w:rPr>
                <w:lang w:val="en-US"/>
              </w:rPr>
            </w:pPr>
            <w:r w:rsidRPr="00EE3AD0">
              <w:rPr>
                <w:lang w:val="en-US"/>
              </w:rPr>
              <w:t>Tổng CO₂ phát sinh, phân theo từng đường bay EU ETS </w:t>
            </w:r>
          </w:p>
          <w:p w:rsidRPr="00EE3AD0" w:rsidR="00EE3AD0" w:rsidP="00EE3AD0" w:rsidRDefault="00EE3AD0" w14:paraId="56F8DC1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41F8CE9" w14:textId="77777777">
            <w:pPr>
              <w:numPr>
                <w:ilvl w:val="0"/>
                <w:numId w:val="328"/>
              </w:numPr>
              <w:rPr>
                <w:lang w:val="en-US"/>
              </w:rPr>
            </w:pPr>
            <w:r w:rsidRPr="00EE3AD0">
              <w:rPr>
                <w:lang w:val="en-US"/>
              </w:rPr>
              <w:t>Lượng phát CO2 đối với từng chặng bay được tính toán dựa trên lượng nhiên liệu tiêu thụ của từng chặng bay đó</w:t>
            </w:r>
          </w:p>
          <w:p w:rsidRPr="00EE3AD0" w:rsidR="00EE3AD0" w:rsidP="00EE3AD0" w:rsidRDefault="00EE3AD0" w14:paraId="696D8F79" w14:textId="77777777">
            <w:pPr>
              <w:rPr>
                <w:lang w:val="en-US"/>
              </w:rPr>
            </w:pPr>
            <w:r w:rsidRPr="00EE3AD0">
              <w:rPr>
                <w:b/>
                <w:bCs/>
                <w:lang w:val="en-US"/>
              </w:rPr>
              <w:t>3. Công thức tính toán:</w:t>
            </w:r>
            <w:r w:rsidRPr="00EE3AD0">
              <w:rPr>
                <w:lang w:val="en-US"/>
              </w:rPr>
              <w:t> </w:t>
            </w:r>
          </w:p>
          <w:p w:rsidRPr="00EE3AD0" w:rsidR="00EE3AD0" w:rsidRDefault="00EE3AD0" w14:paraId="2B260414" w14:textId="77777777">
            <w:pPr>
              <w:numPr>
                <w:ilvl w:val="0"/>
                <w:numId w:val="329"/>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6C77350D" w14:textId="77777777">
            <w:pPr>
              <w:numPr>
                <w:ilvl w:val="0"/>
                <w:numId w:val="329"/>
              </w:numPr>
              <w:rPr>
                <w:lang w:val="en-US"/>
              </w:rPr>
            </w:pPr>
            <w:r w:rsidRPr="00EE3AD0">
              <w:rPr>
                <w:lang w:val="en-US"/>
              </w:rPr>
              <w:t>Lượng phát thải CO2 do Jet A-1 = Lượng nhiên liệu tiêu thụ * Hệ số phát thải (3.16).</w:t>
            </w:r>
          </w:p>
          <w:p w:rsidRPr="00EE3AD0" w:rsidR="00EE3AD0" w:rsidRDefault="00EE3AD0" w14:paraId="343B1FFF" w14:textId="77777777">
            <w:pPr>
              <w:numPr>
                <w:ilvl w:val="0"/>
                <w:numId w:val="329"/>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5B473F3E" w14:textId="77777777">
            <w:pPr>
              <w:numPr>
                <w:ilvl w:val="0"/>
                <w:numId w:val="329"/>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575223E9" w14:textId="77777777">
            <w:pPr>
              <w:rPr>
                <w:lang w:val="en-US"/>
              </w:rPr>
            </w:pPr>
            <w:r w:rsidRPr="00EE3AD0">
              <w:rPr>
                <w:b/>
                <w:bCs/>
                <w:lang w:val="en-US"/>
              </w:rPr>
              <w:t>4. Chiều tổng hợp dữ liệu:</w:t>
            </w:r>
            <w:r w:rsidRPr="00EE3AD0">
              <w:rPr>
                <w:lang w:val="en-US"/>
              </w:rPr>
              <w:t> </w:t>
            </w:r>
          </w:p>
          <w:p w:rsidRPr="00EE3AD0" w:rsidR="00EE3AD0" w:rsidRDefault="00EE3AD0" w14:paraId="05387B30" w14:textId="77777777">
            <w:pPr>
              <w:numPr>
                <w:ilvl w:val="0"/>
                <w:numId w:val="330"/>
              </w:numPr>
              <w:rPr>
                <w:lang w:val="en-US"/>
              </w:rPr>
            </w:pPr>
            <w:r w:rsidRPr="00EE3AD0">
              <w:rPr>
                <w:lang w:val="en-US"/>
              </w:rPr>
              <w:t>Thời gian: Năm </w:t>
            </w:r>
          </w:p>
          <w:p w:rsidRPr="00597655" w:rsidR="00EE3AD0" w:rsidRDefault="00EE3AD0" w14:paraId="62DA963C" w14:textId="77777777">
            <w:pPr>
              <w:numPr>
                <w:ilvl w:val="0"/>
                <w:numId w:val="330"/>
              </w:numPr>
              <w:rPr>
                <w:lang w:val="da-DK"/>
              </w:rPr>
            </w:pPr>
            <w:r w:rsidRPr="00597655">
              <w:rPr>
                <w:lang w:val="da-DK"/>
              </w:rPr>
              <w:t>Theo phạm vi EU ETS: Reduced scope.</w:t>
            </w:r>
          </w:p>
          <w:p w:rsidRPr="00EE3AD0" w:rsidR="00EE3AD0" w:rsidP="00EE3AD0" w:rsidRDefault="00EE3AD0" w14:paraId="76C265AB" w14:textId="77777777">
            <w:pPr>
              <w:rPr>
                <w:lang w:val="en-US"/>
              </w:rPr>
            </w:pPr>
            <w:r w:rsidRPr="00EE3AD0">
              <w:rPr>
                <w:b/>
                <w:bCs/>
                <w:lang w:val="en-US"/>
              </w:rPr>
              <w:t>5. Nguồn dữ liệu:</w:t>
            </w:r>
            <w:r w:rsidRPr="00EE3AD0">
              <w:rPr>
                <w:lang w:val="en-US"/>
              </w:rPr>
              <w:t> </w:t>
            </w:r>
          </w:p>
          <w:p w:rsidRPr="00EE3AD0" w:rsidR="00EE3AD0" w:rsidRDefault="00EE3AD0" w14:paraId="1AC34437" w14:textId="77777777">
            <w:pPr>
              <w:numPr>
                <w:ilvl w:val="0"/>
                <w:numId w:val="331"/>
              </w:numPr>
              <w:rPr>
                <w:lang w:val="en-US"/>
              </w:rPr>
            </w:pPr>
            <w:r w:rsidRPr="00EE3AD0">
              <w:rPr>
                <w:lang w:val="en-US"/>
              </w:rPr>
              <w:t>Lượng nhiên liệu nạp: AMOS.</w:t>
            </w:r>
          </w:p>
          <w:p w:rsidRPr="00EE3AD0" w:rsidR="00EE3AD0" w:rsidRDefault="00EE3AD0" w14:paraId="501CA575" w14:textId="77777777">
            <w:pPr>
              <w:numPr>
                <w:ilvl w:val="0"/>
                <w:numId w:val="331"/>
              </w:numPr>
              <w:rPr>
                <w:lang w:val="en-US"/>
              </w:rPr>
            </w:pPr>
            <w:r w:rsidRPr="00EE3AD0">
              <w:rPr>
                <w:lang w:val="en-US"/>
              </w:rPr>
              <w:t>Lượng nhiên liệu tồn trước chuyến bay, Lượng nhiên liệu còn lại sau chuyến bay: FIMS.</w:t>
            </w:r>
          </w:p>
          <w:p w:rsidRPr="00EE3AD0" w:rsidR="00EE3AD0" w:rsidRDefault="00EE3AD0" w14:paraId="76044B2C" w14:textId="77777777">
            <w:pPr>
              <w:numPr>
                <w:ilvl w:val="0"/>
                <w:numId w:val="331"/>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1DC4D6BD"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DA3C36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F6C5616" w14:textId="77777777">
            <w:pPr>
              <w:rPr>
                <w:lang w:val="en-US"/>
              </w:rPr>
            </w:pPr>
            <w:r w:rsidRPr="00EE3AD0">
              <w:rPr>
                <w:b/>
                <w:bCs/>
                <w:lang w:val="en-US"/>
              </w:rPr>
              <w:t>CT 2.25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2F7837"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7A2390F2" w14:textId="77777777">
            <w:pPr>
              <w:rPr>
                <w:lang w:val="en-US"/>
              </w:rPr>
            </w:pPr>
            <w:r w:rsidRPr="00EE3AD0">
              <w:rPr>
                <w:b/>
                <w:bCs/>
                <w:i/>
                <w:iCs/>
                <w:lang w:val="en-US"/>
              </w:rPr>
              <w:t>2.1. Định nghĩa/Diễn giải:</w:t>
            </w:r>
          </w:p>
          <w:p w:rsidRPr="00EE3AD0" w:rsidR="00EE3AD0" w:rsidRDefault="00EE3AD0" w14:paraId="417C923E" w14:textId="77777777">
            <w:pPr>
              <w:numPr>
                <w:ilvl w:val="0"/>
                <w:numId w:val="332"/>
              </w:numPr>
              <w:rPr>
                <w:lang w:val="en-US"/>
              </w:rPr>
            </w:pPr>
            <w:r w:rsidRPr="00EE3AD0">
              <w:rPr>
                <w:lang w:val="en-US"/>
              </w:rPr>
              <w:t>Phân loại phát thải theo loại chuyến bay Full scope và Reduce scope.</w:t>
            </w:r>
          </w:p>
          <w:p w:rsidRPr="00EE3AD0" w:rsidR="00EE3AD0" w:rsidP="00EE3AD0" w:rsidRDefault="00EE3AD0" w14:paraId="630337F4"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D8666E8" w14:textId="77777777">
            <w:pPr>
              <w:numPr>
                <w:ilvl w:val="0"/>
                <w:numId w:val="333"/>
              </w:numPr>
              <w:rPr>
                <w:lang w:val="en-US"/>
              </w:rPr>
            </w:pPr>
            <w:r w:rsidRPr="00EE3AD0">
              <w:rPr>
                <w:lang w:val="en-US"/>
              </w:rPr>
              <w:t>Full scope: Phát thải CO₂ đối với toàn bộ chuyến bay có điểm đi, điểm đến, hoặc cả điểm đi và điểm đến thuộc châu Âu </w:t>
            </w:r>
          </w:p>
          <w:p w:rsidRPr="00EE3AD0" w:rsidR="00EE3AD0" w:rsidRDefault="00EE3AD0" w14:paraId="78268EE5" w14:textId="77777777">
            <w:pPr>
              <w:numPr>
                <w:ilvl w:val="0"/>
                <w:numId w:val="333"/>
              </w:numPr>
              <w:rPr>
                <w:lang w:val="en-US"/>
              </w:rPr>
            </w:pPr>
            <w:r w:rsidRPr="00EE3AD0">
              <w:rPr>
                <w:lang w:val="en-US"/>
              </w:rPr>
              <w:t>Reduced scope: Phát thải CO₂ đối với toàn bộ chuyến bay có điểm đi và điểm đến đều thuộc châu Âu </w:t>
            </w:r>
          </w:p>
          <w:p w:rsidRPr="00EE3AD0" w:rsidR="00EE3AD0" w:rsidP="00EE3AD0" w:rsidRDefault="00EE3AD0" w14:paraId="7A44E55E" w14:textId="77777777">
            <w:pPr>
              <w:rPr>
                <w:lang w:val="en-US"/>
              </w:rPr>
            </w:pPr>
            <w:r w:rsidRPr="00EE3AD0">
              <w:rPr>
                <w:b/>
                <w:bCs/>
                <w:lang w:val="en-US"/>
              </w:rPr>
              <w:t>3. Công thức tính toán:</w:t>
            </w:r>
            <w:r w:rsidRPr="00EE3AD0">
              <w:rPr>
                <w:lang w:val="en-US"/>
              </w:rPr>
              <w:t> </w:t>
            </w:r>
          </w:p>
          <w:p w:rsidRPr="00EE3AD0" w:rsidR="00EE3AD0" w:rsidRDefault="00EE3AD0" w14:paraId="402042DB" w14:textId="77777777">
            <w:pPr>
              <w:numPr>
                <w:ilvl w:val="0"/>
                <w:numId w:val="334"/>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0B1A134" w14:textId="77777777">
            <w:pPr>
              <w:numPr>
                <w:ilvl w:val="0"/>
                <w:numId w:val="334"/>
              </w:numPr>
              <w:rPr>
                <w:lang w:val="en-US"/>
              </w:rPr>
            </w:pPr>
            <w:r w:rsidRPr="00EE3AD0">
              <w:rPr>
                <w:lang w:val="en-US"/>
              </w:rPr>
              <w:t>Lượng phát thải CO2 do Jet A-1 = Lượng nhiên liệu tiêu thụ * Hệ số phát thải (3.16).</w:t>
            </w:r>
          </w:p>
          <w:p w:rsidRPr="00EE3AD0" w:rsidR="00EE3AD0" w:rsidRDefault="00EE3AD0" w14:paraId="298212F8" w14:textId="77777777">
            <w:pPr>
              <w:numPr>
                <w:ilvl w:val="0"/>
                <w:numId w:val="334"/>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E1E8E14" w14:textId="77777777">
            <w:pPr>
              <w:numPr>
                <w:ilvl w:val="0"/>
                <w:numId w:val="334"/>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753D9B3C" w14:textId="77777777">
            <w:pPr>
              <w:rPr>
                <w:lang w:val="en-US"/>
              </w:rPr>
            </w:pPr>
            <w:r w:rsidRPr="00EE3AD0">
              <w:rPr>
                <w:b/>
                <w:bCs/>
                <w:lang w:val="en-US"/>
              </w:rPr>
              <w:t>4. Chiều tổng hợp dữ liệu:</w:t>
            </w:r>
            <w:r w:rsidRPr="00EE3AD0">
              <w:rPr>
                <w:lang w:val="en-US"/>
              </w:rPr>
              <w:t> </w:t>
            </w:r>
          </w:p>
          <w:p w:rsidRPr="00EE3AD0" w:rsidR="00EE3AD0" w:rsidRDefault="00EE3AD0" w14:paraId="5779444E" w14:textId="77777777">
            <w:pPr>
              <w:numPr>
                <w:ilvl w:val="0"/>
                <w:numId w:val="335"/>
              </w:numPr>
              <w:rPr>
                <w:lang w:val="en-US"/>
              </w:rPr>
            </w:pPr>
            <w:r w:rsidRPr="00EE3AD0">
              <w:rPr>
                <w:lang w:val="en-US"/>
              </w:rPr>
              <w:t>Thời gian: Năm </w:t>
            </w:r>
          </w:p>
          <w:p w:rsidRPr="00597655" w:rsidR="00EE3AD0" w:rsidRDefault="00EE3AD0" w14:paraId="623E59BF" w14:textId="77777777">
            <w:pPr>
              <w:numPr>
                <w:ilvl w:val="0"/>
                <w:numId w:val="335"/>
              </w:numPr>
              <w:rPr>
                <w:lang w:val="da-DK"/>
              </w:rPr>
            </w:pPr>
            <w:r w:rsidRPr="00597655">
              <w:rPr>
                <w:lang w:val="da-DK"/>
              </w:rPr>
              <w:t>Theo phạm vi EU ETS: Reduced scope.</w:t>
            </w:r>
          </w:p>
          <w:p w:rsidRPr="00EE3AD0" w:rsidR="00EE3AD0" w:rsidP="00EE3AD0" w:rsidRDefault="00EE3AD0" w14:paraId="0D05E66E" w14:textId="77777777">
            <w:pPr>
              <w:rPr>
                <w:lang w:val="en-US"/>
              </w:rPr>
            </w:pPr>
            <w:r w:rsidRPr="00EE3AD0">
              <w:rPr>
                <w:b/>
                <w:bCs/>
                <w:lang w:val="en-US"/>
              </w:rPr>
              <w:t>5. Nguồn dữ liệu:</w:t>
            </w:r>
            <w:r w:rsidRPr="00EE3AD0">
              <w:rPr>
                <w:lang w:val="en-US"/>
              </w:rPr>
              <w:t> </w:t>
            </w:r>
          </w:p>
          <w:p w:rsidRPr="00EE3AD0" w:rsidR="00EE3AD0" w:rsidRDefault="00EE3AD0" w14:paraId="3665CEF9" w14:textId="77777777">
            <w:pPr>
              <w:numPr>
                <w:ilvl w:val="0"/>
                <w:numId w:val="336"/>
              </w:numPr>
              <w:rPr>
                <w:lang w:val="en-US"/>
              </w:rPr>
            </w:pPr>
            <w:r w:rsidRPr="00EE3AD0">
              <w:rPr>
                <w:lang w:val="en-US"/>
              </w:rPr>
              <w:t>Lượng nhiên liệu nạp: AMOS.</w:t>
            </w:r>
          </w:p>
          <w:p w:rsidRPr="00EE3AD0" w:rsidR="00EE3AD0" w:rsidRDefault="00EE3AD0" w14:paraId="7AC1E518" w14:textId="77777777">
            <w:pPr>
              <w:numPr>
                <w:ilvl w:val="0"/>
                <w:numId w:val="336"/>
              </w:numPr>
              <w:rPr>
                <w:lang w:val="en-US"/>
              </w:rPr>
            </w:pPr>
            <w:r w:rsidRPr="00EE3AD0">
              <w:rPr>
                <w:lang w:val="en-US"/>
              </w:rPr>
              <w:t>Lượng nhiên liệu tồn trước chuyến bay, Lượng nhiên liệu còn lại sau chuyến bay: FIMS.</w:t>
            </w:r>
          </w:p>
          <w:p w:rsidRPr="00EE3AD0" w:rsidR="00EE3AD0" w:rsidRDefault="00EE3AD0" w14:paraId="7B7EC439" w14:textId="77777777">
            <w:pPr>
              <w:numPr>
                <w:ilvl w:val="0"/>
                <w:numId w:val="336"/>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93ABE4F"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2D97FFF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8D0790" w14:textId="77777777">
            <w:pPr>
              <w:rPr>
                <w:lang w:val="en-US"/>
              </w:rPr>
            </w:pPr>
            <w:r w:rsidRPr="00EE3AD0">
              <w:rPr>
                <w:b/>
                <w:bCs/>
                <w:lang w:val="en-US"/>
              </w:rPr>
              <w:t>CT 2.26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67E692" w14:textId="77777777">
            <w:pPr>
              <w:rPr>
                <w:lang w:val="en-US"/>
              </w:rPr>
            </w:pPr>
            <w:r w:rsidRPr="00EE3AD0">
              <w:rPr>
                <w:b/>
                <w:bCs/>
                <w:lang w:val="en-US"/>
              </w:rPr>
              <w:t xml:space="preserve">1. Tên chỉ tiêu: </w:t>
            </w:r>
            <w:r w:rsidRPr="00EE3AD0">
              <w:rPr>
                <w:lang w:val="en-US"/>
              </w:rPr>
              <w:t>UK ETS Full Scope Flights – Chuyến bay đi/đến Anh</w:t>
            </w:r>
          </w:p>
          <w:p w:rsidRPr="00EE3AD0" w:rsidR="00EE3AD0" w:rsidP="00EE3AD0" w:rsidRDefault="00EE3AD0" w14:paraId="04053EEB" w14:textId="77777777">
            <w:pPr>
              <w:rPr>
                <w:lang w:val="en-US"/>
              </w:rPr>
            </w:pPr>
            <w:r w:rsidRPr="00EE3AD0">
              <w:rPr>
                <w:b/>
                <w:bCs/>
                <w:i/>
                <w:iCs/>
                <w:lang w:val="en-US"/>
              </w:rPr>
              <w:t>2.1. Định nghĩa/Diễn giải:</w:t>
            </w:r>
          </w:p>
          <w:p w:rsidRPr="00EE3AD0" w:rsidR="00EE3AD0" w:rsidRDefault="00EE3AD0" w14:paraId="584B629C" w14:textId="77777777">
            <w:pPr>
              <w:numPr>
                <w:ilvl w:val="0"/>
                <w:numId w:val="337"/>
              </w:numPr>
              <w:rPr>
                <w:lang w:val="en-US"/>
              </w:rPr>
            </w:pPr>
            <w:r w:rsidRPr="00EE3AD0">
              <w:rPr>
                <w:lang w:val="en-US"/>
              </w:rPr>
              <w:t>Tất cả những chuyến bay có điểm đi, điểm đến, hoặc cả điểm đi và đến thuộc UK (full scope).</w:t>
            </w:r>
          </w:p>
          <w:p w:rsidRPr="00EE3AD0" w:rsidR="00EE3AD0" w:rsidP="00EE3AD0" w:rsidRDefault="00EE3AD0" w14:paraId="5F12DF1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204C506" w14:textId="77777777">
            <w:pPr>
              <w:numPr>
                <w:ilvl w:val="0"/>
                <w:numId w:val="338"/>
              </w:numPr>
              <w:rPr>
                <w:lang w:val="en-US"/>
              </w:rPr>
            </w:pPr>
            <w:r w:rsidRPr="00EE3AD0">
              <w:rPr>
                <w:lang w:val="en-US"/>
              </w:rPr>
              <w:t>Phục vụ việc theo dõi và báo cáo dữ liệu cho hệ thống EU ETS.</w:t>
            </w:r>
          </w:p>
          <w:p w:rsidRPr="00EE3AD0" w:rsidR="00EE3AD0" w:rsidP="00EE3AD0" w:rsidRDefault="00EE3AD0" w14:paraId="3C077150" w14:textId="77777777">
            <w:pPr>
              <w:rPr>
                <w:lang w:val="en-US"/>
              </w:rPr>
            </w:pPr>
            <w:r w:rsidRPr="00EE3AD0">
              <w:rPr>
                <w:b/>
                <w:bCs/>
                <w:lang w:val="en-US"/>
              </w:rPr>
              <w:t>3. Công thức tính toán:</w:t>
            </w:r>
            <w:r w:rsidRPr="00EE3AD0">
              <w:rPr>
                <w:lang w:val="en-US"/>
              </w:rPr>
              <w:t> </w:t>
            </w:r>
          </w:p>
          <w:p w:rsidRPr="00EE3AD0" w:rsidR="00EE3AD0" w:rsidRDefault="00EE3AD0" w14:paraId="0492E6E7" w14:textId="77777777">
            <w:pPr>
              <w:numPr>
                <w:ilvl w:val="0"/>
                <w:numId w:val="339"/>
              </w:numPr>
              <w:rPr>
                <w:lang w:val="en-US"/>
              </w:rPr>
            </w:pPr>
            <w:r w:rsidRPr="00EE3AD0">
              <w:rPr>
                <w:lang w:val="en-US"/>
              </w:rPr>
              <w:t>Đếm các chuyến bay có DEP hoặc ARR thuộc các sân bay tại Anh.</w:t>
            </w:r>
          </w:p>
          <w:p w:rsidRPr="00EE3AD0" w:rsidR="00EE3AD0" w:rsidP="00EE3AD0" w:rsidRDefault="00EE3AD0" w14:paraId="12B0E16B" w14:textId="77777777">
            <w:pPr>
              <w:rPr>
                <w:lang w:val="en-US"/>
              </w:rPr>
            </w:pPr>
            <w:r w:rsidRPr="00EE3AD0">
              <w:rPr>
                <w:b/>
                <w:bCs/>
                <w:lang w:val="en-US"/>
              </w:rPr>
              <w:t>4. Chiều tổng hợp dữ liệu:</w:t>
            </w:r>
            <w:r w:rsidRPr="00EE3AD0">
              <w:rPr>
                <w:lang w:val="en-US"/>
              </w:rPr>
              <w:t> </w:t>
            </w:r>
          </w:p>
          <w:p w:rsidRPr="00EE3AD0" w:rsidR="00EE3AD0" w:rsidRDefault="00EE3AD0" w14:paraId="26C493E0" w14:textId="77777777">
            <w:pPr>
              <w:numPr>
                <w:ilvl w:val="0"/>
                <w:numId w:val="340"/>
              </w:numPr>
              <w:rPr>
                <w:lang w:val="en-US"/>
              </w:rPr>
            </w:pPr>
            <w:r w:rsidRPr="00EE3AD0">
              <w:rPr>
                <w:lang w:val="en-US"/>
              </w:rPr>
              <w:t>Thời gian: Năm</w:t>
            </w:r>
          </w:p>
          <w:p w:rsidRPr="00EE3AD0" w:rsidR="00EE3AD0" w:rsidRDefault="00EE3AD0" w14:paraId="5E69AF39" w14:textId="77777777">
            <w:pPr>
              <w:numPr>
                <w:ilvl w:val="0"/>
                <w:numId w:val="340"/>
              </w:numPr>
              <w:rPr>
                <w:lang w:val="en-US"/>
              </w:rPr>
            </w:pPr>
            <w:r w:rsidRPr="00EE3AD0">
              <w:rPr>
                <w:lang w:val="en-US"/>
              </w:rPr>
              <w:t>Theo phạm vi UK ETS: Full scope.</w:t>
            </w:r>
          </w:p>
          <w:p w:rsidRPr="00EE3AD0" w:rsidR="00EE3AD0" w:rsidP="00EE3AD0" w:rsidRDefault="00EE3AD0" w14:paraId="1773F60D"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56B30A1E"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4148C9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442D48" w14:textId="77777777">
            <w:pPr>
              <w:rPr>
                <w:lang w:val="en-US"/>
              </w:rPr>
            </w:pPr>
            <w:r w:rsidRPr="00EE3AD0">
              <w:rPr>
                <w:b/>
                <w:bCs/>
                <w:lang w:val="en-US"/>
              </w:rPr>
              <w:t>CT 2.27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89E89D" w14:textId="77777777">
            <w:pPr>
              <w:rPr>
                <w:lang w:val="en-US"/>
              </w:rPr>
            </w:pPr>
            <w:r w:rsidRPr="00EE3AD0">
              <w:rPr>
                <w:b/>
                <w:bCs/>
                <w:lang w:val="en-US"/>
              </w:rPr>
              <w:t xml:space="preserve">1. Tên chỉ tiêu: </w:t>
            </w:r>
            <w:r w:rsidRPr="00EE3AD0">
              <w:rPr>
                <w:lang w:val="en-US"/>
              </w:rPr>
              <w:t>UK ETS Reduced Scope Flights – Chuyến bay áp dụng UK ETS</w:t>
            </w:r>
          </w:p>
          <w:p w:rsidRPr="00EE3AD0" w:rsidR="00EE3AD0" w:rsidP="00EE3AD0" w:rsidRDefault="00EE3AD0" w14:paraId="62ADB77C" w14:textId="77777777">
            <w:pPr>
              <w:rPr>
                <w:lang w:val="en-US"/>
              </w:rPr>
            </w:pPr>
            <w:r w:rsidRPr="00EE3AD0">
              <w:rPr>
                <w:b/>
                <w:bCs/>
                <w:i/>
                <w:iCs/>
                <w:lang w:val="en-US"/>
              </w:rPr>
              <w:t>2.1. Định nghĩa/Diễn giải:</w:t>
            </w:r>
          </w:p>
          <w:p w:rsidRPr="00EE3AD0" w:rsidR="00EE3AD0" w:rsidRDefault="00EE3AD0" w14:paraId="3D64F1D4" w14:textId="77777777">
            <w:pPr>
              <w:numPr>
                <w:ilvl w:val="0"/>
                <w:numId w:val="341"/>
              </w:numPr>
              <w:rPr>
                <w:lang w:val="en-US"/>
              </w:rPr>
            </w:pPr>
            <w:r w:rsidRPr="00EE3AD0">
              <w:rPr>
                <w:lang w:val="en-US"/>
              </w:rPr>
              <w:t>Chỉ các chuyến bay nội địa UK hoặc phạm vi UK - EU (Reduced scope) </w:t>
            </w:r>
          </w:p>
          <w:p w:rsidRPr="00EE3AD0" w:rsidR="00EE3AD0" w:rsidP="00EE3AD0" w:rsidRDefault="00EE3AD0" w14:paraId="649E2D6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3419F84" w14:textId="77777777">
            <w:pPr>
              <w:numPr>
                <w:ilvl w:val="0"/>
                <w:numId w:val="342"/>
              </w:numPr>
              <w:rPr>
                <w:lang w:val="en-US"/>
              </w:rPr>
            </w:pPr>
            <w:r w:rsidRPr="00EE3AD0">
              <w:rPr>
                <w:lang w:val="en-US"/>
              </w:rPr>
              <w:t>Phục vụ việc theo dõi và báo cáo dữ liệu cho hệ thống EU ETS.</w:t>
            </w:r>
          </w:p>
          <w:p w:rsidRPr="00EE3AD0" w:rsidR="00EE3AD0" w:rsidP="00EE3AD0" w:rsidRDefault="00EE3AD0" w14:paraId="27915A87" w14:textId="77777777">
            <w:pPr>
              <w:rPr>
                <w:lang w:val="en-US"/>
              </w:rPr>
            </w:pPr>
            <w:r w:rsidRPr="00EE3AD0">
              <w:rPr>
                <w:b/>
                <w:bCs/>
                <w:lang w:val="en-US"/>
              </w:rPr>
              <w:t>3. Công thức tính toán: </w:t>
            </w:r>
          </w:p>
          <w:p w:rsidRPr="00EE3AD0" w:rsidR="00EE3AD0" w:rsidRDefault="00EE3AD0" w14:paraId="0E4AC324" w14:textId="77777777">
            <w:pPr>
              <w:numPr>
                <w:ilvl w:val="0"/>
                <w:numId w:val="343"/>
              </w:numPr>
              <w:rPr>
                <w:lang w:val="en-US"/>
              </w:rPr>
            </w:pPr>
            <w:r w:rsidRPr="00EE3AD0">
              <w:rPr>
                <w:lang w:val="en-US"/>
              </w:rPr>
              <w:t>Đếm các chuyến bay có cả DEP và ARR đều thuộc các sân bay tại Anh, hoặc chuyến bay có điểm đi - đến từ UK - EU.</w:t>
            </w:r>
          </w:p>
          <w:p w:rsidRPr="00EE3AD0" w:rsidR="00EE3AD0" w:rsidP="00EE3AD0" w:rsidRDefault="00EE3AD0" w14:paraId="652CE43D" w14:textId="77777777">
            <w:pPr>
              <w:rPr>
                <w:lang w:val="en-US"/>
              </w:rPr>
            </w:pPr>
            <w:r w:rsidRPr="00EE3AD0">
              <w:rPr>
                <w:b/>
                <w:bCs/>
                <w:lang w:val="en-US"/>
              </w:rPr>
              <w:t>4. Chiều tổng hợp dữ liệu:</w:t>
            </w:r>
            <w:r w:rsidRPr="00EE3AD0">
              <w:rPr>
                <w:lang w:val="en-US"/>
              </w:rPr>
              <w:t> </w:t>
            </w:r>
          </w:p>
          <w:p w:rsidRPr="00EE3AD0" w:rsidR="00EE3AD0" w:rsidRDefault="00EE3AD0" w14:paraId="063CDFCA" w14:textId="77777777">
            <w:pPr>
              <w:numPr>
                <w:ilvl w:val="0"/>
                <w:numId w:val="344"/>
              </w:numPr>
              <w:rPr>
                <w:lang w:val="en-US"/>
              </w:rPr>
            </w:pPr>
            <w:r w:rsidRPr="00EE3AD0">
              <w:rPr>
                <w:lang w:val="en-US"/>
              </w:rPr>
              <w:t>Thời gian: Năm </w:t>
            </w:r>
          </w:p>
          <w:p w:rsidRPr="00EE3AD0" w:rsidR="00EE3AD0" w:rsidRDefault="00EE3AD0" w14:paraId="686203E0" w14:textId="77777777">
            <w:pPr>
              <w:numPr>
                <w:ilvl w:val="0"/>
                <w:numId w:val="344"/>
              </w:numPr>
              <w:rPr>
                <w:lang w:val="en-US"/>
              </w:rPr>
            </w:pPr>
            <w:r w:rsidRPr="00EE3AD0">
              <w:rPr>
                <w:lang w:val="en-US"/>
              </w:rPr>
              <w:t>Theo phạm vi UK ETS: Reduced scope.</w:t>
            </w:r>
          </w:p>
          <w:p w:rsidRPr="00EE3AD0" w:rsidR="00EE3AD0" w:rsidP="00EE3AD0" w:rsidRDefault="00EE3AD0" w14:paraId="133B8AC2" w14:textId="77777777">
            <w:pPr>
              <w:rPr>
                <w:lang w:val="en-US"/>
              </w:rPr>
            </w:pPr>
            <w:r w:rsidRPr="00EE3AD0">
              <w:rPr>
                <w:b/>
                <w:bCs/>
                <w:lang w:val="en-US"/>
              </w:rPr>
              <w:t xml:space="preserve">5. Nguồn dữ liệu: </w:t>
            </w:r>
            <w:r w:rsidRPr="00EE3AD0">
              <w:rPr>
                <w:lang w:val="en-US"/>
              </w:rPr>
              <w:t>FIMS.</w:t>
            </w:r>
          </w:p>
          <w:p w:rsidRPr="00EE3AD0" w:rsidR="00EE3AD0" w:rsidP="00EE3AD0" w:rsidRDefault="00EE3AD0" w14:paraId="6E46FAE8"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C27C5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36275DE" w14:textId="77777777">
            <w:pPr>
              <w:rPr>
                <w:lang w:val="en-US"/>
              </w:rPr>
            </w:pPr>
            <w:r w:rsidRPr="00EE3AD0">
              <w:rPr>
                <w:b/>
                <w:bCs/>
                <w:lang w:val="en-US"/>
              </w:rPr>
              <w:t>CT 2.28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508689" w14:textId="32C1B766">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03461B27" w14:textId="77777777">
            <w:pPr>
              <w:numPr>
                <w:ilvl w:val="0"/>
                <w:numId w:val="345"/>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338C516E"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91CAD86" w14:textId="77777777">
            <w:pPr>
              <w:numPr>
                <w:ilvl w:val="0"/>
                <w:numId w:val="346"/>
              </w:numPr>
              <w:rPr>
                <w:lang w:val="en-US"/>
              </w:rPr>
            </w:pPr>
            <w:r w:rsidRPr="00EE3AD0">
              <w:rPr>
                <w:lang w:val="en-US"/>
              </w:rPr>
              <w:t>Phục vụ việc theo dõi và báo cáo dữ liệu cho hệ thống UK ETS.</w:t>
            </w:r>
          </w:p>
          <w:p w:rsidRPr="00EE3AD0" w:rsidR="00EE3AD0" w:rsidP="00EE3AD0" w:rsidRDefault="00EE3AD0" w14:paraId="4C39BFE0" w14:textId="77777777">
            <w:pPr>
              <w:rPr>
                <w:lang w:val="en-US"/>
              </w:rPr>
            </w:pPr>
            <w:r w:rsidRPr="00EE3AD0">
              <w:rPr>
                <w:b/>
                <w:bCs/>
                <w:lang w:val="en-US"/>
              </w:rPr>
              <w:t>3. Công thức tính toán:</w:t>
            </w:r>
            <w:r w:rsidRPr="00EE3AD0">
              <w:rPr>
                <w:lang w:val="en-US"/>
              </w:rPr>
              <w:t> </w:t>
            </w:r>
          </w:p>
          <w:p w:rsidRPr="00EE3AD0" w:rsidR="00EE3AD0" w:rsidRDefault="00EE3AD0" w14:paraId="5E82D82E" w14:textId="77777777">
            <w:pPr>
              <w:numPr>
                <w:ilvl w:val="0"/>
                <w:numId w:val="347"/>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5CAC3473" w14:textId="77777777">
            <w:pPr>
              <w:numPr>
                <w:ilvl w:val="0"/>
                <w:numId w:val="347"/>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55651484" w14:textId="77777777">
            <w:pPr>
              <w:numPr>
                <w:ilvl w:val="0"/>
                <w:numId w:val="347"/>
              </w:numPr>
              <w:rPr>
                <w:lang w:val="en-US"/>
              </w:rPr>
            </w:pPr>
            <w:r w:rsidRPr="00EE3AD0">
              <w:rPr>
                <w:lang w:val="en-US"/>
              </w:rPr>
              <w:t>Lượng phát thải CO2 do Jet A-1 = Lượng nhiên liệu tiêu thụ * Hệ số phát thải (3.16).</w:t>
            </w:r>
          </w:p>
          <w:p w:rsidRPr="00EE3AD0" w:rsidR="00EE3AD0" w:rsidRDefault="00EE3AD0" w14:paraId="21D0E5A5" w14:textId="77777777">
            <w:pPr>
              <w:numPr>
                <w:ilvl w:val="0"/>
                <w:numId w:val="347"/>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606AEAD" w14:textId="77777777">
            <w:pPr>
              <w:rPr>
                <w:lang w:val="en-US"/>
              </w:rPr>
            </w:pPr>
            <w:r w:rsidRPr="00EE3AD0">
              <w:rPr>
                <w:b/>
                <w:bCs/>
                <w:lang w:val="en-US"/>
              </w:rPr>
              <w:t>4. Chiều tổng hợp dữ liệu:</w:t>
            </w:r>
            <w:r w:rsidRPr="00EE3AD0">
              <w:rPr>
                <w:lang w:val="en-US"/>
              </w:rPr>
              <w:t> </w:t>
            </w:r>
          </w:p>
          <w:p w:rsidRPr="00EE3AD0" w:rsidR="00EE3AD0" w:rsidRDefault="00EE3AD0" w14:paraId="2968047B" w14:textId="77777777">
            <w:pPr>
              <w:numPr>
                <w:ilvl w:val="0"/>
                <w:numId w:val="348"/>
              </w:numPr>
              <w:rPr>
                <w:lang w:val="en-US"/>
              </w:rPr>
            </w:pPr>
            <w:r w:rsidRPr="00EE3AD0">
              <w:rPr>
                <w:lang w:val="en-US"/>
              </w:rPr>
              <w:t>Thời gian: Năm </w:t>
            </w:r>
          </w:p>
          <w:p w:rsidRPr="00EE3AD0" w:rsidR="00EE3AD0" w:rsidRDefault="00EE3AD0" w14:paraId="1680B02A" w14:textId="77777777">
            <w:pPr>
              <w:numPr>
                <w:ilvl w:val="0"/>
                <w:numId w:val="348"/>
              </w:numPr>
              <w:rPr>
                <w:lang w:val="en-US"/>
              </w:rPr>
            </w:pPr>
            <w:r w:rsidRPr="00EE3AD0">
              <w:rPr>
                <w:lang w:val="en-US"/>
              </w:rPr>
              <w:t>Theo phạm vi UK ETS: Reduced scope.</w:t>
            </w:r>
          </w:p>
          <w:p w:rsidRPr="00EE3AD0" w:rsidR="00EE3AD0" w:rsidP="00EE3AD0" w:rsidRDefault="00EE3AD0" w14:paraId="61F2E7B0" w14:textId="77777777">
            <w:pPr>
              <w:rPr>
                <w:lang w:val="en-US"/>
              </w:rPr>
            </w:pPr>
            <w:r w:rsidRPr="00EE3AD0">
              <w:rPr>
                <w:b/>
                <w:bCs/>
                <w:lang w:val="en-US"/>
              </w:rPr>
              <w:t>5. Nguồn dữ liệu:</w:t>
            </w:r>
            <w:r w:rsidRPr="00EE3AD0">
              <w:rPr>
                <w:lang w:val="en-US"/>
              </w:rPr>
              <w:t> </w:t>
            </w:r>
          </w:p>
          <w:p w:rsidRPr="00EE3AD0" w:rsidR="00EE3AD0" w:rsidRDefault="00EE3AD0" w14:paraId="3EAF4020" w14:textId="77777777">
            <w:pPr>
              <w:numPr>
                <w:ilvl w:val="0"/>
                <w:numId w:val="349"/>
              </w:numPr>
              <w:rPr>
                <w:lang w:val="en-US"/>
              </w:rPr>
            </w:pPr>
            <w:r w:rsidRPr="00EE3AD0">
              <w:rPr>
                <w:lang w:val="en-US"/>
              </w:rPr>
              <w:t>Lượng nhiên liệu tiêu thụ: FIMS.</w:t>
            </w:r>
          </w:p>
          <w:p w:rsidRPr="00EE3AD0" w:rsidR="00EE3AD0" w:rsidRDefault="00EE3AD0" w14:paraId="643BE8C2" w14:textId="77777777">
            <w:pPr>
              <w:numPr>
                <w:ilvl w:val="0"/>
                <w:numId w:val="34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95D5236"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A700CB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CD077D8" w14:textId="77777777">
            <w:pPr>
              <w:rPr>
                <w:lang w:val="en-US"/>
              </w:rPr>
            </w:pPr>
            <w:r w:rsidRPr="00EE3AD0">
              <w:rPr>
                <w:b/>
                <w:bCs/>
                <w:lang w:val="en-US"/>
              </w:rPr>
              <w:t>CT 2.29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928A16" w14:textId="09CC5EAD">
            <w:pPr>
              <w:rPr>
                <w:lang w:val="en-US"/>
              </w:rPr>
            </w:pPr>
            <w:r w:rsidRPr="00EE3AD0">
              <w:rPr>
                <w:b/>
                <w:bCs/>
                <w:lang w:val="en-US"/>
              </w:rPr>
              <w:t xml:space="preserve">1. Tên chỉ tiêu: </w:t>
            </w:r>
            <w:r w:rsidRPr="00EE3AD0">
              <w:rPr>
                <w:lang w:val="en-US"/>
              </w:rPr>
              <w:t xml:space="preserve"> CO₂ Emissions vs UK Allowance (tonnes) –  Phát thải CO2 so với hạn ngạch UK ETS</w:t>
            </w:r>
          </w:p>
          <w:p w:rsidRPr="00EE3AD0" w:rsidR="00EE3AD0" w:rsidP="00EE3AD0" w:rsidRDefault="00EE3AD0" w14:paraId="44C8480E" w14:textId="77777777">
            <w:pPr>
              <w:rPr>
                <w:lang w:val="en-US"/>
              </w:rPr>
            </w:pPr>
            <w:r w:rsidRPr="00EE3AD0">
              <w:rPr>
                <w:b/>
                <w:bCs/>
                <w:i/>
                <w:iCs/>
                <w:lang w:val="en-US"/>
              </w:rPr>
              <w:t>2.1. Định nghĩa/Diễn giải:</w:t>
            </w:r>
          </w:p>
          <w:p w:rsidRPr="00EE3AD0" w:rsidR="00EE3AD0" w:rsidRDefault="00EE3AD0" w14:paraId="528127A9" w14:textId="77777777">
            <w:pPr>
              <w:numPr>
                <w:ilvl w:val="0"/>
                <w:numId w:val="350"/>
              </w:numPr>
              <w:rPr>
                <w:lang w:val="en-US"/>
              </w:rPr>
            </w:pPr>
            <w:r w:rsidRPr="00EE3AD0">
              <w:rPr>
                <w:lang w:val="en-US"/>
              </w:rPr>
              <w:t>So sánh phát thải thực tế với hạn ngạch được cấp theo năm.</w:t>
            </w:r>
          </w:p>
          <w:p w:rsidRPr="00EE3AD0" w:rsidR="00EE3AD0" w:rsidP="00EE3AD0" w:rsidRDefault="00EE3AD0" w14:paraId="3FDB71C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60A8FB5E" w14:textId="77777777">
            <w:pPr>
              <w:numPr>
                <w:ilvl w:val="0"/>
                <w:numId w:val="351"/>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4DC02CB3" w14:textId="77777777">
            <w:pPr>
              <w:numPr>
                <w:ilvl w:val="0"/>
                <w:numId w:val="351"/>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607FA9EA" w14:textId="77777777">
            <w:pPr>
              <w:rPr>
                <w:lang w:val="en-US"/>
              </w:rPr>
            </w:pPr>
            <w:r w:rsidRPr="00EE3AD0">
              <w:rPr>
                <w:b/>
                <w:bCs/>
                <w:lang w:val="en-US"/>
              </w:rPr>
              <w:t>3. Công thức tính toán:</w:t>
            </w:r>
            <w:r w:rsidRPr="00EE3AD0">
              <w:rPr>
                <w:lang w:val="en-US"/>
              </w:rPr>
              <w:t> </w:t>
            </w:r>
          </w:p>
          <w:p w:rsidRPr="00EE3AD0" w:rsidR="00EE3AD0" w:rsidRDefault="00EE3AD0" w14:paraId="1CA65C83" w14:textId="77777777">
            <w:pPr>
              <w:numPr>
                <w:ilvl w:val="0"/>
                <w:numId w:val="352"/>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537D3A6" w14:textId="77777777">
            <w:pPr>
              <w:numPr>
                <w:ilvl w:val="0"/>
                <w:numId w:val="352"/>
              </w:numPr>
              <w:rPr>
                <w:lang w:val="en-US"/>
              </w:rPr>
            </w:pPr>
            <w:r w:rsidRPr="00EE3AD0">
              <w:rPr>
                <w:lang w:val="en-US"/>
              </w:rPr>
              <w:t>Lượng phát thải CO2 do Jet A-1 = Lượng nhiên liệu tiêu thụ * Hệ số phát thải (3.16).</w:t>
            </w:r>
          </w:p>
          <w:p w:rsidRPr="00EE3AD0" w:rsidR="00EE3AD0" w:rsidRDefault="00EE3AD0" w14:paraId="39BF5AC7" w14:textId="77777777">
            <w:pPr>
              <w:numPr>
                <w:ilvl w:val="0"/>
                <w:numId w:val="352"/>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D0A451A" w14:textId="77777777">
            <w:pPr>
              <w:numPr>
                <w:ilvl w:val="0"/>
                <w:numId w:val="352"/>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0E09FB39" w14:textId="77777777">
            <w:pPr>
              <w:rPr>
                <w:lang w:val="en-US"/>
              </w:rPr>
            </w:pPr>
            <w:r w:rsidRPr="00EE3AD0">
              <w:rPr>
                <w:b/>
                <w:bCs/>
                <w:lang w:val="en-US"/>
              </w:rPr>
              <w:t>4. Chiều tổng hợp dữ liệu:</w:t>
            </w:r>
            <w:r w:rsidRPr="00EE3AD0">
              <w:rPr>
                <w:lang w:val="en-US"/>
              </w:rPr>
              <w:t> </w:t>
            </w:r>
          </w:p>
          <w:p w:rsidRPr="00EE3AD0" w:rsidR="00EE3AD0" w:rsidRDefault="00EE3AD0" w14:paraId="2FF76817" w14:textId="77777777">
            <w:pPr>
              <w:numPr>
                <w:ilvl w:val="0"/>
                <w:numId w:val="353"/>
              </w:numPr>
              <w:rPr>
                <w:lang w:val="en-US"/>
              </w:rPr>
            </w:pPr>
            <w:r w:rsidRPr="00EE3AD0">
              <w:rPr>
                <w:lang w:val="en-US"/>
              </w:rPr>
              <w:t>Thời gian: Năm </w:t>
            </w:r>
          </w:p>
          <w:p w:rsidRPr="00EE3AD0" w:rsidR="00EE3AD0" w:rsidRDefault="00EE3AD0" w14:paraId="4160FE8A" w14:textId="77777777">
            <w:pPr>
              <w:numPr>
                <w:ilvl w:val="0"/>
                <w:numId w:val="353"/>
              </w:numPr>
              <w:rPr>
                <w:lang w:val="en-US"/>
              </w:rPr>
            </w:pPr>
            <w:r w:rsidRPr="00EE3AD0">
              <w:rPr>
                <w:lang w:val="en-US"/>
              </w:rPr>
              <w:t>Theo phạm vi UK ETS: Reduced scope.</w:t>
            </w:r>
          </w:p>
          <w:p w:rsidRPr="00EE3AD0" w:rsidR="00EE3AD0" w:rsidP="00EE3AD0" w:rsidRDefault="00EE3AD0" w14:paraId="4111D936" w14:textId="77777777">
            <w:pPr>
              <w:rPr>
                <w:lang w:val="en-US"/>
              </w:rPr>
            </w:pPr>
            <w:r w:rsidRPr="00EE3AD0">
              <w:rPr>
                <w:b/>
                <w:bCs/>
                <w:lang w:val="en-US"/>
              </w:rPr>
              <w:t>5. Nguồn dữ liệu:</w:t>
            </w:r>
            <w:r w:rsidRPr="00EE3AD0">
              <w:rPr>
                <w:lang w:val="en-US"/>
              </w:rPr>
              <w:t> </w:t>
            </w:r>
          </w:p>
          <w:p w:rsidRPr="00EE3AD0" w:rsidR="00EE3AD0" w:rsidRDefault="00EE3AD0" w14:paraId="64C6C7BA" w14:textId="77777777">
            <w:pPr>
              <w:numPr>
                <w:ilvl w:val="0"/>
                <w:numId w:val="354"/>
              </w:numPr>
              <w:rPr>
                <w:lang w:val="en-US"/>
              </w:rPr>
            </w:pPr>
            <w:r w:rsidRPr="00EE3AD0">
              <w:rPr>
                <w:lang w:val="en-US"/>
              </w:rPr>
              <w:t>Lượng nhiên liệu nạp: AMOS.</w:t>
            </w:r>
          </w:p>
          <w:p w:rsidRPr="00EE3AD0" w:rsidR="00EE3AD0" w:rsidRDefault="00EE3AD0" w14:paraId="38E925FA" w14:textId="77777777">
            <w:pPr>
              <w:numPr>
                <w:ilvl w:val="0"/>
                <w:numId w:val="354"/>
              </w:numPr>
              <w:rPr>
                <w:lang w:val="en-US"/>
              </w:rPr>
            </w:pPr>
            <w:r w:rsidRPr="00EE3AD0">
              <w:rPr>
                <w:lang w:val="en-US"/>
              </w:rPr>
              <w:t>Lượng nhiên liệu tồn trước chuyến bay, Lượng nhiên liệu còn lại sau chuyến bay: FIMS.</w:t>
            </w:r>
          </w:p>
          <w:p w:rsidRPr="00EE3AD0" w:rsidR="00EE3AD0" w:rsidRDefault="00EE3AD0" w14:paraId="6362C7E0" w14:textId="77777777">
            <w:pPr>
              <w:numPr>
                <w:ilvl w:val="0"/>
                <w:numId w:val="354"/>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5F9AD755" w14:textId="77777777">
            <w:pPr>
              <w:numPr>
                <w:ilvl w:val="0"/>
                <w:numId w:val="354"/>
              </w:numPr>
              <w:rPr>
                <w:lang w:val="en-US"/>
              </w:rPr>
            </w:pPr>
            <w:r w:rsidRPr="00EE3AD0">
              <w:rPr>
                <w:lang w:val="en-US"/>
              </w:rPr>
              <w:t>Hạn ngạch UK: Nhập thủ công.</w:t>
            </w:r>
          </w:p>
          <w:p w:rsidRPr="00EE3AD0" w:rsidR="00EE3AD0" w:rsidP="00EE3AD0" w:rsidRDefault="00EE3AD0" w14:paraId="5243B47D"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7E2A179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7A53C4D" w14:textId="77777777">
            <w:pPr>
              <w:rPr>
                <w:lang w:val="en-US"/>
              </w:rPr>
            </w:pPr>
            <w:r w:rsidRPr="00EE3AD0">
              <w:rPr>
                <w:b/>
                <w:bCs/>
                <w:lang w:val="en-US"/>
              </w:rPr>
              <w:t>CT 2.30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070BB2" w14:textId="68EB2DC1">
            <w:pPr>
              <w:rPr>
                <w:lang w:val="en-US"/>
              </w:rPr>
            </w:pPr>
            <w:r w:rsidRPr="00EE3AD0">
              <w:rPr>
                <w:b/>
                <w:bCs/>
                <w:lang w:val="en-US"/>
              </w:rPr>
              <w:t xml:space="preserve">1. Tên chỉ tiêu: </w:t>
            </w:r>
            <w:r w:rsidRPr="00EE3AD0">
              <w:rPr>
                <w:lang w:val="en-US"/>
              </w:rPr>
              <w:t xml:space="preserve"> Annual UKA Compensation Cost (USD) –  Chi phí bù trừ UKA (USD) theo năm</w:t>
            </w:r>
          </w:p>
          <w:p w:rsidRPr="00EE3AD0" w:rsidR="00EE3AD0" w:rsidP="00EE3AD0" w:rsidRDefault="00EE3AD0" w14:paraId="4E588E92" w14:textId="77777777">
            <w:pPr>
              <w:rPr>
                <w:lang w:val="en-US"/>
              </w:rPr>
            </w:pPr>
            <w:r w:rsidRPr="00EE3AD0">
              <w:rPr>
                <w:b/>
                <w:bCs/>
                <w:i/>
                <w:iCs/>
                <w:lang w:val="en-US"/>
              </w:rPr>
              <w:t>2.1. Định nghĩa/Diễn giải:</w:t>
            </w:r>
          </w:p>
          <w:p w:rsidRPr="00EE3AD0" w:rsidR="00EE3AD0" w:rsidRDefault="00EE3AD0" w14:paraId="366247E3" w14:textId="77777777">
            <w:pPr>
              <w:numPr>
                <w:ilvl w:val="0"/>
                <w:numId w:val="355"/>
              </w:numPr>
              <w:rPr>
                <w:lang w:val="en-US"/>
              </w:rPr>
            </w:pPr>
            <w:r w:rsidRPr="00EE3AD0">
              <w:rPr>
                <w:lang w:val="en-US"/>
              </w:rPr>
              <w:t>Thống kê tổng chi phí mua tín chỉ UKA để bù trừ lượng phát thải CO₂ vượt hạn ngạch theo từng năm. Các chuyến bay thuộc phạm vi UK ETS khi phát thải CO₂ vượt hạn ngạch cho phép sẽ phải mua tín chỉ UKA tương ứng để bù trừ.</w:t>
            </w:r>
          </w:p>
          <w:p w:rsidRPr="00EE3AD0" w:rsidR="00EE3AD0" w:rsidRDefault="00EE3AD0" w14:paraId="736CA8ED" w14:textId="77777777">
            <w:pPr>
              <w:numPr>
                <w:ilvl w:val="0"/>
                <w:numId w:val="355"/>
              </w:numPr>
              <w:rPr>
                <w:lang w:val="en-US"/>
              </w:rPr>
            </w:pPr>
            <w:r w:rsidRPr="00EE3AD0">
              <w:rPr>
                <w:lang w:val="en-US"/>
              </w:rPr>
              <w:t>Có nhiều loại tín chỉ UKA khác nhau, mỗi loại có đơn giá riêng tại thời điểm mua. </w:t>
            </w:r>
          </w:p>
          <w:p w:rsidRPr="00EE3AD0" w:rsidR="00EE3AD0" w:rsidP="00EE3AD0" w:rsidRDefault="00EE3AD0" w14:paraId="2A9987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EF5FFBC" w14:textId="77777777">
            <w:pPr>
              <w:numPr>
                <w:ilvl w:val="0"/>
                <w:numId w:val="356"/>
              </w:numPr>
              <w:rPr>
                <w:lang w:val="en-US"/>
              </w:rPr>
            </w:pPr>
            <w:r w:rsidRPr="00EE3AD0">
              <w:rPr>
                <w:lang w:val="en-US"/>
              </w:rPr>
              <w:t>Theo dõi chi phí thực tế doanh nghiệp phải chi trả để đáp ứng yêu cầu bù trừ phát thải theo quy định UK ETS, đồng thời hỗ trợ đánh giá tác động tài chính của phát thải CO₂ qua các năm.</w:t>
            </w:r>
          </w:p>
          <w:p w:rsidRPr="00EE3AD0" w:rsidR="00EE3AD0" w:rsidP="00EE3AD0" w:rsidRDefault="00EE3AD0" w14:paraId="1E60C8FC" w14:textId="77777777">
            <w:pPr>
              <w:rPr>
                <w:lang w:val="en-US"/>
              </w:rPr>
            </w:pPr>
            <w:r w:rsidRPr="00EE3AD0">
              <w:rPr>
                <w:b/>
                <w:bCs/>
                <w:lang w:val="en-US"/>
              </w:rPr>
              <w:t>3. Công thức tính toán:</w:t>
            </w:r>
            <w:r w:rsidRPr="00EE3AD0">
              <w:rPr>
                <w:lang w:val="en-US"/>
              </w:rPr>
              <w:t> </w:t>
            </w:r>
          </w:p>
          <w:p w:rsidRPr="00EE3AD0" w:rsidR="00EE3AD0" w:rsidP="00EE3AD0" w:rsidRDefault="00EE3AD0" w14:paraId="020B1E6D" w14:textId="77777777">
            <w:pPr>
              <w:rPr>
                <w:lang w:val="en-US"/>
              </w:rPr>
            </w:pPr>
            <w:r w:rsidRPr="00EE3AD0">
              <w:rPr>
                <w:lang w:val="en-US"/>
              </w:rPr>
              <w:t>Tổng chi phí bù trừ UKA = Tổng số lượng tín chỉ UKA cần mua mỗi loại * Đơn giá mỗi loại.</w:t>
            </w:r>
          </w:p>
          <w:p w:rsidRPr="00EE3AD0" w:rsidR="00EE3AD0" w:rsidP="00EE3AD0" w:rsidRDefault="00EE3AD0" w14:paraId="7F9AFBE2" w14:textId="77777777">
            <w:pPr>
              <w:rPr>
                <w:lang w:val="en-US"/>
              </w:rPr>
            </w:pPr>
            <w:r w:rsidRPr="00EE3AD0">
              <w:rPr>
                <w:lang w:val="en-US"/>
              </w:rPr>
              <w:t>Trong đó:</w:t>
            </w:r>
          </w:p>
          <w:p w:rsidRPr="00EE3AD0" w:rsidR="00EE3AD0" w:rsidRDefault="00EE3AD0" w14:paraId="77BE0775" w14:textId="77777777">
            <w:pPr>
              <w:numPr>
                <w:ilvl w:val="0"/>
                <w:numId w:val="357"/>
              </w:numPr>
              <w:rPr>
                <w:lang w:val="en-US"/>
              </w:rPr>
            </w:pPr>
            <w:r w:rsidRPr="00EE3AD0">
              <w:rPr>
                <w:lang w:val="en-US"/>
              </w:rPr>
              <w:t>Số lượng tín chỉ UKA cần mua mỗi loại = Lượng CO₂ phát thải vượt mức (tấn).</w:t>
            </w:r>
          </w:p>
          <w:p w:rsidRPr="00EE3AD0" w:rsidR="00EE3AD0" w:rsidRDefault="00EE3AD0" w14:paraId="50311C19" w14:textId="77777777">
            <w:pPr>
              <w:numPr>
                <w:ilvl w:val="0"/>
                <w:numId w:val="357"/>
              </w:numPr>
              <w:rPr>
                <w:lang w:val="en-US"/>
              </w:rPr>
            </w:pPr>
            <w:r w:rsidRPr="00EE3AD0">
              <w:rPr>
                <w:lang w:val="en-US"/>
              </w:rPr>
              <w:t>1 tấn CO₂ phát thải vượt ngưỡng = 1 tín chỉ UKA.</w:t>
            </w:r>
          </w:p>
          <w:p w:rsidRPr="00EE3AD0" w:rsidR="00EE3AD0" w:rsidRDefault="00EE3AD0" w14:paraId="070FCA05" w14:textId="77777777">
            <w:pPr>
              <w:numPr>
                <w:ilvl w:val="0"/>
                <w:numId w:val="357"/>
              </w:numPr>
              <w:rPr>
                <w:lang w:val="en-US"/>
              </w:rPr>
            </w:pPr>
            <w:r w:rsidRPr="00EE3AD0">
              <w:rPr>
                <w:lang w:val="en-US"/>
              </w:rPr>
              <w:t>Đơn giá mỗi loại = Giá tiền của từng loại tín chỉ UKA tại thời điểm mua.</w:t>
            </w:r>
          </w:p>
          <w:p w:rsidRPr="00EE3AD0" w:rsidR="00EE3AD0" w:rsidP="00EE3AD0" w:rsidRDefault="00EE3AD0" w14:paraId="03C5DA9E" w14:textId="77777777">
            <w:pPr>
              <w:rPr>
                <w:lang w:val="en-US"/>
              </w:rPr>
            </w:pPr>
            <w:r w:rsidRPr="00EE3AD0">
              <w:rPr>
                <w:b/>
                <w:bCs/>
                <w:lang w:val="en-US"/>
              </w:rPr>
              <w:t>4. Chiều tổng hợp dữ liệu:</w:t>
            </w:r>
            <w:r w:rsidRPr="00EE3AD0">
              <w:rPr>
                <w:lang w:val="en-US"/>
              </w:rPr>
              <w:t> </w:t>
            </w:r>
          </w:p>
          <w:p w:rsidRPr="00EE3AD0" w:rsidR="00EE3AD0" w:rsidRDefault="00EE3AD0" w14:paraId="586086BC" w14:textId="77777777">
            <w:pPr>
              <w:numPr>
                <w:ilvl w:val="0"/>
                <w:numId w:val="358"/>
              </w:numPr>
              <w:rPr>
                <w:lang w:val="en-US"/>
              </w:rPr>
            </w:pPr>
            <w:r w:rsidRPr="00EE3AD0">
              <w:rPr>
                <w:lang w:val="en-US"/>
              </w:rPr>
              <w:t>Thời gian: Năm </w:t>
            </w:r>
          </w:p>
          <w:p w:rsidRPr="00EE3AD0" w:rsidR="00EE3AD0" w:rsidRDefault="00EE3AD0" w14:paraId="0A1DC200" w14:textId="77777777">
            <w:pPr>
              <w:numPr>
                <w:ilvl w:val="0"/>
                <w:numId w:val="358"/>
              </w:numPr>
              <w:rPr>
                <w:lang w:val="en-US"/>
              </w:rPr>
            </w:pPr>
            <w:r w:rsidRPr="00EE3AD0">
              <w:rPr>
                <w:lang w:val="en-US"/>
              </w:rPr>
              <w:t>Theo loại tín chỉ UKA.</w:t>
            </w:r>
          </w:p>
          <w:p w:rsidRPr="00EE3AD0" w:rsidR="00EE3AD0" w:rsidRDefault="00EE3AD0" w14:paraId="32A83C76" w14:textId="77777777">
            <w:pPr>
              <w:numPr>
                <w:ilvl w:val="0"/>
                <w:numId w:val="358"/>
              </w:numPr>
              <w:rPr>
                <w:lang w:val="en-US"/>
              </w:rPr>
            </w:pPr>
            <w:r w:rsidRPr="00EE3AD0">
              <w:rPr>
                <w:lang w:val="en-US"/>
              </w:rPr>
              <w:t>Theo phạm vi UK ETS: Reduced scope.</w:t>
            </w:r>
          </w:p>
          <w:p w:rsidRPr="00EE3AD0" w:rsidR="00EE3AD0" w:rsidP="00EE3AD0" w:rsidRDefault="00EE3AD0" w14:paraId="7B245920"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3C7C0DCC"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3663F58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D8A6F8" w14:textId="77777777">
            <w:pPr>
              <w:rPr>
                <w:lang w:val="en-US"/>
              </w:rPr>
            </w:pPr>
            <w:r w:rsidRPr="00EE3AD0">
              <w:rPr>
                <w:b/>
                <w:bCs/>
                <w:lang w:val="en-US"/>
              </w:rPr>
              <w:t>CT 2.31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58A562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47170841" w14:textId="77777777">
            <w:pPr>
              <w:rPr>
                <w:lang w:val="en-US"/>
              </w:rPr>
            </w:pPr>
            <w:r w:rsidRPr="00EE3AD0">
              <w:rPr>
                <w:b/>
                <w:bCs/>
                <w:i/>
                <w:iCs/>
                <w:lang w:val="en-US"/>
              </w:rPr>
              <w:t>2.1. Định nghĩa/Diễn giải:</w:t>
            </w:r>
          </w:p>
          <w:p w:rsidRPr="00EE3AD0" w:rsidR="00EE3AD0" w:rsidRDefault="00EE3AD0" w14:paraId="59A47E67" w14:textId="77777777">
            <w:pPr>
              <w:numPr>
                <w:ilvl w:val="0"/>
                <w:numId w:val="359"/>
              </w:numPr>
              <w:rPr>
                <w:lang w:val="en-US"/>
              </w:rPr>
            </w:pPr>
            <w:r w:rsidRPr="00EE3AD0">
              <w:rPr>
                <w:lang w:val="en-US"/>
              </w:rPr>
              <w:t>Tổng CO₂ phát sinh, phân theo từng đường bay UK ETS </w:t>
            </w:r>
          </w:p>
          <w:p w:rsidRPr="00EE3AD0" w:rsidR="00EE3AD0" w:rsidP="00EE3AD0" w:rsidRDefault="00EE3AD0" w14:paraId="169218A0"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DC7787B" w14:textId="77777777">
            <w:pPr>
              <w:numPr>
                <w:ilvl w:val="0"/>
                <w:numId w:val="360"/>
              </w:numPr>
              <w:rPr>
                <w:lang w:val="en-US"/>
              </w:rPr>
            </w:pPr>
            <w:r w:rsidRPr="00EE3AD0">
              <w:rPr>
                <w:lang w:val="en-US"/>
              </w:rPr>
              <w:t>Lượng phát CO2 đối với từng chặng bay được tính toán dựa trên lượng nhiên liệu tiêu thụ của từng chặng bay đó </w:t>
            </w:r>
          </w:p>
          <w:p w:rsidRPr="00EE3AD0" w:rsidR="00EE3AD0" w:rsidP="00EE3AD0" w:rsidRDefault="00EE3AD0" w14:paraId="6865F606" w14:textId="77777777">
            <w:pPr>
              <w:rPr>
                <w:lang w:val="en-US"/>
              </w:rPr>
            </w:pPr>
            <w:r w:rsidRPr="00EE3AD0">
              <w:rPr>
                <w:b/>
                <w:bCs/>
                <w:lang w:val="en-US"/>
              </w:rPr>
              <w:t>3. Công thức tính toán:</w:t>
            </w:r>
            <w:r w:rsidRPr="00EE3AD0">
              <w:rPr>
                <w:lang w:val="en-US"/>
              </w:rPr>
              <w:t> </w:t>
            </w:r>
          </w:p>
          <w:p w:rsidRPr="00EE3AD0" w:rsidR="00EE3AD0" w:rsidRDefault="00EE3AD0" w14:paraId="2A9C4163" w14:textId="77777777">
            <w:pPr>
              <w:numPr>
                <w:ilvl w:val="0"/>
                <w:numId w:val="361"/>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7853A72" w14:textId="77777777">
            <w:pPr>
              <w:numPr>
                <w:ilvl w:val="0"/>
                <w:numId w:val="361"/>
              </w:numPr>
              <w:rPr>
                <w:lang w:val="en-US"/>
              </w:rPr>
            </w:pPr>
            <w:r w:rsidRPr="00EE3AD0">
              <w:rPr>
                <w:lang w:val="en-US"/>
              </w:rPr>
              <w:t>Lượng phát thải CO2 do Jet A-1 = Lượng nhiên liệu tiêu thụ * Hệ số phát thải (3.16).</w:t>
            </w:r>
          </w:p>
          <w:p w:rsidRPr="00EE3AD0" w:rsidR="00EE3AD0" w:rsidRDefault="00EE3AD0" w14:paraId="5D200C31" w14:textId="77777777">
            <w:pPr>
              <w:numPr>
                <w:ilvl w:val="0"/>
                <w:numId w:val="361"/>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31809968" w14:textId="77777777">
            <w:pPr>
              <w:numPr>
                <w:ilvl w:val="0"/>
                <w:numId w:val="361"/>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D89E9F2" w14:textId="77777777">
            <w:pPr>
              <w:rPr>
                <w:lang w:val="en-US"/>
              </w:rPr>
            </w:pPr>
            <w:r w:rsidRPr="00EE3AD0">
              <w:rPr>
                <w:b/>
                <w:bCs/>
                <w:lang w:val="en-US"/>
              </w:rPr>
              <w:t>4. Chiều tổng hợp dữ liệu:</w:t>
            </w:r>
            <w:r w:rsidRPr="00EE3AD0">
              <w:rPr>
                <w:lang w:val="en-US"/>
              </w:rPr>
              <w:t> </w:t>
            </w:r>
          </w:p>
          <w:p w:rsidRPr="00EE3AD0" w:rsidR="00EE3AD0" w:rsidRDefault="00EE3AD0" w14:paraId="1EE0C77A" w14:textId="77777777">
            <w:pPr>
              <w:numPr>
                <w:ilvl w:val="0"/>
                <w:numId w:val="362"/>
              </w:numPr>
              <w:rPr>
                <w:lang w:val="en-US"/>
              </w:rPr>
            </w:pPr>
            <w:r w:rsidRPr="00EE3AD0">
              <w:rPr>
                <w:lang w:val="en-US"/>
              </w:rPr>
              <w:t>Thời gian: Năm </w:t>
            </w:r>
          </w:p>
          <w:p w:rsidRPr="00EE3AD0" w:rsidR="00EE3AD0" w:rsidRDefault="00EE3AD0" w14:paraId="30514FA4" w14:textId="77777777">
            <w:pPr>
              <w:numPr>
                <w:ilvl w:val="0"/>
                <w:numId w:val="362"/>
              </w:numPr>
              <w:rPr>
                <w:lang w:val="en-US"/>
              </w:rPr>
            </w:pPr>
            <w:r w:rsidRPr="00EE3AD0">
              <w:rPr>
                <w:lang w:val="en-US"/>
              </w:rPr>
              <w:t>Theo phạm vi UK ETS: Reduced scope.</w:t>
            </w:r>
          </w:p>
          <w:p w:rsidRPr="00EE3AD0" w:rsidR="00EE3AD0" w:rsidP="00EE3AD0" w:rsidRDefault="00EE3AD0" w14:paraId="3A690285"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69928E24"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8D1772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CE74CA" w14:textId="77777777">
            <w:pPr>
              <w:rPr>
                <w:lang w:val="en-US"/>
              </w:rPr>
            </w:pPr>
            <w:r w:rsidRPr="00EE3AD0">
              <w:rPr>
                <w:b/>
                <w:bCs/>
                <w:lang w:val="en-US"/>
              </w:rPr>
              <w:t>CT 2.32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326D4"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00D54466" w14:textId="77777777">
            <w:pPr>
              <w:rPr>
                <w:lang w:val="en-US"/>
              </w:rPr>
            </w:pPr>
            <w:r w:rsidRPr="00EE3AD0">
              <w:rPr>
                <w:b/>
                <w:bCs/>
                <w:lang w:val="en-US"/>
              </w:rPr>
              <w:t>2. Định nghĩa/Diễn giải/Ý nghĩa/Mục đích đo lường:</w:t>
            </w:r>
          </w:p>
          <w:p w:rsidRPr="00EE3AD0" w:rsidR="00EE3AD0" w:rsidP="00EE3AD0" w:rsidRDefault="00EE3AD0" w14:paraId="10ADA512" w14:textId="77777777">
            <w:pPr>
              <w:rPr>
                <w:lang w:val="en-US"/>
              </w:rPr>
            </w:pPr>
            <w:r w:rsidRPr="00EE3AD0">
              <w:rPr>
                <w:b/>
                <w:bCs/>
                <w:i/>
                <w:iCs/>
                <w:lang w:val="en-US"/>
              </w:rPr>
              <w:t>2.1. Định nghĩa/Diễn giải:</w:t>
            </w:r>
          </w:p>
          <w:p w:rsidRPr="00EE3AD0" w:rsidR="00EE3AD0" w:rsidRDefault="00EE3AD0" w14:paraId="70A256DD" w14:textId="77777777">
            <w:pPr>
              <w:numPr>
                <w:ilvl w:val="0"/>
                <w:numId w:val="363"/>
              </w:numPr>
              <w:rPr>
                <w:lang w:val="en-US"/>
              </w:rPr>
            </w:pPr>
            <w:r w:rsidRPr="00EE3AD0">
              <w:rPr>
                <w:lang w:val="en-US"/>
              </w:rPr>
              <w:t>Phân loại phát thải theo loại chuyến bay Full scope và Reduced scope.</w:t>
            </w:r>
          </w:p>
          <w:p w:rsidRPr="00EE3AD0" w:rsidR="00EE3AD0" w:rsidP="00EE3AD0" w:rsidRDefault="00EE3AD0" w14:paraId="1EEB51E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44B13B6B" w14:textId="77777777">
            <w:pPr>
              <w:numPr>
                <w:ilvl w:val="0"/>
                <w:numId w:val="364"/>
              </w:numPr>
              <w:rPr>
                <w:lang w:val="en-US"/>
              </w:rPr>
            </w:pPr>
            <w:r w:rsidRPr="00EE3AD0">
              <w:rPr>
                <w:lang w:val="en-US"/>
              </w:rPr>
              <w:t>Full scope: Phát thải CO₂ đối với toàn bộ chuyến bay có điểm đi/đến thuộc UK </w:t>
            </w:r>
          </w:p>
          <w:p w:rsidRPr="00EE3AD0" w:rsidR="00EE3AD0" w:rsidRDefault="00EE3AD0" w14:paraId="5E415C6C" w14:textId="77777777">
            <w:pPr>
              <w:numPr>
                <w:ilvl w:val="0"/>
                <w:numId w:val="364"/>
              </w:numPr>
              <w:rPr>
                <w:lang w:val="en-US"/>
              </w:rPr>
            </w:pPr>
            <w:r w:rsidRPr="00EE3AD0">
              <w:rPr>
                <w:lang w:val="en-US"/>
              </w:rPr>
              <w:t>Reduced scope: Phát thải CO₂ đối với chuyến bay nội địa UK hoặc chuyến bay khởi hành từ UK đến EU </w:t>
            </w:r>
          </w:p>
          <w:p w:rsidRPr="00EE3AD0" w:rsidR="00EE3AD0" w:rsidP="00EE3AD0" w:rsidRDefault="00EE3AD0" w14:paraId="0C83924D"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E903923" w14:textId="77777777">
            <w:pPr>
              <w:rPr>
                <w:lang w:val="en-US"/>
              </w:rPr>
            </w:pPr>
            <w:r w:rsidRPr="00EE3AD0">
              <w:rPr>
                <w:b/>
                <w:bCs/>
                <w:lang w:val="en-US"/>
              </w:rPr>
              <w:t>4. Chiều tổng hợp dữ liệu:</w:t>
            </w:r>
          </w:p>
          <w:p w:rsidRPr="00EE3AD0" w:rsidR="00EE3AD0" w:rsidRDefault="00EE3AD0" w14:paraId="6DECD126" w14:textId="77777777">
            <w:pPr>
              <w:numPr>
                <w:ilvl w:val="0"/>
                <w:numId w:val="365"/>
              </w:numPr>
              <w:rPr>
                <w:lang w:val="en-US"/>
              </w:rPr>
            </w:pPr>
            <w:r w:rsidRPr="00EE3AD0">
              <w:rPr>
                <w:lang w:val="en-US"/>
              </w:rPr>
              <w:t>Thời gian: Năm</w:t>
            </w:r>
          </w:p>
          <w:p w:rsidRPr="00EE3AD0" w:rsidR="00EE3AD0" w:rsidRDefault="00EE3AD0" w14:paraId="31208C0D" w14:textId="77777777">
            <w:pPr>
              <w:numPr>
                <w:ilvl w:val="0"/>
                <w:numId w:val="365"/>
              </w:numPr>
              <w:rPr>
                <w:lang w:val="en-US"/>
              </w:rPr>
            </w:pPr>
            <w:r w:rsidRPr="00EE3AD0">
              <w:rPr>
                <w:lang w:val="en-US"/>
              </w:rPr>
              <w:t>Theo phạm vi UK ETS: Full scope và Reduced scope</w:t>
            </w:r>
          </w:p>
          <w:p w:rsidRPr="00EE3AD0" w:rsidR="00EE3AD0" w:rsidP="00EE3AD0" w:rsidRDefault="00EE3AD0" w14:paraId="48A9A244"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2EC2F8D9"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3CF5DDB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D3B561" w14:textId="77777777">
            <w:pPr>
              <w:rPr>
                <w:lang w:val="en-US"/>
              </w:rPr>
            </w:pPr>
            <w:r w:rsidRPr="00EE3AD0">
              <w:rPr>
                <w:b/>
                <w:bCs/>
                <w:lang w:val="en-US"/>
              </w:rPr>
              <w:t>CT 2.33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E23143" w14:textId="77777777">
            <w:pPr>
              <w:rPr>
                <w:lang w:val="en-US"/>
              </w:rPr>
            </w:pPr>
            <w:r w:rsidRPr="00EE3AD0">
              <w:rPr>
                <w:b/>
                <w:bCs/>
                <w:lang w:val="en-US"/>
              </w:rPr>
              <w:t xml:space="preserve">1. Tên chỉ tiêu: </w:t>
            </w:r>
            <w:r w:rsidRPr="00EE3AD0">
              <w:rPr>
                <w:lang w:val="en-US"/>
              </w:rPr>
              <w:t>International Flights CORSIA – Chuyến bay quốc tế thuộc phạm vi CORSIA</w:t>
            </w:r>
          </w:p>
          <w:p w:rsidRPr="00EE3AD0" w:rsidR="00EE3AD0" w:rsidP="00EE3AD0" w:rsidRDefault="00EE3AD0" w14:paraId="1A88CE2E" w14:textId="77777777">
            <w:pPr>
              <w:rPr>
                <w:lang w:val="en-US"/>
              </w:rPr>
            </w:pPr>
            <w:r w:rsidRPr="00EE3AD0">
              <w:rPr>
                <w:b/>
                <w:bCs/>
                <w:lang w:val="en-US"/>
              </w:rPr>
              <w:t>2. Định nghĩa/Diễn giải/Ý nghĩa/Mục đích đo lường:</w:t>
            </w:r>
          </w:p>
          <w:p w:rsidRPr="00EE3AD0" w:rsidR="00EE3AD0" w:rsidP="00EE3AD0" w:rsidRDefault="00EE3AD0" w14:paraId="0D5A7156" w14:textId="77777777">
            <w:pPr>
              <w:rPr>
                <w:lang w:val="en-US"/>
              </w:rPr>
            </w:pPr>
            <w:r w:rsidRPr="00EE3AD0">
              <w:rPr>
                <w:b/>
                <w:bCs/>
                <w:i/>
                <w:iCs/>
                <w:lang w:val="en-US"/>
              </w:rPr>
              <w:t>2.1. Định nghĩa/Diễn giải:</w:t>
            </w:r>
          </w:p>
          <w:p w:rsidRPr="00EE3AD0" w:rsidR="00EE3AD0" w:rsidRDefault="00EE3AD0" w14:paraId="61BAB3AD" w14:textId="77777777">
            <w:pPr>
              <w:numPr>
                <w:ilvl w:val="0"/>
                <w:numId w:val="366"/>
              </w:numPr>
              <w:rPr>
                <w:lang w:val="en-US"/>
              </w:rPr>
            </w:pPr>
            <w:r w:rsidRPr="00EE3AD0">
              <w:rPr>
                <w:lang w:val="en-US"/>
              </w:rPr>
              <w:t>Là tổng số chuyến bay quốc tế được thực hiện trong kỳ báo cáo thuộc phạm vi áp dụng của chương trình CORSIA theo quy định của ICAO.</w:t>
            </w:r>
          </w:p>
          <w:p w:rsidRPr="00EE3AD0" w:rsidR="00EE3AD0" w:rsidRDefault="00EE3AD0" w14:paraId="528BDFF8" w14:textId="77777777">
            <w:pPr>
              <w:numPr>
                <w:ilvl w:val="0"/>
                <w:numId w:val="366"/>
              </w:numPr>
              <w:rPr>
                <w:lang w:val="en-US"/>
              </w:rPr>
            </w:pPr>
            <w:r w:rsidRPr="00EE3AD0">
              <w:rPr>
                <w:lang w:val="en-US"/>
              </w:rPr>
              <w:t>Phạm vi CORSIA bao gồm tất cả các chuyến bay quốc tế giữa 02 Quốc gia Thành viên ICAO khác nhau, ngoại trừ các chuyến bay: nhân đạo, y tế và chữa cháy; các chuyến bay thực hiện trước hoặc sau các chuyến bay nêu trên nếu cần thiết để phục vụ cho các chuyến bay được miễn trừ đó. </w:t>
            </w:r>
          </w:p>
          <w:p w:rsidRPr="00EE3AD0" w:rsidR="00EE3AD0" w:rsidP="00EE3AD0" w:rsidRDefault="00EE3AD0" w14:paraId="5B1C0B0D" w14:textId="77777777">
            <w:pPr>
              <w:rPr>
                <w:lang w:val="en-US"/>
              </w:rPr>
            </w:pPr>
            <w:r w:rsidRPr="00EE3AD0">
              <w:rPr>
                <w:b/>
                <w:bCs/>
                <w:i/>
                <w:iCs/>
                <w:lang w:val="en-US"/>
              </w:rPr>
              <w:t>2.2. Ý nghĩa/Mục đích đo lường:</w:t>
            </w:r>
          </w:p>
          <w:p w:rsidRPr="00EE3AD0" w:rsidR="00EE3AD0" w:rsidRDefault="00EE3AD0" w14:paraId="5DE0E962" w14:textId="77777777">
            <w:pPr>
              <w:numPr>
                <w:ilvl w:val="0"/>
                <w:numId w:val="367"/>
              </w:numPr>
              <w:rPr>
                <w:lang w:val="en-US"/>
              </w:rPr>
            </w:pPr>
            <w:r w:rsidRPr="00EE3AD0">
              <w:rPr>
                <w:lang w:val="en-US"/>
              </w:rPr>
              <w:t>Theo dõi tổng số chuyến bay thuộc đối tượng quản lý và báo cáo theo cơ chế CORSIA nhằm phục vụ công tác tính toán phát thải CO₂ và tuân thủ yêu cầu báo cáo môi trường hàng không quốc tế.</w:t>
            </w:r>
          </w:p>
          <w:p w:rsidRPr="00EE3AD0" w:rsidR="00EE3AD0" w:rsidP="00EE3AD0" w:rsidRDefault="00EE3AD0" w14:paraId="18663184" w14:textId="77777777">
            <w:pPr>
              <w:rPr>
                <w:lang w:val="en-US"/>
              </w:rPr>
            </w:pPr>
            <w:r w:rsidRPr="00EE3AD0">
              <w:rPr>
                <w:b/>
                <w:bCs/>
                <w:lang w:val="en-US"/>
              </w:rPr>
              <w:t>3. Công thức tính toán:</w:t>
            </w:r>
          </w:p>
          <w:p w:rsidRPr="00EE3AD0" w:rsidR="00EE3AD0" w:rsidRDefault="00EE3AD0" w14:paraId="2386516C" w14:textId="77777777">
            <w:pPr>
              <w:numPr>
                <w:ilvl w:val="0"/>
                <w:numId w:val="368"/>
              </w:numPr>
              <w:rPr>
                <w:lang w:val="en-US"/>
              </w:rPr>
            </w:pPr>
            <w:r w:rsidRPr="00EE3AD0">
              <w:rPr>
                <w:lang w:val="en-US"/>
              </w:rPr>
              <w:t>Toàn bộ chuyến bay và lượng nhiên liệu tiêu thụ vẫn phải được báo cáo; các chuyến bay thuộc diện ngoại trừ được ghi nhận phát thải bằng 0.</w:t>
            </w:r>
          </w:p>
          <w:p w:rsidRPr="00EE3AD0" w:rsidR="00EE3AD0" w:rsidP="00EE3AD0" w:rsidRDefault="00EE3AD0" w14:paraId="72EE661C" w14:textId="77777777">
            <w:pPr>
              <w:rPr>
                <w:lang w:val="en-US"/>
              </w:rPr>
            </w:pPr>
            <w:r w:rsidRPr="00EE3AD0">
              <w:rPr>
                <w:b/>
                <w:bCs/>
                <w:lang w:val="en-US"/>
              </w:rPr>
              <w:t>4. Chiều tổng hợp dữ liệu:</w:t>
            </w:r>
          </w:p>
          <w:p w:rsidRPr="00EE3AD0" w:rsidR="00EE3AD0" w:rsidRDefault="00EE3AD0" w14:paraId="3ED0441F" w14:textId="77777777">
            <w:pPr>
              <w:numPr>
                <w:ilvl w:val="0"/>
                <w:numId w:val="369"/>
              </w:numPr>
              <w:rPr>
                <w:lang w:val="en-US"/>
              </w:rPr>
            </w:pPr>
            <w:r w:rsidRPr="00EE3AD0">
              <w:rPr>
                <w:lang w:val="en-US"/>
              </w:rPr>
              <w:t>Theo thời gian: Năm.</w:t>
            </w:r>
          </w:p>
          <w:p w:rsidRPr="00636CFF" w:rsidR="00EE3AD0" w:rsidRDefault="00EE3AD0" w14:paraId="56D22E28" w14:textId="77777777">
            <w:pPr>
              <w:numPr>
                <w:ilvl w:val="0"/>
                <w:numId w:val="369"/>
              </w:numPr>
              <w:rPr>
                <w:lang w:val="it-IT"/>
              </w:rPr>
            </w:pPr>
            <w:r w:rsidRPr="00636CFF">
              <w:rPr>
                <w:lang w:val="it-IT"/>
              </w:rPr>
              <w:t>Theo phạm vi CORSIA: Full scope.</w:t>
            </w:r>
          </w:p>
          <w:p w:rsidRPr="00636CFF" w:rsidR="00EE3AD0" w:rsidP="00EE3AD0" w:rsidRDefault="00EE3AD0" w14:paraId="584186A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64D79181"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4641F9" w:rsidR="00EE3AD0" w:rsidTr="48D5EB73" w14:paraId="1AF6516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47F692" w14:textId="77777777">
            <w:pPr>
              <w:rPr>
                <w:lang w:val="en-US"/>
              </w:rPr>
            </w:pPr>
            <w:r w:rsidRPr="00EE3AD0">
              <w:rPr>
                <w:b/>
                <w:bCs/>
                <w:lang w:val="en-US"/>
              </w:rPr>
              <w:t>CT 2.34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6CB1C40" w14:textId="77777777">
            <w:pPr>
              <w:rPr>
                <w:lang w:val="en-US"/>
              </w:rPr>
            </w:pPr>
            <w:r w:rsidRPr="00EE3AD0">
              <w:rPr>
                <w:b/>
                <w:bCs/>
                <w:lang w:val="en-US"/>
              </w:rPr>
              <w:t xml:space="preserve">1. Tên chỉ tiêu: </w:t>
            </w:r>
            <w:r w:rsidRPr="00EE3AD0">
              <w:rPr>
                <w:lang w:val="en-US"/>
              </w:rPr>
              <w:t>International Flights Subject to Offsetting Requirements CORSIA – Chuyến bay CORSIA thuộc phạm vi cần đền bù</w:t>
            </w:r>
          </w:p>
          <w:p w:rsidRPr="00EE3AD0" w:rsidR="00EE3AD0" w:rsidP="00EE3AD0" w:rsidRDefault="00EE3AD0" w14:paraId="79079B96" w14:textId="77777777">
            <w:pPr>
              <w:rPr>
                <w:lang w:val="en-US"/>
              </w:rPr>
            </w:pPr>
            <w:r w:rsidRPr="00EE3AD0">
              <w:rPr>
                <w:b/>
                <w:bCs/>
                <w:lang w:val="en-US"/>
              </w:rPr>
              <w:t>2. Định nghĩa/Diễn giải/Ý nghĩa/Mục đích đo lường:</w:t>
            </w:r>
          </w:p>
          <w:p w:rsidRPr="00EE3AD0" w:rsidR="00EE3AD0" w:rsidP="00EE3AD0" w:rsidRDefault="00EE3AD0" w14:paraId="33E8CF9D" w14:textId="77777777">
            <w:pPr>
              <w:rPr>
                <w:lang w:val="en-US"/>
              </w:rPr>
            </w:pPr>
            <w:r w:rsidRPr="00EE3AD0">
              <w:rPr>
                <w:b/>
                <w:bCs/>
                <w:i/>
                <w:iCs/>
                <w:lang w:val="en-US"/>
              </w:rPr>
              <w:t>2.1. Định nghĩa/Diễn giải:</w:t>
            </w:r>
          </w:p>
          <w:p w:rsidRPr="00EE3AD0" w:rsidR="00EE3AD0" w:rsidRDefault="00EE3AD0" w14:paraId="05719946" w14:textId="77777777">
            <w:pPr>
              <w:numPr>
                <w:ilvl w:val="0"/>
                <w:numId w:val="370"/>
              </w:numPr>
              <w:rPr>
                <w:lang w:val="en-US"/>
              </w:rPr>
            </w:pPr>
            <w:r w:rsidRPr="00EE3AD0">
              <w:rPr>
                <w:lang w:val="en-US"/>
              </w:rPr>
              <w:t>Là tổng số chuyến bay quốc tế thuộc phạm vi áp dụng nghĩa vụ đền bù phát thải theo quy định của CORSIA trong kỳ báo cáo.</w:t>
            </w:r>
          </w:p>
          <w:p w:rsidRPr="00EE3AD0" w:rsidR="00EE3AD0" w:rsidP="00EE3AD0" w:rsidRDefault="00EE3AD0" w14:paraId="7211C0BC" w14:textId="77777777">
            <w:pPr>
              <w:rPr>
                <w:lang w:val="en-US"/>
              </w:rPr>
            </w:pPr>
            <w:r w:rsidRPr="00EE3AD0">
              <w:rPr>
                <w:b/>
                <w:bCs/>
                <w:i/>
                <w:iCs/>
                <w:lang w:val="en-US"/>
              </w:rPr>
              <w:t>2.2. Ý nghĩa/Mục đích đo lường:</w:t>
            </w:r>
          </w:p>
          <w:p w:rsidRPr="00EE3AD0" w:rsidR="00EE3AD0" w:rsidRDefault="00EE3AD0" w14:paraId="2E1BCFE1" w14:textId="77777777">
            <w:pPr>
              <w:numPr>
                <w:ilvl w:val="0"/>
                <w:numId w:val="371"/>
              </w:numPr>
              <w:rPr>
                <w:lang w:val="en-US"/>
              </w:rPr>
            </w:pPr>
            <w:r w:rsidRPr="00EE3AD0">
              <w:rPr>
                <w:lang w:val="en-US"/>
              </w:rPr>
              <w:t>Phục vụ việc xác định phạm vi các chuyến bay phát sinh nghĩa vụ đền bù phát thải và báo cáo dữ liệu cho hệ thống CORSIA.</w:t>
            </w:r>
          </w:p>
          <w:p w:rsidRPr="00EE3AD0" w:rsidR="00EE3AD0" w:rsidP="00EE3AD0" w:rsidRDefault="00EE3AD0" w14:paraId="7C02ADA5" w14:textId="77777777">
            <w:pPr>
              <w:rPr>
                <w:lang w:val="en-US"/>
              </w:rPr>
            </w:pPr>
            <w:r w:rsidRPr="00EE3AD0">
              <w:rPr>
                <w:b/>
                <w:bCs/>
                <w:lang w:val="en-US"/>
              </w:rPr>
              <w:t>3. Công thức tính toán:</w:t>
            </w:r>
          </w:p>
          <w:p w:rsidRPr="00EE3AD0" w:rsidR="00EE3AD0" w:rsidRDefault="00EE3AD0" w14:paraId="0DCC9B04" w14:textId="77777777">
            <w:pPr>
              <w:numPr>
                <w:ilvl w:val="0"/>
                <w:numId w:val="372"/>
              </w:numPr>
              <w:rPr>
                <w:lang w:val="en-US"/>
              </w:rPr>
            </w:pPr>
            <w:r w:rsidRPr="00EE3AD0">
              <w:rPr>
                <w:lang w:val="en-US"/>
              </w:rPr>
              <w:t>Tổng số chuyến bay thuộc phạm vi cần đền bù = Tổng số chuyến bay quốc tế thuộc phạm vi CORSIA đáp ứng điều kiện phát sinh nghĩa vụ đền bù theo quy định hiện hành.</w:t>
            </w:r>
          </w:p>
          <w:p w:rsidRPr="00EE3AD0" w:rsidR="00EE3AD0" w:rsidP="00EE3AD0" w:rsidRDefault="00EE3AD0" w14:paraId="7D639688" w14:textId="77777777">
            <w:pPr>
              <w:rPr>
                <w:lang w:val="en-US"/>
              </w:rPr>
            </w:pPr>
            <w:r w:rsidRPr="00EE3AD0">
              <w:rPr>
                <w:b/>
                <w:bCs/>
                <w:lang w:val="en-US"/>
              </w:rPr>
              <w:t>4. Chiều tổng hợp dữ liệu:</w:t>
            </w:r>
          </w:p>
          <w:p w:rsidRPr="00EE3AD0" w:rsidR="00EE3AD0" w:rsidRDefault="00EE3AD0" w14:paraId="7092D471" w14:textId="77777777">
            <w:pPr>
              <w:numPr>
                <w:ilvl w:val="0"/>
                <w:numId w:val="373"/>
              </w:numPr>
              <w:rPr>
                <w:lang w:val="en-US"/>
              </w:rPr>
            </w:pPr>
            <w:r w:rsidRPr="00EE3AD0">
              <w:rPr>
                <w:lang w:val="en-US"/>
              </w:rPr>
              <w:t>Theo thời gian: Năm.</w:t>
            </w:r>
          </w:p>
          <w:p w:rsidRPr="00636CFF" w:rsidR="00EE3AD0" w:rsidRDefault="00EE3AD0" w14:paraId="4BECE8C3" w14:textId="77777777">
            <w:pPr>
              <w:numPr>
                <w:ilvl w:val="0"/>
                <w:numId w:val="373"/>
              </w:numPr>
              <w:rPr>
                <w:lang w:val="it-IT"/>
              </w:rPr>
            </w:pPr>
            <w:r w:rsidRPr="00636CFF">
              <w:rPr>
                <w:lang w:val="it-IT"/>
              </w:rPr>
              <w:t>Theo phạm vi CORSIA: Full scope.</w:t>
            </w:r>
          </w:p>
          <w:p w:rsidRPr="00636CFF" w:rsidR="00EE3AD0" w:rsidP="00EE3AD0" w:rsidRDefault="00EE3AD0" w14:paraId="5AAA687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56767F16"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5CDD4B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9C964E" w14:textId="77777777">
            <w:pPr>
              <w:rPr>
                <w:lang w:val="en-US"/>
              </w:rPr>
            </w:pPr>
            <w:r w:rsidRPr="00EE3AD0">
              <w:rPr>
                <w:b/>
                <w:bCs/>
                <w:lang w:val="en-US"/>
              </w:rPr>
              <w:t>CT 2.35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3F24A5" w14:textId="77777777">
            <w:pPr>
              <w:rPr>
                <w:lang w:val="en-US"/>
              </w:rPr>
            </w:pPr>
            <w:r w:rsidRPr="00EE3AD0">
              <w:rPr>
                <w:b/>
                <w:bCs/>
                <w:lang w:val="en-US"/>
              </w:rPr>
              <w:t xml:space="preserve">1. Tên chỉ tiêu: </w:t>
            </w:r>
            <w:r w:rsidRPr="00EE3AD0">
              <w:rPr>
                <w:lang w:val="en-US"/>
              </w:rPr>
              <w:t>CO₂ Emissions from International Flights (Tonnes) – Phát thải CO2 (Tấn)</w:t>
            </w:r>
          </w:p>
          <w:p w:rsidRPr="00EE3AD0" w:rsidR="00EE3AD0" w:rsidP="00EE3AD0" w:rsidRDefault="00EE3AD0" w14:paraId="416DC6F3" w14:textId="77777777">
            <w:pPr>
              <w:rPr>
                <w:lang w:val="en-US"/>
              </w:rPr>
            </w:pPr>
            <w:r w:rsidRPr="00EE3AD0">
              <w:rPr>
                <w:b/>
                <w:bCs/>
                <w:lang w:val="en-US"/>
              </w:rPr>
              <w:t>2. Định nghĩa/Diễn giải/Ý nghĩa/Mục đích đo lường:</w:t>
            </w:r>
          </w:p>
          <w:p w:rsidRPr="00EE3AD0" w:rsidR="00EE3AD0" w:rsidP="00EE3AD0" w:rsidRDefault="00EE3AD0" w14:paraId="2B763F9B" w14:textId="77777777">
            <w:pPr>
              <w:rPr>
                <w:lang w:val="en-US"/>
              </w:rPr>
            </w:pPr>
            <w:r w:rsidRPr="00EE3AD0">
              <w:rPr>
                <w:b/>
                <w:bCs/>
                <w:i/>
                <w:iCs/>
                <w:lang w:val="en-US"/>
              </w:rPr>
              <w:t>2.1. Định nghĩa/Diễn giải:</w:t>
            </w:r>
          </w:p>
          <w:p w:rsidRPr="00EE3AD0" w:rsidR="00EE3AD0" w:rsidRDefault="00EE3AD0" w14:paraId="7272E34A" w14:textId="77777777">
            <w:pPr>
              <w:numPr>
                <w:ilvl w:val="0"/>
                <w:numId w:val="374"/>
              </w:numPr>
              <w:rPr>
                <w:lang w:val="en-US"/>
              </w:rPr>
            </w:pPr>
            <w:r w:rsidRPr="00EE3AD0">
              <w:rPr>
                <w:lang w:val="en-US"/>
              </w:rPr>
              <w:t>Là tổng lượng phát thải CO₂ phát sinh từ việc tiêu thụ nhiên liệu trên các chuyến bay quốc tế thuộc phạm vi CORSIA trong kỳ báo cáo.</w:t>
            </w:r>
          </w:p>
          <w:p w:rsidRPr="00EE3AD0" w:rsidR="00EE3AD0" w:rsidP="00EE3AD0" w:rsidRDefault="00EE3AD0" w14:paraId="3C8680C0" w14:textId="77777777">
            <w:pPr>
              <w:rPr>
                <w:lang w:val="en-US"/>
              </w:rPr>
            </w:pPr>
            <w:r w:rsidRPr="00EE3AD0">
              <w:rPr>
                <w:b/>
                <w:bCs/>
                <w:i/>
                <w:iCs/>
                <w:lang w:val="en-US"/>
              </w:rPr>
              <w:t>2.2. Ý nghĩa/Mục đích đo lường:</w:t>
            </w:r>
          </w:p>
          <w:p w:rsidRPr="00EE3AD0" w:rsidR="00EE3AD0" w:rsidRDefault="00EE3AD0" w14:paraId="0F060AC3" w14:textId="77777777">
            <w:pPr>
              <w:numPr>
                <w:ilvl w:val="0"/>
                <w:numId w:val="375"/>
              </w:numPr>
              <w:rPr>
                <w:lang w:val="en-US"/>
              </w:rPr>
            </w:pPr>
            <w:r w:rsidRPr="00EE3AD0">
              <w:rPr>
                <w:lang w:val="en-US"/>
              </w:rPr>
              <w:t>Phục vụ việc theo dõi lượng phát thải CO₂ của các hoạt động khai thác thuộc phạm vi CORSIA và báo cáo dữ liệu cho hệ thống CORSIA.</w:t>
            </w:r>
          </w:p>
          <w:p w:rsidRPr="00EE3AD0" w:rsidR="00EE3AD0" w:rsidP="00EE3AD0" w:rsidRDefault="00EE3AD0" w14:paraId="75D7997A" w14:textId="77777777">
            <w:pPr>
              <w:rPr>
                <w:lang w:val="en-US"/>
              </w:rPr>
            </w:pPr>
            <w:r w:rsidRPr="00EE3AD0">
              <w:rPr>
                <w:b/>
                <w:bCs/>
                <w:lang w:val="en-US"/>
              </w:rPr>
              <w:t>3. Công thức tính toán:</w:t>
            </w:r>
          </w:p>
          <w:p w:rsidRPr="00EE3AD0" w:rsidR="00EE3AD0" w:rsidRDefault="00EE3AD0" w14:paraId="6B27D7D3" w14:textId="77777777">
            <w:pPr>
              <w:numPr>
                <w:ilvl w:val="0"/>
                <w:numId w:val="376"/>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728FB941" w14:textId="77777777">
            <w:pPr>
              <w:numPr>
                <w:ilvl w:val="0"/>
                <w:numId w:val="376"/>
              </w:numPr>
              <w:rPr>
                <w:lang w:val="en-US"/>
              </w:rPr>
            </w:pPr>
            <w:r w:rsidRPr="00EE3AD0">
              <w:rPr>
                <w:lang w:val="en-US"/>
              </w:rPr>
              <w:t>Lượng phát thải CO2 do Jet A-1 = Lượng nhiên liệu tiêu thụ * Hệ số phát thải (3.16).</w:t>
            </w:r>
          </w:p>
          <w:p w:rsidRPr="00EE3AD0" w:rsidR="00EE3AD0" w:rsidRDefault="00EE3AD0" w14:paraId="0EC2D958" w14:textId="77777777">
            <w:pPr>
              <w:numPr>
                <w:ilvl w:val="0"/>
                <w:numId w:val="37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418B9A4" w14:textId="77777777">
            <w:pPr>
              <w:rPr>
                <w:lang w:val="en-US"/>
              </w:rPr>
            </w:pPr>
            <w:r w:rsidRPr="00EE3AD0">
              <w:rPr>
                <w:b/>
                <w:bCs/>
                <w:lang w:val="en-US"/>
              </w:rPr>
              <w:t>4. Chiều tổng hợp dữ liệu:</w:t>
            </w:r>
          </w:p>
          <w:p w:rsidRPr="00EE3AD0" w:rsidR="00EE3AD0" w:rsidRDefault="00EE3AD0" w14:paraId="2396BD05" w14:textId="77777777">
            <w:pPr>
              <w:numPr>
                <w:ilvl w:val="0"/>
                <w:numId w:val="377"/>
              </w:numPr>
              <w:rPr>
                <w:lang w:val="en-US"/>
              </w:rPr>
            </w:pPr>
            <w:r w:rsidRPr="00EE3AD0">
              <w:rPr>
                <w:lang w:val="en-US"/>
              </w:rPr>
              <w:t>Theo thời gian: Năm.</w:t>
            </w:r>
          </w:p>
          <w:p w:rsidRPr="00636CFF" w:rsidR="00EE3AD0" w:rsidRDefault="00EE3AD0" w14:paraId="68DE26A1" w14:textId="77777777">
            <w:pPr>
              <w:numPr>
                <w:ilvl w:val="0"/>
                <w:numId w:val="377"/>
              </w:numPr>
              <w:rPr>
                <w:lang w:val="it-IT"/>
              </w:rPr>
            </w:pPr>
            <w:r w:rsidRPr="00636CFF">
              <w:rPr>
                <w:lang w:val="it-IT"/>
              </w:rPr>
              <w:t>Theo phạm vi CORSIA: Full scope.</w:t>
            </w:r>
          </w:p>
          <w:p w:rsidRPr="00EE3AD0" w:rsidR="00EE3AD0" w:rsidP="00EE3AD0" w:rsidRDefault="00EE3AD0" w14:paraId="2D7CE913" w14:textId="77777777">
            <w:pPr>
              <w:rPr>
                <w:lang w:val="en-US"/>
              </w:rPr>
            </w:pPr>
            <w:r w:rsidRPr="00EE3AD0">
              <w:rPr>
                <w:b/>
                <w:bCs/>
                <w:lang w:val="en-US"/>
              </w:rPr>
              <w:t>5. Nguồn dữ liệu: </w:t>
            </w:r>
          </w:p>
          <w:p w:rsidRPr="00EE3AD0" w:rsidR="00EE3AD0" w:rsidRDefault="00EE3AD0" w14:paraId="2C0637AC" w14:textId="77777777">
            <w:pPr>
              <w:numPr>
                <w:ilvl w:val="0"/>
                <w:numId w:val="378"/>
              </w:numPr>
              <w:rPr>
                <w:lang w:val="en-US"/>
              </w:rPr>
            </w:pPr>
            <w:r w:rsidRPr="00EE3AD0">
              <w:rPr>
                <w:lang w:val="en-US"/>
              </w:rPr>
              <w:t>Lượng nhiên liệu tiêu thụ: FIMS</w:t>
            </w:r>
            <w:r w:rsidRPr="00EE3AD0">
              <w:rPr>
                <w:b/>
                <w:bCs/>
                <w:lang w:val="en-US"/>
              </w:rPr>
              <w:t>.</w:t>
            </w:r>
          </w:p>
          <w:p w:rsidRPr="00EE3AD0" w:rsidR="00EE3AD0" w:rsidRDefault="00EE3AD0" w14:paraId="05929D0D" w14:textId="77777777">
            <w:pPr>
              <w:numPr>
                <w:ilvl w:val="0"/>
                <w:numId w:val="37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49FADD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2935EF0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A750E3" w14:textId="77777777">
            <w:pPr>
              <w:rPr>
                <w:lang w:val="en-US"/>
              </w:rPr>
            </w:pPr>
            <w:r w:rsidRPr="00EE3AD0">
              <w:rPr>
                <w:b/>
                <w:bCs/>
                <w:lang w:val="en-US"/>
              </w:rPr>
              <w:t>CT 2.36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DD6DBF3" w14:textId="420804DA">
            <w:pPr>
              <w:rPr>
                <w:lang w:val="en-US"/>
              </w:rPr>
            </w:pPr>
            <w:r w:rsidRPr="00EE3AD0">
              <w:rPr>
                <w:b/>
                <w:bCs/>
                <w:lang w:val="en-US"/>
              </w:rPr>
              <w:t xml:space="preserve">1. Tên chỉ tiêu: </w:t>
            </w:r>
            <w:r w:rsidRPr="00EE3AD0">
              <w:rPr>
                <w:lang w:val="en-US"/>
              </w:rPr>
              <w:t xml:space="preserve"> CO₂ Emissions from Flights Subject to Offsetting Requirements (Tonnes) –  CO2 cần đền bù (Tấn)</w:t>
            </w:r>
          </w:p>
          <w:p w:rsidRPr="00EE3AD0" w:rsidR="00EE3AD0" w:rsidP="00EE3AD0" w:rsidRDefault="00EE3AD0" w14:paraId="56C0B7B1"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A53E6E7" w14:textId="77777777">
            <w:pPr>
              <w:numPr>
                <w:ilvl w:val="0"/>
                <w:numId w:val="379"/>
              </w:numPr>
              <w:rPr>
                <w:lang w:val="en-US"/>
              </w:rPr>
            </w:pPr>
            <w:r w:rsidRPr="00EE3AD0">
              <w:rPr>
                <w:lang w:val="en-US"/>
              </w:rPr>
              <w:t>Là tổng lượng phát thải CO₂ phát sinh từ các chuyến bay thuộc phạm vi áp dụng nghĩa vụ đền bù phát thải theo quy định của CORSIA. </w:t>
            </w:r>
          </w:p>
          <w:p w:rsidRPr="00EE3AD0" w:rsidR="00EE3AD0" w:rsidRDefault="00EE3AD0" w14:paraId="3FCE1172" w14:textId="77777777">
            <w:pPr>
              <w:numPr>
                <w:ilvl w:val="0"/>
                <w:numId w:val="379"/>
              </w:numPr>
              <w:rPr>
                <w:lang w:val="en-US"/>
              </w:rPr>
            </w:pPr>
            <w:r w:rsidRPr="00EE3AD0">
              <w:rPr>
                <w:lang w:val="en-US"/>
              </w:rPr>
              <w:t>Theo cơ chế CORSIA, các hãng hàng không phải thực hiện bù trừ đối với phần phát thải CO₂ vượt quá mức baseline quy định. </w:t>
            </w:r>
          </w:p>
          <w:p w:rsidRPr="00EE3AD0" w:rsidR="00EE3AD0" w:rsidP="00EE3AD0" w:rsidRDefault="00EE3AD0" w14:paraId="5F8020F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7DD323" w14:textId="77777777">
            <w:pPr>
              <w:numPr>
                <w:ilvl w:val="0"/>
                <w:numId w:val="380"/>
              </w:numPr>
              <w:rPr>
                <w:lang w:val="en-US"/>
              </w:rPr>
            </w:pPr>
            <w:r w:rsidRPr="00EE3AD0">
              <w:rPr>
                <w:lang w:val="en-US"/>
              </w:rPr>
              <w:t>Phục vụ việc theo dõi và báo cáo dữ liệu cho hệ thống CORSIA.</w:t>
            </w:r>
          </w:p>
          <w:p w:rsidRPr="00EE3AD0" w:rsidR="00EE3AD0" w:rsidP="00EE3AD0" w:rsidRDefault="00EE3AD0" w14:paraId="6319C805" w14:textId="77777777">
            <w:pPr>
              <w:rPr>
                <w:lang w:val="en-US"/>
              </w:rPr>
            </w:pPr>
            <w:r w:rsidRPr="48D5EB73">
              <w:rPr>
                <w:b/>
                <w:bCs/>
                <w:lang w:val="en-US"/>
              </w:rPr>
              <w:t>3. Công thức tính toán:</w:t>
            </w:r>
            <w:r w:rsidRPr="48D5EB73">
              <w:rPr>
                <w:lang w:val="en-US"/>
              </w:rPr>
              <w:t> </w:t>
            </w:r>
          </w:p>
          <w:p w:rsidR="53C7A394" w:rsidRDefault="53C7A394" w14:paraId="1A5FF690" w14:textId="1DBBAF52">
            <w:pPr>
              <w:numPr>
                <w:ilvl w:val="0"/>
                <w:numId w:val="381"/>
              </w:numPr>
              <w:rPr>
                <w:color w:val="000000" w:themeColor="text1"/>
                <w:lang w:val="en-US"/>
              </w:rPr>
            </w:pPr>
            <w:r w:rsidRPr="48D5EB73">
              <w:rPr>
                <w:color w:val="000000" w:themeColor="text1"/>
                <w:lang w:val="en-US"/>
              </w:rPr>
              <w:t>Lượng CO2 cần đền bù = Lượng phát thải CO2 thực tế * % Tăng trưởng ngành - Lượng CO2 được giảm trừ nhờ SAF.</w:t>
            </w:r>
          </w:p>
          <w:p w:rsidRPr="00EE3AD0" w:rsidR="00EE3AD0" w:rsidP="00EE3AD0" w:rsidRDefault="00EE3AD0" w14:paraId="057E8704" w14:textId="77777777">
            <w:pPr>
              <w:rPr>
                <w:lang w:val="en-US"/>
              </w:rPr>
            </w:pPr>
            <w:r w:rsidRPr="00EE3AD0">
              <w:rPr>
                <w:b/>
                <w:bCs/>
                <w:lang w:val="en-US"/>
              </w:rPr>
              <w:t>4. Chiều tổng hợp dữ liệu:</w:t>
            </w:r>
            <w:r w:rsidRPr="00EE3AD0">
              <w:rPr>
                <w:lang w:val="en-US"/>
              </w:rPr>
              <w:t> </w:t>
            </w:r>
          </w:p>
          <w:p w:rsidRPr="00EE3AD0" w:rsidR="00EE3AD0" w:rsidRDefault="00EE3AD0" w14:paraId="620E506F" w14:textId="77777777">
            <w:pPr>
              <w:numPr>
                <w:ilvl w:val="0"/>
                <w:numId w:val="382"/>
              </w:numPr>
              <w:rPr>
                <w:lang w:val="en-US"/>
              </w:rPr>
            </w:pPr>
            <w:r w:rsidRPr="00EE3AD0">
              <w:rPr>
                <w:lang w:val="en-US"/>
              </w:rPr>
              <w:t>Thời gian: Năm </w:t>
            </w:r>
          </w:p>
          <w:p w:rsidRPr="00636CFF" w:rsidR="00EE3AD0" w:rsidRDefault="00EE3AD0" w14:paraId="5A30A410" w14:textId="77777777">
            <w:pPr>
              <w:numPr>
                <w:ilvl w:val="0"/>
                <w:numId w:val="382"/>
              </w:numPr>
              <w:rPr>
                <w:lang w:val="it-IT"/>
              </w:rPr>
            </w:pPr>
            <w:r w:rsidRPr="00636CFF">
              <w:rPr>
                <w:lang w:val="it-IT"/>
              </w:rPr>
              <w:t>Theo phạm vi CORSIA: Full scope.</w:t>
            </w:r>
          </w:p>
          <w:p w:rsidRPr="00EE3AD0" w:rsidR="00EE3AD0" w:rsidP="00EE3AD0" w:rsidRDefault="00EE3AD0" w14:paraId="1712EFAD" w14:textId="77777777">
            <w:pPr>
              <w:rPr>
                <w:lang w:val="en-US"/>
              </w:rPr>
            </w:pPr>
            <w:r w:rsidRPr="48D5EB73">
              <w:rPr>
                <w:b/>
                <w:bCs/>
                <w:lang w:val="en-US"/>
              </w:rPr>
              <w:t>5. Nguồn dữ liệu:</w:t>
            </w:r>
            <w:r w:rsidRPr="48D5EB73">
              <w:rPr>
                <w:lang w:val="en-US"/>
              </w:rPr>
              <w:t> </w:t>
            </w:r>
          </w:p>
          <w:p w:rsidRPr="00EE3AD0" w:rsidR="00EE3AD0" w:rsidRDefault="1EA3D153" w14:paraId="7A19EC94" w14:textId="0F0B02A8">
            <w:pPr>
              <w:numPr>
                <w:ilvl w:val="0"/>
                <w:numId w:val="383"/>
              </w:numPr>
              <w:rPr>
                <w:color w:val="000000" w:themeColor="text1"/>
                <w:lang w:val="en-US"/>
              </w:rPr>
            </w:pPr>
            <w:r w:rsidRPr="48D5EB73">
              <w:rPr>
                <w:color w:val="000000" w:themeColor="text1"/>
                <w:lang w:val="en-US"/>
              </w:rPr>
              <w:t>Lượng phát thải CO2 thực tế: FIMS.</w:t>
            </w:r>
          </w:p>
          <w:p w:rsidRPr="00EE3AD0" w:rsidR="00EE3AD0" w:rsidRDefault="1EA3D153" w14:paraId="2156B91B" w14:textId="5C65E48A">
            <w:pPr>
              <w:pStyle w:val="ListParagraph"/>
              <w:numPr>
                <w:ilvl w:val="0"/>
                <w:numId w:val="383"/>
              </w:numPr>
              <w:spacing w:before="0" w:after="0"/>
              <w:rPr>
                <w:color w:val="000000" w:themeColor="text1"/>
                <w:lang w:val="en-US"/>
              </w:rPr>
            </w:pPr>
            <w:r w:rsidRPr="48D5EB73">
              <w:rPr>
                <w:color w:val="000000" w:themeColor="text1"/>
                <w:lang w:val="en-US"/>
              </w:rPr>
              <w:t>% Tăng trưởng ngành: Nhập thủ công.</w:t>
            </w:r>
          </w:p>
          <w:p w:rsidRPr="00EE3AD0" w:rsidR="00EE3AD0" w:rsidP="00EE3AD0" w:rsidRDefault="00EE3AD0" w14:paraId="170801B3"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0D2188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20499F" w14:textId="77777777">
            <w:pPr>
              <w:rPr>
                <w:lang w:val="en-US"/>
              </w:rPr>
            </w:pPr>
            <w:r w:rsidRPr="00EE3AD0">
              <w:rPr>
                <w:b/>
                <w:bCs/>
                <w:lang w:val="en-US"/>
              </w:rPr>
              <w:t>CT 2.37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B51D53" w14:textId="7BCE1D5A">
            <w:pPr>
              <w:rPr>
                <w:lang w:val="en-US"/>
              </w:rPr>
            </w:pPr>
            <w:r w:rsidRPr="00EE3AD0">
              <w:rPr>
                <w:b/>
                <w:bCs/>
                <w:lang w:val="en-US"/>
              </w:rPr>
              <w:t xml:space="preserve">1. Tên chỉ tiêu: </w:t>
            </w:r>
            <w:r w:rsidRPr="00EE3AD0">
              <w:rPr>
                <w:lang w:val="en-US"/>
              </w:rPr>
              <w:t xml:space="preserve"> Emissions Reductions claimed from the use of CORSIA Eligible Fuels (Tonnes) –  CO2 giảm trừ nhờ SAF (Tấn)</w:t>
            </w:r>
          </w:p>
          <w:p w:rsidRPr="00EE3AD0" w:rsidR="00EE3AD0" w:rsidP="00EE3AD0" w:rsidRDefault="00EE3AD0" w14:paraId="4932B458"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93D80D7" w14:textId="77777777">
            <w:pPr>
              <w:numPr>
                <w:ilvl w:val="0"/>
                <w:numId w:val="384"/>
              </w:numPr>
              <w:rPr>
                <w:lang w:val="en-US"/>
              </w:rPr>
            </w:pPr>
            <w:r w:rsidRPr="00EE3AD0">
              <w:rPr>
                <w:lang w:val="en-US"/>
              </w:rPr>
              <w:t>Là tổng lượng phát thải CO₂ được giảm trừ khi sử dụng nhiên liệu đủ điều kiện theo CORSIA (CORSIA Eligible Fuels - CEF) theo quy định của ICAO. </w:t>
            </w:r>
          </w:p>
          <w:p w:rsidRPr="00EE3AD0" w:rsidR="00EE3AD0" w:rsidP="00EE3AD0" w:rsidRDefault="00EE3AD0" w14:paraId="07848F07"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36FA7A2" w14:textId="77777777">
            <w:pPr>
              <w:numPr>
                <w:ilvl w:val="0"/>
                <w:numId w:val="385"/>
              </w:numPr>
              <w:rPr>
                <w:lang w:val="en-US"/>
              </w:rPr>
            </w:pPr>
            <w:r w:rsidRPr="00EE3AD0">
              <w:rPr>
                <w:lang w:val="en-US"/>
              </w:rPr>
              <w:t>Phục vụ việc theo dõi hiệu quả giảm phát thải từ việc sử dụng nhiên liệu đủ điều kiện theo CORSIA và xác định mức giảm phát thải được ghi nhận trong báo cáo CORSIA.</w:t>
            </w:r>
          </w:p>
          <w:p w:rsidRPr="00EE3AD0" w:rsidR="00EE3AD0" w:rsidP="00EE3AD0" w:rsidRDefault="00EE3AD0" w14:paraId="6D7EAC25" w14:textId="77777777">
            <w:pPr>
              <w:rPr>
                <w:lang w:val="en-US"/>
              </w:rPr>
            </w:pPr>
            <w:r w:rsidRPr="00EE3AD0">
              <w:rPr>
                <w:b/>
                <w:bCs/>
                <w:lang w:val="en-US"/>
              </w:rPr>
              <w:t>3. Công thức tính toán:</w:t>
            </w:r>
            <w:r w:rsidRPr="00EE3AD0">
              <w:rPr>
                <w:lang w:val="en-US"/>
              </w:rPr>
              <w:t> </w:t>
            </w:r>
          </w:p>
          <w:p w:rsidRPr="00EE3AD0" w:rsidR="00EE3AD0" w:rsidRDefault="00EE3AD0" w14:paraId="2F9EED6C" w14:textId="77777777">
            <w:pPr>
              <w:numPr>
                <w:ilvl w:val="0"/>
                <w:numId w:val="386"/>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7F0703F3" w14:textId="77777777">
            <w:pPr>
              <w:numPr>
                <w:ilvl w:val="0"/>
                <w:numId w:val="386"/>
              </w:numPr>
              <w:rPr>
                <w:lang w:val="en-US"/>
              </w:rPr>
            </w:pPr>
            <w:r w:rsidRPr="00EE3AD0">
              <w:rPr>
                <w:lang w:val="en-US"/>
              </w:rPr>
              <w:t>Lượng phát thải CO2 do Jet A-1 = Lượng nhiên liệu tiêu thụ * Hệ số phát thải (3.16).</w:t>
            </w:r>
          </w:p>
          <w:p w:rsidRPr="00EE3AD0" w:rsidR="00EE3AD0" w:rsidRDefault="00EE3AD0" w14:paraId="4B2F7890" w14:textId="77777777">
            <w:pPr>
              <w:numPr>
                <w:ilvl w:val="0"/>
                <w:numId w:val="38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77310CBE" w14:textId="77777777">
            <w:pPr>
              <w:rPr>
                <w:lang w:val="en-US"/>
              </w:rPr>
            </w:pPr>
            <w:r w:rsidRPr="00EE3AD0">
              <w:rPr>
                <w:b/>
                <w:bCs/>
                <w:lang w:val="en-US"/>
              </w:rPr>
              <w:t>4. Chiều tổng hợp dữ liệu:</w:t>
            </w:r>
            <w:r w:rsidRPr="00EE3AD0">
              <w:rPr>
                <w:lang w:val="en-US"/>
              </w:rPr>
              <w:t> </w:t>
            </w:r>
          </w:p>
          <w:p w:rsidRPr="00EE3AD0" w:rsidR="00EE3AD0" w:rsidRDefault="00EE3AD0" w14:paraId="2FC2CC76" w14:textId="77777777">
            <w:pPr>
              <w:numPr>
                <w:ilvl w:val="0"/>
                <w:numId w:val="387"/>
              </w:numPr>
              <w:rPr>
                <w:lang w:val="en-US"/>
              </w:rPr>
            </w:pPr>
            <w:r w:rsidRPr="00EE3AD0">
              <w:rPr>
                <w:lang w:val="en-US"/>
              </w:rPr>
              <w:t>Thời gian: Năm </w:t>
            </w:r>
          </w:p>
          <w:p w:rsidRPr="00636CFF" w:rsidR="00EE3AD0" w:rsidRDefault="00EE3AD0" w14:paraId="5F2A9306" w14:textId="77777777">
            <w:pPr>
              <w:numPr>
                <w:ilvl w:val="0"/>
                <w:numId w:val="387"/>
              </w:numPr>
              <w:rPr>
                <w:lang w:val="it-IT"/>
              </w:rPr>
            </w:pPr>
            <w:r w:rsidRPr="00636CFF">
              <w:rPr>
                <w:lang w:val="it-IT"/>
              </w:rPr>
              <w:t>Theo phạm vi CORSIA: Full scope.</w:t>
            </w:r>
          </w:p>
          <w:p w:rsidRPr="00EE3AD0" w:rsidR="00EE3AD0" w:rsidP="00EE3AD0" w:rsidRDefault="00EE3AD0" w14:paraId="7F5723F1" w14:textId="77777777">
            <w:pPr>
              <w:rPr>
                <w:lang w:val="en-US"/>
              </w:rPr>
            </w:pPr>
            <w:r w:rsidRPr="00EE3AD0">
              <w:rPr>
                <w:b/>
                <w:bCs/>
                <w:lang w:val="en-US"/>
              </w:rPr>
              <w:t>5. Nguồn dữ liệu:</w:t>
            </w:r>
            <w:r w:rsidRPr="00EE3AD0">
              <w:rPr>
                <w:lang w:val="en-US"/>
              </w:rPr>
              <w:t> </w:t>
            </w:r>
          </w:p>
          <w:p w:rsidRPr="00EE3AD0" w:rsidR="00EE3AD0" w:rsidRDefault="00EE3AD0" w14:paraId="4D0AE1CA" w14:textId="77777777">
            <w:pPr>
              <w:numPr>
                <w:ilvl w:val="0"/>
                <w:numId w:val="388"/>
              </w:numPr>
              <w:rPr>
                <w:lang w:val="en-US"/>
              </w:rPr>
            </w:pPr>
            <w:r w:rsidRPr="00EE3AD0">
              <w:rPr>
                <w:lang w:val="en-US"/>
              </w:rPr>
              <w:t>Lượng nhiên liệu tiêu thụ: FIMS.</w:t>
            </w:r>
          </w:p>
          <w:p w:rsidRPr="00EE3AD0" w:rsidR="00EE3AD0" w:rsidRDefault="00EE3AD0" w14:paraId="3584EB5C" w14:textId="77777777">
            <w:pPr>
              <w:numPr>
                <w:ilvl w:val="0"/>
                <w:numId w:val="38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745EE41"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404441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70459AB" w14:textId="77777777">
            <w:pPr>
              <w:rPr>
                <w:lang w:val="en-US"/>
              </w:rPr>
            </w:pPr>
            <w:r w:rsidRPr="00EE3AD0">
              <w:rPr>
                <w:b/>
                <w:bCs/>
                <w:lang w:val="en-US"/>
              </w:rPr>
              <w:t>CT 2.38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F0F8C4" w14:textId="464FE029">
            <w:pPr>
              <w:rPr>
                <w:lang w:val="en-US"/>
              </w:rPr>
            </w:pPr>
            <w:r w:rsidRPr="48D5EB73">
              <w:rPr>
                <w:b/>
                <w:bCs/>
                <w:lang w:val="en-US"/>
              </w:rPr>
              <w:t xml:space="preserve">1. Tên chỉ tiêu: </w:t>
            </w:r>
            <w:r w:rsidRPr="48D5EB73">
              <w:rPr>
                <w:lang w:val="en-US"/>
              </w:rPr>
              <w:t>Annual CO₂ Emissions – Phát thải CO2 theo năm (Tấn)</w:t>
            </w:r>
          </w:p>
          <w:p w:rsidRPr="00EE3AD0" w:rsidR="00EE3AD0" w:rsidP="00EE3AD0" w:rsidRDefault="00EE3AD0" w14:paraId="43847CF3" w14:textId="77777777">
            <w:pPr>
              <w:rPr>
                <w:lang w:val="en-US"/>
              </w:rPr>
            </w:pPr>
            <w:r w:rsidRPr="00EE3AD0">
              <w:rPr>
                <w:b/>
                <w:bCs/>
                <w:lang w:val="en-US"/>
              </w:rPr>
              <w:t>2. Định nghĩa/Diễn giải/Ý nghĩa/Mục đích đo lường:</w:t>
            </w:r>
          </w:p>
          <w:p w:rsidRPr="00EE3AD0" w:rsidR="00EE3AD0" w:rsidP="00EE3AD0" w:rsidRDefault="00EE3AD0" w14:paraId="4CBA58F5" w14:textId="77777777">
            <w:pPr>
              <w:rPr>
                <w:lang w:val="en-US"/>
              </w:rPr>
            </w:pPr>
            <w:r w:rsidRPr="48D5EB73">
              <w:rPr>
                <w:b/>
                <w:bCs/>
                <w:i/>
                <w:iCs/>
                <w:lang w:val="en-US"/>
              </w:rPr>
              <w:t>2.1. Định nghĩa/Diễn giải:</w:t>
            </w:r>
          </w:p>
          <w:p w:rsidR="7BF2E0E4" w:rsidRDefault="7BF2E0E4" w14:paraId="75BEC7A7" w14:textId="50F3B8D5">
            <w:pPr>
              <w:numPr>
                <w:ilvl w:val="0"/>
                <w:numId w:val="389"/>
              </w:numPr>
              <w:rPr>
                <w:color w:val="000000" w:themeColor="text1"/>
                <w:lang w:val="en-US"/>
              </w:rPr>
            </w:pPr>
            <w:r w:rsidRPr="48D5EB73">
              <w:rPr>
                <w:color w:val="000000" w:themeColor="text1"/>
                <w:lang w:val="en-US"/>
              </w:rPr>
              <w:t>Thể hiện số lượng phát thải CO₂ thực tế của các chuyến bay thuộc phạm vi áp dụng CORSIA theo từng năm báo cáo.</w:t>
            </w:r>
          </w:p>
          <w:p w:rsidRPr="00EE3AD0" w:rsidR="00EE3AD0" w:rsidP="00EE3AD0" w:rsidRDefault="00EE3AD0" w14:paraId="521A6987" w14:textId="77777777">
            <w:pPr>
              <w:rPr>
                <w:lang w:val="en-US"/>
              </w:rPr>
            </w:pPr>
            <w:r w:rsidRPr="48D5EB73">
              <w:rPr>
                <w:b/>
                <w:bCs/>
                <w:i/>
                <w:iCs/>
                <w:lang w:val="en-US"/>
              </w:rPr>
              <w:t>2.2. Ý nghĩa/Mục đích đo lường:</w:t>
            </w:r>
          </w:p>
          <w:p w:rsidR="7207678E" w:rsidRDefault="7207678E" w14:paraId="72D54941" w14:textId="506B315F">
            <w:pPr>
              <w:numPr>
                <w:ilvl w:val="0"/>
                <w:numId w:val="390"/>
              </w:numPr>
              <w:rPr>
                <w:color w:val="000000" w:themeColor="text1"/>
                <w:lang w:val="en-US"/>
              </w:rPr>
            </w:pPr>
            <w:r w:rsidRPr="48D5EB73">
              <w:rPr>
                <w:color w:val="000000" w:themeColor="text1"/>
                <w:lang w:val="en-US"/>
              </w:rPr>
              <w:t>Đánh giá mức độ gia tăng phát thải và nghĩa vụ bù trừ carbon theo cơ chế CORSIA.</w:t>
            </w:r>
          </w:p>
          <w:p w:rsidRPr="00EE3AD0" w:rsidR="00EE3AD0" w:rsidP="00EE3AD0" w:rsidRDefault="00EE3AD0" w14:paraId="2B8F0EBC" w14:textId="77777777">
            <w:pPr>
              <w:rPr>
                <w:lang w:val="en-US"/>
              </w:rPr>
            </w:pPr>
            <w:r w:rsidRPr="48D5EB73">
              <w:rPr>
                <w:b/>
                <w:bCs/>
                <w:lang w:val="en-US"/>
              </w:rPr>
              <w:t>3. Công thức tính toán:</w:t>
            </w:r>
          </w:p>
          <w:p w:rsidR="680FBDCA" w:rsidRDefault="680FBDCA" w14:paraId="323B6BA0" w14:textId="7A0054AF">
            <w:pPr>
              <w:numPr>
                <w:ilvl w:val="0"/>
                <w:numId w:val="391"/>
              </w:numPr>
              <w:rPr>
                <w:color w:val="000000" w:themeColor="text1"/>
                <w:lang w:val="en-US"/>
              </w:rPr>
            </w:pPr>
            <w:r w:rsidRPr="48D5EB73">
              <w:rPr>
                <w:color w:val="000000" w:themeColor="text1"/>
                <w:lang w:val="en-US"/>
              </w:rPr>
              <w:t>Tổng phát thải CO₂: Lượng phát thải thực tế của các chuyến bay thuộc phạm vi CORSIA trong kỳ báo cáo.</w:t>
            </w:r>
          </w:p>
          <w:p w:rsidRPr="00EE3AD0" w:rsidR="00EE3AD0" w:rsidP="00EE3AD0" w:rsidRDefault="00EE3AD0" w14:paraId="1A106370" w14:textId="77777777">
            <w:pPr>
              <w:rPr>
                <w:lang w:val="en-US"/>
              </w:rPr>
            </w:pPr>
            <w:r w:rsidRPr="00EE3AD0">
              <w:rPr>
                <w:b/>
                <w:bCs/>
                <w:lang w:val="en-US"/>
              </w:rPr>
              <w:t>4. Chiều tổng hợp dữ liệu:</w:t>
            </w:r>
          </w:p>
          <w:p w:rsidRPr="00EE3AD0" w:rsidR="00EE3AD0" w:rsidRDefault="00EE3AD0" w14:paraId="01C3836D" w14:textId="77777777">
            <w:pPr>
              <w:numPr>
                <w:ilvl w:val="0"/>
                <w:numId w:val="392"/>
              </w:numPr>
              <w:rPr>
                <w:lang w:val="en-US"/>
              </w:rPr>
            </w:pPr>
            <w:r w:rsidRPr="00EE3AD0">
              <w:rPr>
                <w:lang w:val="en-US"/>
              </w:rPr>
              <w:t>Theo thời gian: Năm.</w:t>
            </w:r>
          </w:p>
          <w:p w:rsidRPr="00636CFF" w:rsidR="00EE3AD0" w:rsidRDefault="00EE3AD0" w14:paraId="4495A7DE" w14:textId="77777777">
            <w:pPr>
              <w:numPr>
                <w:ilvl w:val="0"/>
                <w:numId w:val="392"/>
              </w:numPr>
              <w:rPr>
                <w:lang w:val="it-IT"/>
              </w:rPr>
            </w:pPr>
            <w:r w:rsidRPr="00636CFF">
              <w:rPr>
                <w:lang w:val="it-IT"/>
              </w:rPr>
              <w:t>Theo phạm vi CORSIA: Full scope.</w:t>
            </w:r>
          </w:p>
          <w:p w:rsidRPr="00636CFF" w:rsidR="00EE3AD0" w:rsidP="00EE3AD0" w:rsidRDefault="00EE3AD0" w14:paraId="3C55BD21"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40455E6D"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17CDCF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8C1E06" w14:textId="77777777">
            <w:pPr>
              <w:rPr>
                <w:lang w:val="en-US"/>
              </w:rPr>
            </w:pPr>
            <w:r w:rsidRPr="00EE3AD0">
              <w:rPr>
                <w:b/>
                <w:bCs/>
                <w:lang w:val="en-US"/>
              </w:rPr>
              <w:t>CT 2.39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68771D" w14:textId="77777777">
            <w:pPr>
              <w:rPr>
                <w:lang w:val="en-US"/>
              </w:rPr>
            </w:pPr>
            <w:r w:rsidRPr="00EE3AD0">
              <w:rPr>
                <w:b/>
                <w:bCs/>
                <w:lang w:val="en-US"/>
              </w:rPr>
              <w:t xml:space="preserve">1. Tên chỉ tiêu: </w:t>
            </w:r>
            <w:r w:rsidRPr="00EE3AD0">
              <w:rPr>
                <w:lang w:val="en-US"/>
              </w:rPr>
              <w:t>CO₂ Emissions by Route (Top 10) – Phát thải CO₂ theo chặng bay (Top 10)</w:t>
            </w:r>
          </w:p>
          <w:p w:rsidRPr="00EE3AD0" w:rsidR="00EE3AD0" w:rsidP="00EE3AD0" w:rsidRDefault="00EE3AD0" w14:paraId="31AE7073" w14:textId="77777777">
            <w:pPr>
              <w:rPr>
                <w:lang w:val="en-US"/>
              </w:rPr>
            </w:pPr>
            <w:r w:rsidRPr="00EE3AD0">
              <w:rPr>
                <w:b/>
                <w:bCs/>
                <w:lang w:val="en-US"/>
              </w:rPr>
              <w:t>2. Định nghĩa/Diễn giải/Ý nghĩa/Mục đích đo lường:</w:t>
            </w:r>
          </w:p>
          <w:p w:rsidRPr="00EE3AD0" w:rsidR="00EE3AD0" w:rsidP="00EE3AD0" w:rsidRDefault="00EE3AD0" w14:paraId="0C1CA83F" w14:textId="77777777">
            <w:pPr>
              <w:rPr>
                <w:lang w:val="en-US"/>
              </w:rPr>
            </w:pPr>
            <w:r w:rsidRPr="00EE3AD0">
              <w:rPr>
                <w:b/>
                <w:bCs/>
                <w:i/>
                <w:iCs/>
                <w:lang w:val="en-US"/>
              </w:rPr>
              <w:t>2.1. Định nghĩa/Diễn giải:</w:t>
            </w:r>
          </w:p>
          <w:p w:rsidRPr="00EE3AD0" w:rsidR="00EE3AD0" w:rsidRDefault="00EE3AD0" w14:paraId="426F42C4" w14:textId="77777777">
            <w:pPr>
              <w:numPr>
                <w:ilvl w:val="0"/>
                <w:numId w:val="393"/>
              </w:numPr>
              <w:rPr>
                <w:lang w:val="en-US"/>
              </w:rPr>
            </w:pPr>
            <w:r w:rsidRPr="00EE3AD0">
              <w:rPr>
                <w:lang w:val="en-US"/>
              </w:rPr>
              <w:t>Là lượng phát thải khí CO₂ được tính toán cho từng chặng bay thuộc phạm vi áp dụng CORSIA trong kỳ báo cáo.</w:t>
            </w:r>
          </w:p>
          <w:p w:rsidRPr="00EE3AD0" w:rsidR="00EE3AD0" w:rsidP="00EE3AD0" w:rsidRDefault="00EE3AD0" w14:paraId="416136CA" w14:textId="77777777">
            <w:pPr>
              <w:rPr>
                <w:lang w:val="en-US"/>
              </w:rPr>
            </w:pPr>
            <w:r w:rsidRPr="00EE3AD0">
              <w:rPr>
                <w:b/>
                <w:bCs/>
                <w:i/>
                <w:iCs/>
                <w:lang w:val="en-US"/>
              </w:rPr>
              <w:t>2.2. Ý nghĩa/Mục đích đo lường:</w:t>
            </w:r>
          </w:p>
          <w:p w:rsidRPr="00EE3AD0" w:rsidR="00EE3AD0" w:rsidRDefault="00EE3AD0" w14:paraId="497FB834" w14:textId="77777777">
            <w:pPr>
              <w:numPr>
                <w:ilvl w:val="0"/>
                <w:numId w:val="394"/>
              </w:numPr>
              <w:rPr>
                <w:lang w:val="en-US"/>
              </w:rPr>
            </w:pPr>
            <w:r w:rsidRPr="00EE3AD0">
              <w:rPr>
                <w:lang w:val="en-US"/>
              </w:rPr>
              <w:t>Theo dõi mức phát thải CO₂ chi tiết theo từng chặng bay nhằm phục vụ công tác quản lý phát thải, phân tích hiệu quả khai thác và tính toán nghĩa vụ bù trừ carbon theo cơ chế CORSIA.</w:t>
            </w:r>
          </w:p>
          <w:p w:rsidRPr="00EE3AD0" w:rsidR="00EE3AD0" w:rsidP="00EE3AD0" w:rsidRDefault="00EE3AD0" w14:paraId="43CA6E0B" w14:textId="77777777">
            <w:pPr>
              <w:rPr>
                <w:lang w:val="en-US"/>
              </w:rPr>
            </w:pPr>
            <w:r w:rsidRPr="00EE3AD0">
              <w:rPr>
                <w:b/>
                <w:bCs/>
                <w:lang w:val="en-US"/>
              </w:rPr>
              <w:t>3. Công thức tính toán:</w:t>
            </w:r>
          </w:p>
          <w:p w:rsidRPr="00EE3AD0" w:rsidR="00EE3AD0" w:rsidRDefault="00EE3AD0" w14:paraId="47EC7CF4" w14:textId="77777777">
            <w:pPr>
              <w:numPr>
                <w:ilvl w:val="0"/>
                <w:numId w:val="395"/>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56827821" w14:textId="77777777">
            <w:pPr>
              <w:numPr>
                <w:ilvl w:val="0"/>
                <w:numId w:val="395"/>
              </w:numPr>
              <w:rPr>
                <w:lang w:val="en-US"/>
              </w:rPr>
            </w:pPr>
            <w:r w:rsidRPr="00EE3AD0">
              <w:rPr>
                <w:lang w:val="en-US"/>
              </w:rPr>
              <w:t>Lượng phát thải CO2 do Jet A-1 = Lượng nhiên liệu tiêu thụ * Hệ số phát thải (3.16).</w:t>
            </w:r>
          </w:p>
          <w:p w:rsidRPr="00EE3AD0" w:rsidR="00EE3AD0" w:rsidRDefault="00EE3AD0" w14:paraId="66475B82" w14:textId="77777777">
            <w:pPr>
              <w:numPr>
                <w:ilvl w:val="0"/>
                <w:numId w:val="395"/>
              </w:numPr>
              <w:rPr>
                <w:lang w:val="en-US"/>
              </w:rPr>
            </w:pPr>
            <w:r w:rsidRPr="00EE3AD0">
              <w:rPr>
                <w:lang w:val="en-US"/>
              </w:rPr>
              <w:t>Lượng phát thải CO2 do SAF nguyên chất: Đang xác minh.</w:t>
            </w:r>
          </w:p>
          <w:p w:rsidRPr="00EE3AD0" w:rsidR="00EE3AD0" w:rsidP="00EE3AD0" w:rsidRDefault="00EE3AD0" w14:paraId="5A8E7C0B" w14:textId="77777777">
            <w:pPr>
              <w:rPr>
                <w:lang w:val="en-US"/>
              </w:rPr>
            </w:pPr>
            <w:r w:rsidRPr="00EE3AD0">
              <w:rPr>
                <w:b/>
                <w:bCs/>
                <w:lang w:val="en-US"/>
              </w:rPr>
              <w:t>4. Chiều tổng hợp dữ liệu:</w:t>
            </w:r>
          </w:p>
          <w:p w:rsidRPr="00EE3AD0" w:rsidR="00EE3AD0" w:rsidRDefault="00EE3AD0" w14:paraId="27398877" w14:textId="77777777">
            <w:pPr>
              <w:numPr>
                <w:ilvl w:val="0"/>
                <w:numId w:val="396"/>
              </w:numPr>
              <w:rPr>
                <w:lang w:val="en-US"/>
              </w:rPr>
            </w:pPr>
            <w:r w:rsidRPr="00EE3AD0">
              <w:rPr>
                <w:lang w:val="en-US"/>
              </w:rPr>
              <w:t>Theo thời gian: Năm.</w:t>
            </w:r>
          </w:p>
          <w:p w:rsidRPr="00636CFF" w:rsidR="00EE3AD0" w:rsidRDefault="00EE3AD0" w14:paraId="6535083B" w14:textId="77777777">
            <w:pPr>
              <w:numPr>
                <w:ilvl w:val="0"/>
                <w:numId w:val="396"/>
              </w:numPr>
              <w:rPr>
                <w:lang w:val="it-IT"/>
              </w:rPr>
            </w:pPr>
            <w:r w:rsidRPr="00636CFF">
              <w:rPr>
                <w:lang w:val="it-IT"/>
              </w:rPr>
              <w:t>Theo phạm vi CORSIA: Full scope.</w:t>
            </w:r>
          </w:p>
          <w:p w:rsidRPr="00EE3AD0" w:rsidR="00EE3AD0" w:rsidRDefault="00EE3AD0" w14:paraId="3E89B8D1" w14:textId="77777777">
            <w:pPr>
              <w:numPr>
                <w:ilvl w:val="0"/>
                <w:numId w:val="396"/>
              </w:numPr>
              <w:rPr>
                <w:lang w:val="en-US"/>
              </w:rPr>
            </w:pPr>
            <w:r w:rsidRPr="00EE3AD0">
              <w:rPr>
                <w:lang w:val="en-US"/>
              </w:rPr>
              <w:t>Theo chặng bay.</w:t>
            </w:r>
          </w:p>
          <w:p w:rsidRPr="00EE3AD0" w:rsidR="00EE3AD0" w:rsidP="00EE3AD0" w:rsidRDefault="00EE3AD0" w14:paraId="44840DA8"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190CB6C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757C534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97C931" w14:textId="77777777">
            <w:pPr>
              <w:rPr>
                <w:lang w:val="en-US"/>
              </w:rPr>
            </w:pPr>
            <w:r w:rsidRPr="00EE3AD0">
              <w:rPr>
                <w:b/>
                <w:bCs/>
                <w:lang w:val="en-US"/>
              </w:rPr>
              <w:t>CT 2.40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0E4A6C"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6649E11B" w14:textId="77777777">
            <w:pPr>
              <w:rPr>
                <w:lang w:val="en-US"/>
              </w:rPr>
            </w:pPr>
            <w:r w:rsidRPr="00EE3AD0">
              <w:rPr>
                <w:b/>
                <w:bCs/>
                <w:lang w:val="en-US"/>
              </w:rPr>
              <w:t>2. Định nghĩa/Diễn giải/Ý nghĩa/Mục đích đo lường:</w:t>
            </w:r>
          </w:p>
          <w:p w:rsidRPr="00EE3AD0" w:rsidR="00EE3AD0" w:rsidP="00EE3AD0" w:rsidRDefault="00EE3AD0" w14:paraId="3B4DBAC6" w14:textId="77777777">
            <w:pPr>
              <w:rPr>
                <w:lang w:val="en-US"/>
              </w:rPr>
            </w:pPr>
            <w:r w:rsidRPr="00EE3AD0">
              <w:rPr>
                <w:b/>
                <w:bCs/>
                <w:i/>
                <w:iCs/>
                <w:lang w:val="en-US"/>
              </w:rPr>
              <w:t>2.1. Định nghĩa/Diễn giải:</w:t>
            </w:r>
          </w:p>
          <w:p w:rsidRPr="00EE3AD0" w:rsidR="00EE3AD0" w:rsidRDefault="00EE3AD0" w14:paraId="30032256" w14:textId="77777777">
            <w:pPr>
              <w:numPr>
                <w:ilvl w:val="0"/>
                <w:numId w:val="397"/>
              </w:numPr>
              <w:rPr>
                <w:lang w:val="en-US"/>
              </w:rPr>
            </w:pPr>
            <w:r w:rsidRPr="00EE3AD0">
              <w:rPr>
                <w:lang w:val="en-US"/>
              </w:rPr>
              <w:t>Là chỉ tiêu phân loại lượng phát thải khí CO₂ theo từng phạm vi chuyến bay thuộc cơ chế CORSIA trong kỳ báo cáo, được phân loại theo Full Scope và Reduced Scope. Trong đó:</w:t>
            </w:r>
          </w:p>
          <w:p w:rsidRPr="00EE3AD0" w:rsidR="00EE3AD0" w:rsidRDefault="00EE3AD0" w14:paraId="03490002" w14:textId="77777777">
            <w:pPr>
              <w:numPr>
                <w:ilvl w:val="1"/>
                <w:numId w:val="397"/>
              </w:numPr>
              <w:rPr>
                <w:lang w:val="en-US"/>
              </w:rPr>
            </w:pPr>
            <w:r w:rsidRPr="00EE3AD0">
              <w:rPr>
                <w:lang w:val="en-US"/>
              </w:rPr>
              <w:t>Full Scope: Các chuyến bay quốc tế giữa hai quốc gia tham gia CORSIA hoặc giữa một quốc gia tham gia CORSIA và một quốc gia không tham gia CORSIA.</w:t>
            </w:r>
          </w:p>
          <w:p w:rsidRPr="00EE3AD0" w:rsidR="00EE3AD0" w:rsidRDefault="00EE3AD0" w14:paraId="2291FA23" w14:textId="77777777">
            <w:pPr>
              <w:numPr>
                <w:ilvl w:val="1"/>
                <w:numId w:val="397"/>
              </w:numPr>
              <w:rPr>
                <w:lang w:val="en-US"/>
              </w:rPr>
            </w:pPr>
            <w:r w:rsidRPr="00EE3AD0">
              <w:rPr>
                <w:lang w:val="en-US"/>
              </w:rPr>
              <w:t>Reduced Scope: Các chuyến bay quốc tế giữa hai quốc gia tham gia CORSIA.</w:t>
            </w:r>
          </w:p>
          <w:p w:rsidRPr="00EE3AD0" w:rsidR="00EE3AD0" w:rsidP="00EE3AD0" w:rsidRDefault="00EE3AD0" w14:paraId="5535C70A" w14:textId="77777777">
            <w:pPr>
              <w:rPr>
                <w:lang w:val="en-US"/>
              </w:rPr>
            </w:pPr>
            <w:r w:rsidRPr="00EE3AD0">
              <w:rPr>
                <w:b/>
                <w:bCs/>
                <w:i/>
                <w:iCs/>
                <w:lang w:val="en-US"/>
              </w:rPr>
              <w:t>2.2. Ý nghĩa/Mục đích đo lường:</w:t>
            </w:r>
          </w:p>
          <w:p w:rsidRPr="00EE3AD0" w:rsidR="00EE3AD0" w:rsidRDefault="00EE3AD0" w14:paraId="0B21AF91" w14:textId="77777777">
            <w:pPr>
              <w:numPr>
                <w:ilvl w:val="0"/>
                <w:numId w:val="398"/>
              </w:numPr>
              <w:rPr>
                <w:lang w:val="en-US"/>
              </w:rPr>
            </w:pPr>
            <w:r w:rsidRPr="00EE3AD0">
              <w:rPr>
                <w:lang w:val="en-US"/>
              </w:rPr>
              <w:t>Theo dõi cơ cấu phát thải CO₂ theo từng phạm vi chuyến bay nhằm phục vụ công tác quản lý phát thải, báo cáo tuân thủ và tính toán nghĩa vụ bù trừ carbon theo cơ chế CORSIA.</w:t>
            </w:r>
          </w:p>
          <w:p w:rsidRPr="00EE3AD0" w:rsidR="00EE3AD0" w:rsidP="00EE3AD0" w:rsidRDefault="00EE3AD0" w14:paraId="2658F47E" w14:textId="77777777">
            <w:pPr>
              <w:rPr>
                <w:lang w:val="en-US"/>
              </w:rPr>
            </w:pPr>
            <w:r w:rsidRPr="00EE3AD0">
              <w:rPr>
                <w:b/>
                <w:bCs/>
                <w:lang w:val="en-US"/>
              </w:rPr>
              <w:t>3. Công thức tính toán:</w:t>
            </w:r>
          </w:p>
          <w:p w:rsidRPr="00EE3AD0" w:rsidR="00EE3AD0" w:rsidP="00EE3AD0" w:rsidRDefault="00EE3AD0" w14:paraId="3DA83CB2" w14:textId="77777777">
            <w:pPr>
              <w:rPr>
                <w:lang w:val="en-US"/>
              </w:rPr>
            </w:pPr>
            <w:r w:rsidRPr="00EE3AD0">
              <w:rPr>
                <w:lang w:val="en-US"/>
              </w:rPr>
              <w:t>Phát thải CO₂ được tổng hợp theo từng nhóm phạm vi chuyến bay:</w:t>
            </w:r>
          </w:p>
          <w:p w:rsidRPr="00EE3AD0" w:rsidR="00EE3AD0" w:rsidRDefault="00EE3AD0" w14:paraId="7A2D57F8" w14:textId="77777777">
            <w:pPr>
              <w:numPr>
                <w:ilvl w:val="0"/>
                <w:numId w:val="399"/>
              </w:numPr>
              <w:rPr>
                <w:lang w:val="en-US"/>
              </w:rPr>
            </w:pPr>
            <w:r w:rsidRPr="00EE3AD0">
              <w:rPr>
                <w:lang w:val="en-US"/>
              </w:rPr>
              <w:t>Full Scope;</w:t>
            </w:r>
          </w:p>
          <w:p w:rsidRPr="00EE3AD0" w:rsidR="00EE3AD0" w:rsidRDefault="00EE3AD0" w14:paraId="3894C718" w14:textId="77777777">
            <w:pPr>
              <w:numPr>
                <w:ilvl w:val="0"/>
                <w:numId w:val="399"/>
              </w:numPr>
              <w:rPr>
                <w:lang w:val="en-US"/>
              </w:rPr>
            </w:pPr>
            <w:r w:rsidRPr="00EE3AD0">
              <w:rPr>
                <w:lang w:val="en-US"/>
              </w:rPr>
              <w:t>Reduced Scope.</w:t>
            </w:r>
          </w:p>
          <w:p w:rsidRPr="00EE3AD0" w:rsidR="00EE3AD0" w:rsidP="00EE3AD0" w:rsidRDefault="00EE3AD0" w14:paraId="3EA6C341" w14:textId="77777777">
            <w:pPr>
              <w:rPr>
                <w:lang w:val="en-US"/>
              </w:rPr>
            </w:pPr>
            <w:r w:rsidRPr="00EE3AD0">
              <w:rPr>
                <w:b/>
                <w:bCs/>
                <w:lang w:val="en-US"/>
              </w:rPr>
              <w:t>4. Chiều tổng hợp dữ liệu:</w:t>
            </w:r>
          </w:p>
          <w:p w:rsidRPr="00EE3AD0" w:rsidR="00EE3AD0" w:rsidRDefault="00EE3AD0" w14:paraId="1E9D5ECB" w14:textId="77777777">
            <w:pPr>
              <w:numPr>
                <w:ilvl w:val="0"/>
                <w:numId w:val="400"/>
              </w:numPr>
              <w:rPr>
                <w:lang w:val="en-US"/>
              </w:rPr>
            </w:pPr>
            <w:r w:rsidRPr="00EE3AD0">
              <w:rPr>
                <w:lang w:val="en-US"/>
              </w:rPr>
              <w:t>Theo thời gian: Năm.</w:t>
            </w:r>
          </w:p>
          <w:p w:rsidRPr="00EE3AD0" w:rsidR="00EE3AD0" w:rsidRDefault="00EE3AD0" w14:paraId="164A64D8" w14:textId="77777777">
            <w:pPr>
              <w:numPr>
                <w:ilvl w:val="0"/>
                <w:numId w:val="400"/>
              </w:numPr>
              <w:rPr>
                <w:lang w:val="en-US"/>
              </w:rPr>
            </w:pPr>
            <w:r w:rsidRPr="00EE3AD0">
              <w:rPr>
                <w:lang w:val="en-US"/>
              </w:rPr>
              <w:t>Theo phạm vi CORSIA: Full scope, Reduced scope.</w:t>
            </w:r>
          </w:p>
          <w:p w:rsidRPr="00EE3AD0" w:rsidR="00EE3AD0" w:rsidP="00EE3AD0" w:rsidRDefault="00EE3AD0" w14:paraId="3F0B76CE"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35D9897D"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3D93C6F3" w14:textId="77777777">
      <w:pPr>
        <w:rPr>
          <w:lang w:val="en-US"/>
        </w:rPr>
      </w:pPr>
    </w:p>
    <w:p w:rsidRPr="00EE3AD0" w:rsidR="00EE3AD0" w:rsidP="00A23DA0" w:rsidRDefault="00EE3AD0" w14:paraId="6944315D" w14:textId="77777777">
      <w:pPr>
        <w:pStyle w:val="Heading4"/>
        <w:rPr>
          <w:lang w:val="en-US"/>
        </w:rPr>
      </w:pPr>
      <w:bookmarkStart w:name="_Toc242783301" w:id="44"/>
      <w:r w:rsidRPr="00EE3AD0">
        <w:rPr>
          <w:lang w:val="en-US"/>
        </w:rPr>
        <w:t>2.2.2.8. Chỉ tiêu GRI 303-3 - Water Withdrawal - Lượng nước cấp lên</w:t>
      </w:r>
      <w:bookmarkEnd w:id="44"/>
    </w:p>
    <w:p w:rsidR="00695A4C" w:rsidRDefault="07F6679C" w14:paraId="22A032FF" w14:textId="77777777">
      <w:r w:rsidRPr="78B6F757">
        <w:rPr>
          <w:lang w:val="en-US"/>
        </w:rPr>
        <w:t>Báo cáo trên hệ thống: GRI 303-3 - Lượng nước cấp lên (bản tiếng Anh: GRI 303-3 - Water Withdrawal).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41"/>
        <w:gridCol w:w="8506"/>
      </w:tblGrid>
      <w:tr w:rsidRPr="00EE3AD0" w:rsidR="00EE3AD0" w14:paraId="4168843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826BBD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101E987"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352BC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A5C15F" w14:textId="77777777">
            <w:pPr>
              <w:rPr>
                <w:lang w:val="en-US"/>
              </w:rPr>
            </w:pPr>
            <w:r w:rsidRPr="00EE3AD0">
              <w:rPr>
                <w:b/>
                <w:bCs/>
                <w:lang w:val="en-US"/>
              </w:rPr>
              <w:t>CT 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F83B12" w14:textId="77777777">
            <w:pPr>
              <w:rPr>
                <w:lang w:val="en-US"/>
              </w:rPr>
            </w:pPr>
            <w:r w:rsidRPr="00EE3AD0">
              <w:rPr>
                <w:b/>
                <w:bCs/>
                <w:lang w:val="en-US"/>
              </w:rPr>
              <w:t xml:space="preserve">1. Tên chỉ tiêu: </w:t>
            </w:r>
            <w:r w:rsidRPr="00EE3AD0">
              <w:rPr>
                <w:lang w:val="en-US"/>
              </w:rPr>
              <w:t>Total Water (Megaliter) – Tổng lượng nước (Megalit)</w:t>
            </w:r>
          </w:p>
          <w:p w:rsidRPr="00EE3AD0" w:rsidR="00EE3AD0" w:rsidP="00EE3AD0" w:rsidRDefault="00EE3AD0" w14:paraId="03FEE80D" w14:textId="77777777">
            <w:pPr>
              <w:rPr>
                <w:lang w:val="en-US"/>
              </w:rPr>
            </w:pPr>
            <w:r w:rsidRPr="00EE3AD0">
              <w:rPr>
                <w:b/>
                <w:bCs/>
                <w:lang w:val="en-US"/>
              </w:rPr>
              <w:t>2. Định nghĩa/Diễn giải/Ý nghĩa/Mục đích đo lường:</w:t>
            </w:r>
          </w:p>
          <w:p w:rsidRPr="00EE3AD0" w:rsidR="00EE3AD0" w:rsidP="00EE3AD0" w:rsidRDefault="00EE3AD0" w14:paraId="6518EB46" w14:textId="77777777">
            <w:pPr>
              <w:rPr>
                <w:lang w:val="en-US"/>
              </w:rPr>
            </w:pPr>
            <w:r w:rsidRPr="00EE3AD0">
              <w:rPr>
                <w:b/>
                <w:bCs/>
                <w:i/>
                <w:iCs/>
                <w:lang w:val="en-US"/>
              </w:rPr>
              <w:t>2.1. Định nghĩa/Diễn giải:</w:t>
            </w:r>
          </w:p>
          <w:p w:rsidRPr="00EE3AD0" w:rsidR="00EE3AD0" w:rsidRDefault="00EE3AD0" w14:paraId="0806D13F" w14:textId="77777777">
            <w:pPr>
              <w:numPr>
                <w:ilvl w:val="0"/>
                <w:numId w:val="401"/>
              </w:numPr>
              <w:rPr>
                <w:lang w:val="en-US"/>
              </w:rPr>
            </w:pPr>
            <w:r w:rsidRPr="00EE3AD0">
              <w:rPr>
                <w:lang w:val="en-US"/>
              </w:rPr>
              <w:t>Là tổng lượng nước sạch thực tế được bơm/cấp (water uplift) vào bình chứa của tất cả các tàu bay thuộc Vietnam Airlines trong kỳ báo cáo nhằm phục vụ nhu cầu sinh hoạt, ăn uống và vệ sinh trên chuyến bay. </w:t>
            </w:r>
          </w:p>
          <w:p w:rsidRPr="00EE3AD0" w:rsidR="00EE3AD0" w:rsidRDefault="00EE3AD0" w14:paraId="0896182F" w14:textId="77777777">
            <w:pPr>
              <w:numPr>
                <w:ilvl w:val="0"/>
                <w:numId w:val="401"/>
              </w:numPr>
              <w:rPr>
                <w:lang w:val="en-US"/>
              </w:rPr>
            </w:pPr>
            <w:r w:rsidRPr="00EE3AD0">
              <w:rPr>
                <w:lang w:val="en-US"/>
              </w:rPr>
              <w:t>Để đảm bảo tính chính xác và bám sát đặc thù cấu trúc đội bay, chỉ tiêu này được bóc tách và tính toán dựa trên hai nhóm tàu bay chính: Nhóm tàu bay thân rộng (Wide-body aircraft gồm B787,  A350) và Nhóm tàu bay thân hẹp (A321, A320). </w:t>
            </w:r>
          </w:p>
          <w:p w:rsidRPr="00EE3AD0" w:rsidR="00EE3AD0" w:rsidP="00EE3AD0" w:rsidRDefault="00EE3AD0" w14:paraId="012A82B1" w14:textId="77777777">
            <w:pPr>
              <w:rPr>
                <w:lang w:val="en-US"/>
              </w:rPr>
            </w:pPr>
            <w:r w:rsidRPr="00EE3AD0">
              <w:rPr>
                <w:b/>
                <w:bCs/>
                <w:i/>
                <w:iCs/>
                <w:lang w:val="en-US"/>
              </w:rPr>
              <w:t>2.2. Ý nghĩa/Mục đích đo lường:</w:t>
            </w:r>
          </w:p>
          <w:p w:rsidRPr="00EE3AD0" w:rsidR="00EE3AD0" w:rsidRDefault="00EE3AD0" w14:paraId="56E47BF1" w14:textId="77777777">
            <w:pPr>
              <w:numPr>
                <w:ilvl w:val="0"/>
                <w:numId w:val="402"/>
              </w:numPr>
              <w:rPr>
                <w:lang w:val="en-US"/>
              </w:rPr>
            </w:pPr>
            <w:r w:rsidRPr="00EE3AD0">
              <w:rPr>
                <w:lang w:val="en-US"/>
              </w:rPr>
              <w:t>Cung cấp con số tổng thể về lượng nước Hãng tiêu thụ trực tiếp cho hoạt động khai thác, là dữ liệu bắt buộc để lập báo cáo ESG theo chuẩn mực GRI 303-3. </w:t>
            </w:r>
          </w:p>
          <w:p w:rsidRPr="00EE3AD0" w:rsidR="00EE3AD0" w:rsidP="00EE3AD0" w:rsidRDefault="00EE3AD0" w14:paraId="1673BCDF" w14:textId="77777777">
            <w:pPr>
              <w:rPr>
                <w:lang w:val="en-US"/>
              </w:rPr>
            </w:pPr>
            <w:r w:rsidRPr="00EE3AD0">
              <w:rPr>
                <w:b/>
                <w:bCs/>
                <w:lang w:val="en-US"/>
              </w:rPr>
              <w:t>3. Công thức tính:</w:t>
            </w:r>
            <w:r w:rsidRPr="00EE3AD0">
              <w:rPr>
                <w:lang w:val="en-US"/>
              </w:rPr>
              <w:t xml:space="preserve"> Tổng lượng nước cấp lên = Tổng lượng nước cấp lên ở tàu bay thân hẹp + Tổng lượng nước cấp lên ở tàu bay thân rộng</w:t>
            </w:r>
          </w:p>
          <w:p w:rsidRPr="00EE3AD0" w:rsidR="00EE3AD0" w:rsidRDefault="00EE3AD0" w14:paraId="712180AA" w14:textId="77777777">
            <w:pPr>
              <w:numPr>
                <w:ilvl w:val="0"/>
                <w:numId w:val="403"/>
              </w:numPr>
              <w:rPr>
                <w:lang w:val="en-US"/>
              </w:rPr>
            </w:pPr>
            <w:r w:rsidRPr="00EE3AD0">
              <w:rPr>
                <w:lang w:val="en-US"/>
              </w:rPr>
              <w:t>Trong đó:</w:t>
            </w:r>
          </w:p>
          <w:p w:rsidRPr="00EE3AD0" w:rsidR="00EE3AD0" w:rsidRDefault="00EE3AD0" w14:paraId="2D51E8CE" w14:textId="77777777">
            <w:pPr>
              <w:numPr>
                <w:ilvl w:val="1"/>
                <w:numId w:val="403"/>
              </w:numPr>
              <w:rPr>
                <w:lang w:val="en-US"/>
              </w:rPr>
            </w:pPr>
            <w:r w:rsidRPr="00EE3AD0">
              <w:rPr>
                <w:lang w:val="en-US"/>
              </w:rPr>
              <w:t>Tàu bay thân rộng: B787, A350</w:t>
            </w:r>
          </w:p>
          <w:p w:rsidRPr="00EE3AD0" w:rsidR="00EE3AD0" w:rsidRDefault="00EE3AD0" w14:paraId="3A5CE1CE" w14:textId="77777777">
            <w:pPr>
              <w:numPr>
                <w:ilvl w:val="1"/>
                <w:numId w:val="403"/>
              </w:numPr>
              <w:rPr>
                <w:lang w:val="en-US"/>
              </w:rPr>
            </w:pPr>
            <w:r w:rsidRPr="00EE3AD0">
              <w:rPr>
                <w:lang w:val="en-US"/>
              </w:rPr>
              <w:t>Tàu bay thân hẹp: A321, A320</w:t>
            </w:r>
          </w:p>
          <w:p w:rsidRPr="00EE3AD0" w:rsidR="00EE3AD0" w:rsidP="00EE3AD0" w:rsidRDefault="00EE3AD0" w14:paraId="184F73CE" w14:textId="77777777">
            <w:pPr>
              <w:rPr>
                <w:lang w:val="en-US"/>
              </w:rPr>
            </w:pPr>
            <w:r w:rsidRPr="00EE3AD0">
              <w:rPr>
                <w:b/>
                <w:bCs/>
                <w:lang w:val="en-US"/>
              </w:rPr>
              <w:t>4. Chiều tổng hợp dữ liệu:</w:t>
            </w:r>
          </w:p>
          <w:p w:rsidRPr="00EE3AD0" w:rsidR="00EE3AD0" w:rsidRDefault="00EE3AD0" w14:paraId="3B1A62C1" w14:textId="77777777">
            <w:pPr>
              <w:numPr>
                <w:ilvl w:val="0"/>
                <w:numId w:val="404"/>
              </w:numPr>
              <w:rPr>
                <w:lang w:val="en-US"/>
              </w:rPr>
            </w:pPr>
            <w:r w:rsidRPr="00EE3AD0">
              <w:rPr>
                <w:lang w:val="en-US"/>
              </w:rPr>
              <w:t>Theo thời gian: Năm.</w:t>
            </w:r>
          </w:p>
          <w:p w:rsidRPr="00EE3AD0" w:rsidR="00EE3AD0" w:rsidP="00EE3AD0" w:rsidRDefault="00EE3AD0" w14:paraId="7E4B5370" w14:textId="77777777">
            <w:pPr>
              <w:rPr>
                <w:lang w:val="en-US"/>
              </w:rPr>
            </w:pPr>
            <w:r w:rsidRPr="00EE3AD0">
              <w:rPr>
                <w:b/>
                <w:bCs/>
                <w:lang w:val="en-US"/>
              </w:rPr>
              <w:t>5. Nguồn dữ liệu:</w:t>
            </w:r>
            <w:r w:rsidRPr="00EE3AD0">
              <w:rPr>
                <w:lang w:val="en-US"/>
              </w:rPr>
              <w:t> </w:t>
            </w:r>
          </w:p>
          <w:p w:rsidRPr="00EE3AD0" w:rsidR="00EE3AD0" w:rsidRDefault="00EE3AD0" w14:paraId="2ACCDAE9" w14:textId="77777777">
            <w:pPr>
              <w:numPr>
                <w:ilvl w:val="0"/>
                <w:numId w:val="405"/>
              </w:numPr>
              <w:rPr>
                <w:lang w:val="en-US"/>
              </w:rPr>
            </w:pPr>
            <w:r w:rsidRPr="00EE3AD0">
              <w:rPr>
                <w:lang w:val="en-US"/>
              </w:rPr>
              <w:t>Đối với lượng nước cấp lên ở tàu thân hẹp: Chưa có thông tin</w:t>
            </w:r>
          </w:p>
          <w:p w:rsidRPr="00EE3AD0" w:rsidR="00EE3AD0" w:rsidRDefault="00EE3AD0" w14:paraId="0FF6F3CA" w14:textId="77777777">
            <w:pPr>
              <w:numPr>
                <w:ilvl w:val="0"/>
                <w:numId w:val="405"/>
              </w:numPr>
              <w:rPr>
                <w:lang w:val="en-US"/>
              </w:rPr>
            </w:pPr>
            <w:r w:rsidRPr="00EE3AD0">
              <w:rPr>
                <w:lang w:val="en-US"/>
              </w:rPr>
              <w:t>Đối với lượng nước cấp lên ở tàu thân rộng: Được lấy ở điện ACARS v phía OCC tổng hợp lại thành file Excel </w:t>
            </w:r>
          </w:p>
          <w:p w:rsidRPr="00EE3AD0" w:rsidR="00EE3AD0" w:rsidP="00EE3AD0" w:rsidRDefault="00EE3AD0" w14:paraId="0FF3496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A388C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9A4BA" w14:textId="77777777">
            <w:pPr>
              <w:rPr>
                <w:lang w:val="en-US"/>
              </w:rPr>
            </w:pPr>
            <w:r w:rsidRPr="00EE3AD0">
              <w:rPr>
                <w:b/>
                <w:bCs/>
                <w:lang w:val="en-US"/>
              </w:rPr>
              <w:t>CT 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0124A7" w14:textId="77777777">
            <w:pPr>
              <w:rPr>
                <w:lang w:val="en-US"/>
              </w:rPr>
            </w:pPr>
            <w:r w:rsidRPr="00EE3AD0">
              <w:rPr>
                <w:b/>
                <w:bCs/>
                <w:lang w:val="en-US"/>
              </w:rPr>
              <w:t xml:space="preserve">1. Tên chỉ tiêu: </w:t>
            </w:r>
            <w:r w:rsidRPr="00EE3AD0">
              <w:rPr>
                <w:lang w:val="en-US"/>
              </w:rPr>
              <w:t>Water by Narrow-body Aircraft (Megaliter) – Lượng nước của tàu bay thân hẹp (Megalit)</w:t>
            </w:r>
          </w:p>
          <w:p w:rsidRPr="00EE3AD0" w:rsidR="00EE3AD0" w:rsidP="00EE3AD0" w:rsidRDefault="00EE3AD0" w14:paraId="57E7E42C" w14:textId="77777777">
            <w:pPr>
              <w:rPr>
                <w:lang w:val="en-US"/>
              </w:rPr>
            </w:pPr>
            <w:r w:rsidRPr="00EE3AD0">
              <w:rPr>
                <w:b/>
                <w:bCs/>
                <w:lang w:val="en-US"/>
              </w:rPr>
              <w:t>2. Định nghĩa/Diễn giải/Ý nghĩa/Mục đích đo lường:</w:t>
            </w:r>
          </w:p>
          <w:p w:rsidRPr="00EE3AD0" w:rsidR="00EE3AD0" w:rsidP="00EE3AD0" w:rsidRDefault="00EE3AD0" w14:paraId="76294D17" w14:textId="77777777">
            <w:pPr>
              <w:rPr>
                <w:lang w:val="en-US"/>
              </w:rPr>
            </w:pPr>
            <w:r w:rsidRPr="00EE3AD0">
              <w:rPr>
                <w:b/>
                <w:bCs/>
                <w:i/>
                <w:iCs/>
                <w:lang w:val="en-US"/>
              </w:rPr>
              <w:t>2.1. Định nghĩa/Diễn giải:</w:t>
            </w:r>
          </w:p>
          <w:p w:rsidRPr="00EE3AD0" w:rsidR="00EE3AD0" w:rsidRDefault="00EE3AD0" w14:paraId="297F54C8" w14:textId="77777777">
            <w:pPr>
              <w:numPr>
                <w:ilvl w:val="0"/>
                <w:numId w:val="406"/>
              </w:numPr>
              <w:rPr>
                <w:lang w:val="en-US"/>
              </w:rPr>
            </w:pPr>
            <w:r w:rsidRPr="00EE3AD0">
              <w:rPr>
                <w:lang w:val="en-US"/>
              </w:rPr>
              <w:t>Là tổng lượng nước sạch được ước tính đã cấp lên toàn bộ các chuyến bay khai thác bằng đội tàu bay thân hẹp (A321, A320) của Vietnam Airlines trong kỳ báo cáo. </w:t>
            </w:r>
          </w:p>
          <w:p w:rsidRPr="00EE3AD0" w:rsidR="00EE3AD0" w:rsidRDefault="00EE3AD0" w14:paraId="14E44604" w14:textId="77777777">
            <w:pPr>
              <w:numPr>
                <w:ilvl w:val="0"/>
                <w:numId w:val="406"/>
              </w:numPr>
              <w:rPr>
                <w:lang w:val="en-US"/>
              </w:rPr>
            </w:pPr>
            <w:r w:rsidRPr="00EE3AD0">
              <w:rPr>
                <w:lang w:val="en-US"/>
              </w:rPr>
              <w:t>Do hiện tại hệ thống chưa tự động hóa được việc thu thập số liệu nạp nước thực tế của tàu thân hẹp, Hãng áp dụng phương pháp tính toán dựa trên định mức khoán. Công thức được chia theo 3 nhóm đường bay đặc thù để sát với nhu cầu sử dụng thực tế nhất:</w:t>
            </w:r>
          </w:p>
          <w:p w:rsidRPr="00EE3AD0" w:rsidR="00EE3AD0" w:rsidRDefault="00EE3AD0" w14:paraId="145EB443" w14:textId="77777777">
            <w:pPr>
              <w:numPr>
                <w:ilvl w:val="1"/>
                <w:numId w:val="406"/>
              </w:numPr>
              <w:rPr>
                <w:lang w:val="en-US"/>
              </w:rPr>
            </w:pPr>
            <w:r w:rsidRPr="00EE3AD0">
              <w:rPr>
                <w:lang w:val="en-US"/>
              </w:rPr>
              <w:t>Mức 50 lít/chuyến: Áp dụng cho các chặng bay nội địa nối các sân bay địa phương (chặng ngắn, thời gian bay ít, nhu cầu sử dụng nhà vệ sinh/nước uống thấp).</w:t>
            </w:r>
          </w:p>
          <w:p w:rsidRPr="00EE3AD0" w:rsidR="00EE3AD0" w:rsidRDefault="00EE3AD0" w14:paraId="103639A5" w14:textId="77777777">
            <w:pPr>
              <w:numPr>
                <w:ilvl w:val="1"/>
                <w:numId w:val="406"/>
              </w:numPr>
              <w:rPr>
                <w:lang w:val="en-US"/>
              </w:rPr>
            </w:pPr>
            <w:r w:rsidRPr="00EE3AD0">
              <w:rPr>
                <w:lang w:val="en-US"/>
              </w:rPr>
              <w:t>Mức 75 lít/chuyến</w:t>
            </w:r>
            <w:r w:rsidRPr="00EE3AD0">
              <w:rPr>
                <w:b/>
                <w:bCs/>
                <w:lang w:val="en-US"/>
              </w:rPr>
              <w:t>:</w:t>
            </w:r>
            <w:r w:rsidRPr="00EE3AD0">
              <w:rPr>
                <w:lang w:val="en-US"/>
              </w:rPr>
              <w:t xml:space="preserve"> Áp dụng cho các chuyến bay nội địa có điểm đi hoặc đến từ 3 sân bay Hub là HAN, DAD, SGN</w:t>
            </w:r>
          </w:p>
          <w:p w:rsidRPr="00EE3AD0" w:rsidR="00EE3AD0" w:rsidRDefault="00EE3AD0" w14:paraId="0B4E377A" w14:textId="77777777">
            <w:pPr>
              <w:numPr>
                <w:ilvl w:val="1"/>
                <w:numId w:val="406"/>
              </w:numPr>
              <w:rPr>
                <w:lang w:val="en-US"/>
              </w:rPr>
            </w:pPr>
            <w:r w:rsidRPr="00EE3AD0">
              <w:rPr>
                <w:lang w:val="en-US"/>
              </w:rPr>
              <w:t>Mức 200 lít/chuyến: Áp dụng cho các chuyến bay quốc tế </w:t>
            </w:r>
          </w:p>
          <w:p w:rsidRPr="00EE3AD0" w:rsidR="00EE3AD0" w:rsidRDefault="00EE3AD0" w14:paraId="52B2F034" w14:textId="77777777">
            <w:pPr>
              <w:numPr>
                <w:ilvl w:val="0"/>
                <w:numId w:val="406"/>
              </w:numPr>
              <w:rPr>
                <w:lang w:val="en-US"/>
              </w:rPr>
            </w:pPr>
            <w:r w:rsidRPr="00EE3AD0">
              <w:rPr>
                <w:lang w:val="en-US"/>
              </w:rPr>
              <w:t>Tổng số lít này sau đó được chia cho 1.000.000 để quy đổi ra đơn vị báo cáo chuẩn quốc tế là Megaliter (ML). </w:t>
            </w:r>
          </w:p>
          <w:p w:rsidRPr="00EE3AD0" w:rsidR="00EE3AD0" w:rsidP="00EE3AD0" w:rsidRDefault="00EE3AD0" w14:paraId="35B5CD2A" w14:textId="77777777">
            <w:pPr>
              <w:rPr>
                <w:lang w:val="en-US"/>
              </w:rPr>
            </w:pPr>
            <w:r w:rsidRPr="00EE3AD0">
              <w:rPr>
                <w:b/>
                <w:bCs/>
                <w:i/>
                <w:iCs/>
                <w:lang w:val="en-US"/>
              </w:rPr>
              <w:t>2.2. Ý nghĩa/Mục đích đo lường:</w:t>
            </w:r>
          </w:p>
          <w:p w:rsidRPr="00EE3AD0" w:rsidR="00EE3AD0" w:rsidRDefault="00EE3AD0" w14:paraId="1A8C88AC" w14:textId="77777777">
            <w:pPr>
              <w:numPr>
                <w:ilvl w:val="0"/>
                <w:numId w:val="407"/>
              </w:numPr>
              <w:rPr>
                <w:lang w:val="en-US"/>
              </w:rPr>
            </w:pPr>
            <w:r w:rsidRPr="00EE3AD0">
              <w:rPr>
                <w:lang w:val="en-US"/>
              </w:rPr>
              <w:t>Giúp tính toán dữ liệu của đội tàu bay thân hẹp</w:t>
            </w:r>
          </w:p>
          <w:p w:rsidRPr="00EE3AD0" w:rsidR="00EE3AD0" w:rsidP="00EE3AD0" w:rsidRDefault="00EE3AD0" w14:paraId="1C63DBBE" w14:textId="77777777">
            <w:pPr>
              <w:rPr>
                <w:lang w:val="en-US"/>
              </w:rPr>
            </w:pPr>
            <w:r w:rsidRPr="00EE3AD0">
              <w:rPr>
                <w:b/>
                <w:bCs/>
                <w:lang w:val="en-US"/>
              </w:rPr>
              <w:t>3. Công thức tính:</w:t>
            </w:r>
            <w:r w:rsidRPr="00EE3AD0">
              <w:rPr>
                <w:lang w:val="en-US"/>
              </w:rPr>
              <w:t> </w:t>
            </w:r>
          </w:p>
          <w:p w:rsidRPr="00EE3AD0" w:rsidR="00EE3AD0" w:rsidP="00EE3AD0" w:rsidRDefault="00EE3AD0" w14:paraId="3DF1D6C6" w14:textId="77777777">
            <w:pPr>
              <w:rPr>
                <w:lang w:val="en-US"/>
              </w:rPr>
            </w:pPr>
            <w:r w:rsidRPr="00EE3AD0">
              <w:rPr>
                <w:lang w:val="en-US"/>
              </w:rPr>
              <w:t>((Số chuyến bay thuộc nhóm nội địa đi 2 đầu từ các sân bay địa phương) * 50 + (Số chuyến bay thuộc nhóm có điểm đi hoặc điểm đến từ HAN/DAD/SGN * 75) + (Số chuyến bay quốc tế) * 200) / 1000000</w:t>
            </w:r>
          </w:p>
          <w:p w:rsidRPr="00EE3AD0" w:rsidR="00EE3AD0" w:rsidP="00EE3AD0" w:rsidRDefault="00EE3AD0" w14:paraId="01C9401A" w14:textId="77777777">
            <w:pPr>
              <w:rPr>
                <w:lang w:val="en-US"/>
              </w:rPr>
            </w:pPr>
            <w:r w:rsidRPr="00EE3AD0">
              <w:rPr>
                <w:b/>
                <w:bCs/>
                <w:lang w:val="en-US"/>
              </w:rPr>
              <w:t>4. Chiều tổng hợp dữ liệu:</w:t>
            </w:r>
          </w:p>
          <w:p w:rsidRPr="00EE3AD0" w:rsidR="00EE3AD0" w:rsidRDefault="00EE3AD0" w14:paraId="20ACD494" w14:textId="77777777">
            <w:pPr>
              <w:numPr>
                <w:ilvl w:val="0"/>
                <w:numId w:val="408"/>
              </w:numPr>
              <w:rPr>
                <w:lang w:val="en-US"/>
              </w:rPr>
            </w:pPr>
            <w:r w:rsidRPr="00EE3AD0">
              <w:rPr>
                <w:lang w:val="en-US"/>
              </w:rPr>
              <w:t>Theo thời gian: Năm.</w:t>
            </w:r>
          </w:p>
          <w:p w:rsidRPr="00EE3AD0" w:rsidR="00EE3AD0" w:rsidP="00EE3AD0" w:rsidRDefault="00EE3AD0" w14:paraId="2163EEE9" w14:textId="77777777">
            <w:pPr>
              <w:rPr>
                <w:lang w:val="en-US"/>
              </w:rPr>
            </w:pPr>
            <w:r w:rsidRPr="00EE3AD0">
              <w:rPr>
                <w:b/>
                <w:bCs/>
                <w:lang w:val="en-US"/>
              </w:rPr>
              <w:t>5. Nguồn dữ liệu:</w:t>
            </w:r>
            <w:r w:rsidRPr="00EE3AD0">
              <w:rPr>
                <w:lang w:val="en-US"/>
              </w:rPr>
              <w:t> </w:t>
            </w:r>
          </w:p>
          <w:p w:rsidRPr="00EE3AD0" w:rsidR="00EE3AD0" w:rsidRDefault="00EE3AD0" w14:paraId="11D13385" w14:textId="77777777">
            <w:pPr>
              <w:numPr>
                <w:ilvl w:val="0"/>
                <w:numId w:val="409"/>
              </w:numPr>
              <w:rPr>
                <w:lang w:val="en-US"/>
              </w:rPr>
            </w:pPr>
            <w:r w:rsidRPr="00EE3AD0">
              <w:rPr>
                <w:lang w:val="en-US"/>
              </w:rPr>
              <w:t>Chưa có thông tin</w:t>
            </w:r>
          </w:p>
          <w:p w:rsidRPr="00EE3AD0" w:rsidR="00EE3AD0" w:rsidP="00EE3AD0" w:rsidRDefault="00EE3AD0" w14:paraId="21B224C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12E40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6F1D29" w14:textId="77777777">
            <w:pPr>
              <w:rPr>
                <w:lang w:val="en-US"/>
              </w:rPr>
            </w:pPr>
            <w:r w:rsidRPr="00EE3AD0">
              <w:rPr>
                <w:b/>
                <w:bCs/>
                <w:lang w:val="en-US"/>
              </w:rPr>
              <w:t>CT 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BEB49E" w14:textId="77777777">
            <w:pPr>
              <w:rPr>
                <w:lang w:val="en-US"/>
              </w:rPr>
            </w:pPr>
            <w:r w:rsidRPr="00EE3AD0">
              <w:rPr>
                <w:b/>
                <w:bCs/>
                <w:lang w:val="en-US"/>
              </w:rPr>
              <w:t xml:space="preserve">1. Tên chỉ tiêu: </w:t>
            </w:r>
            <w:r w:rsidRPr="00EE3AD0">
              <w:rPr>
                <w:lang w:val="en-US"/>
              </w:rPr>
              <w:t>Water by Wide-body Aircraft (Megaliter) – Lượng nước của tàu bay thân rộng (Megalit)</w:t>
            </w:r>
          </w:p>
          <w:p w:rsidRPr="00EE3AD0" w:rsidR="00EE3AD0" w:rsidP="00EE3AD0" w:rsidRDefault="00EE3AD0" w14:paraId="7223DBA6" w14:textId="77777777">
            <w:pPr>
              <w:rPr>
                <w:lang w:val="en-US"/>
              </w:rPr>
            </w:pPr>
            <w:r w:rsidRPr="00EE3AD0">
              <w:rPr>
                <w:b/>
                <w:bCs/>
                <w:lang w:val="en-US"/>
              </w:rPr>
              <w:t>2. Định nghĩa/Diễn giải/Ý nghĩa/Mục đích đo lường:</w:t>
            </w:r>
          </w:p>
          <w:p w:rsidRPr="00EE3AD0" w:rsidR="00EE3AD0" w:rsidP="00EE3AD0" w:rsidRDefault="00EE3AD0" w14:paraId="64AE6FBB" w14:textId="77777777">
            <w:pPr>
              <w:rPr>
                <w:lang w:val="en-US"/>
              </w:rPr>
            </w:pPr>
            <w:r w:rsidRPr="00EE3AD0">
              <w:rPr>
                <w:b/>
                <w:bCs/>
                <w:i/>
                <w:iCs/>
                <w:lang w:val="en-US"/>
              </w:rPr>
              <w:t>2.1. Định nghĩa/Diễn giải:</w:t>
            </w:r>
          </w:p>
          <w:p w:rsidRPr="00EE3AD0" w:rsidR="00EE3AD0" w:rsidRDefault="00EE3AD0" w14:paraId="13013FAA" w14:textId="77777777">
            <w:pPr>
              <w:numPr>
                <w:ilvl w:val="0"/>
                <w:numId w:val="410"/>
              </w:numPr>
              <w:rPr>
                <w:lang w:val="en-US"/>
              </w:rPr>
            </w:pPr>
            <w:r w:rsidRPr="00EE3AD0">
              <w:rPr>
                <w:lang w:val="en-US"/>
              </w:rPr>
              <w:t>Là tổng lượng nước sạch được ước tính đã cấp lên toàn bộ các chuyến bay khai thác bằng đội tàu bay thân hẹp (B787, A350) của Vietnam Airlines trong kỳ báo cáo. </w:t>
            </w:r>
          </w:p>
          <w:p w:rsidRPr="00EE3AD0" w:rsidR="00EE3AD0" w:rsidRDefault="00EE3AD0" w14:paraId="31F4115C" w14:textId="77777777">
            <w:pPr>
              <w:numPr>
                <w:ilvl w:val="0"/>
                <w:numId w:val="410"/>
              </w:numPr>
              <w:rPr>
                <w:lang w:val="en-US"/>
              </w:rPr>
            </w:pPr>
            <w:r w:rsidRPr="00EE3AD0">
              <w:rPr>
                <w:lang w:val="en-US"/>
              </w:rPr>
              <w:t>Chỉ tiêu này là cách tính kết hợp 2 bước, giúp đảm bảo số liệu báo cáo luôn đầy đủ và không bao giờ bị thiếu sót</w:t>
            </w:r>
          </w:p>
          <w:p w:rsidRPr="00EE3AD0" w:rsidR="00EE3AD0" w:rsidRDefault="00EE3AD0" w14:paraId="7B4ABD87" w14:textId="77777777">
            <w:pPr>
              <w:numPr>
                <w:ilvl w:val="1"/>
                <w:numId w:val="410"/>
              </w:numPr>
              <w:rPr>
                <w:lang w:val="en-US"/>
              </w:rPr>
            </w:pPr>
            <w:r w:rsidRPr="00EE3AD0">
              <w:rPr>
                <w:lang w:val="en-US"/>
              </w:rPr>
              <w:t>Lớp dữ liệu thực tế: Kế thừa trực tiếp số liệu đo lường tự động từ hệ thống truyền tin của tàu bay (điện ACARS) do Trung tâm Điều hành Khai thác (OCC) tập hợp.</w:t>
            </w:r>
          </w:p>
          <w:p w:rsidRPr="00EE3AD0" w:rsidR="00EE3AD0" w:rsidRDefault="00EE3AD0" w14:paraId="7D55CC57" w14:textId="77777777">
            <w:pPr>
              <w:numPr>
                <w:ilvl w:val="1"/>
                <w:numId w:val="410"/>
              </w:numPr>
              <w:rPr>
                <w:lang w:val="en-US"/>
              </w:rPr>
            </w:pPr>
            <w:r w:rsidRPr="00EE3AD0">
              <w:rPr>
                <w:lang w:val="en-US"/>
              </w:rPr>
              <w:t xml:space="preserve">Trong trường hợp chuyến bay bị thiếu hoặc lỗi dữ liệu điện ACARS, hệ thống sẽ tự động tính toán bù trừ dựa trên </w:t>
            </w:r>
            <w:r w:rsidRPr="00EE3AD0">
              <w:rPr>
                <w:b/>
                <w:bCs/>
                <w:lang w:val="en-US"/>
              </w:rPr>
              <w:t>Hệ số tải khách thực tế</w:t>
            </w:r>
            <w:r w:rsidRPr="00EE3AD0">
              <w:rPr>
                <w:lang w:val="en-US"/>
              </w:rPr>
              <w:t xml:space="preserve">. Điểm tinh tế ở đây là Hãng đã bóc tách chính xác "Số khách người lớn" </w:t>
            </w:r>
            <w:r w:rsidRPr="00EE3AD0">
              <w:rPr>
                <w:lang w:val="en-US"/>
              </w:rPr>
              <w:t>(loại trừ trẻ sơ sinh - INF do nhu cầu dùng nước khác biệt) để so với sức chứa tối đa.  </w:t>
            </w:r>
          </w:p>
          <w:p w:rsidRPr="00EE3AD0" w:rsidR="00EE3AD0" w:rsidRDefault="00EE3AD0" w14:paraId="5F8D1FD0" w14:textId="77777777">
            <w:pPr>
              <w:numPr>
                <w:ilvl w:val="0"/>
                <w:numId w:val="410"/>
              </w:numPr>
              <w:rPr>
                <w:lang w:val="en-US"/>
              </w:rPr>
            </w:pPr>
            <w:r w:rsidRPr="00EE3AD0">
              <w:rPr>
                <w:lang w:val="en-US"/>
              </w:rPr>
              <w:t xml:space="preserve">Đồng thời, định mức chuẩn được phân lớp cực kỳ chi tiết thành </w:t>
            </w:r>
            <w:r w:rsidRPr="00EE3AD0">
              <w:rPr>
                <w:b/>
                <w:bCs/>
                <w:lang w:val="en-US"/>
              </w:rPr>
              <w:t>5 nhóm đường bay</w:t>
            </w:r>
            <w:r w:rsidRPr="00EE3AD0">
              <w:rPr>
                <w:lang w:val="en-US"/>
              </w:rPr>
              <w:t xml:space="preserve"> dựa trên cự ly bay và đặc thù thị trường </w:t>
            </w:r>
          </w:p>
          <w:p w:rsidRPr="00EE3AD0" w:rsidR="00EE3AD0" w:rsidP="00EE3AD0" w:rsidRDefault="00EE3AD0" w14:paraId="440A524B" w14:textId="77777777">
            <w:pPr>
              <w:rPr>
                <w:lang w:val="en-US"/>
              </w:rPr>
            </w:pPr>
            <w:r w:rsidRPr="00EE3AD0">
              <w:rPr>
                <w:b/>
                <w:bCs/>
                <w:i/>
                <w:iCs/>
                <w:lang w:val="en-US"/>
              </w:rPr>
              <w:t>2.2. Ý nghĩa/Mục đích đo lường:</w:t>
            </w:r>
          </w:p>
          <w:p w:rsidRPr="00EE3AD0" w:rsidR="00EE3AD0" w:rsidRDefault="00EE3AD0" w14:paraId="5B03D804" w14:textId="77777777">
            <w:pPr>
              <w:numPr>
                <w:ilvl w:val="0"/>
                <w:numId w:val="411"/>
              </w:numPr>
              <w:rPr>
                <w:lang w:val="en-US"/>
              </w:rPr>
            </w:pPr>
            <w:r w:rsidRPr="00EE3AD0">
              <w:rPr>
                <w:lang w:val="en-US"/>
              </w:rPr>
              <w:t>Giúp tính toán dữ liệu của đội tàu bay thân rộng</w:t>
            </w:r>
          </w:p>
          <w:p w:rsidRPr="00EE3AD0" w:rsidR="00EE3AD0" w:rsidP="00EE3AD0" w:rsidRDefault="00EE3AD0" w14:paraId="3D830A50" w14:textId="77777777">
            <w:pPr>
              <w:rPr>
                <w:lang w:val="en-US"/>
              </w:rPr>
            </w:pPr>
            <w:r w:rsidRPr="00EE3AD0">
              <w:rPr>
                <w:b/>
                <w:bCs/>
                <w:lang w:val="en-US"/>
              </w:rPr>
              <w:t>3. Công thức tính:</w:t>
            </w:r>
            <w:r w:rsidRPr="00EE3AD0">
              <w:rPr>
                <w:lang w:val="en-US"/>
              </w:rPr>
              <w:t> </w:t>
            </w:r>
          </w:p>
          <w:p w:rsidRPr="00EE3AD0" w:rsidR="00EE3AD0" w:rsidRDefault="00EE3AD0" w14:paraId="672F7860" w14:textId="77777777">
            <w:pPr>
              <w:numPr>
                <w:ilvl w:val="0"/>
                <w:numId w:val="412"/>
              </w:numPr>
              <w:rPr>
                <w:lang w:val="en-US"/>
              </w:rPr>
            </w:pPr>
            <w:r w:rsidRPr="00EE3AD0">
              <w:rPr>
                <w:lang w:val="en-US"/>
              </w:rPr>
              <w:t>Tổng lượng cấp lên theo tàu bay thân rộng = Tổng số nước tiêu thụ được ghi nhận ở file Excel từ điện ACARS</w:t>
            </w:r>
          </w:p>
          <w:p w:rsidRPr="00EE3AD0" w:rsidR="00EE3AD0" w:rsidRDefault="00EE3AD0" w14:paraId="2329E87F" w14:textId="77777777">
            <w:pPr>
              <w:numPr>
                <w:ilvl w:val="0"/>
                <w:numId w:val="412"/>
              </w:numPr>
              <w:rPr>
                <w:lang w:val="en-US"/>
              </w:rPr>
            </w:pPr>
            <w:r w:rsidRPr="00EE3AD0">
              <w:rPr>
                <w:lang w:val="en-US"/>
              </w:rPr>
              <w:t>Đối với các chuyến không được ghi nhận lượng nước, Số nước tiêu thụ được tính = Định mức cho đường bay tương ứng * (Số khách người lớn thực tế trên chuyến bay / Số khách tối đa dựa theo sức chứa của các loại tàu bay).</w:t>
            </w:r>
          </w:p>
          <w:p w:rsidRPr="00EE3AD0" w:rsidR="00EE3AD0" w:rsidRDefault="00EE3AD0" w14:paraId="19C92003" w14:textId="77777777">
            <w:pPr>
              <w:numPr>
                <w:ilvl w:val="1"/>
                <w:numId w:val="412"/>
              </w:numPr>
              <w:rPr>
                <w:lang w:val="en-US"/>
              </w:rPr>
            </w:pPr>
            <w:r w:rsidRPr="00EE3AD0">
              <w:rPr>
                <w:lang w:val="en-US"/>
              </w:rPr>
              <w:t>Số khách người lớn thực tế trên chuyến bay = Tổng số hành khách trên chuyến bay - Số hành khách là trẻ sơ sinh (INF)</w:t>
            </w:r>
          </w:p>
          <w:p w:rsidRPr="00EE3AD0" w:rsidR="00EE3AD0" w:rsidRDefault="00EE3AD0" w14:paraId="53DDDEB1" w14:textId="77777777">
            <w:pPr>
              <w:numPr>
                <w:ilvl w:val="1"/>
                <w:numId w:val="412"/>
              </w:numPr>
              <w:rPr>
                <w:lang w:val="en-US"/>
              </w:rPr>
            </w:pPr>
            <w:r w:rsidRPr="00EE3AD0">
              <w:rPr>
                <w:lang w:val="en-US"/>
              </w:rPr>
              <w:t>Định mức cho đường bay được chia thành 5 nhóm </w:t>
            </w:r>
          </w:p>
          <w:p w:rsidRPr="00EE3AD0" w:rsidR="00EE3AD0" w:rsidRDefault="00EE3AD0" w14:paraId="01B510B5" w14:textId="77777777">
            <w:pPr>
              <w:numPr>
                <w:ilvl w:val="2"/>
                <w:numId w:val="412"/>
              </w:numPr>
              <w:rPr>
                <w:lang w:val="en-US"/>
              </w:rPr>
            </w:pPr>
            <w:r w:rsidRPr="00EE3AD0">
              <w:rPr>
                <w:lang w:val="en-US"/>
              </w:rPr>
              <w:t>Điểm đi và điểm đến thuộc các sân bay: SFO, LHR, CPH</w:t>
            </w:r>
          </w:p>
          <w:p w:rsidRPr="00EE3AD0" w:rsidR="00EE3AD0" w:rsidRDefault="00EE3AD0" w14:paraId="1A4EB285" w14:textId="77777777">
            <w:pPr>
              <w:numPr>
                <w:ilvl w:val="2"/>
                <w:numId w:val="412"/>
              </w:numPr>
              <w:rPr>
                <w:lang w:val="en-US"/>
              </w:rPr>
            </w:pPr>
            <w:r w:rsidRPr="00EE3AD0">
              <w:rPr>
                <w:lang w:val="en-US"/>
              </w:rPr>
              <w:t>Điểm đi và điểm đến thuộc các sân bay: AMS, CDG, FRA, MUC, MXP, SYD, SVO</w:t>
            </w:r>
          </w:p>
          <w:p w:rsidRPr="00EE3AD0" w:rsidR="00EE3AD0" w:rsidRDefault="00EE3AD0" w14:paraId="582345B9" w14:textId="77777777">
            <w:pPr>
              <w:numPr>
                <w:ilvl w:val="2"/>
                <w:numId w:val="412"/>
              </w:numPr>
              <w:rPr>
                <w:lang w:val="en-US"/>
              </w:rPr>
            </w:pPr>
            <w:r w:rsidRPr="00EE3AD0">
              <w:rPr>
                <w:lang w:val="en-US"/>
              </w:rPr>
              <w:t>Điểm đi và điểm đến thuộc các sân bay: PER, MEL</w:t>
            </w:r>
          </w:p>
          <w:p w:rsidRPr="00EE3AD0" w:rsidR="00EE3AD0" w:rsidRDefault="00EE3AD0" w14:paraId="5C36BDE5" w14:textId="77777777">
            <w:pPr>
              <w:numPr>
                <w:ilvl w:val="2"/>
                <w:numId w:val="412"/>
              </w:numPr>
              <w:rPr>
                <w:lang w:val="en-US"/>
              </w:rPr>
            </w:pPr>
            <w:r w:rsidRPr="00EE3AD0">
              <w:rPr>
                <w:lang w:val="en-US"/>
              </w:rPr>
              <w:t>Điểm đi và điểm đến thuộc các quốc gia Hàn Quốc, Nhật Bản, Ấn Độ và các đường bay có độ dài tương đương</w:t>
            </w:r>
          </w:p>
          <w:p w:rsidRPr="00EE3AD0" w:rsidR="00EE3AD0" w:rsidRDefault="00EE3AD0" w14:paraId="3B1FE56A" w14:textId="77777777">
            <w:pPr>
              <w:numPr>
                <w:ilvl w:val="2"/>
                <w:numId w:val="412"/>
              </w:numPr>
              <w:rPr>
                <w:lang w:val="en-US"/>
              </w:rPr>
            </w:pPr>
            <w:r w:rsidRPr="00EE3AD0">
              <w:rPr>
                <w:lang w:val="en-US"/>
              </w:rPr>
              <w:t>Các đường bay còn lại (bao gồm cả chuyến chở hàng)</w:t>
            </w:r>
          </w:p>
          <w:p w:rsidRPr="00EE3AD0" w:rsidR="00EE3AD0" w:rsidP="00EE3AD0" w:rsidRDefault="00EE3AD0" w14:paraId="51B0EA93" w14:textId="77777777">
            <w:pPr>
              <w:rPr>
                <w:lang w:val="en-US"/>
              </w:rPr>
            </w:pPr>
            <w:r w:rsidRPr="00EE3AD0">
              <w:rPr>
                <w:b/>
                <w:bCs/>
                <w:lang w:val="en-US"/>
              </w:rPr>
              <w:t>4. Chiều tổng hợp dữ liệu:</w:t>
            </w:r>
          </w:p>
          <w:p w:rsidRPr="00EE3AD0" w:rsidR="00EE3AD0" w:rsidRDefault="00EE3AD0" w14:paraId="0B23E5CB" w14:textId="77777777">
            <w:pPr>
              <w:numPr>
                <w:ilvl w:val="0"/>
                <w:numId w:val="413"/>
              </w:numPr>
              <w:rPr>
                <w:lang w:val="en-US"/>
              </w:rPr>
            </w:pPr>
            <w:r w:rsidRPr="00EE3AD0">
              <w:rPr>
                <w:lang w:val="en-US"/>
              </w:rPr>
              <w:t>Theo thời gian: Năm.</w:t>
            </w:r>
          </w:p>
          <w:p w:rsidRPr="00EE3AD0" w:rsidR="00EE3AD0" w:rsidP="00EE3AD0" w:rsidRDefault="00EE3AD0" w14:paraId="7B334ECB" w14:textId="77777777">
            <w:pPr>
              <w:rPr>
                <w:lang w:val="en-US"/>
              </w:rPr>
            </w:pPr>
            <w:r w:rsidRPr="00EE3AD0">
              <w:rPr>
                <w:b/>
                <w:bCs/>
                <w:lang w:val="en-US"/>
              </w:rPr>
              <w:t>5. Nguồn dữ liệu:</w:t>
            </w:r>
            <w:r w:rsidRPr="00EE3AD0">
              <w:rPr>
                <w:lang w:val="en-US"/>
              </w:rPr>
              <w:t> </w:t>
            </w:r>
          </w:p>
          <w:p w:rsidRPr="00EE3AD0" w:rsidR="00EE3AD0" w:rsidRDefault="00EE3AD0" w14:paraId="7A62CED5" w14:textId="77777777">
            <w:pPr>
              <w:numPr>
                <w:ilvl w:val="0"/>
                <w:numId w:val="414"/>
              </w:numPr>
              <w:rPr>
                <w:lang w:val="en-US"/>
              </w:rPr>
            </w:pPr>
            <w:r w:rsidRPr="00EE3AD0">
              <w:rPr>
                <w:lang w:val="en-US"/>
              </w:rPr>
              <w:t>Được lấy ở điện ACARS và phía OCC tổng hợp lại thành file Excel </w:t>
            </w:r>
          </w:p>
          <w:p w:rsidRPr="00EE3AD0" w:rsidR="00EE3AD0" w:rsidP="00EE3AD0" w:rsidRDefault="00EE3AD0" w14:paraId="3BA5C2C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A17B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7909FC" w14:textId="77777777">
            <w:pPr>
              <w:rPr>
                <w:lang w:val="en-US"/>
              </w:rPr>
            </w:pPr>
            <w:r w:rsidRPr="00EE3AD0">
              <w:rPr>
                <w:b/>
                <w:bCs/>
                <w:lang w:val="en-US"/>
              </w:rPr>
              <w:t>CT 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80D8A6"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6041272" w14:textId="77777777">
            <w:pPr>
              <w:rPr>
                <w:lang w:val="en-US"/>
              </w:rPr>
            </w:pPr>
            <w:r w:rsidRPr="00EE3AD0">
              <w:rPr>
                <w:b/>
                <w:bCs/>
                <w:lang w:val="en-US"/>
              </w:rPr>
              <w:t>2. Định nghĩa/Diễn giải/Ý nghĩa/Mục đích đo lường:</w:t>
            </w:r>
          </w:p>
          <w:p w:rsidRPr="00EE3AD0" w:rsidR="00EE3AD0" w:rsidP="00EE3AD0" w:rsidRDefault="00EE3AD0" w14:paraId="45449DD1" w14:textId="77777777">
            <w:pPr>
              <w:rPr>
                <w:lang w:val="en-US"/>
              </w:rPr>
            </w:pPr>
            <w:r w:rsidRPr="00EE3AD0">
              <w:rPr>
                <w:b/>
                <w:bCs/>
                <w:i/>
                <w:iCs/>
                <w:lang w:val="en-US"/>
              </w:rPr>
              <w:t>2.1. Định nghĩa/Diễn giải:</w:t>
            </w:r>
          </w:p>
          <w:p w:rsidRPr="00EE3AD0" w:rsidR="00EE3AD0" w:rsidRDefault="00EE3AD0" w14:paraId="7467452C" w14:textId="77777777">
            <w:pPr>
              <w:numPr>
                <w:ilvl w:val="0"/>
                <w:numId w:val="415"/>
              </w:numPr>
              <w:rPr>
                <w:lang w:val="en-US"/>
              </w:rPr>
            </w:pPr>
            <w:r w:rsidRPr="00EE3AD0">
              <w:rPr>
                <w:lang w:val="en-US"/>
              </w:rPr>
              <w:t>Là việc bóc tách và phân bổ "Tổng lượng nước cấp lên" theo các nhóm đường bay đặc thù của hãng (ví dụ: Quốc nội vs. Quốc tế)</w:t>
            </w:r>
          </w:p>
          <w:p w:rsidRPr="00EE3AD0" w:rsidR="00EE3AD0" w:rsidP="00EE3AD0" w:rsidRDefault="00EE3AD0" w14:paraId="38D5988E" w14:textId="77777777">
            <w:pPr>
              <w:rPr>
                <w:lang w:val="en-US"/>
              </w:rPr>
            </w:pPr>
            <w:r w:rsidRPr="00EE3AD0">
              <w:rPr>
                <w:b/>
                <w:bCs/>
                <w:i/>
                <w:iCs/>
                <w:lang w:val="en-US"/>
              </w:rPr>
              <w:t>2.2. Ý nghĩa/Mục đích đo lường:</w:t>
            </w:r>
          </w:p>
          <w:p w:rsidRPr="00EE3AD0" w:rsidR="00EE3AD0" w:rsidRDefault="00EE3AD0" w14:paraId="754A44E4" w14:textId="77777777">
            <w:pPr>
              <w:numPr>
                <w:ilvl w:val="0"/>
                <w:numId w:val="416"/>
              </w:numPr>
              <w:rPr>
                <w:lang w:val="en-US"/>
              </w:rPr>
            </w:pPr>
            <w:r w:rsidRPr="00EE3AD0">
              <w:rPr>
                <w:lang w:val="en-US"/>
              </w:rPr>
              <w:t>Giúp phân tích được hành vi sử dụng nước và mức độ dư thừa nước theo đặc điểm từng tuyến bay. </w:t>
            </w:r>
          </w:p>
          <w:p w:rsidRPr="00EE3AD0" w:rsidR="00EE3AD0" w:rsidP="00EE3AD0" w:rsidRDefault="00EE3AD0" w14:paraId="3D41DFB5"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232FE66B" w14:textId="77777777">
            <w:pPr>
              <w:rPr>
                <w:lang w:val="en-US"/>
              </w:rPr>
            </w:pPr>
            <w:r w:rsidRPr="00EE3AD0">
              <w:rPr>
                <w:b/>
                <w:bCs/>
                <w:lang w:val="en-US"/>
              </w:rPr>
              <w:t>4. Chiều tổng hợp dữ liệu:</w:t>
            </w:r>
          </w:p>
          <w:p w:rsidRPr="00EE3AD0" w:rsidR="00EE3AD0" w:rsidRDefault="00EE3AD0" w14:paraId="7FA74B2B" w14:textId="77777777">
            <w:pPr>
              <w:numPr>
                <w:ilvl w:val="0"/>
                <w:numId w:val="417"/>
              </w:numPr>
              <w:rPr>
                <w:lang w:val="en-US"/>
              </w:rPr>
            </w:pPr>
            <w:r w:rsidRPr="00EE3AD0">
              <w:rPr>
                <w:lang w:val="en-US"/>
              </w:rPr>
              <w:t>Theo thời gian: Năm.</w:t>
            </w:r>
          </w:p>
          <w:p w:rsidRPr="00EE3AD0" w:rsidR="00EE3AD0" w:rsidP="00EE3AD0" w:rsidRDefault="00EE3AD0" w14:paraId="4FFBA895" w14:textId="77777777">
            <w:pPr>
              <w:rPr>
                <w:lang w:val="en-US"/>
              </w:rPr>
            </w:pPr>
            <w:r w:rsidRPr="00EE3AD0">
              <w:rPr>
                <w:b/>
                <w:bCs/>
                <w:lang w:val="en-US"/>
              </w:rPr>
              <w:t>5. Nguồn dữ liệu:</w:t>
            </w:r>
            <w:r w:rsidRPr="00EE3AD0">
              <w:rPr>
                <w:lang w:val="en-US"/>
              </w:rPr>
              <w:t> </w:t>
            </w:r>
          </w:p>
          <w:p w:rsidRPr="00EE3AD0" w:rsidR="00EE3AD0" w:rsidRDefault="00EE3AD0" w14:paraId="047F2EA1" w14:textId="77777777">
            <w:pPr>
              <w:numPr>
                <w:ilvl w:val="0"/>
                <w:numId w:val="418"/>
              </w:numPr>
              <w:rPr>
                <w:lang w:val="en-US"/>
              </w:rPr>
            </w:pPr>
            <w:r w:rsidRPr="00EE3AD0">
              <w:rPr>
                <w:lang w:val="en-US"/>
              </w:rPr>
              <w:t>Đối chiếu với Mã chỉ tiêu CT 3.1</w:t>
            </w:r>
          </w:p>
          <w:p w:rsidRPr="00EE3AD0" w:rsidR="00EE3AD0" w:rsidP="00EE3AD0" w:rsidRDefault="00EE3AD0" w14:paraId="1E2C897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D77A187"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27045593" w14:textId="77777777">
            <w:pPr>
              <w:rPr>
                <w:lang w:val="en-US"/>
              </w:rPr>
            </w:pPr>
            <w:r w:rsidRPr="00EE3AD0">
              <w:rPr>
                <w:b/>
                <w:bCs/>
                <w:lang w:val="en-US"/>
              </w:rPr>
              <w:t>CT 3.5</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C53B401" w14:textId="77777777">
            <w:pPr>
              <w:rPr>
                <w:lang w:val="en-US"/>
              </w:rPr>
            </w:pPr>
            <w:r w:rsidRPr="00EE3AD0">
              <w:rPr>
                <w:b/>
                <w:bCs/>
                <w:lang w:val="en-US"/>
              </w:rPr>
              <w:t xml:space="preserve">1. Tên chỉ tiêu: </w:t>
            </w:r>
            <w:r w:rsidRPr="00EE3AD0">
              <w:rPr>
                <w:lang w:val="en-US"/>
              </w:rPr>
              <w:t>Water by Aircraft Type – Lượng nước theo tàu bay</w:t>
            </w:r>
          </w:p>
          <w:p w:rsidRPr="00EE3AD0" w:rsidR="00EE3AD0" w:rsidP="00EE3AD0" w:rsidRDefault="00EE3AD0" w14:paraId="622D6EC4" w14:textId="77777777">
            <w:pPr>
              <w:rPr>
                <w:lang w:val="en-US"/>
              </w:rPr>
            </w:pPr>
            <w:r w:rsidRPr="00EE3AD0">
              <w:rPr>
                <w:b/>
                <w:bCs/>
                <w:lang w:val="en-US"/>
              </w:rPr>
              <w:t>2. Định nghĩa/Diễn giải/Ý nghĩa/Mục đích đo lường:</w:t>
            </w:r>
          </w:p>
          <w:p w:rsidRPr="00EE3AD0" w:rsidR="00EE3AD0" w:rsidP="00EE3AD0" w:rsidRDefault="00EE3AD0" w14:paraId="03FF3E55" w14:textId="77777777">
            <w:pPr>
              <w:rPr>
                <w:lang w:val="en-US"/>
              </w:rPr>
            </w:pPr>
            <w:r w:rsidRPr="00EE3AD0">
              <w:rPr>
                <w:b/>
                <w:bCs/>
                <w:i/>
                <w:iCs/>
                <w:lang w:val="en-US"/>
              </w:rPr>
              <w:t>2.1. Định nghĩa/Diễn giải:</w:t>
            </w:r>
          </w:p>
          <w:p w:rsidRPr="00EE3AD0" w:rsidR="00EE3AD0" w:rsidRDefault="00EE3AD0" w14:paraId="7206F048" w14:textId="77777777">
            <w:pPr>
              <w:numPr>
                <w:ilvl w:val="0"/>
                <w:numId w:val="419"/>
              </w:numPr>
              <w:rPr>
                <w:lang w:val="en-US"/>
              </w:rPr>
            </w:pPr>
            <w:r w:rsidRPr="00EE3AD0">
              <w:rPr>
                <w:lang w:val="en-US"/>
              </w:rPr>
              <w:t>Là việc phân loại lượng nước sạch đã cấp lên theo bốn dòng tàu bay (Thân rộng: B787, A350; Thân hẹp: A321, A320) hiện đang khai thác trong đội bay của VNA</w:t>
            </w:r>
          </w:p>
          <w:p w:rsidRPr="00EE3AD0" w:rsidR="00EE3AD0" w:rsidP="00EE3AD0" w:rsidRDefault="00EE3AD0" w14:paraId="0F3CFD36" w14:textId="77777777">
            <w:pPr>
              <w:rPr>
                <w:lang w:val="en-US"/>
              </w:rPr>
            </w:pPr>
            <w:r w:rsidRPr="00EE3AD0">
              <w:rPr>
                <w:b/>
                <w:bCs/>
                <w:i/>
                <w:iCs/>
                <w:lang w:val="en-US"/>
              </w:rPr>
              <w:t>2.2. Ý nghĩa/Mục đích đo lường:</w:t>
            </w:r>
          </w:p>
          <w:p w:rsidRPr="00EE3AD0" w:rsidR="00EE3AD0" w:rsidRDefault="00EE3AD0" w14:paraId="31CAA841" w14:textId="77777777">
            <w:pPr>
              <w:numPr>
                <w:ilvl w:val="0"/>
                <w:numId w:val="420"/>
              </w:numPr>
              <w:rPr>
                <w:lang w:val="en-US"/>
              </w:rPr>
            </w:pPr>
            <w:r w:rsidRPr="00EE3AD0">
              <w:rPr>
                <w:lang w:val="en-US"/>
              </w:rPr>
              <w:t>Việc đo lường này giúp khối Khai thác mặt đất và khối Kỹ thuật phát hiện xem dòng tàu bay nào đang bị nạp mức nước </w:t>
            </w:r>
          </w:p>
          <w:p w:rsidRPr="00EE3AD0" w:rsidR="00EE3AD0" w:rsidP="00EE3AD0" w:rsidRDefault="00EE3AD0" w14:paraId="46A5A2D3"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5B6450FE" w14:textId="77777777">
            <w:pPr>
              <w:rPr>
                <w:lang w:val="en-US"/>
              </w:rPr>
            </w:pPr>
            <w:r w:rsidRPr="00EE3AD0">
              <w:rPr>
                <w:b/>
                <w:bCs/>
                <w:lang w:val="en-US"/>
              </w:rPr>
              <w:t>4. Chiều tổng hợp dữ liệu:</w:t>
            </w:r>
          </w:p>
          <w:p w:rsidRPr="00EE3AD0" w:rsidR="00EE3AD0" w:rsidRDefault="00EE3AD0" w14:paraId="32840008" w14:textId="77777777">
            <w:pPr>
              <w:numPr>
                <w:ilvl w:val="0"/>
                <w:numId w:val="421"/>
              </w:numPr>
              <w:rPr>
                <w:lang w:val="en-US"/>
              </w:rPr>
            </w:pPr>
            <w:r w:rsidRPr="00EE3AD0">
              <w:rPr>
                <w:lang w:val="en-US"/>
              </w:rPr>
              <w:t>Theo thời gian: Năm.</w:t>
            </w:r>
          </w:p>
          <w:p w:rsidRPr="00EE3AD0" w:rsidR="00EE3AD0" w:rsidP="00EE3AD0" w:rsidRDefault="00EE3AD0" w14:paraId="0D0211FE" w14:textId="77777777">
            <w:pPr>
              <w:rPr>
                <w:lang w:val="en-US"/>
              </w:rPr>
            </w:pPr>
            <w:r w:rsidRPr="00EE3AD0">
              <w:rPr>
                <w:b/>
                <w:bCs/>
                <w:lang w:val="en-US"/>
              </w:rPr>
              <w:t>5. Nguồn dữ liệu:</w:t>
            </w:r>
            <w:r w:rsidRPr="00EE3AD0">
              <w:rPr>
                <w:lang w:val="en-US"/>
              </w:rPr>
              <w:t> </w:t>
            </w:r>
          </w:p>
          <w:p w:rsidRPr="00EE3AD0" w:rsidR="00EE3AD0" w:rsidRDefault="00EE3AD0" w14:paraId="23790402" w14:textId="77777777">
            <w:pPr>
              <w:numPr>
                <w:ilvl w:val="0"/>
                <w:numId w:val="422"/>
              </w:numPr>
              <w:rPr>
                <w:lang w:val="en-US"/>
              </w:rPr>
            </w:pPr>
            <w:r w:rsidRPr="00EE3AD0">
              <w:rPr>
                <w:lang w:val="en-US"/>
              </w:rPr>
              <w:t>Đối chiếu với Mã chỉ tiêu CT 3.1</w:t>
            </w:r>
          </w:p>
          <w:p w:rsidRPr="00EE3AD0" w:rsidR="00EE3AD0" w:rsidP="00EE3AD0" w:rsidRDefault="00EE3AD0" w14:paraId="749B862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4AFB5C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17C739C" w14:textId="77777777">
            <w:pPr>
              <w:rPr>
                <w:lang w:val="en-US"/>
              </w:rPr>
            </w:pPr>
            <w:r w:rsidRPr="00EE3AD0">
              <w:rPr>
                <w:b/>
                <w:bCs/>
                <w:lang w:val="en-US"/>
              </w:rPr>
              <w:t>CT 3.6</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E6C1105"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72D5D57D" w14:textId="77777777">
            <w:pPr>
              <w:rPr>
                <w:lang w:val="en-US"/>
              </w:rPr>
            </w:pPr>
            <w:r w:rsidRPr="00EE3AD0">
              <w:rPr>
                <w:b/>
                <w:bCs/>
                <w:lang w:val="en-US"/>
              </w:rPr>
              <w:t>2. Định nghĩa/Diễn giải/Ý nghĩa/Mục đích đo lường:</w:t>
            </w:r>
          </w:p>
          <w:p w:rsidRPr="00EE3AD0" w:rsidR="00EE3AD0" w:rsidP="00EE3AD0" w:rsidRDefault="00EE3AD0" w14:paraId="106C131A" w14:textId="77777777">
            <w:pPr>
              <w:rPr>
                <w:lang w:val="en-US"/>
              </w:rPr>
            </w:pPr>
            <w:r w:rsidRPr="00EE3AD0">
              <w:rPr>
                <w:b/>
                <w:bCs/>
                <w:i/>
                <w:iCs/>
                <w:lang w:val="en-US"/>
              </w:rPr>
              <w:t>2.1. Định nghĩa/Diễn giải:</w:t>
            </w:r>
          </w:p>
          <w:p w:rsidRPr="00EE3AD0" w:rsidR="00EE3AD0" w:rsidRDefault="00EE3AD0" w14:paraId="1D257522" w14:textId="77777777">
            <w:pPr>
              <w:numPr>
                <w:ilvl w:val="0"/>
                <w:numId w:val="423"/>
              </w:numPr>
              <w:rPr>
                <w:lang w:val="en-US"/>
              </w:rPr>
            </w:pPr>
            <w:r w:rsidRPr="00EE3AD0">
              <w:rPr>
                <w:lang w:val="en-US"/>
              </w:rPr>
              <w:t>Là chỉ tiêu so sánh trực tiếp giữa lượng nước thực tế đã cấp lên toàn mạng bay trong một năm tài chính so với hạn mức mục tiêu (Target) đã được Ban Lãnh đạo VNA phê duyệt từ đầu kỳ báo cáo. </w:t>
            </w:r>
          </w:p>
          <w:p w:rsidRPr="00EE3AD0" w:rsidR="00EE3AD0" w:rsidP="00EE3AD0" w:rsidRDefault="00EE3AD0" w14:paraId="410B6508" w14:textId="77777777">
            <w:pPr>
              <w:rPr>
                <w:lang w:val="en-US"/>
              </w:rPr>
            </w:pPr>
            <w:r w:rsidRPr="00EE3AD0">
              <w:rPr>
                <w:b/>
                <w:bCs/>
                <w:i/>
                <w:iCs/>
                <w:lang w:val="en-US"/>
              </w:rPr>
              <w:t>2.2. Ý nghĩa/Mục đích đo lường:</w:t>
            </w:r>
          </w:p>
          <w:p w:rsidRPr="00EE3AD0" w:rsidR="00EE3AD0" w:rsidRDefault="00EE3AD0" w14:paraId="6D2FA8EA" w14:textId="77777777">
            <w:pPr>
              <w:numPr>
                <w:ilvl w:val="0"/>
                <w:numId w:val="424"/>
              </w:numPr>
              <w:rPr>
                <w:lang w:val="en-US"/>
              </w:rPr>
            </w:pPr>
            <w:r w:rsidRPr="00EE3AD0">
              <w:rPr>
                <w:lang w:val="en-US"/>
              </w:rPr>
              <w:t xml:space="preserve">Dữ liệu này cung cấp bức tranh tổng thể cho Báo cáo Phát triển Bền vững, chứng minh với cổ đông và các tổ chức độc lập rằng Hãng không chỉ đưa ra cam kết </w:t>
            </w:r>
            <w:r w:rsidRPr="00EE3AD0">
              <w:rPr>
                <w:lang w:val="en-US"/>
              </w:rPr>
              <w:t>bảo vệ môi trường mà còn thực thi và theo dõi sát sao mức độ hoàn thành cam kết đó </w:t>
            </w:r>
          </w:p>
          <w:p w:rsidRPr="00EE3AD0" w:rsidR="00EE3AD0" w:rsidP="00EE3AD0" w:rsidRDefault="00EE3AD0" w14:paraId="586FFE03" w14:textId="77777777">
            <w:pPr>
              <w:rPr>
                <w:lang w:val="en-US"/>
              </w:rPr>
            </w:pPr>
          </w:p>
          <w:p w:rsidRPr="00EE3AD0" w:rsidR="00EE3AD0" w:rsidP="00EE3AD0" w:rsidRDefault="00EE3AD0" w14:paraId="5B708D3C"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07E70FF7"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465C300D" w14:textId="77777777">
            <w:pPr>
              <w:rPr>
                <w:lang w:val="en-US"/>
              </w:rPr>
            </w:pPr>
            <w:r w:rsidRPr="00EE3AD0">
              <w:rPr>
                <w:b/>
                <w:bCs/>
                <w:lang w:val="en-US"/>
              </w:rPr>
              <w:t>5. Nguồn dữ liệu: </w:t>
            </w:r>
          </w:p>
          <w:p w:rsidRPr="00EE3AD0" w:rsidR="00EE3AD0" w:rsidRDefault="00EE3AD0" w14:paraId="59AC3AD6" w14:textId="77777777">
            <w:pPr>
              <w:numPr>
                <w:ilvl w:val="0"/>
                <w:numId w:val="425"/>
              </w:numPr>
              <w:rPr>
                <w:lang w:val="en-US"/>
              </w:rPr>
            </w:pPr>
            <w:r w:rsidRPr="00EE3AD0">
              <w:rPr>
                <w:lang w:val="en-US"/>
              </w:rPr>
              <w:t>Đối với lượng nước cấp lên theo năm: Đối chiếu với Mã chỉ tiêu CT 3.1</w:t>
            </w:r>
          </w:p>
          <w:p w:rsidRPr="00EE3AD0" w:rsidR="00EE3AD0" w:rsidRDefault="00EE3AD0" w14:paraId="3F5A14F6" w14:textId="77777777">
            <w:pPr>
              <w:numPr>
                <w:ilvl w:val="0"/>
                <w:numId w:val="425"/>
              </w:numPr>
              <w:rPr>
                <w:lang w:val="en-US"/>
              </w:rPr>
            </w:pPr>
            <w:r w:rsidRPr="00EE3AD0">
              <w:rPr>
                <w:lang w:val="en-US"/>
              </w:rPr>
              <w:t>Đối với mục tiêu: Nhập tay </w:t>
            </w:r>
          </w:p>
          <w:p w:rsidRPr="00EE3AD0" w:rsidR="00EE3AD0" w:rsidP="00EE3AD0" w:rsidRDefault="00EE3AD0" w14:paraId="7DE2E673"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6A2F87E2"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3DC56D9" w14:textId="77777777">
            <w:pPr>
              <w:rPr>
                <w:lang w:val="en-US"/>
              </w:rPr>
            </w:pPr>
            <w:r w:rsidRPr="00EE3AD0">
              <w:rPr>
                <w:b/>
                <w:bCs/>
                <w:lang w:val="en-US"/>
              </w:rPr>
              <w:t>CT 3.7</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6FCA358"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751318A5" w14:textId="77777777">
            <w:pPr>
              <w:rPr>
                <w:lang w:val="en-US"/>
              </w:rPr>
            </w:pPr>
            <w:r w:rsidRPr="00EE3AD0">
              <w:rPr>
                <w:b/>
                <w:bCs/>
                <w:lang w:val="en-US"/>
              </w:rPr>
              <w:t>2. Định nghĩa/Diễn giải/Ý nghĩa/Mục đích đo lường:</w:t>
            </w:r>
          </w:p>
          <w:p w:rsidRPr="00EE3AD0" w:rsidR="00EE3AD0" w:rsidP="00EE3AD0" w:rsidRDefault="00EE3AD0" w14:paraId="78A55C30" w14:textId="77777777">
            <w:pPr>
              <w:rPr>
                <w:lang w:val="en-US"/>
              </w:rPr>
            </w:pPr>
            <w:r w:rsidRPr="00EE3AD0">
              <w:rPr>
                <w:b/>
                <w:bCs/>
                <w:i/>
                <w:iCs/>
                <w:lang w:val="en-US"/>
              </w:rPr>
              <w:t>2.1. Định nghĩa/Diễn giải:</w:t>
            </w:r>
          </w:p>
          <w:p w:rsidRPr="00EE3AD0" w:rsidR="00EE3AD0" w:rsidRDefault="00EE3AD0" w14:paraId="7ACE8D27" w14:textId="77777777">
            <w:pPr>
              <w:numPr>
                <w:ilvl w:val="0"/>
                <w:numId w:val="426"/>
              </w:numPr>
              <w:rPr>
                <w:lang w:val="en-US"/>
              </w:rPr>
            </w:pPr>
            <w:r w:rsidRPr="00EE3AD0">
              <w:rPr>
                <w:lang w:val="en-US"/>
              </w:rPr>
              <w:t>Là phiên bản chia nhỏ (breakdown) của CT 3.4 theo chu kỳ hàng tháng. Chỉ tiêu này theo dõi lượng nước cấp lên tàu bay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610A0AC6" w14:textId="77777777">
            <w:pPr>
              <w:rPr>
                <w:lang w:val="en-US"/>
              </w:rPr>
            </w:pPr>
            <w:r w:rsidRPr="00EE3AD0">
              <w:rPr>
                <w:b/>
                <w:bCs/>
                <w:i/>
                <w:iCs/>
                <w:lang w:val="en-US"/>
              </w:rPr>
              <w:t>2.2. Ý nghĩa/Mục đích đo lường:</w:t>
            </w:r>
          </w:p>
          <w:p w:rsidRPr="00EE3AD0" w:rsidR="00EE3AD0" w:rsidRDefault="00EE3AD0" w14:paraId="594C46A3" w14:textId="77777777">
            <w:pPr>
              <w:numPr>
                <w:ilvl w:val="0"/>
                <w:numId w:val="427"/>
              </w:numPr>
              <w:rPr>
                <w:lang w:val="en-US"/>
              </w:rPr>
            </w:pPr>
            <w:r w:rsidRPr="00EE3AD0">
              <w:rPr>
                <w:lang w:val="en-US"/>
              </w:rPr>
              <w:t>Thay vì đợi đến cuối năm mới biết kết quả (có thể đã bị vượt ngân sách), việc đo lường hàng tháng giúp Khối Dịch vụ kịp thời phát hiện các đợt biến động bất thường (ví dụ trạm Tân Sơn Nhất nạp lố định mức trong tháng 6).</w:t>
            </w:r>
          </w:p>
          <w:p w:rsidRPr="00EE3AD0" w:rsidR="00EE3AD0" w:rsidP="00EE3AD0" w:rsidRDefault="00EE3AD0" w14:paraId="5E3ECCF4"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2A49A281"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5EBFDFC" w14:textId="77777777">
            <w:pPr>
              <w:rPr>
                <w:lang w:val="en-US"/>
              </w:rPr>
            </w:pPr>
            <w:r w:rsidRPr="00EE3AD0">
              <w:rPr>
                <w:b/>
                <w:bCs/>
                <w:lang w:val="en-US"/>
              </w:rPr>
              <w:t>5. Nguồn dữ liệu: </w:t>
            </w:r>
          </w:p>
          <w:p w:rsidRPr="00EE3AD0" w:rsidR="00EE3AD0" w:rsidRDefault="00EE3AD0" w14:paraId="297BA58F" w14:textId="77777777">
            <w:pPr>
              <w:numPr>
                <w:ilvl w:val="0"/>
                <w:numId w:val="428"/>
              </w:numPr>
              <w:rPr>
                <w:lang w:val="en-US"/>
              </w:rPr>
            </w:pPr>
            <w:r w:rsidRPr="00EE3AD0">
              <w:rPr>
                <w:lang w:val="en-US"/>
              </w:rPr>
              <w:t>Đối với lượng nước cấp lên theo tháng: Đối chiếu với Mã chỉ tiêu CT 3.1</w:t>
            </w:r>
          </w:p>
          <w:p w:rsidRPr="00EE3AD0" w:rsidR="00EE3AD0" w:rsidRDefault="00EE3AD0" w14:paraId="078B1FD7" w14:textId="77777777">
            <w:pPr>
              <w:numPr>
                <w:ilvl w:val="0"/>
                <w:numId w:val="428"/>
              </w:numPr>
              <w:rPr>
                <w:lang w:val="en-US"/>
              </w:rPr>
            </w:pPr>
            <w:r w:rsidRPr="00EE3AD0">
              <w:rPr>
                <w:lang w:val="en-US"/>
              </w:rPr>
              <w:t>Đối với mục tiêu: Nhập tay </w:t>
            </w:r>
          </w:p>
          <w:p w:rsidRPr="00EE3AD0" w:rsidR="00EE3AD0" w:rsidP="00EE3AD0" w:rsidRDefault="00EE3AD0" w14:paraId="7F513A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EE3AD0" w:rsidRDefault="00EE3AD0" w14:paraId="3C7CD406" w14:textId="77777777">
      <w:pPr>
        <w:rPr>
          <w:lang w:val="en-US"/>
        </w:rPr>
      </w:pPr>
    </w:p>
    <w:p w:rsidRPr="00EE3AD0" w:rsidR="00EE3AD0" w:rsidP="00A23DA0" w:rsidRDefault="00EE3AD0" w14:paraId="1BDECBBD" w14:textId="77777777">
      <w:pPr>
        <w:pStyle w:val="Heading4"/>
        <w:rPr>
          <w:lang w:val="en-US"/>
        </w:rPr>
      </w:pPr>
      <w:bookmarkStart w:name="_Toc242783302" w:id="45"/>
      <w:r w:rsidRPr="00EE3AD0">
        <w:rPr>
          <w:lang w:val="en-US"/>
        </w:rPr>
        <w:t>2.2.2.9. Chỉ tiêu GRI 303-5 - Water Consumption - Lượng nước tiêu thụ</w:t>
      </w:r>
      <w:bookmarkEnd w:id="45"/>
    </w:p>
    <w:p w:rsidR="00695A4C" w:rsidRDefault="07F6679C" w14:paraId="76D12B30" w14:textId="77777777">
      <w:r w:rsidRPr="78B6F757">
        <w:rPr>
          <w:lang w:val="en-US"/>
        </w:rPr>
        <w:t>Báo cáo trên hệ thống: GRI 303-5 - Lượng nước tiêu thụ (bản tiếng Anh: GRI 303-5 - Water Consumption). Bộ lọc: Năm, Quý, Tháng, Chặng bay. Số chỉ tiêu con: 6.</w:t>
      </w:r>
    </w:p>
    <w:p w:rsidRPr="00EE3AD0" w:rsidR="00EE3AD0" w:rsidP="00EE3AD0" w:rsidRDefault="00EE3AD0" w14:paraId="4D3AD82B"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18"/>
        <w:gridCol w:w="8429"/>
      </w:tblGrid>
      <w:tr w:rsidRPr="00EE3AD0" w:rsidR="00EE3AD0" w:rsidTr="6BD8C2C6" w14:paraId="27E700C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83C089"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7E3C96"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1FAFB81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1604FF" w14:textId="77777777">
            <w:pPr>
              <w:rPr>
                <w:lang w:val="en-US"/>
              </w:rPr>
            </w:pPr>
            <w:r w:rsidRPr="00EE3AD0">
              <w:rPr>
                <w:b/>
                <w:bCs/>
                <w:lang w:val="en-US"/>
              </w:rPr>
              <w:t>CT 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CA8CA5" w14:textId="77777777">
            <w:pPr>
              <w:rPr>
                <w:lang w:val="en-US"/>
              </w:rPr>
            </w:pPr>
            <w:r w:rsidRPr="00EE3AD0">
              <w:rPr>
                <w:b/>
                <w:bCs/>
                <w:lang w:val="en-US"/>
              </w:rPr>
              <w:t xml:space="preserve">1. Tên chỉ tiêu: </w:t>
            </w:r>
            <w:r w:rsidRPr="00EE3AD0">
              <w:rPr>
                <w:lang w:val="en-US"/>
              </w:rPr>
              <w:t>Total Water (ML) – Tổng lượng nước (Megalit)</w:t>
            </w:r>
          </w:p>
          <w:p w:rsidRPr="00EE3AD0" w:rsidR="00EE3AD0" w:rsidP="00EE3AD0" w:rsidRDefault="00EE3AD0" w14:paraId="64825FE5" w14:textId="77777777">
            <w:pPr>
              <w:rPr>
                <w:lang w:val="en-US"/>
              </w:rPr>
            </w:pPr>
            <w:r w:rsidRPr="00EE3AD0">
              <w:rPr>
                <w:b/>
                <w:bCs/>
                <w:lang w:val="en-US"/>
              </w:rPr>
              <w:t>2. Định nghĩa/Diễn giải/Ý nghĩa/Mục đích đo lường:</w:t>
            </w:r>
          </w:p>
          <w:p w:rsidRPr="00EE3AD0" w:rsidR="00EE3AD0" w:rsidP="00EE3AD0" w:rsidRDefault="00EE3AD0" w14:paraId="78A5B8BE" w14:textId="77777777">
            <w:pPr>
              <w:rPr>
                <w:lang w:val="en-US"/>
              </w:rPr>
            </w:pPr>
            <w:r w:rsidRPr="00EE3AD0">
              <w:rPr>
                <w:b/>
                <w:bCs/>
                <w:i/>
                <w:iCs/>
                <w:lang w:val="en-US"/>
              </w:rPr>
              <w:t>2.1. Định nghĩa/Diễn giải:</w:t>
            </w:r>
          </w:p>
          <w:p w:rsidRPr="00EE3AD0" w:rsidR="00EE3AD0" w:rsidRDefault="00EE3AD0" w14:paraId="08AD4817" w14:textId="77777777">
            <w:pPr>
              <w:numPr>
                <w:ilvl w:val="0"/>
                <w:numId w:val="429"/>
              </w:numPr>
              <w:rPr>
                <w:lang w:val="en-US"/>
              </w:rPr>
            </w:pPr>
            <w:r w:rsidRPr="00EE3AD0">
              <w:rPr>
                <w:lang w:val="en-US"/>
              </w:rPr>
              <w:t>Do cuối ngày nước cuối ngày được rút hết ra và đã coi như là tiêu thụ, vậy hiện tại Lượng nước tiêu thụ được coi là bằng  Lượng nước cấp lên</w:t>
            </w:r>
          </w:p>
          <w:p w:rsidRPr="00EE3AD0" w:rsidR="00EE3AD0" w:rsidP="00EE3AD0" w:rsidRDefault="00EE3AD0" w14:paraId="7AB33F97" w14:textId="77777777">
            <w:pPr>
              <w:rPr>
                <w:lang w:val="en-US"/>
              </w:rPr>
            </w:pPr>
            <w:r w:rsidRPr="00EE3AD0">
              <w:rPr>
                <w:b/>
                <w:bCs/>
                <w:i/>
                <w:iCs/>
                <w:lang w:val="en-US"/>
              </w:rPr>
              <w:t>2.2. Ý nghĩa/Mục đích đo lường:</w:t>
            </w:r>
          </w:p>
          <w:p w:rsidRPr="00EE3AD0" w:rsidR="00EE3AD0" w:rsidRDefault="00EE3AD0" w14:paraId="499B8E9F" w14:textId="77777777">
            <w:pPr>
              <w:numPr>
                <w:ilvl w:val="0"/>
                <w:numId w:val="430"/>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FBB52E2" w14:textId="77777777">
            <w:pPr>
              <w:rPr>
                <w:lang w:val="en-US"/>
              </w:rPr>
            </w:pPr>
            <w:r w:rsidRPr="00EE3AD0">
              <w:rPr>
                <w:b/>
                <w:bCs/>
                <w:lang w:val="en-US"/>
              </w:rPr>
              <w:t>3. Công thức tính:</w:t>
            </w:r>
          </w:p>
          <w:p w:rsidRPr="00EE3AD0" w:rsidR="00EE3AD0" w:rsidRDefault="00EE3AD0" w14:paraId="0067A23D" w14:textId="77777777">
            <w:pPr>
              <w:numPr>
                <w:ilvl w:val="0"/>
                <w:numId w:val="431"/>
              </w:numPr>
              <w:rPr>
                <w:lang w:val="en-US"/>
              </w:rPr>
            </w:pPr>
            <w:r w:rsidRPr="00EE3AD0">
              <w:rPr>
                <w:lang w:val="en-US"/>
              </w:rPr>
              <w:t>Tổng lượng nước tiêu thụ = Tổng lượng nước cấp lên</w:t>
            </w:r>
          </w:p>
          <w:p w:rsidRPr="00EE3AD0" w:rsidR="00EE3AD0" w:rsidP="00EE3AD0" w:rsidRDefault="00EE3AD0" w14:paraId="22C7B4A3" w14:textId="77777777">
            <w:pPr>
              <w:rPr>
                <w:lang w:val="en-US"/>
              </w:rPr>
            </w:pPr>
            <w:r w:rsidRPr="00EE3AD0">
              <w:rPr>
                <w:b/>
                <w:bCs/>
                <w:lang w:val="en-US"/>
              </w:rPr>
              <w:t>4. Chiều tổng hợp dữ liệu:</w:t>
            </w:r>
          </w:p>
          <w:p w:rsidRPr="00EE3AD0" w:rsidR="00EE3AD0" w:rsidRDefault="00EE3AD0" w14:paraId="626986B7" w14:textId="77777777">
            <w:pPr>
              <w:numPr>
                <w:ilvl w:val="0"/>
                <w:numId w:val="432"/>
              </w:numPr>
              <w:rPr>
                <w:lang w:val="en-US"/>
              </w:rPr>
            </w:pPr>
            <w:r w:rsidRPr="00EE3AD0">
              <w:rPr>
                <w:lang w:val="en-US"/>
              </w:rPr>
              <w:t>Theo thời gian: Năm.</w:t>
            </w:r>
          </w:p>
          <w:p w:rsidRPr="00EE3AD0" w:rsidR="00EE3AD0" w:rsidP="00EE3AD0" w:rsidRDefault="00EE3AD0" w14:paraId="0561F6DF" w14:textId="77777777">
            <w:pPr>
              <w:rPr>
                <w:lang w:val="en-US"/>
              </w:rPr>
            </w:pPr>
            <w:r w:rsidRPr="00EE3AD0">
              <w:rPr>
                <w:b/>
                <w:bCs/>
                <w:lang w:val="en-US"/>
              </w:rPr>
              <w:t>5. Nguồn dữ liệu:</w:t>
            </w:r>
          </w:p>
          <w:p w:rsidRPr="00EE3AD0" w:rsidR="00EE3AD0" w:rsidRDefault="00EE3AD0" w14:paraId="1A487B11" w14:textId="77777777">
            <w:pPr>
              <w:numPr>
                <w:ilvl w:val="0"/>
                <w:numId w:val="433"/>
              </w:numPr>
              <w:rPr>
                <w:lang w:val="en-US"/>
              </w:rPr>
            </w:pPr>
            <w:r w:rsidRPr="00EE3AD0">
              <w:rPr>
                <w:lang w:val="en-US"/>
              </w:rPr>
              <w:t>Đối chiếu với Mã chỉ tiêu CT 3.1</w:t>
            </w:r>
          </w:p>
          <w:p w:rsidRPr="00EE3AD0" w:rsidR="00EE3AD0" w:rsidP="00EE3AD0" w:rsidRDefault="00EE3AD0" w14:paraId="69A5FB8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9C4AD5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365E31" w14:textId="77777777">
            <w:pPr>
              <w:rPr>
                <w:lang w:val="en-US"/>
              </w:rPr>
            </w:pPr>
            <w:r w:rsidRPr="00EE3AD0">
              <w:rPr>
                <w:b/>
                <w:bCs/>
                <w:lang w:val="en-US"/>
              </w:rPr>
              <w:t>CT 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7C83FBD"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8420981" w14:textId="77777777">
            <w:pPr>
              <w:rPr>
                <w:lang w:val="en-US"/>
              </w:rPr>
            </w:pPr>
            <w:r w:rsidRPr="00EE3AD0">
              <w:rPr>
                <w:b/>
                <w:bCs/>
                <w:lang w:val="en-US"/>
              </w:rPr>
              <w:t>2. Định nghĩa/Diễn giải/Ý nghĩa/Mục đích đo lường:</w:t>
            </w:r>
          </w:p>
          <w:p w:rsidRPr="00EE3AD0" w:rsidR="00EE3AD0" w:rsidP="00EE3AD0" w:rsidRDefault="00EE3AD0" w14:paraId="48737D85" w14:textId="77777777">
            <w:pPr>
              <w:rPr>
                <w:lang w:val="en-US"/>
              </w:rPr>
            </w:pPr>
            <w:r w:rsidRPr="00EE3AD0">
              <w:rPr>
                <w:b/>
                <w:bCs/>
                <w:i/>
                <w:iCs/>
                <w:lang w:val="en-US"/>
              </w:rPr>
              <w:t>2.1. Định nghĩa/Diễn giải:</w:t>
            </w:r>
          </w:p>
          <w:p w:rsidRPr="00EE3AD0" w:rsidR="00EE3AD0" w:rsidRDefault="00EE3AD0" w14:paraId="11A32120" w14:textId="77777777">
            <w:pPr>
              <w:numPr>
                <w:ilvl w:val="0"/>
                <w:numId w:val="434"/>
              </w:numPr>
              <w:rPr>
                <w:lang w:val="en-US"/>
              </w:rPr>
            </w:pPr>
            <w:r w:rsidRPr="00EE3AD0">
              <w:rPr>
                <w:lang w:val="en-US"/>
              </w:rPr>
              <w:t>Là việc bóc tách và phân bổ "Tổng lượng nước tiêu thụ" theo các nhóm đường bay đặc thù của hãng (ví dụ: Quốc nội vs. Quốc tế)</w:t>
            </w:r>
          </w:p>
          <w:p w:rsidRPr="00EE3AD0" w:rsidR="00EE3AD0" w:rsidP="00EE3AD0" w:rsidRDefault="00EE3AD0" w14:paraId="3A3A78E1" w14:textId="77777777">
            <w:pPr>
              <w:rPr>
                <w:lang w:val="en-US"/>
              </w:rPr>
            </w:pPr>
            <w:r w:rsidRPr="00EE3AD0">
              <w:rPr>
                <w:b/>
                <w:bCs/>
                <w:i/>
                <w:iCs/>
                <w:lang w:val="en-US"/>
              </w:rPr>
              <w:t>2.2. Ý nghĩa/Mục đích đo lường:</w:t>
            </w:r>
          </w:p>
          <w:p w:rsidRPr="00EE3AD0" w:rsidR="00EE3AD0" w:rsidRDefault="00EE3AD0" w14:paraId="703C28AD" w14:textId="77777777">
            <w:pPr>
              <w:numPr>
                <w:ilvl w:val="0"/>
                <w:numId w:val="435"/>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4EF165FD"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1DE27F8B" w14:textId="77777777">
            <w:pPr>
              <w:rPr>
                <w:lang w:val="en-US"/>
              </w:rPr>
            </w:pPr>
            <w:r w:rsidRPr="00EE3AD0">
              <w:rPr>
                <w:b/>
                <w:bCs/>
                <w:lang w:val="en-US"/>
              </w:rPr>
              <w:t>4. Chiều tổng hợp dữ liệu:</w:t>
            </w:r>
          </w:p>
          <w:p w:rsidRPr="00EE3AD0" w:rsidR="00EE3AD0" w:rsidRDefault="00EE3AD0" w14:paraId="1543A8CD" w14:textId="77777777">
            <w:pPr>
              <w:numPr>
                <w:ilvl w:val="0"/>
                <w:numId w:val="436"/>
              </w:numPr>
              <w:rPr>
                <w:lang w:val="en-US"/>
              </w:rPr>
            </w:pPr>
            <w:r w:rsidRPr="00EE3AD0">
              <w:rPr>
                <w:lang w:val="en-US"/>
              </w:rPr>
              <w:t>Theo thời gian: Năm.</w:t>
            </w:r>
          </w:p>
          <w:p w:rsidRPr="00EE3AD0" w:rsidR="00EE3AD0" w:rsidP="00EE3AD0" w:rsidRDefault="00EE3AD0" w14:paraId="5FAF87E1" w14:textId="77777777">
            <w:pPr>
              <w:rPr>
                <w:lang w:val="en-US"/>
              </w:rPr>
            </w:pPr>
            <w:r w:rsidRPr="00EE3AD0">
              <w:rPr>
                <w:b/>
                <w:bCs/>
                <w:lang w:val="en-US"/>
              </w:rPr>
              <w:t>5. Nguồn dữ liệu:</w:t>
            </w:r>
            <w:r w:rsidRPr="00EE3AD0">
              <w:rPr>
                <w:lang w:val="en-US"/>
              </w:rPr>
              <w:t> </w:t>
            </w:r>
          </w:p>
          <w:p w:rsidRPr="00EE3AD0" w:rsidR="00EE3AD0" w:rsidRDefault="00EE3AD0" w14:paraId="6BFCA08C" w14:textId="77777777">
            <w:pPr>
              <w:numPr>
                <w:ilvl w:val="0"/>
                <w:numId w:val="437"/>
              </w:numPr>
              <w:rPr>
                <w:lang w:val="en-US"/>
              </w:rPr>
            </w:pPr>
            <w:r w:rsidRPr="00EE3AD0">
              <w:rPr>
                <w:lang w:val="en-US"/>
              </w:rPr>
              <w:t>Đối chiếu với Mã chỉ tiêu CT 3.1</w:t>
            </w:r>
          </w:p>
          <w:p w:rsidRPr="00EE3AD0" w:rsidR="00EE3AD0" w:rsidP="00EE3AD0" w:rsidRDefault="00EE3AD0" w14:paraId="55A8049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42DC82B"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93B651B" w14:textId="77777777">
            <w:pPr>
              <w:rPr>
                <w:lang w:val="en-US"/>
              </w:rPr>
            </w:pPr>
            <w:r w:rsidRPr="00EE3AD0">
              <w:rPr>
                <w:b/>
                <w:bCs/>
                <w:lang w:val="en-US"/>
              </w:rPr>
              <w:t>CT 3.10</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6A2AFF8" w14:textId="77777777">
            <w:pPr>
              <w:rPr>
                <w:lang w:val="en-US"/>
              </w:rPr>
            </w:pPr>
            <w:r w:rsidRPr="00EE3AD0">
              <w:rPr>
                <w:b/>
                <w:bCs/>
                <w:lang w:val="en-US"/>
              </w:rPr>
              <w:t xml:space="preserve">1. Tên chỉ tiêu: </w:t>
            </w:r>
            <w:r w:rsidRPr="00EE3AD0">
              <w:rPr>
                <w:lang w:val="en-US"/>
              </w:rPr>
              <w:t>Water by Aircraft Type – Lượng nước theo tàu bay (Megalit)</w:t>
            </w:r>
          </w:p>
          <w:p w:rsidRPr="00EE3AD0" w:rsidR="00EE3AD0" w:rsidP="00EE3AD0" w:rsidRDefault="00EE3AD0" w14:paraId="5A45C457" w14:textId="77777777">
            <w:pPr>
              <w:rPr>
                <w:lang w:val="en-US"/>
              </w:rPr>
            </w:pPr>
            <w:r w:rsidRPr="00EE3AD0">
              <w:rPr>
                <w:b/>
                <w:bCs/>
                <w:lang w:val="en-US"/>
              </w:rPr>
              <w:t>2. Định nghĩa/Diễn giải/Ý nghĩa/Mục đích đo lường:</w:t>
            </w:r>
          </w:p>
          <w:p w:rsidRPr="00EE3AD0" w:rsidR="00EE3AD0" w:rsidP="00EE3AD0" w:rsidRDefault="00EE3AD0" w14:paraId="418A1233" w14:textId="77777777">
            <w:pPr>
              <w:rPr>
                <w:lang w:val="en-US"/>
              </w:rPr>
            </w:pPr>
            <w:r w:rsidRPr="00EE3AD0">
              <w:rPr>
                <w:b/>
                <w:bCs/>
                <w:i/>
                <w:iCs/>
                <w:lang w:val="en-US"/>
              </w:rPr>
              <w:t>2.1. Định nghĩa/Diễn giải:</w:t>
            </w:r>
          </w:p>
          <w:p w:rsidRPr="00EE3AD0" w:rsidR="00EE3AD0" w:rsidRDefault="00EE3AD0" w14:paraId="68E90B23" w14:textId="77777777">
            <w:pPr>
              <w:numPr>
                <w:ilvl w:val="0"/>
                <w:numId w:val="438"/>
              </w:numPr>
              <w:rPr>
                <w:lang w:val="en-US"/>
              </w:rPr>
            </w:pPr>
            <w:r w:rsidRPr="00EE3AD0">
              <w:rPr>
                <w:lang w:val="en-US"/>
              </w:rPr>
              <w:t>Là việc phân loại lượng nước sạch đã cấp lên theo bốn dòng tàu bay hiện đang khai thác trong đội bay của VNA</w:t>
            </w:r>
          </w:p>
          <w:p w:rsidRPr="00EE3AD0" w:rsidR="00EE3AD0" w:rsidP="00EE3AD0" w:rsidRDefault="00EE3AD0" w14:paraId="4F5D2B09" w14:textId="77777777">
            <w:pPr>
              <w:rPr>
                <w:lang w:val="en-US"/>
              </w:rPr>
            </w:pPr>
            <w:r w:rsidRPr="00EE3AD0">
              <w:rPr>
                <w:b/>
                <w:bCs/>
                <w:i/>
                <w:iCs/>
                <w:lang w:val="en-US"/>
              </w:rPr>
              <w:t>2.2. Ý nghĩa/Mục đích đo lường:</w:t>
            </w:r>
          </w:p>
          <w:p w:rsidRPr="00EE3AD0" w:rsidR="00EE3AD0" w:rsidRDefault="00EE3AD0" w14:paraId="4448D2A2" w14:textId="77777777">
            <w:pPr>
              <w:numPr>
                <w:ilvl w:val="0"/>
                <w:numId w:val="439"/>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8C56CF0"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08F11619" w14:textId="77777777">
            <w:pPr>
              <w:rPr>
                <w:lang w:val="en-US"/>
              </w:rPr>
            </w:pPr>
            <w:r w:rsidRPr="00EE3AD0">
              <w:rPr>
                <w:b/>
                <w:bCs/>
                <w:lang w:val="en-US"/>
              </w:rPr>
              <w:t>4. Chiều tổng hợp dữ liệu:</w:t>
            </w:r>
          </w:p>
          <w:p w:rsidRPr="00EE3AD0" w:rsidR="00EE3AD0" w:rsidRDefault="00EE3AD0" w14:paraId="23E96792" w14:textId="77777777">
            <w:pPr>
              <w:numPr>
                <w:ilvl w:val="0"/>
                <w:numId w:val="440"/>
              </w:numPr>
              <w:rPr>
                <w:lang w:val="en-US"/>
              </w:rPr>
            </w:pPr>
            <w:r w:rsidRPr="00EE3AD0">
              <w:rPr>
                <w:lang w:val="en-US"/>
              </w:rPr>
              <w:t>Theo thời gian: Năm.</w:t>
            </w:r>
          </w:p>
          <w:p w:rsidRPr="00EE3AD0" w:rsidR="00EE3AD0" w:rsidP="00EE3AD0" w:rsidRDefault="00EE3AD0" w14:paraId="4C36FF24" w14:textId="77777777">
            <w:pPr>
              <w:rPr>
                <w:lang w:val="en-US"/>
              </w:rPr>
            </w:pPr>
            <w:r w:rsidRPr="00EE3AD0">
              <w:rPr>
                <w:b/>
                <w:bCs/>
                <w:lang w:val="en-US"/>
              </w:rPr>
              <w:t>5. Nguồn dữ liệu:</w:t>
            </w:r>
            <w:r w:rsidRPr="00EE3AD0">
              <w:rPr>
                <w:lang w:val="en-US"/>
              </w:rPr>
              <w:t> </w:t>
            </w:r>
          </w:p>
          <w:p w:rsidRPr="00EE3AD0" w:rsidR="00EE3AD0" w:rsidRDefault="00EE3AD0" w14:paraId="74E6DD45" w14:textId="77777777">
            <w:pPr>
              <w:numPr>
                <w:ilvl w:val="0"/>
                <w:numId w:val="441"/>
              </w:numPr>
              <w:rPr>
                <w:lang w:val="en-US"/>
              </w:rPr>
            </w:pPr>
            <w:r w:rsidRPr="00EE3AD0">
              <w:rPr>
                <w:lang w:val="en-US"/>
              </w:rPr>
              <w:t>Đối chiếu với Mã chỉ tiêu CT 3.1</w:t>
            </w:r>
          </w:p>
          <w:p w:rsidRPr="00EE3AD0" w:rsidR="00EE3AD0" w:rsidP="00EE3AD0" w:rsidRDefault="00EE3AD0" w14:paraId="57C38E0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5FAF84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6B64D09E" w14:textId="77777777">
            <w:pPr>
              <w:rPr>
                <w:lang w:val="en-US"/>
              </w:rPr>
            </w:pPr>
            <w:r w:rsidRPr="00EE3AD0">
              <w:rPr>
                <w:b/>
                <w:bCs/>
                <w:lang w:val="en-US"/>
              </w:rPr>
              <w:t>CT 3.11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A423AE"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54F97B70" w14:textId="77777777">
            <w:pPr>
              <w:rPr>
                <w:lang w:val="en-US"/>
              </w:rPr>
            </w:pPr>
            <w:r w:rsidRPr="00EE3AD0">
              <w:rPr>
                <w:b/>
                <w:bCs/>
                <w:lang w:val="en-US"/>
              </w:rPr>
              <w:t>2. Định nghĩa/Diễn giải/Ý nghĩa/Mục đích đo lường:</w:t>
            </w:r>
          </w:p>
          <w:p w:rsidRPr="00EE3AD0" w:rsidR="00EE3AD0" w:rsidP="00EE3AD0" w:rsidRDefault="00EE3AD0" w14:paraId="02015E7E" w14:textId="77777777">
            <w:pPr>
              <w:rPr>
                <w:lang w:val="en-US"/>
              </w:rPr>
            </w:pPr>
            <w:r w:rsidRPr="00EE3AD0">
              <w:rPr>
                <w:b/>
                <w:bCs/>
                <w:i/>
                <w:iCs/>
                <w:lang w:val="en-US"/>
              </w:rPr>
              <w:t>2.1. Định nghĩa/Diễn giải:</w:t>
            </w:r>
          </w:p>
          <w:p w:rsidRPr="00EE3AD0" w:rsidR="00EE3AD0" w:rsidRDefault="00EE3AD0" w14:paraId="0992C358" w14:textId="77777777">
            <w:pPr>
              <w:numPr>
                <w:ilvl w:val="0"/>
                <w:numId w:val="442"/>
              </w:numPr>
              <w:rPr>
                <w:lang w:val="en-US"/>
              </w:rPr>
            </w:pPr>
            <w:r w:rsidRPr="00EE3AD0">
              <w:rPr>
                <w:lang w:val="en-US"/>
              </w:rPr>
              <w:t>Là chỉ tiêu so sánh trực tiếp giữa lượng nước thực tế đã tiêu thụ toàn mạng bay trong một năm tài chính so với hạn mức mục tiêu (Target) đã được Ban Lãnh đạo VNA phê duyệt từ đầu kỳ báo cáo.</w:t>
            </w:r>
          </w:p>
          <w:p w:rsidRPr="00EE3AD0" w:rsidR="00EE3AD0" w:rsidP="00EE3AD0" w:rsidRDefault="00EE3AD0" w14:paraId="5E5CC9F5" w14:textId="77777777">
            <w:pPr>
              <w:rPr>
                <w:lang w:val="en-US"/>
              </w:rPr>
            </w:pPr>
            <w:r w:rsidRPr="00EE3AD0">
              <w:rPr>
                <w:b/>
                <w:bCs/>
                <w:i/>
                <w:iCs/>
                <w:lang w:val="en-US"/>
              </w:rPr>
              <w:t>2.2. Ý nghĩa/Mục đích đo lường:</w:t>
            </w:r>
          </w:p>
          <w:p w:rsidRPr="00EE3AD0" w:rsidR="00EE3AD0" w:rsidRDefault="00EE3AD0" w14:paraId="28BC9550" w14:textId="77777777">
            <w:pPr>
              <w:numPr>
                <w:ilvl w:val="0"/>
                <w:numId w:val="443"/>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5B8D608"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7EF7E50B"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071AC5AB" w14:textId="77777777">
            <w:pPr>
              <w:rPr>
                <w:lang w:val="en-US"/>
              </w:rPr>
            </w:pPr>
            <w:r w:rsidRPr="00EE3AD0">
              <w:rPr>
                <w:b/>
                <w:bCs/>
                <w:lang w:val="en-US"/>
              </w:rPr>
              <w:t>5. Nguồn dữ liệu: </w:t>
            </w:r>
          </w:p>
          <w:p w:rsidRPr="00EE3AD0" w:rsidR="00EE3AD0" w:rsidRDefault="00EE3AD0" w14:paraId="291DEF8A" w14:textId="77777777">
            <w:pPr>
              <w:numPr>
                <w:ilvl w:val="0"/>
                <w:numId w:val="444"/>
              </w:numPr>
              <w:rPr>
                <w:lang w:val="en-US"/>
              </w:rPr>
            </w:pPr>
            <w:r w:rsidRPr="00EE3AD0">
              <w:rPr>
                <w:lang w:val="en-US"/>
              </w:rPr>
              <w:t>Đối với lượng nước tiêu thụ theo năm: Đối chiếu với Mã chỉ tiêu CT 3.1</w:t>
            </w:r>
          </w:p>
          <w:p w:rsidRPr="00EE3AD0" w:rsidR="00EE3AD0" w:rsidRDefault="00EE3AD0" w14:paraId="7C7B405E" w14:textId="77777777">
            <w:pPr>
              <w:numPr>
                <w:ilvl w:val="0"/>
                <w:numId w:val="444"/>
              </w:numPr>
              <w:rPr>
                <w:lang w:val="en-US"/>
              </w:rPr>
            </w:pPr>
            <w:r w:rsidRPr="00EE3AD0">
              <w:rPr>
                <w:lang w:val="en-US"/>
              </w:rPr>
              <w:t>Đối với mục tiêu: Nhập tay </w:t>
            </w:r>
          </w:p>
          <w:p w:rsidRPr="00EE3AD0" w:rsidR="00EE3AD0" w:rsidP="00EE3AD0" w:rsidRDefault="00EE3AD0" w14:paraId="1F61620B"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56DD3F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813325A" w14:textId="77777777">
            <w:pPr>
              <w:rPr>
                <w:lang w:val="en-US"/>
              </w:rPr>
            </w:pPr>
            <w:r w:rsidRPr="00EE3AD0">
              <w:rPr>
                <w:b/>
                <w:bCs/>
                <w:lang w:val="en-US"/>
              </w:rPr>
              <w:t>CT 3.12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37F8507"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5E1F51AE" w14:textId="77777777">
            <w:pPr>
              <w:rPr>
                <w:lang w:val="en-US"/>
              </w:rPr>
            </w:pPr>
            <w:r w:rsidRPr="00EE3AD0">
              <w:rPr>
                <w:b/>
                <w:bCs/>
                <w:lang w:val="en-US"/>
              </w:rPr>
              <w:t>2. Định nghĩa/Diễn giải/Ý nghĩa/Mục đích đo lường:</w:t>
            </w:r>
          </w:p>
          <w:p w:rsidRPr="00EE3AD0" w:rsidR="00EE3AD0" w:rsidP="00EE3AD0" w:rsidRDefault="00EE3AD0" w14:paraId="728D6EE1" w14:textId="77777777">
            <w:pPr>
              <w:rPr>
                <w:lang w:val="en-US"/>
              </w:rPr>
            </w:pPr>
            <w:r w:rsidRPr="00EE3AD0">
              <w:rPr>
                <w:b/>
                <w:bCs/>
                <w:i/>
                <w:iCs/>
                <w:lang w:val="en-US"/>
              </w:rPr>
              <w:t>2.1. Định nghĩa/Diễn giải:</w:t>
            </w:r>
          </w:p>
          <w:p w:rsidRPr="00EE3AD0" w:rsidR="00EE3AD0" w:rsidRDefault="00EE3AD0" w14:paraId="36E39271" w14:textId="77777777">
            <w:pPr>
              <w:numPr>
                <w:ilvl w:val="0"/>
                <w:numId w:val="445"/>
              </w:numPr>
              <w:rPr>
                <w:lang w:val="en-US"/>
              </w:rPr>
            </w:pPr>
            <w:r w:rsidRPr="00EE3AD0">
              <w:rPr>
                <w:lang w:val="en-US"/>
              </w:rPr>
              <w:t>Là phiên bản chia nhỏ (breakdown) của CT 3.9 theo chu kỳ hàng tháng. Chỉ tiêu này theo dõi lượng nước tiêu thụ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5375D7AF" w14:textId="77777777">
            <w:pPr>
              <w:rPr>
                <w:lang w:val="en-US"/>
              </w:rPr>
            </w:pPr>
            <w:r w:rsidRPr="00EE3AD0">
              <w:rPr>
                <w:b/>
                <w:bCs/>
                <w:i/>
                <w:iCs/>
                <w:lang w:val="en-US"/>
              </w:rPr>
              <w:t>2.2. Ý nghĩa/Mục đích đo lường:</w:t>
            </w:r>
          </w:p>
          <w:p w:rsidRPr="00EE3AD0" w:rsidR="00EE3AD0" w:rsidRDefault="00EE3AD0" w14:paraId="6AE03E39" w14:textId="77777777">
            <w:pPr>
              <w:numPr>
                <w:ilvl w:val="0"/>
                <w:numId w:val="446"/>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7BFEEE5"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593C871B"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0217EE54" w14:textId="77777777">
            <w:pPr>
              <w:rPr>
                <w:lang w:val="en-US"/>
              </w:rPr>
            </w:pPr>
            <w:r w:rsidRPr="00EE3AD0">
              <w:rPr>
                <w:b/>
                <w:bCs/>
                <w:lang w:val="en-US"/>
              </w:rPr>
              <w:t>5. Nguồn dữ liệu: </w:t>
            </w:r>
          </w:p>
          <w:p w:rsidRPr="00EE3AD0" w:rsidR="00EE3AD0" w:rsidRDefault="00EE3AD0" w14:paraId="6B1EC5FC" w14:textId="77777777">
            <w:pPr>
              <w:numPr>
                <w:ilvl w:val="0"/>
                <w:numId w:val="447"/>
              </w:numPr>
              <w:rPr>
                <w:lang w:val="en-US"/>
              </w:rPr>
            </w:pPr>
            <w:r w:rsidRPr="00EE3AD0">
              <w:rPr>
                <w:lang w:val="en-US"/>
              </w:rPr>
              <w:t>Đối với lượng nước tiêu thụ theo tháng: Đối chiếu với Mã chỉ tiêu CT 3.1</w:t>
            </w:r>
          </w:p>
          <w:p w:rsidRPr="00EE3AD0" w:rsidR="00EE3AD0" w:rsidRDefault="00EE3AD0" w14:paraId="169E3A9B" w14:textId="77777777">
            <w:pPr>
              <w:numPr>
                <w:ilvl w:val="0"/>
                <w:numId w:val="447"/>
              </w:numPr>
              <w:rPr>
                <w:lang w:val="en-US"/>
              </w:rPr>
            </w:pPr>
            <w:r w:rsidRPr="00EE3AD0">
              <w:rPr>
                <w:lang w:val="en-US"/>
              </w:rPr>
              <w:t>Đối với mục tiêu: Nhập tay </w:t>
            </w:r>
          </w:p>
          <w:p w:rsidRPr="00EE3AD0" w:rsidR="00EE3AD0" w:rsidP="00EE3AD0" w:rsidRDefault="00EE3AD0" w14:paraId="4F3AFFA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AB01918"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0168F2EA" w14:textId="77777777">
            <w:pPr>
              <w:rPr>
                <w:lang w:val="en-US"/>
              </w:rPr>
            </w:pPr>
            <w:r w:rsidRPr="00EE3AD0">
              <w:rPr>
                <w:b/>
                <w:bCs/>
                <w:lang w:val="en-US"/>
              </w:rPr>
              <w:t>CT 3.13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23BA21F" w14:textId="77777777">
            <w:pPr>
              <w:rPr>
                <w:lang w:val="en-US"/>
              </w:rPr>
            </w:pPr>
            <w:r w:rsidRPr="00EE3AD0">
              <w:rPr>
                <w:b/>
                <w:bCs/>
                <w:lang w:val="en-US"/>
              </w:rPr>
              <w:t xml:space="preserve">1. Tên chỉ tiêu: </w:t>
            </w:r>
            <w:r w:rsidRPr="00EE3AD0">
              <w:rPr>
                <w:lang w:val="en-US"/>
              </w:rPr>
              <w:t>Average Water by Route Sector for Wide-body Aircraft – Lượng nước trung bình theo chặng bay và tàu bay thân rộng</w:t>
            </w:r>
          </w:p>
          <w:p w:rsidRPr="00EE3AD0" w:rsidR="00EE3AD0" w:rsidP="00EE3AD0" w:rsidRDefault="00EE3AD0" w14:paraId="34C7520F" w14:textId="77777777">
            <w:pPr>
              <w:rPr>
                <w:lang w:val="en-US"/>
              </w:rPr>
            </w:pPr>
            <w:r w:rsidRPr="00EE3AD0">
              <w:rPr>
                <w:b/>
                <w:bCs/>
                <w:lang w:val="en-US"/>
              </w:rPr>
              <w:t>2. Định nghĩa/Diễn giải/Ý nghĩa/Mục đích đo lường:</w:t>
            </w:r>
          </w:p>
          <w:p w:rsidRPr="00EE3AD0" w:rsidR="00EE3AD0" w:rsidP="00EE3AD0" w:rsidRDefault="00EE3AD0" w14:paraId="5DA3E3C6" w14:textId="77777777">
            <w:pPr>
              <w:rPr>
                <w:lang w:val="en-US"/>
              </w:rPr>
            </w:pPr>
            <w:r w:rsidRPr="00EE3AD0">
              <w:rPr>
                <w:b/>
                <w:bCs/>
                <w:i/>
                <w:iCs/>
                <w:lang w:val="en-US"/>
              </w:rPr>
              <w:t>2.1. Định nghĩa/Diễn giải:</w:t>
            </w:r>
          </w:p>
          <w:p w:rsidRPr="00EE3AD0" w:rsidR="00EE3AD0" w:rsidRDefault="00EE3AD0" w14:paraId="73660EB6" w14:textId="77777777">
            <w:pPr>
              <w:numPr>
                <w:ilvl w:val="0"/>
                <w:numId w:val="448"/>
              </w:numPr>
              <w:rPr>
                <w:lang w:val="en-US"/>
              </w:rPr>
            </w:pPr>
            <w:r w:rsidRPr="00EE3AD0">
              <w:rPr>
                <w:lang w:val="en-US"/>
              </w:rPr>
              <w:t>Là thống kê thể tích nước sạch tiêu thụ trung bình trên một chuyến bay khai thác bằng tàu bay thân rộng (A350/B787). Chỉ tiêu phân tách chi tiết theo các nhóm đường bay có đặc thù dịch vụ khác nhau</w:t>
            </w:r>
          </w:p>
          <w:p w:rsidRPr="00EE3AD0" w:rsidR="00EE3AD0" w:rsidRDefault="0A4ED42B" w14:paraId="2D4F544E" w14:textId="4D0BAEF5">
            <w:pPr>
              <w:numPr>
                <w:ilvl w:val="0"/>
                <w:numId w:val="448"/>
              </w:numPr>
              <w:rPr>
                <w:lang w:val="en-US"/>
              </w:rPr>
            </w:pPr>
            <w:r w:rsidRPr="6BD8C2C6">
              <w:rPr>
                <w:lang w:val="en-US"/>
              </w:rPr>
              <w:t>Chỉ tiêu phân tách thành các nhóm</w:t>
            </w:r>
            <w:r w:rsidRPr="6BD8C2C6" w:rsidR="1D83DF06">
              <w:rPr>
                <w:lang w:val="en-US"/>
              </w:rPr>
              <w:t xml:space="preserve"> đường bay</w:t>
            </w:r>
            <w:r w:rsidRPr="6BD8C2C6">
              <w:rPr>
                <w:lang w:val="en-US"/>
              </w:rPr>
              <w:t xml:space="preserve"> sau: </w:t>
            </w:r>
          </w:p>
          <w:p w:rsidRPr="00EE3AD0" w:rsidR="00EE3AD0" w:rsidP="00EE3AD0" w:rsidRDefault="00EE3AD0" w14:paraId="669EADED" w14:textId="77777777">
            <w:pPr>
              <w:rPr>
                <w:lang w:val="en-US"/>
              </w:rPr>
            </w:pPr>
            <w:r w:rsidRPr="00EE3AD0">
              <w:rPr>
                <w:b/>
                <w:bCs/>
                <w:i/>
                <w:iCs/>
                <w:lang w:val="en-US"/>
              </w:rPr>
              <w:t>2.2. Ý nghĩa/Mục đích đo lường:</w:t>
            </w:r>
          </w:p>
          <w:p w:rsidRPr="00EE3AD0" w:rsidR="00EE3AD0" w:rsidRDefault="00EE3AD0" w14:paraId="70835BB9" w14:textId="77777777">
            <w:pPr>
              <w:numPr>
                <w:ilvl w:val="0"/>
                <w:numId w:val="449"/>
              </w:numPr>
              <w:rPr>
                <w:lang w:val="en-US"/>
              </w:rPr>
            </w:pPr>
            <w:r w:rsidRPr="00EE3AD0">
              <w:rPr>
                <w:lang w:val="en-US"/>
              </w:rPr>
              <w:t>Làm cơ sở dữ liệu gốc (Baseline) để xây dựng KPI năm kế tiếp: Đây là mục đích cốt lõi. Số liệu trung bình của năm hiện tại (Y-1) kết hợp với tỷ lệ tăng trưởng hành khách dự kiến sẽ là công thức đầu vào để tính toán hạn mức KPI tiêu thụ nước cho năm ngân sách tiếp theo (Y). </w:t>
            </w:r>
          </w:p>
          <w:p w:rsidRPr="00EE3AD0" w:rsidR="00EE3AD0" w:rsidP="00EE3AD0" w:rsidRDefault="00EE3AD0" w14:paraId="7A62C75B" w14:textId="77777777">
            <w:pPr>
              <w:rPr>
                <w:lang w:val="en-US"/>
              </w:rPr>
            </w:pPr>
            <w:r w:rsidRPr="00EE3AD0">
              <w:rPr>
                <w:b/>
                <w:bCs/>
                <w:lang w:val="en-US"/>
              </w:rPr>
              <w:t xml:space="preserve">3. Công thức tính: </w:t>
            </w:r>
            <w:r w:rsidRPr="00EE3AD0">
              <w:rPr>
                <w:lang w:val="en-US"/>
              </w:rPr>
              <w:t>Lượng nước trung bình của 1 nhóm = (Tổng lượng nước sạch tiêu thụ của toàn bộ chuyến bay thuộc 1 nhóm) / (Tổng số chuyến bay thuộc 1 nhóm)</w:t>
            </w:r>
          </w:p>
          <w:p w:rsidRPr="00EE3AD0" w:rsidR="00EE3AD0" w:rsidP="00EE3AD0" w:rsidRDefault="00EE3AD0" w14:paraId="3A86F7B4"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6D981CA" w14:textId="77777777">
            <w:pPr>
              <w:rPr>
                <w:lang w:val="en-US"/>
              </w:rPr>
            </w:pPr>
            <w:r w:rsidRPr="00EE3AD0">
              <w:rPr>
                <w:b/>
                <w:bCs/>
                <w:lang w:val="en-US"/>
              </w:rPr>
              <w:t>5. Nguồn dữ liệu: </w:t>
            </w:r>
          </w:p>
          <w:p w:rsidRPr="00EE3AD0" w:rsidR="00EE3AD0" w:rsidRDefault="00EE3AD0" w14:paraId="41551493" w14:textId="77777777">
            <w:pPr>
              <w:numPr>
                <w:ilvl w:val="0"/>
                <w:numId w:val="450"/>
              </w:numPr>
              <w:rPr>
                <w:lang w:val="en-US"/>
              </w:rPr>
            </w:pPr>
            <w:r w:rsidRPr="00EE3AD0">
              <w:rPr>
                <w:lang w:val="en-US"/>
              </w:rPr>
              <w:t>Đối chiếu với Mã chỉ tiêu CT 3.1</w:t>
            </w:r>
          </w:p>
          <w:p w:rsidRPr="00EE3AD0" w:rsidR="00EE3AD0" w:rsidP="00EE3AD0" w:rsidRDefault="00EE3AD0" w14:paraId="78031E58" w14:textId="77777777">
            <w:pPr>
              <w:rPr>
                <w:lang w:val="en-US"/>
              </w:rPr>
            </w:pPr>
            <w:r w:rsidRPr="00EE3AD0">
              <w:rPr>
                <w:b/>
                <w:bCs/>
                <w:lang w:val="en-US"/>
              </w:rPr>
              <w:t xml:space="preserve">6. Tần suất cập nhật: </w:t>
            </w:r>
            <w:r w:rsidRPr="00EE3AD0">
              <w:rPr>
                <w:lang w:val="en-US"/>
              </w:rPr>
              <w:t>Theo tháng (ngày cuối cùng trong tháng).</w:t>
            </w:r>
          </w:p>
        </w:tc>
      </w:tr>
    </w:tbl>
    <w:p w:rsidRPr="00EE3AD0" w:rsidR="00EE3AD0" w:rsidP="00EE3AD0" w:rsidRDefault="00EE3AD0" w14:paraId="40BF82C3" w14:textId="77777777">
      <w:pPr>
        <w:rPr>
          <w:lang w:val="en-US"/>
        </w:rPr>
      </w:pPr>
    </w:p>
    <w:p w:rsidRPr="00597655" w:rsidR="00EE3AD0" w:rsidP="00A23DA0" w:rsidRDefault="00EE3AD0" w14:paraId="0E0852E7" w14:textId="77777777">
      <w:pPr>
        <w:pStyle w:val="Heading4"/>
        <w:rPr>
          <w:lang w:val="en-US"/>
        </w:rPr>
      </w:pPr>
      <w:bookmarkStart w:name="_Toc242783303" w:id="46"/>
      <w:r w:rsidRPr="00597655">
        <w:rPr>
          <w:lang w:val="en-US"/>
        </w:rPr>
        <w:t>2.2.2.10. Chỉ tiêu Airline E-1 - Noise Compliance - Tiếng ồn</w:t>
      </w:r>
      <w:bookmarkEnd w:id="46"/>
    </w:p>
    <w:p w:rsidR="00695A4C" w:rsidRDefault="07F6679C" w14:paraId="5172C660" w14:textId="77777777">
      <w:r w:rsidRPr="78B6F757">
        <w:rPr>
          <w:lang w:val="en-US"/>
        </w:rPr>
        <w:t>Báo cáo trên hệ thống: Airline E-1 - Tiếng ồn (bản tiếng Anh: Airline E-1 - Noise Compliance). Bộ lọc: Thời gian, Loại tàu bay.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65"/>
        <w:gridCol w:w="8482"/>
      </w:tblGrid>
      <w:tr w:rsidRPr="00EE3AD0" w:rsidR="00EE3AD0" w14:paraId="0566ABD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1162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79B8C6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9574D0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DABE61" w14:textId="77777777">
            <w:pPr>
              <w:rPr>
                <w:lang w:val="en-US"/>
              </w:rPr>
            </w:pPr>
            <w:r w:rsidRPr="00EE3AD0">
              <w:rPr>
                <w:b/>
                <w:bCs/>
                <w:lang w:val="en-US"/>
              </w:rPr>
              <w:t>CT 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8C66B53" w14:textId="77777777">
            <w:pPr>
              <w:rPr>
                <w:lang w:val="en-US"/>
              </w:rPr>
            </w:pPr>
            <w:r w:rsidRPr="00EE3AD0">
              <w:rPr>
                <w:b/>
                <w:bCs/>
                <w:lang w:val="en-US"/>
              </w:rPr>
              <w:t xml:space="preserve">1. Tên chỉ tiêu: </w:t>
            </w:r>
            <w:r w:rsidRPr="00EE3AD0">
              <w:rPr>
                <w:lang w:val="en-US"/>
              </w:rPr>
              <w:t>Number of Aircraft – Số tàu bay</w:t>
            </w:r>
          </w:p>
          <w:p w:rsidRPr="00EE3AD0" w:rsidR="00EE3AD0" w:rsidP="00EE3AD0" w:rsidRDefault="00EE3AD0" w14:paraId="2F10320F" w14:textId="77777777">
            <w:pPr>
              <w:rPr>
                <w:lang w:val="en-US"/>
              </w:rPr>
            </w:pPr>
            <w:r w:rsidRPr="00EE3AD0">
              <w:rPr>
                <w:b/>
                <w:bCs/>
                <w:lang w:val="en-US"/>
              </w:rPr>
              <w:t>2. Định nghĩa/Diễn giải/Ý nghĩa/Mục đích đo lường:</w:t>
            </w:r>
          </w:p>
          <w:p w:rsidRPr="00EE3AD0" w:rsidR="00EE3AD0" w:rsidP="00EE3AD0" w:rsidRDefault="00EE3AD0" w14:paraId="1B5D3A4D" w14:textId="77777777">
            <w:pPr>
              <w:rPr>
                <w:lang w:val="en-US"/>
              </w:rPr>
            </w:pPr>
            <w:r w:rsidRPr="00EE3AD0">
              <w:rPr>
                <w:b/>
                <w:bCs/>
                <w:i/>
                <w:iCs/>
                <w:lang w:val="en-US"/>
              </w:rPr>
              <w:t>2.1. Định nghĩa/Diễn giải:</w:t>
            </w:r>
          </w:p>
          <w:p w:rsidRPr="00EE3AD0" w:rsidR="00EE3AD0" w:rsidRDefault="00EE3AD0" w14:paraId="62924F12" w14:textId="77777777">
            <w:pPr>
              <w:numPr>
                <w:ilvl w:val="0"/>
                <w:numId w:val="451"/>
              </w:numPr>
              <w:rPr>
                <w:lang w:val="en-US"/>
              </w:rPr>
            </w:pPr>
            <w:r w:rsidRPr="00EE3AD0">
              <w:rPr>
                <w:lang w:val="en-US"/>
              </w:rPr>
              <w:t>Là tổng số tàu bay đang được khai thác thực tế.</w:t>
            </w:r>
          </w:p>
          <w:p w:rsidRPr="00EE3AD0" w:rsidR="00EE3AD0" w:rsidP="00EE3AD0" w:rsidRDefault="00EE3AD0" w14:paraId="21F06119" w14:textId="77777777">
            <w:pPr>
              <w:rPr>
                <w:lang w:val="en-US"/>
              </w:rPr>
            </w:pPr>
            <w:r w:rsidRPr="00EE3AD0">
              <w:rPr>
                <w:b/>
                <w:bCs/>
                <w:i/>
                <w:iCs/>
                <w:lang w:val="en-US"/>
              </w:rPr>
              <w:t>2.2. Ý nghĩa/Mục đích đo lường:</w:t>
            </w:r>
          </w:p>
          <w:p w:rsidRPr="00EE3AD0" w:rsidR="00EE3AD0" w:rsidRDefault="00EE3AD0" w14:paraId="1DC9C3B7" w14:textId="77777777">
            <w:pPr>
              <w:numPr>
                <w:ilvl w:val="0"/>
                <w:numId w:val="452"/>
              </w:numPr>
              <w:rPr>
                <w:lang w:val="en-US"/>
              </w:rPr>
            </w:pPr>
            <w:r w:rsidRPr="00EE3AD0">
              <w:rPr>
                <w:lang w:val="en-US"/>
              </w:rPr>
              <w:t>Phản ánh quy mô đội tàu bay đang khai thác trong kỳ báo cáo, làm cơ sở đánh giá tổng mức độ phát sinh tiếng ồn từ hoạt động bay của hãng hàng không. </w:t>
            </w:r>
          </w:p>
          <w:p w:rsidRPr="00EE3AD0" w:rsidR="00EE3AD0" w:rsidP="00EE3AD0" w:rsidRDefault="00EE3AD0" w14:paraId="60660FD5" w14:textId="77777777">
            <w:pPr>
              <w:rPr>
                <w:lang w:val="en-US"/>
              </w:rPr>
            </w:pPr>
            <w:r w:rsidRPr="00EE3AD0">
              <w:rPr>
                <w:b/>
                <w:bCs/>
                <w:lang w:val="en-US"/>
              </w:rPr>
              <w:t>3. Công thức tính:</w:t>
            </w:r>
          </w:p>
          <w:p w:rsidRPr="00EE3AD0" w:rsidR="00EE3AD0" w:rsidRDefault="00EE3AD0" w14:paraId="467A3BBD" w14:textId="77777777">
            <w:pPr>
              <w:numPr>
                <w:ilvl w:val="0"/>
                <w:numId w:val="453"/>
              </w:numPr>
              <w:rPr>
                <w:lang w:val="en-US"/>
              </w:rPr>
            </w:pPr>
            <w:r w:rsidRPr="00EE3AD0">
              <w:rPr>
                <w:lang w:val="en-US"/>
              </w:rPr>
              <w:t>Không có.</w:t>
            </w:r>
          </w:p>
          <w:p w:rsidRPr="00EE3AD0" w:rsidR="00EE3AD0" w:rsidP="00EE3AD0" w:rsidRDefault="00EE3AD0" w14:paraId="5A52A7F0" w14:textId="77777777">
            <w:pPr>
              <w:rPr>
                <w:lang w:val="en-US"/>
              </w:rPr>
            </w:pPr>
            <w:r w:rsidRPr="00EE3AD0">
              <w:rPr>
                <w:b/>
                <w:bCs/>
                <w:lang w:val="en-US"/>
              </w:rPr>
              <w:t>4. Chiều tổng hợp dữ liệu:</w:t>
            </w:r>
          </w:p>
          <w:p w:rsidRPr="00EE3AD0" w:rsidR="00EE3AD0" w:rsidRDefault="00EE3AD0" w14:paraId="300179B4" w14:textId="77777777">
            <w:pPr>
              <w:numPr>
                <w:ilvl w:val="0"/>
                <w:numId w:val="454"/>
              </w:numPr>
              <w:rPr>
                <w:lang w:val="en-US"/>
              </w:rPr>
            </w:pPr>
            <w:r w:rsidRPr="00EE3AD0">
              <w:rPr>
                <w:lang w:val="en-US"/>
              </w:rPr>
              <w:t>Theo thời gian: Năm, Quý, Tháng, Ngày (thời điểm) và theo Kiểu/ Loại tàu bay.</w:t>
            </w:r>
          </w:p>
          <w:p w:rsidRPr="00EE3AD0" w:rsidR="00EE3AD0" w:rsidP="00EE3AD0" w:rsidRDefault="00EE3AD0" w14:paraId="43A6CE39" w14:textId="77777777">
            <w:pPr>
              <w:rPr>
                <w:lang w:val="en-US"/>
              </w:rPr>
            </w:pPr>
            <w:r w:rsidRPr="00EE3AD0">
              <w:rPr>
                <w:b/>
                <w:bCs/>
                <w:lang w:val="en-US"/>
              </w:rPr>
              <w:t>5. Nguồn dữ liệu:</w:t>
            </w:r>
            <w:r w:rsidRPr="00EE3AD0">
              <w:rPr>
                <w:lang w:val="en-US"/>
              </w:rPr>
              <w:t> </w:t>
            </w:r>
          </w:p>
          <w:p w:rsidRPr="00EE3AD0" w:rsidR="00EE3AD0" w:rsidRDefault="00EE3AD0" w14:paraId="714246C2" w14:textId="77777777">
            <w:pPr>
              <w:numPr>
                <w:ilvl w:val="0"/>
                <w:numId w:val="455"/>
              </w:numPr>
              <w:rPr>
                <w:lang w:val="en-US"/>
              </w:rPr>
            </w:pPr>
            <w:r w:rsidRPr="00EE3AD0">
              <w:rPr>
                <w:lang w:val="en-US"/>
              </w:rPr>
              <w:t>Excel.</w:t>
            </w:r>
          </w:p>
          <w:p w:rsidRPr="00EE3AD0" w:rsidR="00EE3AD0" w:rsidP="00EE3AD0" w:rsidRDefault="00EE3AD0" w14:paraId="16A16974" w14:textId="77777777">
            <w:pPr>
              <w:rPr>
                <w:lang w:val="en-US"/>
              </w:rPr>
            </w:pPr>
            <w:r w:rsidRPr="00EE3AD0">
              <w:rPr>
                <w:b/>
                <w:bCs/>
                <w:lang w:val="en-US"/>
              </w:rPr>
              <w:t>6. Tần suất cập nhật:</w:t>
            </w:r>
            <w:r w:rsidRPr="00EE3AD0">
              <w:rPr>
                <w:lang w:val="en-US"/>
              </w:rPr>
              <w:t>. Theo giấy chứng nhận nhà khai thác (AOC) cập nhật.</w:t>
            </w:r>
          </w:p>
        </w:tc>
      </w:tr>
      <w:tr w:rsidRPr="00EE3AD0" w:rsidR="00EE3AD0" w14:paraId="0EF35AA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533B142" w14:textId="77777777">
            <w:pPr>
              <w:rPr>
                <w:lang w:val="en-US"/>
              </w:rPr>
            </w:pPr>
            <w:r w:rsidRPr="00EE3AD0">
              <w:rPr>
                <w:b/>
                <w:bCs/>
                <w:lang w:val="en-US"/>
              </w:rPr>
              <w:t>CT 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23FA09" w14:textId="77777777">
            <w:pPr>
              <w:rPr>
                <w:lang w:val="en-US"/>
              </w:rPr>
            </w:pPr>
            <w:r w:rsidRPr="00EE3AD0">
              <w:rPr>
                <w:b/>
                <w:bCs/>
                <w:lang w:val="en-US"/>
              </w:rPr>
              <w:t xml:space="preserve">1. Tên chỉ tiêu: </w:t>
            </w:r>
            <w:r w:rsidRPr="00EE3AD0">
              <w:rPr>
                <w:lang w:val="en-US"/>
              </w:rPr>
              <w:t>Certificate Composition – Cơ cấu chứng chỉ tiếng ồn</w:t>
            </w:r>
          </w:p>
          <w:p w:rsidRPr="00EE3AD0" w:rsidR="00EE3AD0" w:rsidP="00EE3AD0" w:rsidRDefault="00EE3AD0" w14:paraId="4E3BE291" w14:textId="77777777">
            <w:pPr>
              <w:rPr>
                <w:lang w:val="en-US"/>
              </w:rPr>
            </w:pPr>
            <w:r w:rsidRPr="00EE3AD0">
              <w:rPr>
                <w:b/>
                <w:bCs/>
                <w:lang w:val="en-US"/>
              </w:rPr>
              <w:t>2. Định nghĩa/Diễn giải/Ý nghĩa/Mục đích đo lường:</w:t>
            </w:r>
          </w:p>
          <w:p w:rsidRPr="00EE3AD0" w:rsidR="00EE3AD0" w:rsidP="00EE3AD0" w:rsidRDefault="00EE3AD0" w14:paraId="6A6FB076" w14:textId="77777777">
            <w:pPr>
              <w:rPr>
                <w:lang w:val="en-US"/>
              </w:rPr>
            </w:pPr>
            <w:r w:rsidRPr="00EE3AD0">
              <w:rPr>
                <w:b/>
                <w:bCs/>
                <w:i/>
                <w:iCs/>
                <w:lang w:val="en-US"/>
              </w:rPr>
              <w:t>2.1. Định nghĩa/Diễn giải:</w:t>
            </w:r>
          </w:p>
          <w:p w:rsidRPr="00EE3AD0" w:rsidR="00EE3AD0" w:rsidRDefault="00EE3AD0" w14:paraId="59D18C43" w14:textId="77777777">
            <w:pPr>
              <w:numPr>
                <w:ilvl w:val="0"/>
                <w:numId w:val="456"/>
              </w:numPr>
              <w:rPr>
                <w:lang w:val="en-US"/>
              </w:rPr>
            </w:pPr>
            <w:r w:rsidRPr="00EE3AD0">
              <w:rPr>
                <w:lang w:val="en-US"/>
              </w:rPr>
              <w:t>Cơ cấu tỷ trọng tàu bay theo từng Chapter tiếng ồn tại thời điểm báo cáo.</w:t>
            </w:r>
          </w:p>
          <w:p w:rsidRPr="00EE3AD0" w:rsidR="00EE3AD0" w:rsidP="00EE3AD0" w:rsidRDefault="00EE3AD0" w14:paraId="56FEC7AC" w14:textId="77777777">
            <w:pPr>
              <w:rPr>
                <w:lang w:val="en-US"/>
              </w:rPr>
            </w:pPr>
            <w:r w:rsidRPr="00EE3AD0">
              <w:rPr>
                <w:b/>
                <w:bCs/>
                <w:i/>
                <w:iCs/>
                <w:lang w:val="en-US"/>
              </w:rPr>
              <w:t>2.2. Ý nghĩa/Mục đích đo lường:</w:t>
            </w:r>
          </w:p>
          <w:p w:rsidRPr="00EE3AD0" w:rsidR="00EE3AD0" w:rsidRDefault="00EE3AD0" w14:paraId="073EE974" w14:textId="77777777">
            <w:pPr>
              <w:numPr>
                <w:ilvl w:val="0"/>
                <w:numId w:val="457"/>
              </w:numPr>
              <w:rPr>
                <w:lang w:val="en-US"/>
              </w:rPr>
            </w:pPr>
            <w:r w:rsidRPr="00EE3AD0">
              <w:rPr>
                <w:lang w:val="en-US"/>
              </w:rPr>
              <w:t>Phục vụ đánh giá mức độ tuân thủ của đội tàu bay đối với các tiêu chuẩn và quy định quốc tế về tiếng ồn hàng không. Chỉ tiêu giúp doanh nghiệp theo dõi tỷ trọng tàu bay đạt các cấp chứng nhận tiếng ồn khác nhau, từ đó đánh giá mức độ hiện đại, thân thiện môi trường và khả năng giảm thiểu ảnh hưởng tiếng ồn đến cộng đồng xung quanh sân bay. </w:t>
            </w:r>
          </w:p>
          <w:p w:rsidRPr="00EE3AD0" w:rsidR="00EE3AD0" w:rsidP="00EE3AD0" w:rsidRDefault="00EE3AD0" w14:paraId="138EC40F" w14:textId="77777777">
            <w:pPr>
              <w:rPr>
                <w:lang w:val="en-US"/>
              </w:rPr>
            </w:pPr>
            <w:r w:rsidRPr="00EE3AD0">
              <w:rPr>
                <w:b/>
                <w:bCs/>
                <w:lang w:val="en-US"/>
              </w:rPr>
              <w:t>3. Công thức tính:</w:t>
            </w:r>
          </w:p>
          <w:p w:rsidRPr="00EE3AD0" w:rsidR="00EE3AD0" w:rsidRDefault="00EE3AD0" w14:paraId="670440C6" w14:textId="77777777">
            <w:pPr>
              <w:numPr>
                <w:ilvl w:val="0"/>
                <w:numId w:val="458"/>
              </w:numPr>
              <w:rPr>
                <w:lang w:val="en-US"/>
              </w:rPr>
            </w:pPr>
            <w:r w:rsidRPr="00EE3AD0">
              <w:rPr>
                <w:lang w:val="en-US"/>
              </w:rPr>
              <w:t>Tỷ lệ % của Loại Chapter / Tổng số đội tàu bay.</w:t>
            </w:r>
          </w:p>
          <w:p w:rsidRPr="00EE3AD0" w:rsidR="00EE3AD0" w:rsidP="00EE3AD0" w:rsidRDefault="00EE3AD0" w14:paraId="2935D727" w14:textId="77777777">
            <w:pPr>
              <w:rPr>
                <w:lang w:val="en-US"/>
              </w:rPr>
            </w:pPr>
            <w:r w:rsidRPr="00EE3AD0">
              <w:rPr>
                <w:b/>
                <w:bCs/>
                <w:lang w:val="en-US"/>
              </w:rPr>
              <w:t>4. Chiều tổng hợp dữ liệu:</w:t>
            </w:r>
          </w:p>
          <w:p w:rsidRPr="00EE3AD0" w:rsidR="00EE3AD0" w:rsidRDefault="00EE3AD0" w14:paraId="118BCA3D" w14:textId="77777777">
            <w:pPr>
              <w:numPr>
                <w:ilvl w:val="0"/>
                <w:numId w:val="459"/>
              </w:numPr>
              <w:rPr>
                <w:lang w:val="en-US"/>
              </w:rPr>
            </w:pPr>
            <w:r w:rsidRPr="00EE3AD0">
              <w:rPr>
                <w:lang w:val="en-US"/>
              </w:rPr>
              <w:t>Theo thời gian:Năm, Quý, Tháng, Ngày (thời điểm) và theo Kiểu/ Loại tàu bay. </w:t>
            </w:r>
          </w:p>
          <w:p w:rsidRPr="00EE3AD0" w:rsidR="00EE3AD0" w:rsidP="00EE3AD0" w:rsidRDefault="00EE3AD0" w14:paraId="3ADA3C2F" w14:textId="77777777">
            <w:pPr>
              <w:rPr>
                <w:lang w:val="en-US"/>
              </w:rPr>
            </w:pPr>
            <w:r w:rsidRPr="00EE3AD0">
              <w:rPr>
                <w:b/>
                <w:bCs/>
                <w:lang w:val="en-US"/>
              </w:rPr>
              <w:t>5. Nguồn dữ liệu:</w:t>
            </w:r>
            <w:r w:rsidRPr="00EE3AD0">
              <w:rPr>
                <w:lang w:val="en-US"/>
              </w:rPr>
              <w:t> </w:t>
            </w:r>
          </w:p>
          <w:p w:rsidRPr="00EE3AD0" w:rsidR="00EE3AD0" w:rsidRDefault="00EE3AD0" w14:paraId="6143AF7D" w14:textId="77777777">
            <w:pPr>
              <w:numPr>
                <w:ilvl w:val="0"/>
                <w:numId w:val="460"/>
              </w:numPr>
              <w:rPr>
                <w:lang w:val="en-US"/>
              </w:rPr>
            </w:pPr>
            <w:r w:rsidRPr="00EE3AD0">
              <w:rPr>
                <w:lang w:val="en-US"/>
              </w:rPr>
              <w:t>Excel.</w:t>
            </w:r>
          </w:p>
          <w:p w:rsidRPr="00EE3AD0" w:rsidR="00EE3AD0" w:rsidP="00EE3AD0" w:rsidRDefault="00EE3AD0" w14:paraId="7CB03522"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r w:rsidRPr="00EE3AD0" w:rsidR="00EE3AD0" w14:paraId="4B14B6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EA8C78" w14:textId="77777777">
            <w:pPr>
              <w:rPr>
                <w:lang w:val="en-US"/>
              </w:rPr>
            </w:pPr>
            <w:r w:rsidRPr="00EE3AD0">
              <w:rPr>
                <w:b/>
                <w:bCs/>
                <w:lang w:val="en-US"/>
              </w:rPr>
              <w:t>CT 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1BA778" w14:textId="77777777">
            <w:pPr>
              <w:rPr>
                <w:lang w:val="en-US"/>
              </w:rPr>
            </w:pPr>
            <w:r w:rsidRPr="00EE3AD0">
              <w:rPr>
                <w:b/>
                <w:bCs/>
                <w:lang w:val="en-US"/>
              </w:rPr>
              <w:t xml:space="preserve">1. Tên chỉ tiêu: </w:t>
            </w:r>
            <w:r w:rsidRPr="00EE3AD0">
              <w:rPr>
                <w:lang w:val="en-US"/>
              </w:rPr>
              <w:t>Certificates by Year – Chứng chỉ theo năm</w:t>
            </w:r>
          </w:p>
          <w:p w:rsidRPr="00EE3AD0" w:rsidR="00EE3AD0" w:rsidP="00EE3AD0" w:rsidRDefault="00EE3AD0" w14:paraId="44F47232" w14:textId="77777777">
            <w:pPr>
              <w:rPr>
                <w:lang w:val="en-US"/>
              </w:rPr>
            </w:pPr>
            <w:r w:rsidRPr="00EE3AD0">
              <w:rPr>
                <w:b/>
                <w:bCs/>
                <w:lang w:val="en-US"/>
              </w:rPr>
              <w:t>2. Định nghĩa/Diễn giải/Ý nghĩa/Mục đích đo lường:</w:t>
            </w:r>
          </w:p>
          <w:p w:rsidRPr="00EE3AD0" w:rsidR="00EE3AD0" w:rsidP="00EE3AD0" w:rsidRDefault="00EE3AD0" w14:paraId="70CDCC91" w14:textId="77777777">
            <w:pPr>
              <w:rPr>
                <w:lang w:val="en-US"/>
              </w:rPr>
            </w:pPr>
            <w:r w:rsidRPr="00EE3AD0">
              <w:rPr>
                <w:b/>
                <w:bCs/>
                <w:i/>
                <w:iCs/>
                <w:lang w:val="en-US"/>
              </w:rPr>
              <w:t>2.1. Định nghĩa/Diễn giải:</w:t>
            </w:r>
          </w:p>
          <w:p w:rsidRPr="00EE3AD0" w:rsidR="00EE3AD0" w:rsidRDefault="00EE3AD0" w14:paraId="222DBFCD" w14:textId="77777777">
            <w:pPr>
              <w:numPr>
                <w:ilvl w:val="0"/>
                <w:numId w:val="461"/>
              </w:numPr>
              <w:rPr>
                <w:lang w:val="en-US"/>
              </w:rPr>
            </w:pPr>
            <w:r w:rsidRPr="00EE3AD0">
              <w:rPr>
                <w:lang w:val="en-US"/>
              </w:rPr>
              <w:t>Sự thay đổi theo thời gian của số lượng tàu bay tuân thủ các tiêu chuẩn tiếng ồn.</w:t>
            </w:r>
          </w:p>
          <w:p w:rsidRPr="00EE3AD0" w:rsidR="00EE3AD0" w:rsidP="00EE3AD0" w:rsidRDefault="00EE3AD0" w14:paraId="5023EF51" w14:textId="77777777">
            <w:pPr>
              <w:rPr>
                <w:lang w:val="en-US"/>
              </w:rPr>
            </w:pPr>
            <w:r w:rsidRPr="00EE3AD0">
              <w:rPr>
                <w:b/>
                <w:bCs/>
                <w:i/>
                <w:iCs/>
                <w:lang w:val="en-US"/>
              </w:rPr>
              <w:t>2.2. Ý nghĩa/Mục đích đo lường:</w:t>
            </w:r>
          </w:p>
          <w:p w:rsidRPr="00EE3AD0" w:rsidR="00EE3AD0" w:rsidRDefault="00EE3AD0" w14:paraId="0DA0DA15" w14:textId="77777777">
            <w:pPr>
              <w:numPr>
                <w:ilvl w:val="0"/>
                <w:numId w:val="462"/>
              </w:numPr>
              <w:rPr>
                <w:lang w:val="en-US"/>
              </w:rPr>
            </w:pPr>
            <w:r w:rsidRPr="00EE3AD0">
              <w:rPr>
                <w:lang w:val="en-US"/>
              </w:rPr>
              <w:t>Hỗ trợ theo dõi tình hình cấp mới, duy trì hoặc cập nhật chứng nhận tiếng ồn của tàu bay theo từng năm báo cáo. Chỉ tiêu này giúp đánh giá hiệu quả công tác quản lý tuân thủ quy định môi trường hàng không.</w:t>
            </w:r>
          </w:p>
          <w:p w:rsidRPr="00EE3AD0" w:rsidR="00EE3AD0" w:rsidP="00EE3AD0" w:rsidRDefault="00EE3AD0" w14:paraId="6EDB216E" w14:textId="77777777">
            <w:pPr>
              <w:rPr>
                <w:lang w:val="en-US"/>
              </w:rPr>
            </w:pPr>
            <w:r w:rsidRPr="00EE3AD0">
              <w:rPr>
                <w:b/>
                <w:bCs/>
                <w:lang w:val="en-US"/>
              </w:rPr>
              <w:t>3. Công thức tính:</w:t>
            </w:r>
          </w:p>
          <w:p w:rsidRPr="00EE3AD0" w:rsidR="00EE3AD0" w:rsidRDefault="00EE3AD0" w14:paraId="679E75F0" w14:textId="77777777">
            <w:pPr>
              <w:numPr>
                <w:ilvl w:val="0"/>
                <w:numId w:val="463"/>
              </w:numPr>
              <w:rPr>
                <w:lang w:val="en-US"/>
              </w:rPr>
            </w:pPr>
            <w:r w:rsidRPr="00EE3AD0">
              <w:rPr>
                <w:lang w:val="en-US"/>
              </w:rPr>
              <w:t>Không có.</w:t>
            </w:r>
          </w:p>
          <w:p w:rsidRPr="00EE3AD0" w:rsidR="00EE3AD0" w:rsidP="00EE3AD0" w:rsidRDefault="00EE3AD0" w14:paraId="451F777E" w14:textId="77777777">
            <w:pPr>
              <w:rPr>
                <w:lang w:val="en-US"/>
              </w:rPr>
            </w:pPr>
            <w:r w:rsidRPr="00EE3AD0">
              <w:rPr>
                <w:b/>
                <w:bCs/>
                <w:lang w:val="en-US"/>
              </w:rPr>
              <w:t>4. Chiều tổng hợp dữ liệu:</w:t>
            </w:r>
          </w:p>
          <w:p w:rsidRPr="00EE3AD0" w:rsidR="00EE3AD0" w:rsidRDefault="00EE3AD0" w14:paraId="6337E78D" w14:textId="77777777">
            <w:pPr>
              <w:numPr>
                <w:ilvl w:val="0"/>
                <w:numId w:val="464"/>
              </w:numPr>
              <w:rPr>
                <w:lang w:val="en-US"/>
              </w:rPr>
            </w:pPr>
            <w:r w:rsidRPr="00EE3AD0">
              <w:rPr>
                <w:lang w:val="en-US"/>
              </w:rPr>
              <w:t>Theo thời gian: Năm, Quý, Tháng, Ngày (thời điểm) và theo Kiểu/ Loại tàu bay.</w:t>
            </w:r>
          </w:p>
          <w:p w:rsidRPr="00EE3AD0" w:rsidR="00EE3AD0" w:rsidP="00EE3AD0" w:rsidRDefault="00EE3AD0" w14:paraId="72BAF0B3" w14:textId="77777777">
            <w:pPr>
              <w:rPr>
                <w:lang w:val="en-US"/>
              </w:rPr>
            </w:pPr>
            <w:r w:rsidRPr="00EE3AD0">
              <w:rPr>
                <w:b/>
                <w:bCs/>
                <w:lang w:val="en-US"/>
              </w:rPr>
              <w:t>5. Nguồn dữ liệu:</w:t>
            </w:r>
            <w:r w:rsidRPr="00EE3AD0">
              <w:rPr>
                <w:lang w:val="en-US"/>
              </w:rPr>
              <w:t> </w:t>
            </w:r>
          </w:p>
          <w:p w:rsidRPr="00EE3AD0" w:rsidR="00EE3AD0" w:rsidRDefault="00EE3AD0" w14:paraId="08B0F320" w14:textId="77777777">
            <w:pPr>
              <w:numPr>
                <w:ilvl w:val="0"/>
                <w:numId w:val="465"/>
              </w:numPr>
              <w:rPr>
                <w:lang w:val="en-US"/>
              </w:rPr>
            </w:pPr>
            <w:r w:rsidRPr="00EE3AD0">
              <w:rPr>
                <w:lang w:val="en-US"/>
              </w:rPr>
              <w:t>Excel.</w:t>
            </w:r>
          </w:p>
          <w:p w:rsidRPr="00EE3AD0" w:rsidR="00EE3AD0" w:rsidP="00EE3AD0" w:rsidRDefault="00EE3AD0" w14:paraId="076BBBEA" w14:textId="77777777">
            <w:pPr>
              <w:rPr>
                <w:lang w:val="en-US"/>
              </w:rPr>
            </w:pPr>
            <w:r w:rsidRPr="00EE3AD0">
              <w:rPr>
                <w:b/>
                <w:bCs/>
                <w:lang w:val="en-US"/>
              </w:rPr>
              <w:t>6. Tần suất cập nhật:</w:t>
            </w:r>
            <w:r w:rsidRPr="00EE3AD0">
              <w:rPr>
                <w:lang w:val="en-US"/>
              </w:rPr>
              <w:t xml:space="preserve"> Theo giấy chứng nhận nhà khai thác (AOC) cập nhật.</w:t>
            </w:r>
          </w:p>
        </w:tc>
      </w:tr>
      <w:tr w:rsidRPr="00EE3AD0" w:rsidR="00EE3AD0" w14:paraId="2A11D68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B20828" w14:textId="77777777">
            <w:pPr>
              <w:rPr>
                <w:lang w:val="en-US"/>
              </w:rPr>
            </w:pPr>
            <w:r w:rsidRPr="00EE3AD0">
              <w:rPr>
                <w:b/>
                <w:bCs/>
                <w:lang w:val="en-US"/>
              </w:rPr>
              <w:t>CT 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EFCE88" w14:textId="77777777">
            <w:pPr>
              <w:rPr>
                <w:lang w:val="en-US"/>
              </w:rPr>
            </w:pPr>
            <w:r w:rsidRPr="00EE3AD0">
              <w:rPr>
                <w:b/>
                <w:bCs/>
                <w:lang w:val="en-US"/>
              </w:rPr>
              <w:t xml:space="preserve">1. Tên chỉ tiêu: </w:t>
            </w:r>
            <w:r w:rsidRPr="00EE3AD0">
              <w:rPr>
                <w:lang w:val="en-US"/>
              </w:rPr>
              <w:t>Certificates by Aircraft Type – Chứng chỉ theo tàu bay</w:t>
            </w:r>
          </w:p>
          <w:p w:rsidRPr="00EE3AD0" w:rsidR="00EE3AD0" w:rsidP="00EE3AD0" w:rsidRDefault="00EE3AD0" w14:paraId="46D315BE" w14:textId="77777777">
            <w:pPr>
              <w:rPr>
                <w:lang w:val="en-US"/>
              </w:rPr>
            </w:pPr>
            <w:r w:rsidRPr="00EE3AD0">
              <w:rPr>
                <w:b/>
                <w:bCs/>
                <w:lang w:val="en-US"/>
              </w:rPr>
              <w:t>2. Định nghĩa/Diễn giải/Ý nghĩa/Mục đích đo lường:</w:t>
            </w:r>
          </w:p>
          <w:p w:rsidRPr="00EE3AD0" w:rsidR="00EE3AD0" w:rsidP="00EE3AD0" w:rsidRDefault="00EE3AD0" w14:paraId="2AF5E7E0" w14:textId="77777777">
            <w:pPr>
              <w:rPr>
                <w:lang w:val="en-US"/>
              </w:rPr>
            </w:pPr>
            <w:r w:rsidRPr="00EE3AD0">
              <w:rPr>
                <w:b/>
                <w:bCs/>
                <w:i/>
                <w:iCs/>
                <w:lang w:val="en-US"/>
              </w:rPr>
              <w:t>2.1. Định nghĩa/Diễn giải:</w:t>
            </w:r>
          </w:p>
          <w:p w:rsidRPr="00EE3AD0" w:rsidR="00EE3AD0" w:rsidRDefault="00EE3AD0" w14:paraId="36CD4BA6" w14:textId="77777777">
            <w:pPr>
              <w:numPr>
                <w:ilvl w:val="0"/>
                <w:numId w:val="466"/>
              </w:numPr>
              <w:rPr>
                <w:lang w:val="en-US"/>
              </w:rPr>
            </w:pPr>
            <w:r w:rsidRPr="00EE3AD0">
              <w:rPr>
                <w:lang w:val="en-US"/>
              </w:rPr>
              <w:t>Chỉ tiêu phản ánh số lượng tàu bay đang khai thác được phân loại theo chứng chỉ tiếng ồn tương ứng theo tiêu chuẩn của Tổ chức Hàng không Dân dụng Quốc tế (ICAO). Chỉ tiêu được trình bày theo từng loại máy bay nhằm đánh giá mức độ đáp ứng yêu cầu kiểm soát tiếng ồn và tác động môi trường của đội bay.</w:t>
            </w:r>
          </w:p>
          <w:p w:rsidRPr="00EE3AD0" w:rsidR="00EE3AD0" w:rsidP="00EE3AD0" w:rsidRDefault="00EE3AD0" w14:paraId="7CDBFFE2" w14:textId="77777777">
            <w:pPr>
              <w:rPr>
                <w:lang w:val="en-US"/>
              </w:rPr>
            </w:pPr>
            <w:r w:rsidRPr="00EE3AD0">
              <w:rPr>
                <w:b/>
                <w:bCs/>
                <w:i/>
                <w:iCs/>
                <w:lang w:val="en-US"/>
              </w:rPr>
              <w:t>2.2. Ý nghĩa/Mục đích đo lường:</w:t>
            </w:r>
          </w:p>
          <w:p w:rsidRPr="00EE3AD0" w:rsidR="00EE3AD0" w:rsidRDefault="00EE3AD0" w14:paraId="1EF4867A" w14:textId="77777777">
            <w:pPr>
              <w:numPr>
                <w:ilvl w:val="0"/>
                <w:numId w:val="467"/>
              </w:numPr>
              <w:rPr>
                <w:lang w:val="en-US"/>
              </w:rPr>
            </w:pPr>
            <w:r w:rsidRPr="00EE3AD0">
              <w:rPr>
                <w:lang w:val="en-US"/>
              </w:rPr>
              <w:t>Phản ánh mức độ đáp ứng tiêu chuẩn tiếng ồn của từng dòng hoặc loại tàu bay đang khai thác. </w:t>
            </w:r>
          </w:p>
          <w:p w:rsidRPr="00EE3AD0" w:rsidR="00EE3AD0" w:rsidP="00EE3AD0" w:rsidRDefault="00EE3AD0" w14:paraId="25D7B616" w14:textId="77777777">
            <w:pPr>
              <w:rPr>
                <w:lang w:val="en-US"/>
              </w:rPr>
            </w:pPr>
            <w:r w:rsidRPr="00EE3AD0">
              <w:rPr>
                <w:b/>
                <w:bCs/>
                <w:lang w:val="en-US"/>
              </w:rPr>
              <w:t>3. Công thức tính:</w:t>
            </w:r>
          </w:p>
          <w:p w:rsidRPr="00EE3AD0" w:rsidR="00EE3AD0" w:rsidRDefault="00EE3AD0" w14:paraId="5F713392" w14:textId="77777777">
            <w:pPr>
              <w:numPr>
                <w:ilvl w:val="0"/>
                <w:numId w:val="468"/>
              </w:numPr>
              <w:rPr>
                <w:lang w:val="en-US"/>
              </w:rPr>
            </w:pPr>
            <w:r w:rsidRPr="00EE3AD0">
              <w:rPr>
                <w:lang w:val="en-US"/>
              </w:rPr>
              <w:t>Không có.</w:t>
            </w:r>
          </w:p>
          <w:p w:rsidRPr="00EE3AD0" w:rsidR="00EE3AD0" w:rsidP="00EE3AD0" w:rsidRDefault="00EE3AD0" w14:paraId="14D4501E" w14:textId="77777777">
            <w:pPr>
              <w:rPr>
                <w:lang w:val="en-US"/>
              </w:rPr>
            </w:pPr>
            <w:r w:rsidRPr="00EE3AD0">
              <w:rPr>
                <w:b/>
                <w:bCs/>
                <w:lang w:val="en-US"/>
              </w:rPr>
              <w:t>4. Chiều tổng hợp dữ liệu:</w:t>
            </w:r>
          </w:p>
          <w:p w:rsidRPr="00EE3AD0" w:rsidR="00EE3AD0" w:rsidRDefault="00EE3AD0" w14:paraId="30124DD7" w14:textId="77777777">
            <w:pPr>
              <w:numPr>
                <w:ilvl w:val="0"/>
                <w:numId w:val="469"/>
              </w:numPr>
              <w:rPr>
                <w:lang w:val="en-US"/>
              </w:rPr>
            </w:pPr>
            <w:r w:rsidRPr="00EE3AD0">
              <w:rPr>
                <w:lang w:val="en-US"/>
              </w:rPr>
              <w:t>Theo thời gian: Năm, Quý, Tháng, Ngày (thời điểm) và theo Kiểu/ Loại tàu bay.</w:t>
            </w:r>
          </w:p>
          <w:p w:rsidRPr="00EE3AD0" w:rsidR="00EE3AD0" w:rsidP="00EE3AD0" w:rsidRDefault="00EE3AD0" w14:paraId="4940FAC2" w14:textId="77777777">
            <w:pPr>
              <w:rPr>
                <w:lang w:val="en-US"/>
              </w:rPr>
            </w:pPr>
            <w:r w:rsidRPr="00EE3AD0">
              <w:rPr>
                <w:b/>
                <w:bCs/>
                <w:lang w:val="en-US"/>
              </w:rPr>
              <w:t>5. Nguồn dữ liệu:</w:t>
            </w:r>
            <w:r w:rsidRPr="00EE3AD0">
              <w:rPr>
                <w:lang w:val="en-US"/>
              </w:rPr>
              <w:t> </w:t>
            </w:r>
          </w:p>
          <w:p w:rsidRPr="00EE3AD0" w:rsidR="00EE3AD0" w:rsidRDefault="00EE3AD0" w14:paraId="5CE0D385" w14:textId="77777777">
            <w:pPr>
              <w:numPr>
                <w:ilvl w:val="0"/>
                <w:numId w:val="470"/>
              </w:numPr>
              <w:rPr>
                <w:lang w:val="en-US"/>
              </w:rPr>
            </w:pPr>
            <w:r w:rsidRPr="00EE3AD0">
              <w:rPr>
                <w:lang w:val="en-US"/>
              </w:rPr>
              <w:t>Excel.</w:t>
            </w:r>
          </w:p>
          <w:p w:rsidRPr="00EE3AD0" w:rsidR="00EE3AD0" w:rsidP="00EE3AD0" w:rsidRDefault="00EE3AD0" w14:paraId="381F7680"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bl>
    <w:p w:rsidRPr="00EE3AD0" w:rsidR="00EE3AD0" w:rsidP="00A23DA0" w:rsidRDefault="00EE3AD0" w14:paraId="095FE492" w14:textId="77777777">
      <w:pPr>
        <w:pStyle w:val="Heading4"/>
        <w:rPr>
          <w:lang w:val="en-US"/>
        </w:rPr>
      </w:pPr>
      <w:bookmarkStart w:name="_Toc242783304" w:id="47"/>
      <w:r w:rsidRPr="00EE3AD0">
        <w:rPr>
          <w:lang w:val="en-US"/>
        </w:rPr>
        <w:t>2.2.2.11. Chỉ tiêu GRI 305-1-1 - Direct GHG Emissions (Scope 1) from Domestic Flights - Phát thải khí nhà kính trực tiếp từ các chuyến bay nội địa</w:t>
      </w:r>
      <w:bookmarkEnd w:id="47"/>
    </w:p>
    <w:p w:rsidR="00695A4C" w:rsidRDefault="07F6679C" w14:paraId="3B31271E" w14:textId="77777777">
      <w:r w:rsidRPr="78B6F757">
        <w:rPr>
          <w:lang w:val="en-US"/>
        </w:rPr>
        <w:t>Báo cáo trên hệ thống: GRI 305-1-1 - Phát thải khí nhà kính trực tiếp từ các chuyến bay nội địa (bản tiếng Anh: GRI 305-1-1 - Direct GHG Emissions (Scope 1) from Domestic Flights). Bộ lọc: Năm, Tháng, Chặng bay, Tàu bay. Số chỉ tiêu con: 12.</w:t>
      </w:r>
    </w:p>
    <w:tbl>
      <w:tblPr>
        <w:tblW w:w="0" w:type="auto"/>
        <w:tblCellMar>
          <w:top w:w="15" w:type="dxa"/>
          <w:left w:w="15" w:type="dxa"/>
          <w:bottom w:w="15" w:type="dxa"/>
          <w:right w:w="15" w:type="dxa"/>
        </w:tblCellMar>
        <w:tblLook w:val="04A0" w:firstRow="1" w:lastRow="0" w:firstColumn="1" w:lastColumn="0" w:noHBand="0" w:noVBand="1"/>
      </w:tblPr>
      <w:tblGrid>
        <w:gridCol w:w="888"/>
        <w:gridCol w:w="8459"/>
      </w:tblGrid>
      <w:tr w:rsidRPr="00EE3AD0" w:rsidR="00EE3AD0" w14:paraId="546CD9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ED05B41"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A49988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A0A9E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EEF249" w14:textId="77777777">
            <w:pPr>
              <w:rPr>
                <w:lang w:val="en-US"/>
              </w:rPr>
            </w:pPr>
            <w:r w:rsidRPr="00EE3AD0">
              <w:rPr>
                <w:b/>
                <w:bCs/>
                <w:lang w:val="en-US"/>
              </w:rPr>
              <w:t>CT 5.5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D1D626" w14:textId="77777777">
            <w:pPr>
              <w:rPr>
                <w:lang w:val="en-US"/>
              </w:rPr>
            </w:pPr>
            <w:r w:rsidRPr="00EE3AD0">
              <w:rPr>
                <w:b/>
                <w:bCs/>
                <w:lang w:val="en-US"/>
              </w:rPr>
              <w:t xml:space="preserve">1. Tên chỉ tiêu: </w:t>
            </w:r>
            <w:r w:rsidRPr="00EE3AD0">
              <w:rPr>
                <w:lang w:val="en-US"/>
              </w:rPr>
              <w:t>Fuel Consumption (Tonnes) – Tổng nhiên liệu (Tấn)</w:t>
            </w:r>
          </w:p>
          <w:p w:rsidRPr="00EE3AD0" w:rsidR="00EE3AD0" w:rsidP="00EE3AD0" w:rsidRDefault="00EE3AD0" w14:paraId="101164EC" w14:textId="77777777">
            <w:pPr>
              <w:rPr>
                <w:lang w:val="en-US"/>
              </w:rPr>
            </w:pPr>
            <w:r w:rsidRPr="00EE3AD0">
              <w:rPr>
                <w:b/>
                <w:bCs/>
                <w:lang w:val="en-US"/>
              </w:rPr>
              <w:t>2. Định nghĩa/Diễn giải/Ý nghĩa/Mục đích đo lường:</w:t>
            </w:r>
          </w:p>
          <w:p w:rsidRPr="00EE3AD0" w:rsidR="00EE3AD0" w:rsidP="00EE3AD0" w:rsidRDefault="00EE3AD0" w14:paraId="0659618B" w14:textId="77777777">
            <w:pPr>
              <w:rPr>
                <w:lang w:val="en-US"/>
              </w:rPr>
            </w:pPr>
            <w:r w:rsidRPr="00EE3AD0">
              <w:rPr>
                <w:b/>
                <w:bCs/>
                <w:i/>
                <w:iCs/>
                <w:lang w:val="en-US"/>
              </w:rPr>
              <w:t>2.1. Định nghĩa/Diễn giải:</w:t>
            </w:r>
          </w:p>
          <w:p w:rsidRPr="00EE3AD0" w:rsidR="00EE3AD0" w:rsidRDefault="00EE3AD0" w14:paraId="2DFFC0A1" w14:textId="77777777">
            <w:pPr>
              <w:numPr>
                <w:ilvl w:val="0"/>
                <w:numId w:val="471"/>
              </w:numPr>
              <w:rPr>
                <w:lang w:val="en-US"/>
              </w:rPr>
            </w:pPr>
            <w:r w:rsidRPr="00EE3AD0">
              <w:rPr>
                <w:lang w:val="en-US"/>
              </w:rPr>
              <w:t>Tổng lượng nhiên liệu hàng không được ghi nhận tiêu thụ trong kỳ, được xác định dựa trên lượng nhiên liệu nạp vào tàu bay. </w:t>
            </w:r>
          </w:p>
          <w:p w:rsidRPr="00EE3AD0" w:rsidR="00EE3AD0" w:rsidRDefault="00EE3AD0" w14:paraId="478D9DA1" w14:textId="77777777">
            <w:pPr>
              <w:numPr>
                <w:ilvl w:val="0"/>
                <w:numId w:val="471"/>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1EE50BB9" w14:textId="77777777">
            <w:pPr>
              <w:numPr>
                <w:ilvl w:val="0"/>
                <w:numId w:val="471"/>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w:t>
            </w:r>
          </w:p>
          <w:p w:rsidRPr="00EE3AD0" w:rsidR="00EE3AD0" w:rsidP="00EE3AD0" w:rsidRDefault="00EE3AD0" w14:paraId="53FF70B4" w14:textId="77777777">
            <w:pPr>
              <w:rPr>
                <w:lang w:val="en-US"/>
              </w:rPr>
            </w:pPr>
            <w:r w:rsidRPr="00EE3AD0">
              <w:rPr>
                <w:b/>
                <w:bCs/>
                <w:i/>
                <w:iCs/>
                <w:lang w:val="en-US"/>
              </w:rPr>
              <w:t>2.2. Ý nghĩa/Mục đích đo lường:</w:t>
            </w:r>
          </w:p>
          <w:p w:rsidRPr="00EE3AD0" w:rsidR="00EE3AD0" w:rsidRDefault="00EE3AD0" w14:paraId="09938196" w14:textId="77777777">
            <w:pPr>
              <w:numPr>
                <w:ilvl w:val="0"/>
                <w:numId w:val="472"/>
              </w:numPr>
              <w:rPr>
                <w:lang w:val="en-US"/>
              </w:rPr>
            </w:pPr>
            <w:r w:rsidRPr="00EE3AD0">
              <w:rPr>
                <w:lang w:val="en-US"/>
              </w:rPr>
              <w:t>Chỉ tiêu này phản ánh tổng lượng nhiên liệu hàng không đã được tiêu thụ phục vụ hoạt động khai thác bay trong kỳ báo cáo</w:t>
            </w:r>
          </w:p>
          <w:p w:rsidRPr="00EE3AD0" w:rsidR="00EE3AD0" w:rsidP="00EE3AD0" w:rsidRDefault="00EE3AD0" w14:paraId="7ADF02F3" w14:textId="77777777">
            <w:pPr>
              <w:rPr>
                <w:lang w:val="en-US"/>
              </w:rPr>
            </w:pPr>
            <w:r w:rsidRPr="00EE3AD0">
              <w:rPr>
                <w:b/>
                <w:bCs/>
                <w:lang w:val="en-US"/>
              </w:rPr>
              <w:t xml:space="preserve">3. Công thức tính: </w:t>
            </w:r>
            <w:r w:rsidRPr="00EE3AD0">
              <w:rPr>
                <w:lang w:val="en-US"/>
              </w:rPr>
              <w:t>Tổng nhiên liệu tiêu thụ là tổng lượng nhiên liệu đã nạp trên tất cả chuyến bay theo hóa đơn.</w:t>
            </w:r>
          </w:p>
          <w:p w:rsidRPr="00EE3AD0" w:rsidR="00EE3AD0" w:rsidP="00EE3AD0" w:rsidRDefault="00EE3AD0" w14:paraId="58810B9A" w14:textId="77777777">
            <w:pPr>
              <w:rPr>
                <w:lang w:val="en-US"/>
              </w:rPr>
            </w:pPr>
            <w:r w:rsidRPr="00EE3AD0">
              <w:rPr>
                <w:b/>
                <w:bCs/>
                <w:lang w:val="en-US"/>
              </w:rPr>
              <w:t>4. Chiều tổng hợp dữ liệu:</w:t>
            </w:r>
          </w:p>
          <w:p w:rsidRPr="00EE3AD0" w:rsidR="00EE3AD0" w:rsidRDefault="00EE3AD0" w14:paraId="69A6FF5D" w14:textId="77777777">
            <w:pPr>
              <w:numPr>
                <w:ilvl w:val="0"/>
                <w:numId w:val="473"/>
              </w:numPr>
              <w:rPr>
                <w:lang w:val="en-US"/>
              </w:rPr>
            </w:pPr>
            <w:r w:rsidRPr="00EE3AD0">
              <w:rPr>
                <w:lang w:val="en-US"/>
              </w:rPr>
              <w:t>Theo thời gian: Năm.</w:t>
            </w:r>
          </w:p>
          <w:p w:rsidRPr="00EE3AD0" w:rsidR="00EE3AD0" w:rsidRDefault="00EE3AD0" w14:paraId="469F8C9E" w14:textId="77777777">
            <w:pPr>
              <w:numPr>
                <w:ilvl w:val="0"/>
                <w:numId w:val="473"/>
              </w:numPr>
              <w:rPr>
                <w:lang w:val="en-US"/>
              </w:rPr>
            </w:pPr>
            <w:r w:rsidRPr="00EE3AD0">
              <w:rPr>
                <w:lang w:val="en-US"/>
              </w:rPr>
              <w:t>Theo loại tàu bay </w:t>
            </w:r>
          </w:p>
          <w:p w:rsidRPr="00EE3AD0" w:rsidR="00EE3AD0" w:rsidRDefault="00EE3AD0" w14:paraId="71E27092" w14:textId="77777777">
            <w:pPr>
              <w:numPr>
                <w:ilvl w:val="0"/>
                <w:numId w:val="473"/>
              </w:numPr>
              <w:rPr>
                <w:lang w:val="en-US"/>
              </w:rPr>
            </w:pPr>
            <w:r w:rsidRPr="00EE3AD0">
              <w:rPr>
                <w:lang w:val="en-US"/>
              </w:rPr>
              <w:t>Theo chặng bay</w:t>
            </w:r>
          </w:p>
          <w:p w:rsidRPr="00EE3AD0" w:rsidR="00EE3AD0" w:rsidRDefault="00EE3AD0" w14:paraId="170595D1" w14:textId="77777777">
            <w:pPr>
              <w:numPr>
                <w:ilvl w:val="0"/>
                <w:numId w:val="473"/>
              </w:numPr>
              <w:rPr>
                <w:lang w:val="en-US"/>
              </w:rPr>
            </w:pPr>
            <w:r w:rsidRPr="00EE3AD0">
              <w:rPr>
                <w:lang w:val="en-US"/>
              </w:rPr>
              <w:t>Theo khu vực</w:t>
            </w:r>
          </w:p>
          <w:p w:rsidRPr="00EE3AD0" w:rsidR="00EE3AD0" w:rsidP="00EE3AD0" w:rsidRDefault="00EE3AD0" w14:paraId="4C51214E" w14:textId="77777777">
            <w:pPr>
              <w:rPr>
                <w:lang w:val="en-US"/>
              </w:rPr>
            </w:pPr>
            <w:r w:rsidRPr="00EE3AD0">
              <w:rPr>
                <w:b/>
                <w:bCs/>
                <w:lang w:val="en-US"/>
              </w:rPr>
              <w:t>5. Nguồn dữ liệu:</w:t>
            </w:r>
            <w:r w:rsidRPr="00EE3AD0">
              <w:rPr>
                <w:lang w:val="en-US"/>
              </w:rPr>
              <w:t> FIMS</w:t>
            </w:r>
          </w:p>
          <w:p w:rsidRPr="00EE3AD0" w:rsidR="00EE3AD0" w:rsidP="00EE3AD0" w:rsidRDefault="00EE3AD0" w14:paraId="5F7797E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BB0B87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6325D3" w14:textId="77777777">
            <w:pPr>
              <w:rPr>
                <w:lang w:val="en-US"/>
              </w:rPr>
            </w:pPr>
            <w:r w:rsidRPr="00EE3AD0">
              <w:rPr>
                <w:b/>
                <w:bCs/>
                <w:lang w:val="en-US"/>
              </w:rPr>
              <w:t>CT 5.6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AEE4B1" w14:textId="77777777">
            <w:pPr>
              <w:rPr>
                <w:lang w:val="en-US"/>
              </w:rPr>
            </w:pPr>
            <w:r w:rsidRPr="00EE3AD0">
              <w:rPr>
                <w:b/>
                <w:bCs/>
                <w:lang w:val="en-US"/>
              </w:rPr>
              <w:t xml:space="preserve">1. Tên chỉ tiêu: </w:t>
            </w:r>
            <w:r w:rsidRPr="00EE3AD0">
              <w:rPr>
                <w:lang w:val="en-US"/>
              </w:rPr>
              <w:t>Jet A-1 Consumption (Tonnes) – Nhiên liệu Jet A-1 (Tấn)</w:t>
            </w:r>
          </w:p>
          <w:p w:rsidRPr="00EE3AD0" w:rsidR="00EE3AD0" w:rsidP="00EE3AD0" w:rsidRDefault="00EE3AD0" w14:paraId="228860B9" w14:textId="77777777">
            <w:pPr>
              <w:rPr>
                <w:lang w:val="en-US"/>
              </w:rPr>
            </w:pPr>
            <w:r w:rsidRPr="00EE3AD0">
              <w:rPr>
                <w:b/>
                <w:bCs/>
                <w:lang w:val="en-US"/>
              </w:rPr>
              <w:t>2. Định nghĩa/Diễn giải/Ý nghĩa/Mục đích đo lường:</w:t>
            </w:r>
          </w:p>
          <w:p w:rsidRPr="00EE3AD0" w:rsidR="00EE3AD0" w:rsidP="00EE3AD0" w:rsidRDefault="00EE3AD0" w14:paraId="64F36DF3" w14:textId="77777777">
            <w:pPr>
              <w:rPr>
                <w:lang w:val="en-US"/>
              </w:rPr>
            </w:pPr>
            <w:r w:rsidRPr="00EE3AD0">
              <w:rPr>
                <w:b/>
                <w:bCs/>
                <w:i/>
                <w:iCs/>
                <w:lang w:val="en-US"/>
              </w:rPr>
              <w:t>2.1. Định nghĩa/Diễn giải:</w:t>
            </w:r>
          </w:p>
          <w:p w:rsidRPr="00EE3AD0" w:rsidR="00EE3AD0" w:rsidRDefault="00EE3AD0" w14:paraId="69CDEDD3" w14:textId="77777777">
            <w:pPr>
              <w:numPr>
                <w:ilvl w:val="0"/>
                <w:numId w:val="474"/>
              </w:numPr>
              <w:rPr>
                <w:lang w:val="en-US"/>
              </w:rPr>
            </w:pPr>
            <w:r w:rsidRPr="00EE3AD0">
              <w:rPr>
                <w:lang w:val="en-US"/>
              </w:rPr>
              <w:t>Là tổng lượng nhiên liệu hàng không hóa thạch Jet A-1 được tra nạp và sử dụng cho hoạt động khai thác bay</w:t>
            </w:r>
          </w:p>
          <w:p w:rsidRPr="00EE3AD0" w:rsidR="00EE3AD0" w:rsidP="00EE3AD0" w:rsidRDefault="00EE3AD0" w14:paraId="1C299CBC" w14:textId="77777777">
            <w:pPr>
              <w:rPr>
                <w:lang w:val="en-US"/>
              </w:rPr>
            </w:pPr>
            <w:r w:rsidRPr="00EE3AD0">
              <w:rPr>
                <w:b/>
                <w:bCs/>
                <w:i/>
                <w:iCs/>
                <w:lang w:val="en-US"/>
              </w:rPr>
              <w:t>2.2. Ý nghĩa/Mục đích đo lường:</w:t>
            </w:r>
          </w:p>
          <w:p w:rsidRPr="00EE3AD0" w:rsidR="00EE3AD0" w:rsidRDefault="00EE3AD0" w14:paraId="036E8D0D" w14:textId="77777777">
            <w:pPr>
              <w:numPr>
                <w:ilvl w:val="0"/>
                <w:numId w:val="475"/>
              </w:numPr>
              <w:rPr>
                <w:lang w:val="en-US"/>
              </w:rPr>
            </w:pPr>
            <w:r w:rsidRPr="00EE3AD0">
              <w:rPr>
                <w:lang w:val="en-US"/>
              </w:rPr>
              <w:t>Phục vụ theo dõi hiệu quả sử dụng năng lượng</w:t>
            </w:r>
          </w:p>
          <w:p w:rsidRPr="00EE3AD0" w:rsidR="00EE3AD0" w:rsidP="00EE3AD0" w:rsidRDefault="00EE3AD0" w14:paraId="4325DA67" w14:textId="77777777">
            <w:pPr>
              <w:rPr>
                <w:lang w:val="en-US"/>
              </w:rPr>
            </w:pPr>
            <w:r w:rsidRPr="00EE3AD0">
              <w:rPr>
                <w:b/>
                <w:bCs/>
                <w:lang w:val="en-US"/>
              </w:rPr>
              <w:t xml:space="preserve">3. Công thức tính: </w:t>
            </w:r>
            <w:r w:rsidRPr="00EE3AD0">
              <w:rPr>
                <w:lang w:val="en-US"/>
              </w:rPr>
              <w:t>Nhiên liệu tiêu thụ Jet A-1 = Tổng nhiên liệu tiêu thụ (Tấn) - Lượng SAF nguyên chất (Tấn)</w:t>
            </w:r>
          </w:p>
          <w:p w:rsidRPr="00EE3AD0" w:rsidR="00EE3AD0" w:rsidP="00EE3AD0" w:rsidRDefault="00EE3AD0" w14:paraId="1E38817A" w14:textId="77777777">
            <w:pPr>
              <w:rPr>
                <w:lang w:val="en-US"/>
              </w:rPr>
            </w:pPr>
            <w:r w:rsidRPr="00EE3AD0">
              <w:rPr>
                <w:b/>
                <w:bCs/>
                <w:lang w:val="en-US"/>
              </w:rPr>
              <w:t>4. Chiều tổng hợp dữ liệu:</w:t>
            </w:r>
          </w:p>
          <w:p w:rsidRPr="00EE3AD0" w:rsidR="00EE3AD0" w:rsidRDefault="00EE3AD0" w14:paraId="78CBF9E9" w14:textId="77777777">
            <w:pPr>
              <w:numPr>
                <w:ilvl w:val="0"/>
                <w:numId w:val="476"/>
              </w:numPr>
              <w:rPr>
                <w:lang w:val="en-US"/>
              </w:rPr>
            </w:pPr>
            <w:r w:rsidRPr="00EE3AD0">
              <w:rPr>
                <w:lang w:val="en-US"/>
              </w:rPr>
              <w:t>Theo thời gian: Năm.</w:t>
            </w:r>
          </w:p>
          <w:p w:rsidRPr="00EE3AD0" w:rsidR="00EE3AD0" w:rsidRDefault="00EE3AD0" w14:paraId="443F629F" w14:textId="77777777">
            <w:pPr>
              <w:numPr>
                <w:ilvl w:val="0"/>
                <w:numId w:val="476"/>
              </w:numPr>
              <w:rPr>
                <w:lang w:val="en-US"/>
              </w:rPr>
            </w:pPr>
            <w:r w:rsidRPr="00EE3AD0">
              <w:rPr>
                <w:lang w:val="en-US"/>
              </w:rPr>
              <w:t>Theo loại tàu bay </w:t>
            </w:r>
          </w:p>
          <w:p w:rsidRPr="00EE3AD0" w:rsidR="00EE3AD0" w:rsidRDefault="00EE3AD0" w14:paraId="4EB734B8" w14:textId="77777777">
            <w:pPr>
              <w:numPr>
                <w:ilvl w:val="0"/>
                <w:numId w:val="476"/>
              </w:numPr>
              <w:rPr>
                <w:lang w:val="en-US"/>
              </w:rPr>
            </w:pPr>
            <w:r w:rsidRPr="00EE3AD0">
              <w:rPr>
                <w:lang w:val="en-US"/>
              </w:rPr>
              <w:t>Theo chặng bay</w:t>
            </w:r>
          </w:p>
          <w:p w:rsidRPr="00EE3AD0" w:rsidR="00EE3AD0" w:rsidRDefault="00EE3AD0" w14:paraId="656E5135" w14:textId="77777777">
            <w:pPr>
              <w:numPr>
                <w:ilvl w:val="0"/>
                <w:numId w:val="476"/>
              </w:numPr>
              <w:rPr>
                <w:lang w:val="en-US"/>
              </w:rPr>
            </w:pPr>
            <w:r w:rsidRPr="00EE3AD0">
              <w:rPr>
                <w:lang w:val="en-US"/>
              </w:rPr>
              <w:t>Theo khu vực</w:t>
            </w:r>
          </w:p>
          <w:p w:rsidRPr="00EE3AD0" w:rsidR="00EE3AD0" w:rsidP="00EE3AD0" w:rsidRDefault="00EE3AD0" w14:paraId="542E3A57" w14:textId="77777777">
            <w:pPr>
              <w:rPr>
                <w:lang w:val="en-US"/>
              </w:rPr>
            </w:pPr>
            <w:r w:rsidRPr="00EE3AD0">
              <w:rPr>
                <w:b/>
                <w:bCs/>
                <w:lang w:val="en-US"/>
              </w:rPr>
              <w:t>5. Nguồn dữ liệu:</w:t>
            </w:r>
            <w:r w:rsidRPr="00EE3AD0">
              <w:rPr>
                <w:lang w:val="en-US"/>
              </w:rPr>
              <w:t> FIMS.</w:t>
            </w:r>
          </w:p>
          <w:p w:rsidRPr="00EE3AD0" w:rsidR="00EE3AD0" w:rsidP="00EE3AD0" w:rsidRDefault="00EE3AD0" w14:paraId="0C80FE8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B4374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A07A27" w14:textId="77777777">
            <w:pPr>
              <w:rPr>
                <w:lang w:val="en-US"/>
              </w:rPr>
            </w:pPr>
            <w:r w:rsidRPr="00EE3AD0">
              <w:rPr>
                <w:b/>
                <w:bCs/>
                <w:lang w:val="en-US"/>
              </w:rPr>
              <w:t>CT 5.7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7AFF5D" w14:textId="77777777">
            <w:pPr>
              <w:rPr>
                <w:lang w:val="en-US"/>
              </w:rPr>
            </w:pPr>
            <w:r w:rsidRPr="00EE3AD0">
              <w:rPr>
                <w:b/>
                <w:bCs/>
                <w:lang w:val="en-US"/>
              </w:rPr>
              <w:t xml:space="preserve">1. Tên chỉ tiêu: </w:t>
            </w:r>
            <w:r w:rsidRPr="00EE3AD0">
              <w:rPr>
                <w:lang w:val="en-US"/>
              </w:rPr>
              <w:t>Neat SAF Consumption (Tonnes) – Nhiên liệu Neat SAF (Tấn)</w:t>
            </w:r>
          </w:p>
          <w:p w:rsidRPr="00EE3AD0" w:rsidR="00EE3AD0" w:rsidP="00EE3AD0" w:rsidRDefault="00EE3AD0" w14:paraId="71A35A6A" w14:textId="77777777">
            <w:pPr>
              <w:rPr>
                <w:lang w:val="en-US"/>
              </w:rPr>
            </w:pPr>
            <w:r w:rsidRPr="00EE3AD0">
              <w:rPr>
                <w:b/>
                <w:bCs/>
                <w:lang w:val="en-US"/>
              </w:rPr>
              <w:t>2. Định nghĩa/Diễn giải/Ý nghĩa/Mục đích đo lường:</w:t>
            </w:r>
          </w:p>
          <w:p w:rsidRPr="00EE3AD0" w:rsidR="00EE3AD0" w:rsidP="00EE3AD0" w:rsidRDefault="00EE3AD0" w14:paraId="22D0873A" w14:textId="77777777">
            <w:pPr>
              <w:rPr>
                <w:lang w:val="en-US"/>
              </w:rPr>
            </w:pPr>
            <w:r w:rsidRPr="00EE3AD0">
              <w:rPr>
                <w:b/>
                <w:bCs/>
                <w:i/>
                <w:iCs/>
                <w:lang w:val="en-US"/>
              </w:rPr>
              <w:t>2.1. Định nghĩa/Diễn giải:</w:t>
            </w:r>
          </w:p>
          <w:p w:rsidRPr="00EE3AD0" w:rsidR="00EE3AD0" w:rsidRDefault="00EE3AD0" w14:paraId="34E07325" w14:textId="77777777">
            <w:pPr>
              <w:numPr>
                <w:ilvl w:val="0"/>
                <w:numId w:val="477"/>
              </w:numPr>
              <w:rPr>
                <w:lang w:val="en-US"/>
              </w:rPr>
            </w:pPr>
            <w:r w:rsidRPr="00EE3AD0">
              <w:rPr>
                <w:lang w:val="en-US"/>
              </w:rPr>
              <w:t>Nhiên liệu tiêu thụ SAF là phần SAF nguyên chất (Neat SAF).</w:t>
            </w:r>
          </w:p>
          <w:p w:rsidRPr="00EE3AD0" w:rsidR="00EE3AD0" w:rsidRDefault="00EE3AD0" w14:paraId="21AE1953" w14:textId="77777777">
            <w:pPr>
              <w:numPr>
                <w:ilvl w:val="0"/>
                <w:numId w:val="47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F0E588D" w14:textId="77777777">
            <w:pPr>
              <w:rPr>
                <w:lang w:val="en-US"/>
              </w:rPr>
            </w:pPr>
            <w:r w:rsidRPr="00EE3AD0">
              <w:rPr>
                <w:b/>
                <w:bCs/>
                <w:i/>
                <w:iCs/>
                <w:lang w:val="en-US"/>
              </w:rPr>
              <w:t>2.2. Ý nghĩa/Mục đích đo lường:</w:t>
            </w:r>
          </w:p>
          <w:p w:rsidRPr="00EE3AD0" w:rsidR="00EE3AD0" w:rsidRDefault="00EE3AD0" w14:paraId="5467D311" w14:textId="77777777">
            <w:pPr>
              <w:numPr>
                <w:ilvl w:val="0"/>
                <w:numId w:val="47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P="00EE3AD0" w:rsidRDefault="00EE3AD0" w14:paraId="2E1915B5" w14:textId="77777777">
            <w:pPr>
              <w:rPr>
                <w:lang w:val="en-US"/>
              </w:rPr>
            </w:pPr>
            <w:r w:rsidRPr="00EE3AD0">
              <w:rPr>
                <w:b/>
                <w:bCs/>
                <w:lang w:val="en-US"/>
              </w:rPr>
              <w:t xml:space="preserve">3. Công thức tính: </w:t>
            </w: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13629520" w14:textId="77777777">
            <w:pPr>
              <w:rPr>
                <w:lang w:val="en-US"/>
              </w:rPr>
            </w:pPr>
            <w:r w:rsidRPr="00EE3AD0">
              <w:rPr>
                <w:b/>
                <w:bCs/>
                <w:lang w:val="en-US"/>
              </w:rPr>
              <w:t>4. Chiều tổng hợp dữ liệu:</w:t>
            </w:r>
          </w:p>
          <w:p w:rsidRPr="00EE3AD0" w:rsidR="00EE3AD0" w:rsidRDefault="00EE3AD0" w14:paraId="47FFB455" w14:textId="77777777">
            <w:pPr>
              <w:numPr>
                <w:ilvl w:val="0"/>
                <w:numId w:val="479"/>
              </w:numPr>
              <w:rPr>
                <w:lang w:val="en-US"/>
              </w:rPr>
            </w:pPr>
            <w:r w:rsidRPr="00EE3AD0">
              <w:rPr>
                <w:lang w:val="en-US"/>
              </w:rPr>
              <w:t>Theo thời gian: Năm.</w:t>
            </w:r>
          </w:p>
          <w:p w:rsidRPr="00EE3AD0" w:rsidR="00EE3AD0" w:rsidRDefault="00EE3AD0" w14:paraId="37B5F433" w14:textId="77777777">
            <w:pPr>
              <w:numPr>
                <w:ilvl w:val="0"/>
                <w:numId w:val="479"/>
              </w:numPr>
              <w:rPr>
                <w:lang w:val="en-US"/>
              </w:rPr>
            </w:pPr>
            <w:r w:rsidRPr="00EE3AD0">
              <w:rPr>
                <w:lang w:val="en-US"/>
              </w:rPr>
              <w:t>Theo loại tàu bay </w:t>
            </w:r>
          </w:p>
          <w:p w:rsidRPr="00EE3AD0" w:rsidR="00EE3AD0" w:rsidRDefault="00EE3AD0" w14:paraId="5A6621C4" w14:textId="77777777">
            <w:pPr>
              <w:numPr>
                <w:ilvl w:val="0"/>
                <w:numId w:val="479"/>
              </w:numPr>
              <w:rPr>
                <w:lang w:val="en-US"/>
              </w:rPr>
            </w:pPr>
            <w:r w:rsidRPr="00EE3AD0">
              <w:rPr>
                <w:lang w:val="en-US"/>
              </w:rPr>
              <w:t>Theo chặng bay</w:t>
            </w:r>
          </w:p>
          <w:p w:rsidRPr="00EE3AD0" w:rsidR="00EE3AD0" w:rsidRDefault="00EE3AD0" w14:paraId="1B2A42DC" w14:textId="77777777">
            <w:pPr>
              <w:numPr>
                <w:ilvl w:val="0"/>
                <w:numId w:val="479"/>
              </w:numPr>
              <w:rPr>
                <w:lang w:val="en-US"/>
              </w:rPr>
            </w:pPr>
            <w:r w:rsidRPr="00EE3AD0">
              <w:rPr>
                <w:lang w:val="en-US"/>
              </w:rPr>
              <w:t>Theo khu vực</w:t>
            </w:r>
          </w:p>
          <w:p w:rsidRPr="00EE3AD0" w:rsidR="00EE3AD0" w:rsidP="00EE3AD0" w:rsidRDefault="00EE3AD0" w14:paraId="3F539F8E" w14:textId="77777777">
            <w:pPr>
              <w:rPr>
                <w:lang w:val="en-US"/>
              </w:rPr>
            </w:pPr>
            <w:r w:rsidRPr="00EE3AD0">
              <w:rPr>
                <w:b/>
                <w:bCs/>
                <w:lang w:val="en-US"/>
              </w:rPr>
              <w:t>5. Nguồn dữ liệu:</w:t>
            </w:r>
            <w:r w:rsidRPr="00EE3AD0">
              <w:rPr>
                <w:lang w:val="en-US"/>
              </w:rPr>
              <w:t> FIMS.</w:t>
            </w:r>
          </w:p>
          <w:p w:rsidRPr="00EE3AD0" w:rsidR="00EE3AD0" w:rsidP="00EE3AD0" w:rsidRDefault="00EE3AD0" w14:paraId="061CD5D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975328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D8B6C8" w14:textId="77777777">
            <w:pPr>
              <w:rPr>
                <w:lang w:val="en-US"/>
              </w:rPr>
            </w:pPr>
            <w:r w:rsidRPr="00EE3AD0">
              <w:rPr>
                <w:b/>
                <w:bCs/>
                <w:lang w:val="en-US"/>
              </w:rPr>
              <w:t>CT 5.8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E8C230" w14:textId="77777777">
            <w:pPr>
              <w:rPr>
                <w:lang w:val="en-US"/>
              </w:rPr>
            </w:pPr>
            <w:r w:rsidRPr="00EE3AD0">
              <w:rPr>
                <w:b/>
                <w:bCs/>
                <w:lang w:val="en-US"/>
              </w:rPr>
              <w:t xml:space="preserve">1. Tên chỉ tiêu: </w:t>
            </w:r>
            <w:r w:rsidRPr="00EE3AD0">
              <w:rPr>
                <w:lang w:val="en-US"/>
              </w:rPr>
              <w:t>Equivalent Fuel Consumption (TOE) – Năng lượng tương đương (TOE)</w:t>
            </w:r>
          </w:p>
          <w:p w:rsidRPr="00EE3AD0" w:rsidR="00EE3AD0" w:rsidP="00EE3AD0" w:rsidRDefault="00EE3AD0" w14:paraId="2D6E99BC" w14:textId="77777777">
            <w:pPr>
              <w:rPr>
                <w:lang w:val="en-US"/>
              </w:rPr>
            </w:pPr>
            <w:r w:rsidRPr="00EE3AD0">
              <w:rPr>
                <w:b/>
                <w:bCs/>
                <w:lang w:val="en-US"/>
              </w:rPr>
              <w:t>2. Định nghĩa/Diễn giải/Ý nghĩa/Mục đích đo lường:</w:t>
            </w:r>
          </w:p>
          <w:p w:rsidRPr="00EE3AD0" w:rsidR="00EE3AD0" w:rsidP="00EE3AD0" w:rsidRDefault="00EE3AD0" w14:paraId="070C832A" w14:textId="77777777">
            <w:pPr>
              <w:rPr>
                <w:lang w:val="en-US"/>
              </w:rPr>
            </w:pPr>
            <w:r w:rsidRPr="00EE3AD0">
              <w:rPr>
                <w:b/>
                <w:bCs/>
                <w:i/>
                <w:iCs/>
                <w:lang w:val="en-US"/>
              </w:rPr>
              <w:t>2.1. Định nghĩa/Diễn giải:</w:t>
            </w:r>
          </w:p>
          <w:p w:rsidRPr="00EE3AD0" w:rsidR="00EE3AD0" w:rsidRDefault="00EE3AD0" w14:paraId="061088C6" w14:textId="77777777">
            <w:pPr>
              <w:numPr>
                <w:ilvl w:val="0"/>
                <w:numId w:val="480"/>
              </w:numPr>
              <w:rPr>
                <w:lang w:val="en-US"/>
              </w:rPr>
            </w:pPr>
            <w:r w:rsidRPr="00EE3AD0">
              <w:rPr>
                <w:lang w:val="en-US"/>
              </w:rPr>
              <w:t>Là tổng mức năng lượng mà Vietnam Airlines đã thực tế tiêu thụ trong kỳ báo cáo, được xác định bằng cách quy đổi khối lượng nhiên liệu vật lý (chủ yếu là nhiên liệu bay Jet A-1) sang một đơn vị đo lường năng lượng tiêu chuẩn chung là Tấn dầu quy đổi (TOE)</w:t>
            </w:r>
            <w:r w:rsidRPr="00EE3AD0">
              <w:rPr>
                <w:b/>
                <w:bCs/>
                <w:lang w:val="en-US"/>
              </w:rPr>
              <w:tab/>
            </w:r>
            <w:r w:rsidRPr="00EE3AD0">
              <w:rPr>
                <w:lang w:val="en-US"/>
              </w:rPr>
              <w:t>.</w:t>
            </w:r>
          </w:p>
          <w:p w:rsidRPr="00EE3AD0" w:rsidR="00EE3AD0" w:rsidRDefault="00EE3AD0" w14:paraId="435BD558" w14:textId="77777777">
            <w:pPr>
              <w:numPr>
                <w:ilvl w:val="0"/>
                <w:numId w:val="480"/>
              </w:numPr>
              <w:rPr>
                <w:lang w:val="en-US"/>
              </w:rPr>
            </w:pPr>
            <w:r w:rsidRPr="00EE3AD0">
              <w:rPr>
                <w:lang w:val="en-US"/>
              </w:rPr>
              <w:t>Bản chất của chỉ tiêu này là chuyển đổi "Khối lượng" (Tấn) sang "Năng lượng sinh ra" (TOE) thông qua một Hệ số quy đổi nhiệt trị tiêu chuẩn. Điều này giúp phản ánh chính xác hàm lượng năng lượng đã được Hãng đốt cháy để phục vụ hoạt động khai thác.</w:t>
            </w:r>
          </w:p>
          <w:p w:rsidRPr="00EE3AD0" w:rsidR="00EE3AD0" w:rsidP="00EE3AD0" w:rsidRDefault="00EE3AD0" w14:paraId="35145A66" w14:textId="77777777">
            <w:pPr>
              <w:rPr>
                <w:lang w:val="en-US"/>
              </w:rPr>
            </w:pPr>
            <w:r w:rsidRPr="00EE3AD0">
              <w:rPr>
                <w:b/>
                <w:bCs/>
                <w:i/>
                <w:iCs/>
                <w:lang w:val="en-US"/>
              </w:rPr>
              <w:t>2.2. Ý nghĩa/Mục đích đo lường:</w:t>
            </w:r>
          </w:p>
          <w:p w:rsidRPr="00EE3AD0" w:rsidR="00EE3AD0" w:rsidRDefault="00EE3AD0" w14:paraId="68DCD531" w14:textId="77777777">
            <w:pPr>
              <w:numPr>
                <w:ilvl w:val="0"/>
                <w:numId w:val="481"/>
              </w:numPr>
              <w:rPr>
                <w:lang w:val="en-US"/>
              </w:rPr>
            </w:pPr>
            <w:r w:rsidRPr="00EE3AD0">
              <w:rPr>
                <w:lang w:val="en-US"/>
              </w:rPr>
              <w:t>Theo quy định của Luật Sử dụng năng lượng tiết kiệm và hiệu quả, các cơ sở sử dụng năng lượng trọng điểm quốc gia (như Vietnam Airlines) bắt buộc phải báo cáo số liệu tiêu thụ hàng năm cho Bộ Công Thương và Bộ Giao thông Vận tải bằng đơn vị chuẩn là TOE. Chỉ tiêu này chính là cơ sở dữ liệu để thực thi nghĩa vụ pháp lý đó. </w:t>
            </w:r>
          </w:p>
          <w:p w:rsidRPr="00EE3AD0" w:rsidR="00EE3AD0" w:rsidP="00EE3AD0" w:rsidRDefault="00EE3AD0" w14:paraId="7AEBA658" w14:textId="77777777">
            <w:pPr>
              <w:rPr>
                <w:lang w:val="en-US"/>
              </w:rPr>
            </w:pPr>
            <w:r w:rsidRPr="00EE3AD0">
              <w:rPr>
                <w:b/>
                <w:bCs/>
                <w:lang w:val="en-US"/>
              </w:rPr>
              <w:t xml:space="preserve">3. Công thức tính: </w:t>
            </w:r>
            <w:r w:rsidRPr="00EE3AD0">
              <w:rPr>
                <w:lang w:val="en-US"/>
              </w:rPr>
              <w:t>Tổng nhiên liệu tiêu thụ tương đương = Tổng nhiên liệu tiêu thụ (Tấn) * Hệ số quy đổi Tấn sang TOE</w:t>
            </w:r>
          </w:p>
          <w:p w:rsidRPr="00EE3AD0" w:rsidR="00EE3AD0" w:rsidP="00EE3AD0" w:rsidRDefault="00EE3AD0" w14:paraId="3D596D3D" w14:textId="77777777">
            <w:pPr>
              <w:rPr>
                <w:lang w:val="en-US"/>
              </w:rPr>
            </w:pPr>
            <w:r w:rsidRPr="00EE3AD0">
              <w:rPr>
                <w:b/>
                <w:bCs/>
                <w:lang w:val="en-US"/>
              </w:rPr>
              <w:t>4. Chiều tổng hợp dữ liệu:</w:t>
            </w:r>
          </w:p>
          <w:p w:rsidRPr="00EE3AD0" w:rsidR="00EE3AD0" w:rsidRDefault="00EE3AD0" w14:paraId="2AC08CF6" w14:textId="77777777">
            <w:pPr>
              <w:numPr>
                <w:ilvl w:val="0"/>
                <w:numId w:val="482"/>
              </w:numPr>
              <w:rPr>
                <w:lang w:val="en-US"/>
              </w:rPr>
            </w:pPr>
            <w:r w:rsidRPr="00EE3AD0">
              <w:rPr>
                <w:lang w:val="en-US"/>
              </w:rPr>
              <w:t>Theo thời gian: Năm.</w:t>
            </w:r>
          </w:p>
          <w:p w:rsidRPr="00EE3AD0" w:rsidR="00EE3AD0" w:rsidRDefault="00EE3AD0" w14:paraId="37EC7E01" w14:textId="77777777">
            <w:pPr>
              <w:numPr>
                <w:ilvl w:val="0"/>
                <w:numId w:val="482"/>
              </w:numPr>
              <w:rPr>
                <w:lang w:val="en-US"/>
              </w:rPr>
            </w:pPr>
            <w:r w:rsidRPr="00EE3AD0">
              <w:rPr>
                <w:lang w:val="en-US"/>
              </w:rPr>
              <w:t>Theo loại tàu bay </w:t>
            </w:r>
          </w:p>
          <w:p w:rsidRPr="00EE3AD0" w:rsidR="00EE3AD0" w:rsidRDefault="00EE3AD0" w14:paraId="06AAAE87" w14:textId="77777777">
            <w:pPr>
              <w:numPr>
                <w:ilvl w:val="0"/>
                <w:numId w:val="482"/>
              </w:numPr>
              <w:rPr>
                <w:lang w:val="en-US"/>
              </w:rPr>
            </w:pPr>
            <w:r w:rsidRPr="00EE3AD0">
              <w:rPr>
                <w:lang w:val="en-US"/>
              </w:rPr>
              <w:t>Theo chặng bay</w:t>
            </w:r>
          </w:p>
          <w:p w:rsidRPr="00EE3AD0" w:rsidR="00EE3AD0" w:rsidRDefault="00EE3AD0" w14:paraId="5CF6336E" w14:textId="77777777">
            <w:pPr>
              <w:numPr>
                <w:ilvl w:val="0"/>
                <w:numId w:val="482"/>
              </w:numPr>
              <w:rPr>
                <w:lang w:val="en-US"/>
              </w:rPr>
            </w:pPr>
            <w:r w:rsidRPr="00EE3AD0">
              <w:rPr>
                <w:lang w:val="en-US"/>
              </w:rPr>
              <w:t>Theo khu vực</w:t>
            </w:r>
          </w:p>
          <w:p w:rsidRPr="00EE3AD0" w:rsidR="00EE3AD0" w:rsidP="00EE3AD0" w:rsidRDefault="00EE3AD0" w14:paraId="6C1FDA40" w14:textId="77777777">
            <w:pPr>
              <w:rPr>
                <w:lang w:val="en-US"/>
              </w:rPr>
            </w:pPr>
            <w:r w:rsidRPr="00EE3AD0">
              <w:rPr>
                <w:b/>
                <w:bCs/>
                <w:lang w:val="en-US"/>
              </w:rPr>
              <w:t>5. Nguồn dữ liệu:</w:t>
            </w:r>
            <w:r w:rsidRPr="00EE3AD0">
              <w:rPr>
                <w:lang w:val="en-US"/>
              </w:rPr>
              <w:t> FIMS.</w:t>
            </w:r>
          </w:p>
          <w:p w:rsidRPr="00EE3AD0" w:rsidR="00EE3AD0" w:rsidP="00EE3AD0" w:rsidRDefault="00EE3AD0" w14:paraId="1D04BA8B"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06699E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210CB7" w14:textId="77777777">
            <w:pPr>
              <w:rPr>
                <w:lang w:val="en-US"/>
              </w:rPr>
            </w:pPr>
            <w:r w:rsidRPr="00EE3AD0">
              <w:rPr>
                <w:b/>
                <w:bCs/>
                <w:lang w:val="en-US"/>
              </w:rPr>
              <w:t>CT 5.9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F17285" w14:textId="77777777">
            <w:pPr>
              <w:rPr>
                <w:lang w:val="en-US"/>
              </w:rPr>
            </w:pPr>
            <w:r w:rsidRPr="00EE3AD0">
              <w:rPr>
                <w:b/>
                <w:bCs/>
                <w:lang w:val="en-US"/>
              </w:rPr>
              <w:t xml:space="preserve">1. Tên chỉ tiêu: </w:t>
            </w:r>
            <w:r w:rsidRPr="00EE3AD0">
              <w:rPr>
                <w:lang w:val="en-US"/>
              </w:rPr>
              <w:t>GHG Emissions (tCO2e) – Phát thải khí nhà kính (tCO2e)</w:t>
            </w:r>
          </w:p>
          <w:p w:rsidRPr="00EE3AD0" w:rsidR="00EE3AD0" w:rsidP="00EE3AD0" w:rsidRDefault="00EE3AD0" w14:paraId="5FC307F8" w14:textId="77777777">
            <w:pPr>
              <w:rPr>
                <w:lang w:val="en-US"/>
              </w:rPr>
            </w:pPr>
            <w:r w:rsidRPr="00EE3AD0">
              <w:rPr>
                <w:b/>
                <w:bCs/>
                <w:lang w:val="en-US"/>
              </w:rPr>
              <w:t>2. Định nghĩa/Diễn giải/Ý nghĩa/Mục đích đo lường:</w:t>
            </w:r>
          </w:p>
          <w:p w:rsidRPr="00EE3AD0" w:rsidR="00EE3AD0" w:rsidP="00EE3AD0" w:rsidRDefault="00EE3AD0" w14:paraId="5815B161" w14:textId="77777777">
            <w:pPr>
              <w:rPr>
                <w:lang w:val="en-US"/>
              </w:rPr>
            </w:pPr>
            <w:r w:rsidRPr="00EE3AD0">
              <w:rPr>
                <w:b/>
                <w:bCs/>
                <w:i/>
                <w:iCs/>
                <w:lang w:val="en-US"/>
              </w:rPr>
              <w:t>2.1. Định nghĩa/Diễn giải:</w:t>
            </w:r>
          </w:p>
          <w:p w:rsidRPr="00EE3AD0" w:rsidR="00EE3AD0" w:rsidRDefault="00EE3AD0" w14:paraId="5342C50E" w14:textId="77777777">
            <w:pPr>
              <w:numPr>
                <w:ilvl w:val="0"/>
                <w:numId w:val="483"/>
              </w:numPr>
              <w:rPr>
                <w:lang w:val="en-US"/>
              </w:rPr>
            </w:pPr>
            <w:r w:rsidRPr="00EE3AD0">
              <w:rPr>
                <w:lang w:val="en-US"/>
              </w:rPr>
              <w:t>Là tổng khối lượng các loại khí nhà kính phát sinh trực tiếp từ quá trình đốt cháy nhiên liệu (chủ yếu là Jet A-1) trong hoạt động khai thác bay của Vietnam Airlines xuyên suốt kỳ báo cáo.</w:t>
            </w:r>
          </w:p>
          <w:p w:rsidRPr="00EE3AD0" w:rsidR="00EE3AD0" w:rsidRDefault="00EE3AD0" w14:paraId="438E9CBA" w14:textId="77777777">
            <w:pPr>
              <w:numPr>
                <w:ilvl w:val="0"/>
                <w:numId w:val="483"/>
              </w:numPr>
              <w:rPr>
                <w:lang w:val="en-US"/>
              </w:rPr>
            </w:pPr>
            <w:r w:rsidRPr="00EE3AD0">
              <w:rPr>
                <w:lang w:val="en-US"/>
              </w:rPr>
              <w:t>Theo chuẩn mực kiểm kê quốc tế, chỉ tiêu này là tổng hòa của 3 loại khí nhà kính cốt lõi: CO2, CH4 và N2O.</w:t>
            </w:r>
          </w:p>
          <w:p w:rsidRPr="00EE3AD0" w:rsidR="00EE3AD0" w:rsidRDefault="00EE3AD0" w14:paraId="511F61F6" w14:textId="77777777">
            <w:pPr>
              <w:numPr>
                <w:ilvl w:val="0"/>
                <w:numId w:val="483"/>
              </w:numPr>
              <w:rPr>
                <w:lang w:val="en-US"/>
              </w:rPr>
            </w:pPr>
            <w:r w:rsidRPr="00EE3AD0">
              <w:rPr>
                <w:lang w:val="en-US"/>
              </w:rPr>
              <w:t xml:space="preserve">Để chuẩn hóa và có thể cộng gộp, khối lượng của các khí phi carbon (CH4 và N2O) được nhân với </w:t>
            </w:r>
            <w:r w:rsidRPr="00EE3AD0">
              <w:rPr>
                <w:i/>
                <w:iCs/>
                <w:lang w:val="en-US"/>
              </w:rPr>
              <w:t>Hệ số tiềm năng nóng lên toàn cầu (GWP - Global Warming Potential)</w:t>
            </w:r>
            <w:r w:rsidRPr="00EE3AD0">
              <w:rPr>
                <w:lang w:val="en-US"/>
              </w:rPr>
              <w:t xml:space="preserve"> để quy đổi về cùng một đơn vị đo lường tiêu chuẩn là tCO2e</w:t>
            </w:r>
          </w:p>
          <w:p w:rsidRPr="00EE3AD0" w:rsidR="00EE3AD0" w:rsidP="00EE3AD0" w:rsidRDefault="00EE3AD0" w14:paraId="3BFE04C4" w14:textId="77777777">
            <w:pPr>
              <w:rPr>
                <w:lang w:val="en-US"/>
              </w:rPr>
            </w:pPr>
            <w:r w:rsidRPr="00EE3AD0">
              <w:rPr>
                <w:b/>
                <w:bCs/>
                <w:i/>
                <w:iCs/>
                <w:lang w:val="en-US"/>
              </w:rPr>
              <w:t>2.2. Ý nghĩa/Mục đích đo lường:</w:t>
            </w:r>
          </w:p>
          <w:p w:rsidRPr="00EE3AD0" w:rsidR="00EE3AD0" w:rsidRDefault="00EE3AD0" w14:paraId="1B09AA59" w14:textId="77777777">
            <w:pPr>
              <w:numPr>
                <w:ilvl w:val="0"/>
                <w:numId w:val="484"/>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CD8D552" w14:textId="77777777">
            <w:pPr>
              <w:rPr>
                <w:lang w:val="en-US"/>
              </w:rPr>
            </w:pPr>
            <w:r w:rsidRPr="00EE3AD0">
              <w:rPr>
                <w:b/>
                <w:bCs/>
                <w:lang w:val="en-US"/>
              </w:rPr>
              <w:t xml:space="preserve">3. Công thức tính: </w:t>
            </w:r>
            <w:r w:rsidRPr="00EE3AD0">
              <w:rPr>
                <w:lang w:val="en-US"/>
              </w:rPr>
              <w:t>Tổng phát thải khí nhà kính = Phát thải khí CO2 (tCO2e) + Phát thải khí CH4 (tCO2e) + Phát thải khí N2O (tCO2e)</w:t>
            </w:r>
          </w:p>
          <w:p w:rsidRPr="00EE3AD0" w:rsidR="00EE3AD0" w:rsidP="00EE3AD0" w:rsidRDefault="00EE3AD0" w14:paraId="057CA573" w14:textId="77777777">
            <w:pPr>
              <w:rPr>
                <w:lang w:val="en-US"/>
              </w:rPr>
            </w:pPr>
            <w:r w:rsidRPr="00EE3AD0">
              <w:rPr>
                <w:b/>
                <w:bCs/>
                <w:lang w:val="en-US"/>
              </w:rPr>
              <w:t>4. Chiều tổng hợp dữ liệu:</w:t>
            </w:r>
          </w:p>
          <w:p w:rsidRPr="00EE3AD0" w:rsidR="00EE3AD0" w:rsidRDefault="00EE3AD0" w14:paraId="19E3ED85" w14:textId="77777777">
            <w:pPr>
              <w:numPr>
                <w:ilvl w:val="0"/>
                <w:numId w:val="485"/>
              </w:numPr>
              <w:rPr>
                <w:lang w:val="en-US"/>
              </w:rPr>
            </w:pPr>
            <w:r w:rsidRPr="00EE3AD0">
              <w:rPr>
                <w:lang w:val="en-US"/>
              </w:rPr>
              <w:t>Theo thời gian: Năm.</w:t>
            </w:r>
          </w:p>
          <w:p w:rsidRPr="00EE3AD0" w:rsidR="00EE3AD0" w:rsidRDefault="00EE3AD0" w14:paraId="581BB865" w14:textId="77777777">
            <w:pPr>
              <w:numPr>
                <w:ilvl w:val="0"/>
                <w:numId w:val="485"/>
              </w:numPr>
              <w:rPr>
                <w:lang w:val="en-US"/>
              </w:rPr>
            </w:pPr>
            <w:r w:rsidRPr="00EE3AD0">
              <w:rPr>
                <w:lang w:val="en-US"/>
              </w:rPr>
              <w:t>Theo loại tàu bay </w:t>
            </w:r>
          </w:p>
          <w:p w:rsidRPr="00EE3AD0" w:rsidR="00EE3AD0" w:rsidRDefault="00EE3AD0" w14:paraId="3A7DD38F" w14:textId="77777777">
            <w:pPr>
              <w:numPr>
                <w:ilvl w:val="0"/>
                <w:numId w:val="485"/>
              </w:numPr>
              <w:rPr>
                <w:lang w:val="en-US"/>
              </w:rPr>
            </w:pPr>
            <w:r w:rsidRPr="00EE3AD0">
              <w:rPr>
                <w:lang w:val="en-US"/>
              </w:rPr>
              <w:t>Theo chặng bay</w:t>
            </w:r>
          </w:p>
          <w:p w:rsidRPr="00EE3AD0" w:rsidR="00EE3AD0" w:rsidRDefault="00EE3AD0" w14:paraId="0829D8C3" w14:textId="77777777">
            <w:pPr>
              <w:numPr>
                <w:ilvl w:val="0"/>
                <w:numId w:val="485"/>
              </w:numPr>
              <w:rPr>
                <w:lang w:val="en-US"/>
              </w:rPr>
            </w:pPr>
            <w:r w:rsidRPr="00EE3AD0">
              <w:rPr>
                <w:lang w:val="en-US"/>
              </w:rPr>
              <w:t>Theo khu vực</w:t>
            </w:r>
          </w:p>
          <w:p w:rsidRPr="00EE3AD0" w:rsidR="00EE3AD0" w:rsidP="00EE3AD0" w:rsidRDefault="00EE3AD0" w14:paraId="486D7314" w14:textId="77777777">
            <w:pPr>
              <w:rPr>
                <w:lang w:val="en-US"/>
              </w:rPr>
            </w:pPr>
            <w:r w:rsidRPr="00EE3AD0">
              <w:rPr>
                <w:b/>
                <w:bCs/>
                <w:lang w:val="en-US"/>
              </w:rPr>
              <w:t>5. Nguồn dữ liệu:</w:t>
            </w:r>
            <w:r w:rsidRPr="00EE3AD0">
              <w:rPr>
                <w:lang w:val="en-US"/>
              </w:rPr>
              <w:t> FIMS.</w:t>
            </w:r>
          </w:p>
          <w:p w:rsidRPr="00EE3AD0" w:rsidR="00EE3AD0" w:rsidP="00EE3AD0" w:rsidRDefault="00EE3AD0" w14:paraId="29E48F9F"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E8BE4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2C3121" w14:textId="77777777">
            <w:pPr>
              <w:rPr>
                <w:lang w:val="en-US"/>
              </w:rPr>
            </w:pPr>
            <w:r w:rsidRPr="00EE3AD0">
              <w:rPr>
                <w:b/>
                <w:bCs/>
                <w:lang w:val="en-US"/>
              </w:rPr>
              <w:t>CT 5.10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658785" w14:textId="77777777">
            <w:pPr>
              <w:rPr>
                <w:lang w:val="en-US"/>
              </w:rPr>
            </w:pPr>
            <w:r w:rsidRPr="00EE3AD0">
              <w:rPr>
                <w:b/>
                <w:bCs/>
                <w:lang w:val="en-US"/>
              </w:rPr>
              <w:t xml:space="preserve">1. Tên chỉ tiêu: </w:t>
            </w:r>
            <w:r w:rsidRPr="00EE3AD0">
              <w:rPr>
                <w:lang w:val="en-US"/>
              </w:rPr>
              <w:t>CO2 Emissions (tCO2e) – Phát thải CO2 (tCO2e)</w:t>
            </w:r>
          </w:p>
          <w:p w:rsidRPr="00EE3AD0" w:rsidR="00EE3AD0" w:rsidP="00EE3AD0" w:rsidRDefault="00EE3AD0" w14:paraId="370CCC90" w14:textId="77777777">
            <w:pPr>
              <w:rPr>
                <w:lang w:val="en-US"/>
              </w:rPr>
            </w:pPr>
            <w:r w:rsidRPr="00EE3AD0">
              <w:rPr>
                <w:b/>
                <w:bCs/>
                <w:lang w:val="en-US"/>
              </w:rPr>
              <w:t>2. Định nghĩa/Diễn giải/Ý nghĩa/Mục đích đo lường:</w:t>
            </w:r>
          </w:p>
          <w:p w:rsidRPr="00EE3AD0" w:rsidR="00EE3AD0" w:rsidP="00EE3AD0" w:rsidRDefault="00EE3AD0" w14:paraId="01108297" w14:textId="77777777">
            <w:pPr>
              <w:rPr>
                <w:lang w:val="en-US"/>
              </w:rPr>
            </w:pPr>
            <w:r w:rsidRPr="00EE3AD0">
              <w:rPr>
                <w:b/>
                <w:bCs/>
                <w:i/>
                <w:iCs/>
                <w:lang w:val="en-US"/>
              </w:rPr>
              <w:t>2.1. Định nghĩa/Diễn giải:</w:t>
            </w:r>
          </w:p>
          <w:p w:rsidRPr="00EE3AD0" w:rsidR="00EE3AD0" w:rsidRDefault="00EE3AD0" w14:paraId="716E78E6" w14:textId="77777777">
            <w:pPr>
              <w:numPr>
                <w:ilvl w:val="0"/>
                <w:numId w:val="486"/>
              </w:numPr>
              <w:rPr>
                <w:lang w:val="en-US"/>
              </w:rPr>
            </w:pPr>
            <w:r w:rsidRPr="00EE3AD0">
              <w:rPr>
                <w:lang w:val="en-US"/>
              </w:rPr>
              <w:t>Là tổng khối lượng khí Carbon Dioxide (CO2) phát sinh trực tiếp và xả thải vào bầu khí quyển từ quá trình đốt cháy nhiên liệu hàng không (chủ yếu là Jet A-1) trong các hoạt động khai thác bay của Vietnam Airlines xuyên suốt kỳ báo cáo. </w:t>
            </w:r>
          </w:p>
          <w:p w:rsidRPr="00EE3AD0" w:rsidR="00EE3AD0" w:rsidP="00EE3AD0" w:rsidRDefault="00EE3AD0" w14:paraId="3621098A" w14:textId="77777777">
            <w:pPr>
              <w:rPr>
                <w:lang w:val="en-US"/>
              </w:rPr>
            </w:pPr>
            <w:r w:rsidRPr="00EE3AD0">
              <w:rPr>
                <w:b/>
                <w:bCs/>
                <w:i/>
                <w:iCs/>
                <w:lang w:val="en-US"/>
              </w:rPr>
              <w:t>2.2. Ý nghĩa/Mục đích đo lường:</w:t>
            </w:r>
          </w:p>
          <w:p w:rsidRPr="00EE3AD0" w:rsidR="00EE3AD0" w:rsidRDefault="00EE3AD0" w14:paraId="2C77CD6C" w14:textId="77777777">
            <w:pPr>
              <w:numPr>
                <w:ilvl w:val="0"/>
                <w:numId w:val="487"/>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0B107D5B" w14:textId="77777777">
            <w:pPr>
              <w:rPr>
                <w:lang w:val="en-US"/>
              </w:rPr>
            </w:pPr>
            <w:r w:rsidRPr="00EE3AD0">
              <w:rPr>
                <w:b/>
                <w:bCs/>
                <w:lang w:val="en-US"/>
              </w:rPr>
              <w:t xml:space="preserve">3. Công thức tính: </w:t>
            </w:r>
            <w:r w:rsidRPr="00EE3AD0">
              <w:rPr>
                <w:lang w:val="en-US"/>
              </w:rPr>
              <w:t>Phát thải CO2 = Nhiên liệu tiêu thụ Jet A-1 (Tấn) * Hệ số phát thải CO2</w:t>
            </w:r>
          </w:p>
          <w:p w:rsidRPr="00EE3AD0" w:rsidR="00EE3AD0" w:rsidP="00EE3AD0" w:rsidRDefault="00EE3AD0" w14:paraId="12A5CCBA" w14:textId="77777777">
            <w:pPr>
              <w:rPr>
                <w:lang w:val="en-US"/>
              </w:rPr>
            </w:pPr>
            <w:r w:rsidRPr="00EE3AD0">
              <w:rPr>
                <w:b/>
                <w:bCs/>
                <w:lang w:val="en-US"/>
              </w:rPr>
              <w:t>4. Chiều tổng hợp dữ liệu:</w:t>
            </w:r>
          </w:p>
          <w:p w:rsidRPr="00EE3AD0" w:rsidR="00EE3AD0" w:rsidRDefault="00EE3AD0" w14:paraId="7DABA5AD" w14:textId="77777777">
            <w:pPr>
              <w:numPr>
                <w:ilvl w:val="0"/>
                <w:numId w:val="488"/>
              </w:numPr>
              <w:rPr>
                <w:lang w:val="en-US"/>
              </w:rPr>
            </w:pPr>
            <w:r w:rsidRPr="00EE3AD0">
              <w:rPr>
                <w:lang w:val="en-US"/>
              </w:rPr>
              <w:t>Theo thời gian: Năm.</w:t>
            </w:r>
          </w:p>
          <w:p w:rsidRPr="00EE3AD0" w:rsidR="00EE3AD0" w:rsidRDefault="00EE3AD0" w14:paraId="3CFFE133" w14:textId="77777777">
            <w:pPr>
              <w:numPr>
                <w:ilvl w:val="0"/>
                <w:numId w:val="488"/>
              </w:numPr>
              <w:rPr>
                <w:lang w:val="en-US"/>
              </w:rPr>
            </w:pPr>
            <w:r w:rsidRPr="00EE3AD0">
              <w:rPr>
                <w:lang w:val="en-US"/>
              </w:rPr>
              <w:t>Theo loại tàu bay </w:t>
            </w:r>
          </w:p>
          <w:p w:rsidRPr="00EE3AD0" w:rsidR="00EE3AD0" w:rsidRDefault="00EE3AD0" w14:paraId="3F6F250A" w14:textId="77777777">
            <w:pPr>
              <w:numPr>
                <w:ilvl w:val="0"/>
                <w:numId w:val="488"/>
              </w:numPr>
              <w:rPr>
                <w:lang w:val="en-US"/>
              </w:rPr>
            </w:pPr>
            <w:r w:rsidRPr="00EE3AD0">
              <w:rPr>
                <w:lang w:val="en-US"/>
              </w:rPr>
              <w:t>Theo chặng bay</w:t>
            </w:r>
          </w:p>
          <w:p w:rsidRPr="00EE3AD0" w:rsidR="00EE3AD0" w:rsidRDefault="00EE3AD0" w14:paraId="25ECBD5C" w14:textId="77777777">
            <w:pPr>
              <w:numPr>
                <w:ilvl w:val="0"/>
                <w:numId w:val="488"/>
              </w:numPr>
              <w:rPr>
                <w:lang w:val="en-US"/>
              </w:rPr>
            </w:pPr>
            <w:r w:rsidRPr="00EE3AD0">
              <w:rPr>
                <w:lang w:val="en-US"/>
              </w:rPr>
              <w:t>Theo khu vực</w:t>
            </w:r>
          </w:p>
          <w:p w:rsidRPr="00EE3AD0" w:rsidR="00EE3AD0" w:rsidP="00EE3AD0" w:rsidRDefault="00EE3AD0" w14:paraId="06294C44" w14:textId="77777777">
            <w:pPr>
              <w:rPr>
                <w:lang w:val="en-US"/>
              </w:rPr>
            </w:pPr>
            <w:r w:rsidRPr="00EE3AD0">
              <w:rPr>
                <w:b/>
                <w:bCs/>
                <w:lang w:val="en-US"/>
              </w:rPr>
              <w:t>5. Nguồn dữ liệu:</w:t>
            </w:r>
            <w:r w:rsidRPr="00EE3AD0">
              <w:rPr>
                <w:lang w:val="en-US"/>
              </w:rPr>
              <w:t> FIMS.</w:t>
            </w:r>
          </w:p>
          <w:p w:rsidRPr="00EE3AD0" w:rsidR="00EE3AD0" w:rsidP="00EE3AD0" w:rsidRDefault="00EE3AD0" w14:paraId="795F780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CCC9E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C910FC" w14:textId="77777777">
            <w:pPr>
              <w:rPr>
                <w:lang w:val="en-US"/>
              </w:rPr>
            </w:pPr>
            <w:r w:rsidRPr="00EE3AD0">
              <w:rPr>
                <w:b/>
                <w:bCs/>
                <w:lang w:val="en-US"/>
              </w:rPr>
              <w:t>CT 5.11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9D6645" w14:textId="77777777">
            <w:pPr>
              <w:rPr>
                <w:lang w:val="en-US"/>
              </w:rPr>
            </w:pPr>
            <w:r w:rsidRPr="00EE3AD0">
              <w:rPr>
                <w:b/>
                <w:bCs/>
                <w:lang w:val="en-US"/>
              </w:rPr>
              <w:t xml:space="preserve">1. Tên chỉ tiêu: </w:t>
            </w:r>
            <w:r w:rsidRPr="00EE3AD0">
              <w:rPr>
                <w:lang w:val="en-US"/>
              </w:rPr>
              <w:t>CH4 Emissions (tCO2e) – Phát thải CH4 (tCO2e)</w:t>
            </w:r>
          </w:p>
          <w:p w:rsidRPr="00EE3AD0" w:rsidR="00EE3AD0" w:rsidP="00EE3AD0" w:rsidRDefault="00EE3AD0" w14:paraId="2C692CED" w14:textId="77777777">
            <w:pPr>
              <w:rPr>
                <w:lang w:val="en-US"/>
              </w:rPr>
            </w:pPr>
            <w:r w:rsidRPr="00EE3AD0">
              <w:rPr>
                <w:b/>
                <w:bCs/>
                <w:lang w:val="en-US"/>
              </w:rPr>
              <w:t>2. Định nghĩa/Diễn giải/Ý nghĩa/Mục đích đo lường:</w:t>
            </w:r>
          </w:p>
          <w:p w:rsidRPr="00EE3AD0" w:rsidR="00EE3AD0" w:rsidP="00EE3AD0" w:rsidRDefault="00EE3AD0" w14:paraId="59ED3AFD" w14:textId="77777777">
            <w:pPr>
              <w:rPr>
                <w:lang w:val="en-US"/>
              </w:rPr>
            </w:pPr>
            <w:r w:rsidRPr="00EE3AD0">
              <w:rPr>
                <w:b/>
                <w:bCs/>
                <w:i/>
                <w:iCs/>
                <w:lang w:val="en-US"/>
              </w:rPr>
              <w:t>2.1. Định nghĩa/Diễn giải:</w:t>
            </w:r>
          </w:p>
          <w:p w:rsidRPr="00EE3AD0" w:rsidR="00EE3AD0" w:rsidRDefault="00EE3AD0" w14:paraId="7CFCF344" w14:textId="77777777">
            <w:pPr>
              <w:numPr>
                <w:ilvl w:val="0"/>
                <w:numId w:val="489"/>
              </w:numPr>
              <w:rPr>
                <w:lang w:val="en-US"/>
              </w:rPr>
            </w:pPr>
            <w:r w:rsidRPr="00EE3AD0">
              <w:rPr>
                <w:lang w:val="en-US"/>
              </w:rPr>
              <w:t>Là khối lượng khí CH4 phát sinh trực tiếp từ quá trình đốt cháy nhiên liệu hàng không trong hoạt động khai thác bay của Vietnam Airlines xuyên suốt kỳ báo cáo.</w:t>
            </w:r>
          </w:p>
          <w:p w:rsidRPr="00EE3AD0" w:rsidR="00EE3AD0" w:rsidRDefault="00EE3AD0" w14:paraId="0F0D8579" w14:textId="77777777">
            <w:pPr>
              <w:numPr>
                <w:ilvl w:val="0"/>
                <w:numId w:val="489"/>
              </w:numPr>
              <w:rPr>
                <w:lang w:val="en-US"/>
              </w:rPr>
            </w:pPr>
            <w:r w:rsidRPr="00EE3AD0">
              <w:rPr>
                <w:lang w:val="en-US"/>
              </w:rPr>
              <w:t>Trong cơ cấu khí nhà kính từ động cơ máy bay, lượng khí CH4 phát thải vật lý chiếm tỷ trọng rất nhỏ, tuy nhiên đây là một loại khí nhà kính phi carbon (non-CO2 GHG) bắt buộc phải kiểm kê.</w:t>
            </w:r>
          </w:p>
          <w:p w:rsidRPr="00EE3AD0" w:rsidR="00EE3AD0" w:rsidP="00EE3AD0" w:rsidRDefault="00EE3AD0" w14:paraId="14C6198C" w14:textId="77777777">
            <w:pPr>
              <w:rPr>
                <w:lang w:val="en-US"/>
              </w:rPr>
            </w:pPr>
            <w:r w:rsidRPr="00EE3AD0">
              <w:rPr>
                <w:b/>
                <w:bCs/>
                <w:i/>
                <w:iCs/>
                <w:lang w:val="en-US"/>
              </w:rPr>
              <w:t>2.2. Ý nghĩa/Mục đích đo lường:</w:t>
            </w:r>
          </w:p>
          <w:p w:rsidRPr="00EE3AD0" w:rsidR="00EE3AD0" w:rsidRDefault="00EE3AD0" w14:paraId="0ECED83E" w14:textId="77777777">
            <w:pPr>
              <w:numPr>
                <w:ilvl w:val="0"/>
                <w:numId w:val="490"/>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304A87D5" w14:textId="77777777">
            <w:pPr>
              <w:rPr>
                <w:lang w:val="en-US"/>
              </w:rPr>
            </w:pPr>
            <w:r w:rsidRPr="00EE3AD0">
              <w:rPr>
                <w:b/>
                <w:bCs/>
                <w:lang w:val="en-US"/>
              </w:rPr>
              <w:t xml:space="preserve">3. Công thức tính: </w:t>
            </w:r>
            <w:r w:rsidRPr="00EE3AD0">
              <w:rPr>
                <w:lang w:val="en-US"/>
              </w:rPr>
              <w:t>Phát thải CH4 = Nhiên liệu tiêu thụ Jet A-1 (Tấn) / 1000000 * NCV * Hệ số phát thải CH4 * GWP*CH4</w:t>
            </w:r>
          </w:p>
          <w:p w:rsidRPr="00EE3AD0" w:rsidR="00EE3AD0" w:rsidP="00EE3AD0" w:rsidRDefault="00EE3AD0" w14:paraId="3649D0E5" w14:textId="77777777">
            <w:pPr>
              <w:rPr>
                <w:lang w:val="en-US"/>
              </w:rPr>
            </w:pPr>
            <w:r w:rsidRPr="00EE3AD0">
              <w:rPr>
                <w:b/>
                <w:bCs/>
                <w:lang w:val="en-US"/>
              </w:rPr>
              <w:t>4. Chiều tổng hợp dữ liệu:</w:t>
            </w:r>
          </w:p>
          <w:p w:rsidRPr="00EE3AD0" w:rsidR="00EE3AD0" w:rsidRDefault="00EE3AD0" w14:paraId="48DFA4DA" w14:textId="77777777">
            <w:pPr>
              <w:numPr>
                <w:ilvl w:val="0"/>
                <w:numId w:val="491"/>
              </w:numPr>
              <w:rPr>
                <w:lang w:val="en-US"/>
              </w:rPr>
            </w:pPr>
            <w:r w:rsidRPr="00EE3AD0">
              <w:rPr>
                <w:lang w:val="en-US"/>
              </w:rPr>
              <w:t>Theo thời gian: Năm.</w:t>
            </w:r>
          </w:p>
          <w:p w:rsidRPr="00EE3AD0" w:rsidR="00EE3AD0" w:rsidRDefault="00EE3AD0" w14:paraId="46C419DC" w14:textId="77777777">
            <w:pPr>
              <w:numPr>
                <w:ilvl w:val="0"/>
                <w:numId w:val="491"/>
              </w:numPr>
              <w:rPr>
                <w:lang w:val="en-US"/>
              </w:rPr>
            </w:pPr>
            <w:r w:rsidRPr="00EE3AD0">
              <w:rPr>
                <w:lang w:val="en-US"/>
              </w:rPr>
              <w:t>Theo loại tàu bay </w:t>
            </w:r>
          </w:p>
          <w:p w:rsidRPr="00EE3AD0" w:rsidR="00EE3AD0" w:rsidRDefault="00EE3AD0" w14:paraId="6C20DE84" w14:textId="77777777">
            <w:pPr>
              <w:numPr>
                <w:ilvl w:val="0"/>
                <w:numId w:val="491"/>
              </w:numPr>
              <w:rPr>
                <w:lang w:val="en-US"/>
              </w:rPr>
            </w:pPr>
            <w:r w:rsidRPr="00EE3AD0">
              <w:rPr>
                <w:lang w:val="en-US"/>
              </w:rPr>
              <w:t>Theo chặng bay</w:t>
            </w:r>
          </w:p>
          <w:p w:rsidRPr="00EE3AD0" w:rsidR="00EE3AD0" w:rsidRDefault="00EE3AD0" w14:paraId="440566BD" w14:textId="77777777">
            <w:pPr>
              <w:numPr>
                <w:ilvl w:val="0"/>
                <w:numId w:val="491"/>
              </w:numPr>
              <w:rPr>
                <w:lang w:val="en-US"/>
              </w:rPr>
            </w:pPr>
            <w:r w:rsidRPr="00EE3AD0">
              <w:rPr>
                <w:lang w:val="en-US"/>
              </w:rPr>
              <w:t>Theo khu vực</w:t>
            </w:r>
          </w:p>
          <w:p w:rsidRPr="00EE3AD0" w:rsidR="00EE3AD0" w:rsidP="00EE3AD0" w:rsidRDefault="00EE3AD0" w14:paraId="1E433302" w14:textId="77777777">
            <w:pPr>
              <w:rPr>
                <w:lang w:val="en-US"/>
              </w:rPr>
            </w:pPr>
            <w:r w:rsidRPr="00EE3AD0">
              <w:rPr>
                <w:b/>
                <w:bCs/>
                <w:lang w:val="en-US"/>
              </w:rPr>
              <w:t>5. Nguồn dữ liệu:</w:t>
            </w:r>
            <w:r w:rsidRPr="00EE3AD0">
              <w:rPr>
                <w:lang w:val="en-US"/>
              </w:rPr>
              <w:t> FIMS.</w:t>
            </w:r>
          </w:p>
          <w:p w:rsidRPr="00EE3AD0" w:rsidR="00EE3AD0" w:rsidP="00EE3AD0" w:rsidRDefault="00EE3AD0" w14:paraId="13089F1C"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235364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E20BD2" w14:textId="77777777">
            <w:pPr>
              <w:rPr>
                <w:lang w:val="en-US"/>
              </w:rPr>
            </w:pPr>
            <w:r w:rsidRPr="00EE3AD0">
              <w:rPr>
                <w:b/>
                <w:bCs/>
                <w:lang w:val="en-US"/>
              </w:rPr>
              <w:t>CT 5.12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597655" w:rsidR="00EE3AD0" w:rsidP="00EE3AD0" w:rsidRDefault="00EE3AD0" w14:paraId="5AEC704C" w14:textId="77777777">
            <w:pPr>
              <w:rPr>
                <w:lang w:val="pt-BR"/>
              </w:rPr>
            </w:pPr>
            <w:r w:rsidRPr="00597655">
              <w:rPr>
                <w:b/>
                <w:bCs/>
                <w:lang w:val="pt-BR"/>
              </w:rPr>
              <w:t xml:space="preserve">1. Tên chỉ tiêu: </w:t>
            </w:r>
            <w:r w:rsidRPr="00597655">
              <w:rPr>
                <w:lang w:val="pt-BR"/>
              </w:rPr>
              <w:t>N2O Emissions (tCO2e) – Phát thải N2O (tCO2e)</w:t>
            </w:r>
          </w:p>
          <w:p w:rsidRPr="00597655" w:rsidR="00EE3AD0" w:rsidP="00EE3AD0" w:rsidRDefault="00EE3AD0" w14:paraId="3B9CFADC" w14:textId="77777777">
            <w:pPr>
              <w:rPr>
                <w:lang w:val="pt-BR"/>
              </w:rPr>
            </w:pPr>
            <w:r w:rsidRPr="00597655">
              <w:rPr>
                <w:b/>
                <w:bCs/>
                <w:lang w:val="pt-BR"/>
              </w:rPr>
              <w:t>2. Định nghĩa/Diễn giải/Ý nghĩa/Mục đích đo lường:</w:t>
            </w:r>
          </w:p>
          <w:p w:rsidRPr="00EE3AD0" w:rsidR="00EE3AD0" w:rsidP="00EE3AD0" w:rsidRDefault="00EE3AD0" w14:paraId="1050AF4E" w14:textId="77777777">
            <w:pPr>
              <w:rPr>
                <w:lang w:val="en-US"/>
              </w:rPr>
            </w:pPr>
            <w:r w:rsidRPr="00EE3AD0">
              <w:rPr>
                <w:b/>
                <w:bCs/>
                <w:i/>
                <w:iCs/>
                <w:lang w:val="en-US"/>
              </w:rPr>
              <w:t>2.1. Định nghĩa/Diễn giải:</w:t>
            </w:r>
          </w:p>
          <w:p w:rsidRPr="00EE3AD0" w:rsidR="00EE3AD0" w:rsidRDefault="00EE3AD0" w14:paraId="0261ED99" w14:textId="77777777">
            <w:pPr>
              <w:numPr>
                <w:ilvl w:val="0"/>
                <w:numId w:val="492"/>
              </w:numPr>
              <w:rPr>
                <w:lang w:val="en-US"/>
              </w:rPr>
            </w:pPr>
            <w:r w:rsidRPr="00EE3AD0">
              <w:rPr>
                <w:lang w:val="en-US"/>
              </w:rPr>
              <w:t>Là khối lượng khí N2O phát sinh trực tiếp từ quá trình đốt cháy nhiên liệu hàng không trong buồng đốt động cơ tàu bay của Vietnam Airlines xuyên suốt kỳ báo cáo.</w:t>
            </w:r>
          </w:p>
          <w:p w:rsidRPr="00EE3AD0" w:rsidR="00EE3AD0" w:rsidRDefault="00EE3AD0" w14:paraId="01E4CB25" w14:textId="77777777">
            <w:pPr>
              <w:numPr>
                <w:ilvl w:val="0"/>
                <w:numId w:val="492"/>
              </w:numPr>
              <w:rPr>
                <w:lang w:val="en-US"/>
              </w:rPr>
            </w:pPr>
            <w:r w:rsidRPr="00EE3AD0">
              <w:rPr>
                <w:lang w:val="en-US"/>
              </w:rPr>
              <w:t>Tương tự như CH4, N2O là một loại khí nhà kính phi carbon (non-CO2 GHG). Dù chiếm tỷ trọng khối lượng vật lý vô cùng nhỏ bé so với lượng CO2 sinh ra, N2O vẫn là một cấu phần bắt buộc phải ghi nhận trong kiểm kê khí nhà kính.</w:t>
            </w:r>
          </w:p>
          <w:p w:rsidRPr="00EE3AD0" w:rsidR="00EE3AD0" w:rsidP="00EE3AD0" w:rsidRDefault="00EE3AD0" w14:paraId="415205A3" w14:textId="77777777">
            <w:pPr>
              <w:rPr>
                <w:lang w:val="en-US"/>
              </w:rPr>
            </w:pPr>
            <w:r w:rsidRPr="00EE3AD0">
              <w:rPr>
                <w:b/>
                <w:bCs/>
                <w:i/>
                <w:iCs/>
                <w:lang w:val="en-US"/>
              </w:rPr>
              <w:t>2.2. Ý nghĩa/Mục đích đo lường:</w:t>
            </w:r>
          </w:p>
          <w:p w:rsidRPr="00EE3AD0" w:rsidR="00EE3AD0" w:rsidRDefault="00EE3AD0" w14:paraId="02AF1BBA" w14:textId="77777777">
            <w:pPr>
              <w:numPr>
                <w:ilvl w:val="0"/>
                <w:numId w:val="493"/>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12C74E6B" w14:textId="77777777">
            <w:pPr>
              <w:rPr>
                <w:lang w:val="en-US"/>
              </w:rPr>
            </w:pPr>
            <w:r w:rsidRPr="00EE3AD0">
              <w:rPr>
                <w:b/>
                <w:bCs/>
                <w:lang w:val="en-US"/>
              </w:rPr>
              <w:t xml:space="preserve">3. Công thức tính: </w:t>
            </w:r>
            <w:r w:rsidRPr="00EE3AD0">
              <w:rPr>
                <w:lang w:val="en-US"/>
              </w:rPr>
              <w:t>Phát thải N2O = Nhiên liệu tiêu thụ Jet A-1 (Tấn) / 1000000 * NCV * Hệ số phát thải N2O * GWP*N2O</w:t>
            </w:r>
          </w:p>
          <w:p w:rsidRPr="00EE3AD0" w:rsidR="00EE3AD0" w:rsidP="00EE3AD0" w:rsidRDefault="00EE3AD0" w14:paraId="031819EC" w14:textId="77777777">
            <w:pPr>
              <w:rPr>
                <w:lang w:val="en-US"/>
              </w:rPr>
            </w:pPr>
            <w:r w:rsidRPr="00EE3AD0">
              <w:rPr>
                <w:b/>
                <w:bCs/>
                <w:lang w:val="en-US"/>
              </w:rPr>
              <w:t>4. Chiều tổng hợp dữ liệu:</w:t>
            </w:r>
          </w:p>
          <w:p w:rsidRPr="00EE3AD0" w:rsidR="00EE3AD0" w:rsidRDefault="00EE3AD0" w14:paraId="4EA71BF2" w14:textId="77777777">
            <w:pPr>
              <w:numPr>
                <w:ilvl w:val="0"/>
                <w:numId w:val="494"/>
              </w:numPr>
              <w:rPr>
                <w:lang w:val="en-US"/>
              </w:rPr>
            </w:pPr>
            <w:r w:rsidRPr="00EE3AD0">
              <w:rPr>
                <w:lang w:val="en-US"/>
              </w:rPr>
              <w:t>Theo thời gian: Năm.</w:t>
            </w:r>
          </w:p>
          <w:p w:rsidRPr="00EE3AD0" w:rsidR="00EE3AD0" w:rsidRDefault="00EE3AD0" w14:paraId="7BE7E901" w14:textId="77777777">
            <w:pPr>
              <w:numPr>
                <w:ilvl w:val="0"/>
                <w:numId w:val="494"/>
              </w:numPr>
              <w:rPr>
                <w:lang w:val="en-US"/>
              </w:rPr>
            </w:pPr>
            <w:r w:rsidRPr="00EE3AD0">
              <w:rPr>
                <w:lang w:val="en-US"/>
              </w:rPr>
              <w:t>Theo loại tàu bay </w:t>
            </w:r>
          </w:p>
          <w:p w:rsidRPr="00EE3AD0" w:rsidR="00EE3AD0" w:rsidRDefault="00EE3AD0" w14:paraId="0AE2D742" w14:textId="77777777">
            <w:pPr>
              <w:numPr>
                <w:ilvl w:val="0"/>
                <w:numId w:val="494"/>
              </w:numPr>
              <w:rPr>
                <w:lang w:val="en-US"/>
              </w:rPr>
            </w:pPr>
            <w:r w:rsidRPr="00EE3AD0">
              <w:rPr>
                <w:lang w:val="en-US"/>
              </w:rPr>
              <w:t>Theo chặng bay</w:t>
            </w:r>
          </w:p>
          <w:p w:rsidRPr="00EE3AD0" w:rsidR="00EE3AD0" w:rsidRDefault="00EE3AD0" w14:paraId="3B68B740" w14:textId="77777777">
            <w:pPr>
              <w:numPr>
                <w:ilvl w:val="0"/>
                <w:numId w:val="494"/>
              </w:numPr>
              <w:rPr>
                <w:lang w:val="en-US"/>
              </w:rPr>
            </w:pPr>
            <w:r w:rsidRPr="00EE3AD0">
              <w:rPr>
                <w:lang w:val="en-US"/>
              </w:rPr>
              <w:t>Theo khu vực</w:t>
            </w:r>
          </w:p>
          <w:p w:rsidRPr="00EE3AD0" w:rsidR="00EE3AD0" w:rsidP="00EE3AD0" w:rsidRDefault="00EE3AD0" w14:paraId="3B4AD589" w14:textId="77777777">
            <w:pPr>
              <w:rPr>
                <w:lang w:val="en-US"/>
              </w:rPr>
            </w:pPr>
            <w:r w:rsidRPr="00EE3AD0">
              <w:rPr>
                <w:b/>
                <w:bCs/>
                <w:lang w:val="en-US"/>
              </w:rPr>
              <w:t>5. Nguồn dữ liệu:</w:t>
            </w:r>
            <w:r w:rsidRPr="00EE3AD0">
              <w:rPr>
                <w:lang w:val="en-US"/>
              </w:rPr>
              <w:t> FIMS.</w:t>
            </w:r>
          </w:p>
          <w:p w:rsidRPr="00EE3AD0" w:rsidR="00EE3AD0" w:rsidP="00EE3AD0" w:rsidRDefault="00EE3AD0" w14:paraId="40EEC6F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6A30B6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508304" w14:textId="77777777">
            <w:pPr>
              <w:rPr>
                <w:lang w:val="en-US"/>
              </w:rPr>
            </w:pPr>
            <w:r w:rsidRPr="00EE3AD0">
              <w:rPr>
                <w:b/>
                <w:bCs/>
                <w:lang w:val="en-US"/>
              </w:rPr>
              <w:t>CT 5.13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BF1469" w14:textId="77777777">
            <w:pPr>
              <w:rPr>
                <w:lang w:val="en-US"/>
              </w:rPr>
            </w:pPr>
            <w:r w:rsidRPr="00EE3AD0">
              <w:rPr>
                <w:b/>
                <w:bCs/>
                <w:lang w:val="en-US"/>
              </w:rPr>
              <w:t xml:space="preserve">1. Tên chỉ tiêu: </w:t>
            </w:r>
            <w:r w:rsidRPr="00EE3AD0">
              <w:rPr>
                <w:lang w:val="en-US"/>
              </w:rPr>
              <w:t>Annual GHG Emissions – Phát thải khí nhà kính theo năm</w:t>
            </w:r>
          </w:p>
          <w:p w:rsidRPr="00EE3AD0" w:rsidR="00EE3AD0" w:rsidP="00EE3AD0" w:rsidRDefault="00EE3AD0" w14:paraId="757EBF75" w14:textId="77777777">
            <w:pPr>
              <w:rPr>
                <w:lang w:val="en-US"/>
              </w:rPr>
            </w:pPr>
            <w:r w:rsidRPr="00EE3AD0">
              <w:rPr>
                <w:b/>
                <w:bCs/>
                <w:lang w:val="en-US"/>
              </w:rPr>
              <w:t>2. Định nghĩa/Diễn giải/Ý nghĩa/Mục đích đo lường:</w:t>
            </w:r>
          </w:p>
          <w:p w:rsidRPr="00EE3AD0" w:rsidR="00EE3AD0" w:rsidP="00EE3AD0" w:rsidRDefault="00EE3AD0" w14:paraId="1A83D801" w14:textId="77777777">
            <w:pPr>
              <w:rPr>
                <w:lang w:val="en-US"/>
              </w:rPr>
            </w:pPr>
            <w:r w:rsidRPr="00EE3AD0">
              <w:rPr>
                <w:b/>
                <w:bCs/>
                <w:i/>
                <w:iCs/>
                <w:lang w:val="en-US"/>
              </w:rPr>
              <w:t>2.1. Định nghĩa/Diễn giải:</w:t>
            </w:r>
          </w:p>
          <w:p w:rsidRPr="00EE3AD0" w:rsidR="00EE3AD0" w:rsidRDefault="00EE3AD0" w14:paraId="4F025270" w14:textId="77777777">
            <w:pPr>
              <w:numPr>
                <w:ilvl w:val="0"/>
                <w:numId w:val="495"/>
              </w:numPr>
              <w:rPr>
                <w:lang w:val="en-US"/>
              </w:rPr>
            </w:pPr>
            <w:r w:rsidRPr="00EE3AD0">
              <w:rPr>
                <w:lang w:val="en-US"/>
              </w:rPr>
              <w:t>Là chỉ tiêu tổng hợp lũy kế toàn bộ lượng phát thải khí nhà kính (bao gồm các cấu phần CO2, CH4, N2O đã được quy đổi thống nhất ra đơn vị tCO2e) phát sinh từ chuỗi hoạt động khai thác của Vietnam Airlines trong trọn vẹn một chu kỳ 12 tháng </w:t>
            </w:r>
          </w:p>
          <w:p w:rsidRPr="00EE3AD0" w:rsidR="00EE3AD0" w:rsidP="00EE3AD0" w:rsidRDefault="00EE3AD0" w14:paraId="272175BF" w14:textId="77777777">
            <w:pPr>
              <w:rPr>
                <w:lang w:val="en-US"/>
              </w:rPr>
            </w:pPr>
            <w:r w:rsidRPr="00EE3AD0">
              <w:rPr>
                <w:b/>
                <w:bCs/>
                <w:i/>
                <w:iCs/>
                <w:lang w:val="en-US"/>
              </w:rPr>
              <w:t>2.2. Ý nghĩa/Mục đích đo lường:</w:t>
            </w:r>
          </w:p>
          <w:p w:rsidRPr="00EE3AD0" w:rsidR="00EE3AD0" w:rsidRDefault="00EE3AD0" w14:paraId="49AED8CF" w14:textId="77777777">
            <w:pPr>
              <w:numPr>
                <w:ilvl w:val="0"/>
                <w:numId w:val="496"/>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3C04E6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38D5B2E" w14:textId="77777777">
            <w:pPr>
              <w:rPr>
                <w:lang w:val="en-US"/>
              </w:rPr>
            </w:pPr>
            <w:r w:rsidRPr="00EE3AD0">
              <w:rPr>
                <w:b/>
                <w:bCs/>
                <w:lang w:val="en-US"/>
              </w:rPr>
              <w:t>4. Chiều tổng hợp dữ liệu:</w:t>
            </w:r>
          </w:p>
          <w:p w:rsidRPr="00EE3AD0" w:rsidR="00EE3AD0" w:rsidRDefault="00EE3AD0" w14:paraId="30EFB44D" w14:textId="77777777">
            <w:pPr>
              <w:numPr>
                <w:ilvl w:val="0"/>
                <w:numId w:val="497"/>
              </w:numPr>
              <w:rPr>
                <w:lang w:val="en-US"/>
              </w:rPr>
            </w:pPr>
            <w:r w:rsidRPr="00EE3AD0">
              <w:rPr>
                <w:lang w:val="en-US"/>
              </w:rPr>
              <w:t>Theo thời gian: Năm.</w:t>
            </w:r>
          </w:p>
          <w:p w:rsidRPr="00EE3AD0" w:rsidR="00EE3AD0" w:rsidRDefault="00EE3AD0" w14:paraId="76E4B779" w14:textId="77777777">
            <w:pPr>
              <w:numPr>
                <w:ilvl w:val="0"/>
                <w:numId w:val="497"/>
              </w:numPr>
              <w:rPr>
                <w:lang w:val="en-US"/>
              </w:rPr>
            </w:pPr>
            <w:r w:rsidRPr="00EE3AD0">
              <w:rPr>
                <w:lang w:val="en-US"/>
              </w:rPr>
              <w:t>Theo loại tàu bay </w:t>
            </w:r>
          </w:p>
          <w:p w:rsidRPr="00EE3AD0" w:rsidR="00EE3AD0" w:rsidRDefault="00EE3AD0" w14:paraId="3F5FA46E" w14:textId="77777777">
            <w:pPr>
              <w:numPr>
                <w:ilvl w:val="0"/>
                <w:numId w:val="497"/>
              </w:numPr>
              <w:rPr>
                <w:lang w:val="en-US"/>
              </w:rPr>
            </w:pPr>
            <w:r w:rsidRPr="00EE3AD0">
              <w:rPr>
                <w:lang w:val="en-US"/>
              </w:rPr>
              <w:t>Theo chặng bay</w:t>
            </w:r>
          </w:p>
          <w:p w:rsidRPr="00EE3AD0" w:rsidR="00EE3AD0" w:rsidRDefault="00EE3AD0" w14:paraId="5333D305" w14:textId="77777777">
            <w:pPr>
              <w:numPr>
                <w:ilvl w:val="0"/>
                <w:numId w:val="497"/>
              </w:numPr>
              <w:rPr>
                <w:lang w:val="en-US"/>
              </w:rPr>
            </w:pPr>
            <w:r w:rsidRPr="00EE3AD0">
              <w:rPr>
                <w:lang w:val="en-US"/>
              </w:rPr>
              <w:t>Theo khu vực</w:t>
            </w:r>
          </w:p>
          <w:p w:rsidRPr="00EE3AD0" w:rsidR="00EE3AD0" w:rsidP="00EE3AD0" w:rsidRDefault="00EE3AD0" w14:paraId="06335677" w14:textId="77777777">
            <w:pPr>
              <w:rPr>
                <w:lang w:val="en-US"/>
              </w:rPr>
            </w:pPr>
            <w:r w:rsidRPr="00EE3AD0">
              <w:rPr>
                <w:b/>
                <w:bCs/>
                <w:lang w:val="en-US"/>
              </w:rPr>
              <w:t>5. Nguồn dữ liệu:</w:t>
            </w:r>
            <w:r w:rsidRPr="00EE3AD0">
              <w:rPr>
                <w:lang w:val="en-US"/>
              </w:rPr>
              <w:t> FIMS.</w:t>
            </w:r>
          </w:p>
          <w:p w:rsidRPr="00EE3AD0" w:rsidR="00EE3AD0" w:rsidP="00EE3AD0" w:rsidRDefault="00EE3AD0" w14:paraId="7A88B91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D4F04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E7E9E2" w14:textId="77777777">
            <w:pPr>
              <w:rPr>
                <w:lang w:val="en-US"/>
              </w:rPr>
            </w:pPr>
            <w:r w:rsidRPr="00EE3AD0">
              <w:rPr>
                <w:b/>
                <w:bCs/>
                <w:lang w:val="en-US"/>
              </w:rPr>
              <w:t>CT 5.14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04803C" w14:textId="77777777">
            <w:pPr>
              <w:rPr>
                <w:lang w:val="en-US"/>
              </w:rPr>
            </w:pPr>
            <w:r w:rsidRPr="00EE3AD0">
              <w:rPr>
                <w:b/>
                <w:bCs/>
                <w:lang w:val="en-US"/>
              </w:rPr>
              <w:t xml:space="preserve">1. Tên chỉ tiêu: </w:t>
            </w:r>
            <w:r w:rsidRPr="00EE3AD0">
              <w:rPr>
                <w:lang w:val="en-US"/>
              </w:rPr>
              <w:t>Annual Emissions Intensity – Cường độ phát thải theo năm</w:t>
            </w:r>
          </w:p>
          <w:p w:rsidRPr="00EE3AD0" w:rsidR="00EE3AD0" w:rsidP="00EE3AD0" w:rsidRDefault="00EE3AD0" w14:paraId="24B83E50" w14:textId="77777777">
            <w:pPr>
              <w:rPr>
                <w:lang w:val="en-US"/>
              </w:rPr>
            </w:pPr>
            <w:r w:rsidRPr="00EE3AD0">
              <w:rPr>
                <w:b/>
                <w:bCs/>
                <w:lang w:val="en-US"/>
              </w:rPr>
              <w:t>2. Định nghĩa/Diễn giải/Ý nghĩa/Mục đích đo lường:</w:t>
            </w:r>
          </w:p>
          <w:p w:rsidRPr="00EE3AD0" w:rsidR="00EE3AD0" w:rsidP="00EE3AD0" w:rsidRDefault="00EE3AD0" w14:paraId="4B3B459A" w14:textId="77777777">
            <w:pPr>
              <w:rPr>
                <w:lang w:val="en-US"/>
              </w:rPr>
            </w:pPr>
            <w:r w:rsidRPr="00EE3AD0">
              <w:rPr>
                <w:b/>
                <w:bCs/>
                <w:i/>
                <w:iCs/>
                <w:lang w:val="en-US"/>
              </w:rPr>
              <w:t>2.1. Định nghĩa/Diễn giải:</w:t>
            </w:r>
          </w:p>
          <w:p w:rsidRPr="00EE3AD0" w:rsidR="00EE3AD0" w:rsidRDefault="00EE3AD0" w14:paraId="3BE9EF50" w14:textId="77777777">
            <w:pPr>
              <w:numPr>
                <w:ilvl w:val="0"/>
                <w:numId w:val="498"/>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188EA170" w14:textId="77777777">
            <w:pPr>
              <w:numPr>
                <w:ilvl w:val="0"/>
                <w:numId w:val="498"/>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32D40334" w14:textId="77777777">
            <w:pPr>
              <w:rPr>
                <w:lang w:val="en-US"/>
              </w:rPr>
            </w:pPr>
            <w:r w:rsidRPr="00EE3AD0">
              <w:rPr>
                <w:b/>
                <w:bCs/>
                <w:i/>
                <w:iCs/>
                <w:lang w:val="en-US"/>
              </w:rPr>
              <w:t>2.2. Ý nghĩa/Mục đích đo lường:</w:t>
            </w:r>
          </w:p>
          <w:p w:rsidRPr="00EE3AD0" w:rsidR="00EE3AD0" w:rsidRDefault="00EE3AD0" w14:paraId="0A8BC09B" w14:textId="77777777">
            <w:pPr>
              <w:numPr>
                <w:ilvl w:val="0"/>
                <w:numId w:val="499"/>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2E689E33" w14:textId="77777777">
            <w:pPr>
              <w:rPr>
                <w:lang w:val="en-US"/>
              </w:rPr>
            </w:pPr>
            <w:r w:rsidRPr="00EE3AD0">
              <w:rPr>
                <w:b/>
                <w:bCs/>
                <w:lang w:val="en-US"/>
              </w:rPr>
              <w:t xml:space="preserve">3. Công thức tính: </w:t>
            </w:r>
            <w:r w:rsidRPr="00EE3AD0">
              <w:rPr>
                <w:lang w:val="en-US"/>
              </w:rPr>
              <w:t>Cường độ phát thải khí nhà kính = Tổng phát thải khí nhà kính / Tổng RTK</w:t>
            </w:r>
          </w:p>
          <w:p w:rsidRPr="00EE3AD0" w:rsidR="00EE3AD0" w:rsidP="00EE3AD0" w:rsidRDefault="00EE3AD0" w14:paraId="7E89E496" w14:textId="77777777">
            <w:pPr>
              <w:rPr>
                <w:lang w:val="en-US"/>
              </w:rPr>
            </w:pPr>
            <w:r w:rsidRPr="00EE3AD0">
              <w:rPr>
                <w:b/>
                <w:bCs/>
                <w:lang w:val="en-US"/>
              </w:rPr>
              <w:t>4. Chiều tổng hợp dữ liệu:</w:t>
            </w:r>
          </w:p>
          <w:p w:rsidRPr="00EE3AD0" w:rsidR="00EE3AD0" w:rsidRDefault="00EE3AD0" w14:paraId="0B135B70" w14:textId="77777777">
            <w:pPr>
              <w:numPr>
                <w:ilvl w:val="0"/>
                <w:numId w:val="500"/>
              </w:numPr>
              <w:rPr>
                <w:lang w:val="en-US"/>
              </w:rPr>
            </w:pPr>
            <w:r w:rsidRPr="00EE3AD0">
              <w:rPr>
                <w:lang w:val="en-US"/>
              </w:rPr>
              <w:t>Theo thời gian: Năm.</w:t>
            </w:r>
          </w:p>
          <w:p w:rsidRPr="00EE3AD0" w:rsidR="00EE3AD0" w:rsidRDefault="00EE3AD0" w14:paraId="00A77E6E" w14:textId="77777777">
            <w:pPr>
              <w:numPr>
                <w:ilvl w:val="0"/>
                <w:numId w:val="500"/>
              </w:numPr>
              <w:rPr>
                <w:lang w:val="en-US"/>
              </w:rPr>
            </w:pPr>
            <w:r w:rsidRPr="00EE3AD0">
              <w:rPr>
                <w:lang w:val="en-US"/>
              </w:rPr>
              <w:t>Theo loại tàu bay </w:t>
            </w:r>
          </w:p>
          <w:p w:rsidRPr="00EE3AD0" w:rsidR="00EE3AD0" w:rsidRDefault="00EE3AD0" w14:paraId="34A9F1EB" w14:textId="77777777">
            <w:pPr>
              <w:numPr>
                <w:ilvl w:val="0"/>
                <w:numId w:val="500"/>
              </w:numPr>
              <w:rPr>
                <w:lang w:val="en-US"/>
              </w:rPr>
            </w:pPr>
            <w:r w:rsidRPr="00EE3AD0">
              <w:rPr>
                <w:lang w:val="en-US"/>
              </w:rPr>
              <w:t>Theo chặng bay</w:t>
            </w:r>
          </w:p>
          <w:p w:rsidRPr="00EE3AD0" w:rsidR="00EE3AD0" w:rsidRDefault="00EE3AD0" w14:paraId="76B28170" w14:textId="77777777">
            <w:pPr>
              <w:numPr>
                <w:ilvl w:val="0"/>
                <w:numId w:val="500"/>
              </w:numPr>
              <w:rPr>
                <w:lang w:val="en-US"/>
              </w:rPr>
            </w:pPr>
            <w:r w:rsidRPr="00EE3AD0">
              <w:rPr>
                <w:lang w:val="en-US"/>
              </w:rPr>
              <w:t>Theo khu vực</w:t>
            </w:r>
          </w:p>
          <w:p w:rsidRPr="00EE3AD0" w:rsidR="00EE3AD0" w:rsidP="00EE3AD0" w:rsidRDefault="00EE3AD0" w14:paraId="391C8C74" w14:textId="77777777">
            <w:pPr>
              <w:rPr>
                <w:lang w:val="en-US"/>
              </w:rPr>
            </w:pPr>
            <w:r w:rsidRPr="00EE3AD0">
              <w:rPr>
                <w:b/>
                <w:bCs/>
                <w:lang w:val="en-US"/>
              </w:rPr>
              <w:t>5. Nguồn dữ liệu:</w:t>
            </w:r>
            <w:r w:rsidRPr="00EE3AD0">
              <w:rPr>
                <w:lang w:val="en-US"/>
              </w:rPr>
              <w:t> </w:t>
            </w:r>
          </w:p>
          <w:p w:rsidRPr="00EE3AD0" w:rsidR="00EE3AD0" w:rsidRDefault="00EE3AD0" w14:paraId="17450972" w14:textId="77777777">
            <w:pPr>
              <w:numPr>
                <w:ilvl w:val="0"/>
                <w:numId w:val="501"/>
              </w:numPr>
              <w:rPr>
                <w:lang w:val="en-US"/>
              </w:rPr>
            </w:pPr>
            <w:r w:rsidRPr="00EE3AD0">
              <w:rPr>
                <w:lang w:val="en-US"/>
              </w:rPr>
              <w:t>Tổng phát thải nhà kính: FIMS</w:t>
            </w:r>
          </w:p>
          <w:p w:rsidRPr="00EE3AD0" w:rsidR="00EE3AD0" w:rsidRDefault="00EE3AD0" w14:paraId="4E8822F2" w14:textId="77777777">
            <w:pPr>
              <w:numPr>
                <w:ilvl w:val="0"/>
                <w:numId w:val="501"/>
              </w:numPr>
              <w:rPr>
                <w:lang w:val="en-US"/>
              </w:rPr>
            </w:pPr>
            <w:r w:rsidRPr="00EE3AD0">
              <w:rPr>
                <w:lang w:val="en-US"/>
              </w:rPr>
              <w:t>RTK: RPS</w:t>
            </w:r>
          </w:p>
          <w:p w:rsidRPr="00EE3AD0" w:rsidR="00EE3AD0" w:rsidP="00EE3AD0" w:rsidRDefault="00EE3AD0" w14:paraId="57B17129"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E94B94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FAA07" w14:textId="77777777">
            <w:pPr>
              <w:rPr>
                <w:lang w:val="en-US"/>
              </w:rPr>
            </w:pPr>
            <w:r w:rsidRPr="00EE3AD0">
              <w:rPr>
                <w:b/>
                <w:bCs/>
                <w:lang w:val="en-US"/>
              </w:rPr>
              <w:t>CT 5.15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0AC887" w14:textId="77777777">
            <w:pPr>
              <w:rPr>
                <w:lang w:val="en-US"/>
              </w:rPr>
            </w:pPr>
            <w:r w:rsidRPr="00EE3AD0">
              <w:rPr>
                <w:b/>
                <w:bCs/>
                <w:lang w:val="en-US"/>
              </w:rPr>
              <w:t xml:space="preserve">1. Tên chỉ tiêu: </w:t>
            </w:r>
            <w:r w:rsidRPr="00EE3AD0">
              <w:rPr>
                <w:lang w:val="en-US"/>
              </w:rPr>
              <w:t>Monthly GHG Emissions – Phát thải khí nhà kính theo tháng</w:t>
            </w:r>
          </w:p>
          <w:p w:rsidRPr="00EE3AD0" w:rsidR="00EE3AD0" w:rsidP="00EE3AD0" w:rsidRDefault="00EE3AD0" w14:paraId="48BBB1CB" w14:textId="77777777">
            <w:pPr>
              <w:rPr>
                <w:lang w:val="en-US"/>
              </w:rPr>
            </w:pPr>
            <w:r w:rsidRPr="00EE3AD0">
              <w:rPr>
                <w:b/>
                <w:bCs/>
                <w:lang w:val="en-US"/>
              </w:rPr>
              <w:t>2. Định nghĩa/Diễn giải/Ý nghĩa/Mục đích đo lường:</w:t>
            </w:r>
          </w:p>
          <w:p w:rsidRPr="00EE3AD0" w:rsidR="00EE3AD0" w:rsidP="00EE3AD0" w:rsidRDefault="00EE3AD0" w14:paraId="63A08EE9" w14:textId="77777777">
            <w:pPr>
              <w:rPr>
                <w:lang w:val="en-US"/>
              </w:rPr>
            </w:pPr>
            <w:r w:rsidRPr="00EE3AD0">
              <w:rPr>
                <w:b/>
                <w:bCs/>
                <w:i/>
                <w:iCs/>
                <w:lang w:val="en-US"/>
              </w:rPr>
              <w:t>2.1. Định nghĩa/Diễn giải:</w:t>
            </w:r>
          </w:p>
          <w:p w:rsidRPr="00EE3AD0" w:rsidR="00EE3AD0" w:rsidRDefault="00EE3AD0" w14:paraId="21977C81" w14:textId="77777777">
            <w:pPr>
              <w:numPr>
                <w:ilvl w:val="0"/>
                <w:numId w:val="502"/>
              </w:numPr>
              <w:rPr>
                <w:lang w:val="en-US"/>
              </w:rPr>
            </w:pPr>
            <w:r w:rsidRPr="00EE3AD0">
              <w:rPr>
                <w:lang w:val="en-US"/>
              </w:rPr>
              <w:t>Là chỉ tiêu thống kê tổng khối lượng phát thải khí nhà kính (bao gồm tổng hòa các cấu phần CO2, CH4, N2O đã được quy đổi thống nhất sang đơn vị chuẩn tCO2e) sinh ra từ hoạt động đốt nhiên liệu bay của Vietnam Airlines, được bóc tách và chốt số liệu theo từng tháng riêng biệt. </w:t>
            </w:r>
          </w:p>
          <w:p w:rsidRPr="00EE3AD0" w:rsidR="00EE3AD0" w:rsidP="00EE3AD0" w:rsidRDefault="00EE3AD0" w14:paraId="4B901E01" w14:textId="77777777">
            <w:pPr>
              <w:rPr>
                <w:lang w:val="en-US"/>
              </w:rPr>
            </w:pPr>
            <w:r w:rsidRPr="00EE3AD0">
              <w:rPr>
                <w:b/>
                <w:bCs/>
                <w:i/>
                <w:iCs/>
                <w:lang w:val="en-US"/>
              </w:rPr>
              <w:t>2.2. Ý nghĩa/Mục đích đo lường:</w:t>
            </w:r>
          </w:p>
          <w:p w:rsidRPr="00EE3AD0" w:rsidR="00EE3AD0" w:rsidRDefault="00EE3AD0" w14:paraId="72DBEE97" w14:textId="77777777">
            <w:pPr>
              <w:numPr>
                <w:ilvl w:val="0"/>
                <w:numId w:val="503"/>
              </w:numPr>
              <w:rPr>
                <w:lang w:val="en-US"/>
              </w:rPr>
            </w:pPr>
            <w:r w:rsidRPr="00EE3AD0">
              <w:rPr>
                <w:lang w:val="en-US"/>
              </w:rPr>
              <w:t>Khai thác hàng không có đặc thù phân bổ sản lượng không đồng đều (tập trung rất cao vào cao điểm Hè, Lễ Tết Nguyên Đán). Việc theo dõi phát thải theo tháng giúp Ban Lãnh đạo đối chiếu trực quan đồ thị phát thải với đồ thị sản lượng (số chuyến bay, giờ bay, tải cung ứng) để đảm bảo hai chỉ số này đang biến động đồng pha </w:t>
            </w:r>
          </w:p>
          <w:p w:rsidRPr="00EE3AD0" w:rsidR="00EE3AD0" w:rsidP="00EE3AD0" w:rsidRDefault="00EE3AD0" w14:paraId="7A5D1C1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10B039B" w14:textId="77777777">
            <w:pPr>
              <w:rPr>
                <w:lang w:val="en-US"/>
              </w:rPr>
            </w:pPr>
            <w:r w:rsidRPr="00EE3AD0">
              <w:rPr>
                <w:b/>
                <w:bCs/>
                <w:lang w:val="en-US"/>
              </w:rPr>
              <w:t>4. Chiều tổng hợp dữ liệu:</w:t>
            </w:r>
          </w:p>
          <w:p w:rsidRPr="00EE3AD0" w:rsidR="00EE3AD0" w:rsidRDefault="00EE3AD0" w14:paraId="7E963123" w14:textId="77777777">
            <w:pPr>
              <w:numPr>
                <w:ilvl w:val="0"/>
                <w:numId w:val="504"/>
              </w:numPr>
              <w:rPr>
                <w:lang w:val="en-US"/>
              </w:rPr>
            </w:pPr>
            <w:r w:rsidRPr="00EE3AD0">
              <w:rPr>
                <w:lang w:val="en-US"/>
              </w:rPr>
              <w:t>Theo thời gian: Năm.</w:t>
            </w:r>
          </w:p>
          <w:p w:rsidRPr="00EE3AD0" w:rsidR="00EE3AD0" w:rsidRDefault="00EE3AD0" w14:paraId="62E81821" w14:textId="77777777">
            <w:pPr>
              <w:numPr>
                <w:ilvl w:val="0"/>
                <w:numId w:val="504"/>
              </w:numPr>
              <w:rPr>
                <w:lang w:val="en-US"/>
              </w:rPr>
            </w:pPr>
            <w:r w:rsidRPr="00EE3AD0">
              <w:rPr>
                <w:lang w:val="en-US"/>
              </w:rPr>
              <w:t>Theo loại tàu bay </w:t>
            </w:r>
          </w:p>
          <w:p w:rsidRPr="00EE3AD0" w:rsidR="00EE3AD0" w:rsidRDefault="00EE3AD0" w14:paraId="7CF2931C" w14:textId="77777777">
            <w:pPr>
              <w:numPr>
                <w:ilvl w:val="0"/>
                <w:numId w:val="504"/>
              </w:numPr>
              <w:rPr>
                <w:lang w:val="en-US"/>
              </w:rPr>
            </w:pPr>
            <w:r w:rsidRPr="00EE3AD0">
              <w:rPr>
                <w:lang w:val="en-US"/>
              </w:rPr>
              <w:t>Theo chặng bay</w:t>
            </w:r>
          </w:p>
          <w:p w:rsidRPr="00EE3AD0" w:rsidR="00EE3AD0" w:rsidRDefault="00EE3AD0" w14:paraId="0102934F" w14:textId="77777777">
            <w:pPr>
              <w:numPr>
                <w:ilvl w:val="0"/>
                <w:numId w:val="504"/>
              </w:numPr>
              <w:rPr>
                <w:lang w:val="en-US"/>
              </w:rPr>
            </w:pPr>
            <w:r w:rsidRPr="00EE3AD0">
              <w:rPr>
                <w:lang w:val="en-US"/>
              </w:rPr>
              <w:t>Theo khu vực</w:t>
            </w:r>
          </w:p>
          <w:p w:rsidRPr="00EE3AD0" w:rsidR="00EE3AD0" w:rsidP="00EE3AD0" w:rsidRDefault="00EE3AD0" w14:paraId="5AD9F42C" w14:textId="77777777">
            <w:pPr>
              <w:rPr>
                <w:lang w:val="en-US"/>
              </w:rPr>
            </w:pPr>
            <w:r w:rsidRPr="00EE3AD0">
              <w:rPr>
                <w:b/>
                <w:bCs/>
                <w:lang w:val="en-US"/>
              </w:rPr>
              <w:t>5. Nguồn dữ liệu:</w:t>
            </w:r>
            <w:r w:rsidRPr="00EE3AD0">
              <w:rPr>
                <w:lang w:val="en-US"/>
              </w:rPr>
              <w:t> FIMS.</w:t>
            </w:r>
          </w:p>
          <w:p w:rsidRPr="00EE3AD0" w:rsidR="00EE3AD0" w:rsidP="00EE3AD0" w:rsidRDefault="00EE3AD0" w14:paraId="767917D8"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7E847B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B6865C" w14:textId="77777777">
            <w:pPr>
              <w:rPr>
                <w:lang w:val="en-US"/>
              </w:rPr>
            </w:pPr>
            <w:r w:rsidRPr="00EE3AD0">
              <w:rPr>
                <w:b/>
                <w:bCs/>
                <w:lang w:val="en-US"/>
              </w:rPr>
              <w:t>CT 5.20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4D56CE"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1207FF72" w14:textId="77777777">
            <w:pPr>
              <w:rPr>
                <w:lang w:val="en-US"/>
              </w:rPr>
            </w:pPr>
            <w:r w:rsidRPr="00EE3AD0">
              <w:rPr>
                <w:b/>
                <w:bCs/>
                <w:lang w:val="en-US"/>
              </w:rPr>
              <w:t>2. Định nghĩa/Diễn giải/Ý nghĩa/Mục đích đo lường:</w:t>
            </w:r>
          </w:p>
          <w:p w:rsidRPr="00EE3AD0" w:rsidR="00EE3AD0" w:rsidP="00EE3AD0" w:rsidRDefault="00EE3AD0" w14:paraId="57DF6D63" w14:textId="77777777">
            <w:pPr>
              <w:rPr>
                <w:lang w:val="en-US"/>
              </w:rPr>
            </w:pPr>
            <w:r w:rsidRPr="00EE3AD0">
              <w:rPr>
                <w:b/>
                <w:bCs/>
                <w:i/>
                <w:iCs/>
                <w:lang w:val="en-US"/>
              </w:rPr>
              <w:t>2.1. Định nghĩa/Diễn giải:</w:t>
            </w:r>
          </w:p>
          <w:p w:rsidRPr="00EE3AD0" w:rsidR="00EE3AD0" w:rsidRDefault="00EE3AD0" w14:paraId="317458EA" w14:textId="77777777">
            <w:pPr>
              <w:numPr>
                <w:ilvl w:val="0"/>
                <w:numId w:val="471"/>
              </w:numPr>
              <w:rPr>
                <w:lang w:val="en-US"/>
              </w:rPr>
            </w:pPr>
            <w:r w:rsidRPr="00EE3AD0">
              <w:rPr>
                <w:lang w:val="en-US"/>
              </w:rPr>
              <w:t>Cường độ phát thải khí nhà kính của các chuyến bay nội địa theo từng tháng trong năm, là tỷ số giữa tổng phát thải khí nhà kính (tCO2e) và sản lượng RTK của các chuyến bay nội địa trong tháng.</w:t>
            </w:r>
          </w:p>
          <w:p w:rsidRPr="00EE3AD0" w:rsidR="00EE3AD0" w:rsidP="00EE3AD0" w:rsidRDefault="00EE3AD0" w14:paraId="5783DCB4" w14:textId="77777777">
            <w:pPr>
              <w:rPr>
                <w:lang w:val="en-US"/>
              </w:rPr>
            </w:pPr>
            <w:r w:rsidRPr="00EE3AD0">
              <w:rPr>
                <w:b/>
                <w:bCs/>
                <w:i/>
                <w:iCs/>
                <w:lang w:val="en-US"/>
              </w:rPr>
              <w:t>2.2. Ý nghĩa/Mục đích đo lường:</w:t>
            </w:r>
          </w:p>
          <w:p w:rsidRPr="00EE3AD0" w:rsidR="00EE3AD0" w:rsidRDefault="00EE3AD0" w14:paraId="78B6BB1B" w14:textId="77777777">
            <w:pPr>
              <w:numPr>
                <w:ilvl w:val="0"/>
                <w:numId w:val="471"/>
              </w:numPr>
              <w:rPr>
                <w:lang w:val="en-US"/>
              </w:rPr>
            </w:pPr>
            <w:r w:rsidRPr="00EE3AD0">
              <w:rPr>
                <w:lang w:val="en-US"/>
              </w:rPr>
              <w:t>Theo dõi biến động hiệu quả phát thải theo tháng, phát hiện sớm các tháng có cường độ phát thải tăng bất thường để có biện pháp điều chỉnh khai thác.</w:t>
            </w:r>
          </w:p>
          <w:p w:rsidRPr="00EE3AD0" w:rsidR="00EE3AD0" w:rsidP="00EE3AD0" w:rsidRDefault="00EE3AD0" w14:paraId="1534F339" w14:textId="77777777">
            <w:pPr>
              <w:rPr>
                <w:lang w:val="en-US"/>
              </w:rPr>
            </w:pPr>
            <w:r w:rsidRPr="00EE3AD0">
              <w:rPr>
                <w:b/>
                <w:bCs/>
                <w:lang w:val="en-US"/>
              </w:rPr>
              <w:t>3. Công thức tính:</w:t>
            </w:r>
          </w:p>
          <w:p w:rsidRPr="00EE3AD0" w:rsidR="00EE3AD0" w:rsidRDefault="00EE3AD0" w14:paraId="2B63814A" w14:textId="77777777">
            <w:pPr>
              <w:numPr>
                <w:ilvl w:val="0"/>
                <w:numId w:val="471"/>
              </w:numPr>
              <w:rPr>
                <w:lang w:val="en-US"/>
              </w:rPr>
            </w:pPr>
            <w:r w:rsidRPr="00EE3AD0">
              <w:rPr>
                <w:lang w:val="en-US"/>
              </w:rPr>
              <w:t>Cường độ phát thải theo tháng = Tổng phát thải khí nhà kính trong tháng / Tổng RTK trong tháng.</w:t>
            </w:r>
          </w:p>
          <w:p w:rsidRPr="00EE3AD0" w:rsidR="00EE3AD0" w:rsidP="00EE3AD0" w:rsidRDefault="00EE3AD0" w14:paraId="2363B479" w14:textId="77777777">
            <w:pPr>
              <w:rPr>
                <w:lang w:val="en-US"/>
              </w:rPr>
            </w:pPr>
            <w:r w:rsidRPr="00EE3AD0">
              <w:rPr>
                <w:b/>
                <w:bCs/>
                <w:lang w:val="en-US"/>
              </w:rPr>
              <w:t>4. Chiều tổng hợp dữ liệu:</w:t>
            </w:r>
          </w:p>
          <w:p w:rsidRPr="00EE3AD0" w:rsidR="00EE3AD0" w:rsidRDefault="00EE3AD0" w14:paraId="430F4F76" w14:textId="77777777">
            <w:pPr>
              <w:numPr>
                <w:ilvl w:val="0"/>
                <w:numId w:val="471"/>
              </w:numPr>
              <w:rPr>
                <w:lang w:val="en-US"/>
              </w:rPr>
            </w:pPr>
            <w:r w:rsidRPr="00EE3AD0">
              <w:rPr>
                <w:lang w:val="en-US"/>
              </w:rPr>
              <w:t>Theo thời gian: Tháng.</w:t>
            </w:r>
          </w:p>
          <w:p w:rsidRPr="00EE3AD0" w:rsidR="00EE3AD0" w:rsidRDefault="00EE3AD0" w14:paraId="3D6842FA" w14:textId="77777777">
            <w:pPr>
              <w:numPr>
                <w:ilvl w:val="0"/>
                <w:numId w:val="471"/>
              </w:numPr>
              <w:rPr>
                <w:lang w:val="en-US"/>
              </w:rPr>
            </w:pPr>
            <w:r w:rsidRPr="00EE3AD0">
              <w:rPr>
                <w:lang w:val="en-US"/>
              </w:rPr>
              <w:t>Theo chặng bay.</w:t>
            </w:r>
          </w:p>
          <w:p w:rsidRPr="00EE3AD0" w:rsidR="00EE3AD0" w:rsidRDefault="00EE3AD0" w14:paraId="63DE33E1" w14:textId="77777777">
            <w:pPr>
              <w:numPr>
                <w:ilvl w:val="0"/>
                <w:numId w:val="471"/>
              </w:numPr>
              <w:rPr>
                <w:lang w:val="en-US"/>
              </w:rPr>
            </w:pPr>
            <w:r w:rsidRPr="00EE3AD0">
              <w:rPr>
                <w:lang w:val="en-US"/>
              </w:rPr>
              <w:t>Theo tàu bay.</w:t>
            </w:r>
          </w:p>
          <w:p w:rsidRPr="00EE3AD0" w:rsidR="00EE3AD0" w:rsidP="00EE3AD0" w:rsidRDefault="00EE3AD0" w14:paraId="5E792E61" w14:textId="77777777">
            <w:pPr>
              <w:rPr>
                <w:lang w:val="en-US"/>
              </w:rPr>
            </w:pPr>
            <w:r w:rsidRPr="00EE3AD0">
              <w:rPr>
                <w:b/>
                <w:bCs/>
                <w:lang w:val="en-US"/>
              </w:rPr>
              <w:t xml:space="preserve">5. Nguồn dữ liệu: </w:t>
            </w:r>
            <w:r w:rsidRPr="00EE3AD0">
              <w:rPr>
                <w:lang w:val="en-US"/>
              </w:rPr>
              <w:t>Tổng phát thải khí nhà kính: FIMS/ANCM; RTK: RPS.</w:t>
            </w:r>
          </w:p>
          <w:p w:rsidRPr="00EE3AD0" w:rsidR="00EE3AD0" w:rsidP="00EE3AD0" w:rsidRDefault="00EE3AD0" w14:paraId="69F531CD"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0F0CB7C2" w14:textId="77777777">
      <w:pPr>
        <w:rPr>
          <w:lang w:val="en-US"/>
        </w:rPr>
      </w:pPr>
    </w:p>
    <w:p w:rsidRPr="00EE3AD0" w:rsidR="00EE3AD0" w:rsidP="00EE3AD0" w:rsidRDefault="00EE3AD0" w14:paraId="75F24CA3" w14:textId="77777777">
      <w:pPr>
        <w:pStyle w:val="Heading4"/>
        <w:rPr>
          <w:lang w:val="en-US"/>
        </w:rPr>
      </w:pPr>
      <w:bookmarkStart w:name="_Toc242783305" w:id="48"/>
      <w:r w:rsidRPr="00EE3AD0">
        <w:rPr>
          <w:lang w:val="en-US"/>
        </w:rPr>
        <w:t>2.2.2.12. Chỉ tiêu GRI 403-2 - Hazard identification, risk assessment, and incident investigation - Nhận diện mối nguy, phân tích rủi ro và điều tra sự cố</w:t>
      </w:r>
      <w:bookmarkEnd w:id="48"/>
    </w:p>
    <w:p w:rsidR="00695A4C" w:rsidRDefault="07F6679C" w14:paraId="3B79817F" w14:textId="77777777">
      <w:r w:rsidRPr="78B6F757">
        <w:rPr>
          <w:lang w:val="en-US"/>
        </w:rPr>
        <w:t>Báo cáo trên hệ thống: GRI 403-2 - Nhận diện mối nguy, phân tích rủi ro và điều tra sự cố (bản tiếng Anh: GRI 403-2 - Hazard identification, risk assessment, and incident investigation).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07"/>
        <w:gridCol w:w="8340"/>
      </w:tblGrid>
      <w:tr w:rsidRPr="00EE3AD0" w:rsidR="00EE3AD0" w:rsidTr="6BD8C2C6" w14:paraId="6249BF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B730E23"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7F2378C"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51225F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250731E" w14:textId="77777777">
            <w:pPr>
              <w:rPr>
                <w:lang w:val="en-US"/>
              </w:rPr>
            </w:pPr>
            <w:r w:rsidRPr="00EE3AD0">
              <w:rPr>
                <w:b/>
                <w:bCs/>
                <w:lang w:val="en-US"/>
              </w:rPr>
              <w:t>CT 5.16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5D1699" w14:textId="77777777">
            <w:pPr>
              <w:rPr>
                <w:lang w:val="en-US"/>
              </w:rPr>
            </w:pPr>
            <w:r w:rsidRPr="00EE3AD0">
              <w:rPr>
                <w:b/>
                <w:bCs/>
                <w:lang w:val="en-US"/>
              </w:rPr>
              <w:t xml:space="preserve">1. Tên chỉ tiêu: </w:t>
            </w:r>
            <w:r w:rsidRPr="00EE3AD0">
              <w:rPr>
                <w:lang w:val="en-US"/>
              </w:rPr>
              <w:t>Flights – Số chuyến bay</w:t>
            </w:r>
          </w:p>
          <w:p w:rsidRPr="00EE3AD0" w:rsidR="00EE3AD0" w:rsidP="00EE3AD0" w:rsidRDefault="00EE3AD0" w14:paraId="4538B71C" w14:textId="77777777">
            <w:pPr>
              <w:rPr>
                <w:lang w:val="en-US"/>
              </w:rPr>
            </w:pPr>
            <w:r w:rsidRPr="00EE3AD0">
              <w:rPr>
                <w:b/>
                <w:bCs/>
                <w:lang w:val="en-US"/>
              </w:rPr>
              <w:t>2. Định nghĩa/Diễn giải/Ý nghĩa/Mục đích đo lường:</w:t>
            </w:r>
          </w:p>
          <w:p w:rsidRPr="00EE3AD0" w:rsidR="00EE3AD0" w:rsidP="00EE3AD0" w:rsidRDefault="00EE3AD0" w14:paraId="2BD58A9C" w14:textId="77777777">
            <w:pPr>
              <w:rPr>
                <w:lang w:val="en-US"/>
              </w:rPr>
            </w:pPr>
            <w:r w:rsidRPr="00EE3AD0">
              <w:rPr>
                <w:b/>
                <w:bCs/>
                <w:i/>
                <w:iCs/>
                <w:lang w:val="en-US"/>
              </w:rPr>
              <w:t>2.1. Định nghĩa/Diễn giải:</w:t>
            </w:r>
          </w:p>
          <w:p w:rsidRPr="00EE3AD0" w:rsidR="00EE3AD0" w:rsidRDefault="6B78C834" w14:paraId="3A33498E" w14:textId="7A5115F6">
            <w:pPr>
              <w:numPr>
                <w:ilvl w:val="0"/>
                <w:numId w:val="508"/>
              </w:numPr>
              <w:rPr>
                <w:lang w:val="en-US"/>
              </w:rPr>
            </w:pPr>
            <w:r w:rsidRPr="6BD8C2C6">
              <w:rPr>
                <w:lang w:val="en-US"/>
              </w:rPr>
              <w:t>T</w:t>
            </w:r>
            <w:r w:rsidRPr="6BD8C2C6" w:rsidR="0A4ED42B">
              <w:rPr>
                <w:lang w:val="en-US"/>
              </w:rPr>
              <w:t>ổng số chuyến bay khai thác trong kỳ báo cáo. </w:t>
            </w:r>
          </w:p>
          <w:p w:rsidRPr="00EE3AD0" w:rsidR="00EE3AD0" w:rsidP="00EE3AD0" w:rsidRDefault="00EE3AD0" w14:paraId="5C999FFB" w14:textId="77777777">
            <w:pPr>
              <w:rPr>
                <w:lang w:val="en-US"/>
              </w:rPr>
            </w:pPr>
            <w:r w:rsidRPr="00EE3AD0">
              <w:rPr>
                <w:b/>
                <w:bCs/>
                <w:i/>
                <w:iCs/>
                <w:lang w:val="en-US"/>
              </w:rPr>
              <w:t>2.2. Ý nghĩa/Mục đích đo lường:</w:t>
            </w:r>
          </w:p>
          <w:p w:rsidRPr="00EE3AD0" w:rsidR="00EE3AD0" w:rsidRDefault="00EE3AD0" w14:paraId="0C9B4065" w14:textId="77777777">
            <w:pPr>
              <w:numPr>
                <w:ilvl w:val="0"/>
                <w:numId w:val="509"/>
              </w:numPr>
              <w:rPr>
                <w:lang w:val="en-US"/>
              </w:rPr>
            </w:pPr>
            <w:r w:rsidRPr="00EE3AD0">
              <w:rPr>
                <w:lang w:val="en-US"/>
              </w:rPr>
              <w:t>Phản ánh quy mô hoạt động khai thác bay của hãng hàng không trong kỳ báo cáo, làm cơ sở để đánh giá tần suất phát sinh mối nguy, sự cố an toàn và các tác động liên quan đến hoạt động khai thác bay.  </w:t>
            </w:r>
          </w:p>
          <w:p w:rsidRPr="00EE3AD0" w:rsidR="00EE3AD0" w:rsidP="00EE3AD0" w:rsidRDefault="00EE3AD0" w14:paraId="3B021ED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B66B24A" w14:textId="77777777">
            <w:pPr>
              <w:rPr>
                <w:lang w:val="en-US"/>
              </w:rPr>
            </w:pPr>
            <w:r w:rsidRPr="00EE3AD0">
              <w:rPr>
                <w:b/>
                <w:bCs/>
                <w:lang w:val="en-US"/>
              </w:rPr>
              <w:t>4. Chiều tổng hợp dữ liệu:</w:t>
            </w:r>
          </w:p>
          <w:p w:rsidRPr="00EE3AD0" w:rsidR="00EE3AD0" w:rsidRDefault="0A4ED42B" w14:paraId="0DD2AEF5" w14:textId="1C019DA3">
            <w:pPr>
              <w:numPr>
                <w:ilvl w:val="0"/>
                <w:numId w:val="510"/>
              </w:numPr>
              <w:rPr>
                <w:lang w:val="en-US"/>
              </w:rPr>
            </w:pPr>
            <w:r w:rsidRPr="6BD8C2C6">
              <w:rPr>
                <w:lang w:val="en-US"/>
              </w:rPr>
              <w:t xml:space="preserve">Theo thời gian: </w:t>
            </w:r>
            <w:r w:rsidRPr="6BD8C2C6" w:rsidR="6E57F914">
              <w:rPr>
                <w:lang w:val="en-US"/>
              </w:rPr>
              <w:t>Tháng/Quý/Năm</w:t>
            </w:r>
            <w:r w:rsidRPr="6BD8C2C6">
              <w:rPr>
                <w:lang w:val="en-US"/>
              </w:rPr>
              <w:t>.</w:t>
            </w:r>
          </w:p>
          <w:p w:rsidRPr="00EE3AD0" w:rsidR="00EE3AD0" w:rsidP="00EE3AD0" w:rsidRDefault="0A4ED42B" w14:paraId="668E99F5" w14:textId="5090E42F">
            <w:pPr>
              <w:rPr>
                <w:lang w:val="en-US"/>
              </w:rPr>
            </w:pPr>
            <w:r w:rsidRPr="6BD8C2C6">
              <w:rPr>
                <w:b/>
                <w:bCs/>
                <w:lang w:val="en-US"/>
              </w:rPr>
              <w:t>5. Nguồn dữ liệu:</w:t>
            </w:r>
            <w:r w:rsidRPr="6BD8C2C6">
              <w:rPr>
                <w:lang w:val="en-US"/>
              </w:rPr>
              <w:t> </w:t>
            </w:r>
            <w:r w:rsidRPr="6BD8C2C6" w:rsidR="0123F725">
              <w:rPr>
                <w:lang w:val="en-US"/>
              </w:rPr>
              <w:t>VHAT</w:t>
            </w:r>
            <w:r w:rsidRPr="6BD8C2C6">
              <w:rPr>
                <w:lang w:val="en-US"/>
              </w:rPr>
              <w:t>.</w:t>
            </w:r>
          </w:p>
          <w:p w:rsidRPr="00EE3AD0" w:rsidR="00EE3AD0" w:rsidP="00EE3AD0" w:rsidRDefault="00EE3AD0" w14:paraId="07B54B9C"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2E7AFA7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C8345D" w14:textId="77777777">
            <w:pPr>
              <w:rPr>
                <w:lang w:val="en-US"/>
              </w:rPr>
            </w:pPr>
            <w:r w:rsidRPr="00EE3AD0">
              <w:rPr>
                <w:b/>
                <w:bCs/>
                <w:lang w:val="en-US"/>
              </w:rPr>
              <w:t>CT 5.17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8D9F03" w14:textId="77777777">
            <w:pPr>
              <w:rPr>
                <w:lang w:val="en-US"/>
              </w:rPr>
            </w:pPr>
            <w:r w:rsidRPr="00EE3AD0">
              <w:rPr>
                <w:b/>
                <w:bCs/>
                <w:lang w:val="en-US"/>
              </w:rPr>
              <w:t xml:space="preserve">1. Tên chỉ tiêu: </w:t>
            </w:r>
            <w:r w:rsidRPr="00EE3AD0">
              <w:rPr>
                <w:lang w:val="en-US"/>
              </w:rPr>
              <w:t>Bird strike hazards – Số mối nguy do chim va chạm</w:t>
            </w:r>
          </w:p>
          <w:p w:rsidRPr="00EE3AD0" w:rsidR="00EE3AD0" w:rsidP="00EE3AD0" w:rsidRDefault="00EE3AD0" w14:paraId="411A1E04" w14:textId="77777777">
            <w:pPr>
              <w:rPr>
                <w:lang w:val="en-US"/>
              </w:rPr>
            </w:pPr>
            <w:r w:rsidRPr="00EE3AD0">
              <w:rPr>
                <w:b/>
                <w:bCs/>
                <w:lang w:val="en-US"/>
              </w:rPr>
              <w:t>2. Định nghĩa/Diễn giải/Ý nghĩa/Mục đích đo lường:</w:t>
            </w:r>
          </w:p>
          <w:p w:rsidRPr="00EE3AD0" w:rsidR="00EE3AD0" w:rsidP="00EE3AD0" w:rsidRDefault="00EE3AD0" w14:paraId="21FE56D2" w14:textId="77777777">
            <w:pPr>
              <w:rPr>
                <w:lang w:val="en-US"/>
              </w:rPr>
            </w:pPr>
            <w:r w:rsidRPr="00EE3AD0">
              <w:rPr>
                <w:b/>
                <w:bCs/>
                <w:i/>
                <w:iCs/>
                <w:lang w:val="en-US"/>
              </w:rPr>
              <w:t>2.1. Định nghĩa/Diễn giải:</w:t>
            </w:r>
          </w:p>
          <w:p w:rsidRPr="00EE3AD0" w:rsidR="00EE3AD0" w:rsidRDefault="130B49AB" w14:paraId="35558830" w14:textId="6DEDBFC3">
            <w:pPr>
              <w:numPr>
                <w:ilvl w:val="0"/>
                <w:numId w:val="511"/>
              </w:numPr>
              <w:rPr>
                <w:lang w:val="en-US"/>
              </w:rPr>
            </w:pPr>
            <w:r w:rsidRPr="6BD8C2C6">
              <w:rPr>
                <w:lang w:val="en-US"/>
              </w:rPr>
              <w:t>Tổ</w:t>
            </w:r>
            <w:r w:rsidRPr="6BD8C2C6" w:rsidR="0A4ED42B">
              <w:rPr>
                <w:lang w:val="en-US"/>
              </w:rPr>
              <w:t>ng số mối nguy hoặc sự cố liên quan đến tàu bay bị chim va chạm được ghi nhận trong kỳ báo cáo. </w:t>
            </w:r>
          </w:p>
          <w:p w:rsidRPr="00EE3AD0" w:rsidR="00EE3AD0" w:rsidP="00EE3AD0" w:rsidRDefault="00EE3AD0" w14:paraId="2D56615F" w14:textId="77777777">
            <w:pPr>
              <w:rPr>
                <w:lang w:val="en-US"/>
              </w:rPr>
            </w:pPr>
            <w:r w:rsidRPr="00EE3AD0">
              <w:rPr>
                <w:b/>
                <w:bCs/>
                <w:i/>
                <w:iCs/>
                <w:lang w:val="en-US"/>
              </w:rPr>
              <w:t>2.2. Ý nghĩa/Mục đích đo lường:</w:t>
            </w:r>
          </w:p>
          <w:p w:rsidRPr="00EE3AD0" w:rsidR="00EE3AD0" w:rsidRDefault="00EE3AD0" w14:paraId="65E23B5F" w14:textId="77777777">
            <w:pPr>
              <w:numPr>
                <w:ilvl w:val="0"/>
                <w:numId w:val="512"/>
              </w:numPr>
              <w:rPr>
                <w:lang w:val="en-US"/>
              </w:rPr>
            </w:pPr>
            <w:r w:rsidRPr="00EE3AD0">
              <w:rPr>
                <w:lang w:val="en-US"/>
              </w:rPr>
              <w:t>Theo dõi xu hướng phát sinh sự cố do chim va chạm, đánh giá rủi ro vận hành trong điều kiện thời tiết bất lợi và nâng cao hiệu quả công tác quản lý an toàn khai thác bay. </w:t>
            </w:r>
          </w:p>
          <w:p w:rsidRPr="00EE3AD0" w:rsidR="00EE3AD0" w:rsidP="00EE3AD0" w:rsidRDefault="00EE3AD0" w14:paraId="330C9EC1"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6331388" w14:textId="77777777">
            <w:pPr>
              <w:rPr>
                <w:lang w:val="en-US"/>
              </w:rPr>
            </w:pPr>
            <w:r w:rsidRPr="00EE3AD0">
              <w:rPr>
                <w:b/>
                <w:bCs/>
                <w:lang w:val="en-US"/>
              </w:rPr>
              <w:t>4. Chiều tổng hợp dữ liệu:</w:t>
            </w:r>
          </w:p>
          <w:p w:rsidRPr="00EE3AD0" w:rsidR="00EE3AD0" w:rsidRDefault="0A4ED42B" w14:paraId="7080EB78" w14:textId="10F9F14A">
            <w:pPr>
              <w:numPr>
                <w:ilvl w:val="0"/>
                <w:numId w:val="513"/>
              </w:numPr>
              <w:rPr>
                <w:lang w:val="en-US"/>
              </w:rPr>
            </w:pPr>
            <w:r w:rsidRPr="6BD8C2C6">
              <w:rPr>
                <w:lang w:val="en-US"/>
              </w:rPr>
              <w:t xml:space="preserve">Theo thời gian: </w:t>
            </w:r>
            <w:r w:rsidRPr="6BD8C2C6" w:rsidR="1DCD2362">
              <w:rPr>
                <w:lang w:val="en-US"/>
              </w:rPr>
              <w:t>Tháng/Quý/</w:t>
            </w:r>
            <w:r w:rsidRPr="6BD8C2C6">
              <w:rPr>
                <w:lang w:val="en-US"/>
              </w:rPr>
              <w:t>Năm.</w:t>
            </w:r>
          </w:p>
          <w:p w:rsidRPr="00EE3AD0" w:rsidR="00EE3AD0" w:rsidP="00EE3AD0" w:rsidRDefault="0A4ED42B" w14:paraId="1CD65B19" w14:textId="047C130A">
            <w:pPr>
              <w:rPr>
                <w:lang w:val="en-US"/>
              </w:rPr>
            </w:pPr>
            <w:r w:rsidRPr="6BD8C2C6">
              <w:rPr>
                <w:b/>
                <w:bCs/>
                <w:lang w:val="en-US"/>
              </w:rPr>
              <w:t>5. Nguồn dữ liệu:</w:t>
            </w:r>
            <w:r w:rsidRPr="6BD8C2C6">
              <w:rPr>
                <w:lang w:val="en-US"/>
              </w:rPr>
              <w:t> </w:t>
            </w:r>
            <w:r w:rsidRPr="6BD8C2C6" w:rsidR="0B9089EE">
              <w:rPr>
                <w:lang w:val="en-US"/>
              </w:rPr>
              <w:t>VHAT</w:t>
            </w:r>
            <w:r w:rsidRPr="6BD8C2C6">
              <w:rPr>
                <w:lang w:val="en-US"/>
              </w:rPr>
              <w:t>.</w:t>
            </w:r>
          </w:p>
          <w:p w:rsidRPr="00EE3AD0" w:rsidR="00EE3AD0" w:rsidP="00EE3AD0" w:rsidRDefault="00EE3AD0" w14:paraId="66719556"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7535C5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E80C49" w14:textId="77777777">
            <w:pPr>
              <w:rPr>
                <w:lang w:val="en-US"/>
              </w:rPr>
            </w:pPr>
            <w:r w:rsidRPr="00EE3AD0">
              <w:rPr>
                <w:b/>
                <w:bCs/>
                <w:lang w:val="en-US"/>
              </w:rPr>
              <w:t>CT 5.18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2C30EC" w14:textId="77777777">
            <w:pPr>
              <w:rPr>
                <w:lang w:val="en-US"/>
              </w:rPr>
            </w:pPr>
            <w:r w:rsidRPr="00EE3AD0">
              <w:rPr>
                <w:b/>
                <w:bCs/>
                <w:lang w:val="en-US"/>
              </w:rPr>
              <w:t xml:space="preserve">1. Tên chỉ tiêu: </w:t>
            </w:r>
            <w:r w:rsidRPr="00EE3AD0">
              <w:rPr>
                <w:lang w:val="en-US"/>
              </w:rPr>
              <w:t>Lightning strike hazards – Số mối nguy do sét đánh</w:t>
            </w:r>
          </w:p>
          <w:p w:rsidRPr="00EE3AD0" w:rsidR="00EE3AD0" w:rsidP="00EE3AD0" w:rsidRDefault="00EE3AD0" w14:paraId="255DB6DC" w14:textId="77777777">
            <w:pPr>
              <w:rPr>
                <w:lang w:val="en-US"/>
              </w:rPr>
            </w:pPr>
            <w:r w:rsidRPr="00EE3AD0">
              <w:rPr>
                <w:b/>
                <w:bCs/>
                <w:lang w:val="en-US"/>
              </w:rPr>
              <w:t>2. Định nghĩa/Diễn giải/Ý nghĩa/Mục đích đo lường:</w:t>
            </w:r>
          </w:p>
          <w:p w:rsidRPr="00EE3AD0" w:rsidR="00EE3AD0" w:rsidP="00EE3AD0" w:rsidRDefault="00EE3AD0" w14:paraId="173CE9B2" w14:textId="77777777">
            <w:pPr>
              <w:rPr>
                <w:lang w:val="en-US"/>
              </w:rPr>
            </w:pPr>
            <w:r w:rsidRPr="00EE3AD0">
              <w:rPr>
                <w:b/>
                <w:bCs/>
                <w:i/>
                <w:iCs/>
                <w:lang w:val="en-US"/>
              </w:rPr>
              <w:t>2.1. Định nghĩa/Diễn giải:</w:t>
            </w:r>
          </w:p>
          <w:p w:rsidRPr="00EE3AD0" w:rsidR="00EE3AD0" w:rsidRDefault="6D803B98" w14:paraId="16DE07FD" w14:textId="07E081B7">
            <w:pPr>
              <w:numPr>
                <w:ilvl w:val="0"/>
                <w:numId w:val="514"/>
              </w:numPr>
              <w:rPr>
                <w:lang w:val="en-US"/>
              </w:rPr>
            </w:pPr>
            <w:r w:rsidRPr="6BD8C2C6">
              <w:rPr>
                <w:lang w:val="en-US"/>
              </w:rPr>
              <w:t>T</w:t>
            </w:r>
            <w:r w:rsidRPr="6BD8C2C6" w:rsidR="0A4ED42B">
              <w:rPr>
                <w:lang w:val="en-US"/>
              </w:rPr>
              <w:t>ổng số mối nguy hoặc sự cố liên quan đến tàu bay bị sét đánh được ghi nhận trong kỳ báo cáo. </w:t>
            </w:r>
          </w:p>
          <w:p w:rsidRPr="00EE3AD0" w:rsidR="00EE3AD0" w:rsidP="00EE3AD0" w:rsidRDefault="00EE3AD0" w14:paraId="5EE542D6" w14:textId="77777777">
            <w:pPr>
              <w:rPr>
                <w:lang w:val="en-US"/>
              </w:rPr>
            </w:pPr>
            <w:r w:rsidRPr="00EE3AD0">
              <w:rPr>
                <w:b/>
                <w:bCs/>
                <w:i/>
                <w:iCs/>
                <w:lang w:val="en-US"/>
              </w:rPr>
              <w:t>2.2. Ý nghĩa/Mục đích đo lường:</w:t>
            </w:r>
          </w:p>
          <w:p w:rsidRPr="00EE3AD0" w:rsidR="00EE3AD0" w:rsidRDefault="00EE3AD0" w14:paraId="1C41E1FD" w14:textId="77777777">
            <w:pPr>
              <w:numPr>
                <w:ilvl w:val="0"/>
                <w:numId w:val="515"/>
              </w:numPr>
              <w:rPr>
                <w:lang w:val="en-US"/>
              </w:rPr>
            </w:pPr>
            <w:r w:rsidRPr="00EE3AD0">
              <w:rPr>
                <w:lang w:val="en-US"/>
              </w:rPr>
              <w:t>Theo dõi xu hướng phát sinh sự cố do sét đánh, đánh giá rủi ro vận hành trong điều kiện thời tiết bất lợi và nâng cao hiệu quả công tác quản lý an toàn khai thác bay. </w:t>
            </w:r>
          </w:p>
          <w:p w:rsidRPr="00EE3AD0" w:rsidR="00EE3AD0" w:rsidP="00EE3AD0" w:rsidRDefault="00EE3AD0" w14:paraId="26875D0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07F51D" w14:textId="77777777">
            <w:pPr>
              <w:rPr>
                <w:lang w:val="en-US"/>
              </w:rPr>
            </w:pPr>
            <w:r w:rsidRPr="00EE3AD0">
              <w:rPr>
                <w:b/>
                <w:bCs/>
                <w:lang w:val="en-US"/>
              </w:rPr>
              <w:t>4. Chiều tổng hợp dữ liệu:</w:t>
            </w:r>
          </w:p>
          <w:p w:rsidRPr="00EE3AD0" w:rsidR="00EE3AD0" w:rsidRDefault="0A4ED42B" w14:paraId="765315C6" w14:textId="1BDB26DA">
            <w:pPr>
              <w:numPr>
                <w:ilvl w:val="0"/>
                <w:numId w:val="516"/>
              </w:numPr>
              <w:rPr>
                <w:lang w:val="en-US"/>
              </w:rPr>
            </w:pPr>
            <w:r w:rsidRPr="6BD8C2C6">
              <w:rPr>
                <w:lang w:val="en-US"/>
              </w:rPr>
              <w:t xml:space="preserve">Theo thời gian: </w:t>
            </w:r>
            <w:r w:rsidRPr="6BD8C2C6" w:rsidR="73BCCAB2">
              <w:rPr>
                <w:lang w:val="en-US"/>
              </w:rPr>
              <w:t>Tháng/Quý/Năm</w:t>
            </w:r>
            <w:r w:rsidRPr="6BD8C2C6">
              <w:rPr>
                <w:lang w:val="en-US"/>
              </w:rPr>
              <w:t>.</w:t>
            </w:r>
          </w:p>
          <w:p w:rsidRPr="00EE3AD0" w:rsidR="00EE3AD0" w:rsidP="00EE3AD0" w:rsidRDefault="0A4ED42B" w14:paraId="6C774EA1" w14:textId="7697AFC1">
            <w:pPr>
              <w:rPr>
                <w:lang w:val="en-US"/>
              </w:rPr>
            </w:pPr>
            <w:r w:rsidRPr="6BD8C2C6">
              <w:rPr>
                <w:b/>
                <w:bCs/>
                <w:lang w:val="en-US"/>
              </w:rPr>
              <w:t>5. Nguồn dữ liệu:</w:t>
            </w:r>
            <w:r w:rsidRPr="6BD8C2C6">
              <w:rPr>
                <w:lang w:val="en-US"/>
              </w:rPr>
              <w:t> </w:t>
            </w:r>
            <w:r w:rsidRPr="6BD8C2C6" w:rsidR="694175BE">
              <w:rPr>
                <w:lang w:val="en-US"/>
              </w:rPr>
              <w:t>VHAT</w:t>
            </w:r>
            <w:r w:rsidRPr="6BD8C2C6">
              <w:rPr>
                <w:lang w:val="en-US"/>
              </w:rPr>
              <w:t>.</w:t>
            </w:r>
          </w:p>
          <w:p w:rsidRPr="00EE3AD0" w:rsidR="00EE3AD0" w:rsidP="00EE3AD0" w:rsidRDefault="00EE3AD0" w14:paraId="38106083"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B59B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09DB16" w14:textId="77777777">
            <w:pPr>
              <w:rPr>
                <w:lang w:val="en-US"/>
              </w:rPr>
            </w:pPr>
            <w:r w:rsidRPr="00EE3AD0">
              <w:rPr>
                <w:b/>
                <w:bCs/>
                <w:lang w:val="en-US"/>
              </w:rPr>
              <w:t>CT 5.19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2682EF" w14:textId="77777777">
            <w:pPr>
              <w:rPr>
                <w:lang w:val="en-US"/>
              </w:rPr>
            </w:pPr>
            <w:r w:rsidRPr="00EE3AD0">
              <w:rPr>
                <w:b/>
                <w:bCs/>
                <w:lang w:val="en-US"/>
              </w:rPr>
              <w:t xml:space="preserve">1. Tên chỉ tiêu: </w:t>
            </w:r>
            <w:r w:rsidRPr="00EE3AD0">
              <w:rPr>
                <w:lang w:val="en-US"/>
              </w:rPr>
              <w:t>Monthly Flights and Incidents – Số lượng chuyến bay và mối nguy theo tháng</w:t>
            </w:r>
          </w:p>
          <w:p w:rsidRPr="00EE3AD0" w:rsidR="00EE3AD0" w:rsidP="00EE3AD0" w:rsidRDefault="00EE3AD0" w14:paraId="2579B72F" w14:textId="77777777">
            <w:pPr>
              <w:rPr>
                <w:lang w:val="en-US"/>
              </w:rPr>
            </w:pPr>
            <w:r w:rsidRPr="00EE3AD0">
              <w:rPr>
                <w:b/>
                <w:bCs/>
                <w:lang w:val="en-US"/>
              </w:rPr>
              <w:t>2. Định nghĩa/Diễn giải/Ý nghĩa/Mục đích đo lường:</w:t>
            </w:r>
          </w:p>
          <w:p w:rsidRPr="00EE3AD0" w:rsidR="00EE3AD0" w:rsidP="00EE3AD0" w:rsidRDefault="00EE3AD0" w14:paraId="49754DEE" w14:textId="77777777">
            <w:pPr>
              <w:rPr>
                <w:lang w:val="en-US"/>
              </w:rPr>
            </w:pPr>
            <w:r w:rsidRPr="00EE3AD0">
              <w:rPr>
                <w:b/>
                <w:bCs/>
                <w:i/>
                <w:iCs/>
                <w:lang w:val="en-US"/>
              </w:rPr>
              <w:t>2.1. Định nghĩa/Diễn giải:</w:t>
            </w:r>
          </w:p>
          <w:p w:rsidRPr="00EE3AD0" w:rsidR="00EE3AD0" w:rsidRDefault="00EE3AD0" w14:paraId="343B84B8" w14:textId="77777777">
            <w:pPr>
              <w:numPr>
                <w:ilvl w:val="0"/>
                <w:numId w:val="517"/>
              </w:numPr>
              <w:rPr>
                <w:lang w:val="en-US"/>
              </w:rPr>
            </w:pPr>
            <w:r w:rsidRPr="00EE3AD0">
              <w:rPr>
                <w:lang w:val="en-US"/>
              </w:rPr>
              <w:t>Thống kê số lượng chuyến bay và số sự cố phát sinh theo từng tháng trong kỳ báo cáo, bao gồm các sự cố va chạm chim bay (bird strike) và sét đánh (lightning strike). </w:t>
            </w:r>
          </w:p>
          <w:p w:rsidRPr="00EE3AD0" w:rsidR="00EE3AD0" w:rsidP="00EE3AD0" w:rsidRDefault="00EE3AD0" w14:paraId="6A5F57D7" w14:textId="77777777">
            <w:pPr>
              <w:rPr>
                <w:lang w:val="en-US"/>
              </w:rPr>
            </w:pPr>
            <w:r w:rsidRPr="00EE3AD0">
              <w:rPr>
                <w:b/>
                <w:bCs/>
                <w:i/>
                <w:iCs/>
                <w:lang w:val="en-US"/>
              </w:rPr>
              <w:t>2.2. Ý nghĩa/Mục đích đo lường:</w:t>
            </w:r>
          </w:p>
          <w:p w:rsidRPr="00EE3AD0" w:rsidR="00EE3AD0" w:rsidRDefault="00EE3AD0" w14:paraId="66B9BA81" w14:textId="77777777">
            <w:pPr>
              <w:numPr>
                <w:ilvl w:val="0"/>
                <w:numId w:val="518"/>
              </w:numPr>
              <w:rPr>
                <w:lang w:val="en-US"/>
              </w:rPr>
            </w:pPr>
            <w:r w:rsidRPr="00EE3AD0">
              <w:rPr>
                <w:lang w:val="en-US"/>
              </w:rPr>
              <w:t>Phản ánh xu hướng biến động giữa quy mô khai thác bay và số lượng sự cố an toàn phát sinh theo từng tháng trong năm báo cáo. </w:t>
            </w:r>
          </w:p>
          <w:p w:rsidRPr="00EE3AD0" w:rsidR="00EE3AD0" w:rsidRDefault="00EE3AD0" w14:paraId="7E34DA2D" w14:textId="77777777">
            <w:pPr>
              <w:numPr>
                <w:ilvl w:val="0"/>
                <w:numId w:val="518"/>
              </w:numPr>
              <w:rPr>
                <w:lang w:val="en-US"/>
              </w:rPr>
            </w:pPr>
            <w:r w:rsidRPr="00EE3AD0">
              <w:rPr>
                <w:lang w:val="en-US"/>
              </w:rPr>
              <w:t>Theo dõi tần suất phát sinh mối nguy, đánh giá các giai đoạn có rủi ro cao trong vận hành khai thác bay và phục vụ công tác phân tích, cảnh báo và quản lý an toàn khai thác. </w:t>
            </w:r>
          </w:p>
          <w:p w:rsidRPr="00EE3AD0" w:rsidR="00EE3AD0" w:rsidP="00EE3AD0" w:rsidRDefault="00EE3AD0" w14:paraId="4CA2DF17"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F55612E" w14:textId="77777777">
            <w:pPr>
              <w:rPr>
                <w:lang w:val="en-US"/>
              </w:rPr>
            </w:pPr>
            <w:r w:rsidRPr="00EE3AD0">
              <w:rPr>
                <w:b/>
                <w:bCs/>
                <w:lang w:val="en-US"/>
              </w:rPr>
              <w:t>4. Chiều tổng hợp dữ liệu:</w:t>
            </w:r>
          </w:p>
          <w:p w:rsidRPr="00EE3AD0" w:rsidR="00EE3AD0" w:rsidRDefault="00EE3AD0" w14:paraId="297DE3CD" w14:textId="77777777">
            <w:pPr>
              <w:numPr>
                <w:ilvl w:val="0"/>
                <w:numId w:val="519"/>
              </w:numPr>
              <w:rPr>
                <w:lang w:val="en-US"/>
              </w:rPr>
            </w:pPr>
            <w:r w:rsidRPr="00EE3AD0">
              <w:rPr>
                <w:lang w:val="en-US"/>
              </w:rPr>
              <w:t>Theo thời gian: Tháng/Năm.</w:t>
            </w:r>
          </w:p>
          <w:p w:rsidRPr="00EE3AD0" w:rsidR="00EE3AD0" w:rsidRDefault="00EE3AD0" w14:paraId="5D98EAE4" w14:textId="77777777">
            <w:pPr>
              <w:numPr>
                <w:ilvl w:val="0"/>
                <w:numId w:val="519"/>
              </w:numPr>
              <w:rPr>
                <w:lang w:val="en-US"/>
              </w:rPr>
            </w:pPr>
            <w:r w:rsidRPr="00EE3AD0">
              <w:rPr>
                <w:lang w:val="en-US"/>
              </w:rPr>
              <w:t>Theo loại mối nguy.</w:t>
            </w:r>
          </w:p>
          <w:p w:rsidRPr="00EE3AD0" w:rsidR="00EE3AD0" w:rsidP="00EE3AD0" w:rsidRDefault="0A4ED42B" w14:paraId="4E78083D" w14:textId="7D05637E">
            <w:pPr>
              <w:rPr>
                <w:lang w:val="en-US"/>
              </w:rPr>
            </w:pPr>
            <w:r w:rsidRPr="6BD8C2C6">
              <w:rPr>
                <w:b/>
                <w:bCs/>
                <w:lang w:val="en-US"/>
              </w:rPr>
              <w:t>5. Nguồn dữ liệu:</w:t>
            </w:r>
            <w:r w:rsidRPr="6BD8C2C6">
              <w:rPr>
                <w:lang w:val="en-US"/>
              </w:rPr>
              <w:t> </w:t>
            </w:r>
            <w:r w:rsidRPr="6BD8C2C6" w:rsidR="32FD4001">
              <w:rPr>
                <w:lang w:val="en-US"/>
              </w:rPr>
              <w:t>VHAT</w:t>
            </w:r>
            <w:r w:rsidRPr="6BD8C2C6">
              <w:rPr>
                <w:lang w:val="en-US"/>
              </w:rPr>
              <w:t>.</w:t>
            </w:r>
          </w:p>
          <w:p w:rsidRPr="00EE3AD0" w:rsidR="00EE3AD0" w:rsidP="00EE3AD0" w:rsidRDefault="00EE3AD0" w14:paraId="6DE0FD13"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6BEE8958" w14:textId="77777777">
      <w:pPr>
        <w:rPr>
          <w:lang w:val="en-US"/>
        </w:rPr>
      </w:pPr>
    </w:p>
    <w:p w:rsidRPr="00EE3AD0" w:rsidR="00EE3AD0" w:rsidP="00EE3AD0" w:rsidRDefault="00EE3AD0" w14:paraId="3917F7DF" w14:textId="77777777">
      <w:pPr>
        <w:pStyle w:val="Heading2"/>
        <w:rPr>
          <w:lang w:val="en-US"/>
        </w:rPr>
      </w:pPr>
      <w:bookmarkStart w:name="_Toc242783306" w:id="49"/>
      <w:r w:rsidRPr="00EE3AD0">
        <w:rPr>
          <w:lang w:val="en-US"/>
        </w:rPr>
        <w:t>2.3. Nhóm Nhân sự</w:t>
      </w:r>
      <w:bookmarkEnd w:id="49"/>
    </w:p>
    <w:p w:rsidRPr="00EE3AD0" w:rsidR="00EE3AD0" w:rsidP="00EE3AD0" w:rsidRDefault="00EE3AD0" w14:paraId="678CE613" w14:textId="77777777">
      <w:pPr>
        <w:rPr>
          <w:lang w:val="en-US"/>
        </w:rPr>
      </w:pPr>
      <w:r w:rsidRPr="00EE3AD0">
        <w:rPr>
          <w:lang w:val="en-US"/>
        </w:rPr>
        <w:t>Nhóm Nhân sự dùng để theo dõi, quản trị và phân tích toàn diện bức tranh về người lao động tại Vietnam Airlines (VNA) dưới góc độ Phát triển bền vững, giúp Ban Lãnh đạo và Ban Tổ chức Nhân lực đánh giá được chất lượng môi trường làm việc, sự công bằng, tính đa dạng trong tổ chức cũng như mức độ đảm bảo an toàn sức khỏe cho người lao động. </w:t>
      </w:r>
    </w:p>
    <w:p w:rsidRPr="00EE3AD0" w:rsidR="00EE3AD0" w:rsidP="00EE3AD0" w:rsidRDefault="00EE3AD0" w14:paraId="23634C5B" w14:textId="77777777">
      <w:pPr>
        <w:pStyle w:val="Heading3"/>
        <w:rPr>
          <w:lang w:val="en-US"/>
        </w:rPr>
      </w:pPr>
      <w:bookmarkStart w:name="_Toc242783307" w:id="50"/>
      <w:r w:rsidRPr="00EE3AD0">
        <w:rPr>
          <w:lang w:val="en-US"/>
        </w:rPr>
        <w:t>2.3.1. Danh sách chỉ tiêu</w:t>
      </w:r>
      <w:bookmarkEnd w:id="50"/>
    </w:p>
    <w:p w:rsidRPr="00EE3AD0" w:rsidR="00EE3AD0" w:rsidP="00EE3AD0" w:rsidRDefault="00EE3AD0" w14:paraId="337516A7" w14:textId="77777777">
      <w:pPr>
        <w:rPr>
          <w:lang w:val="en-US"/>
        </w:rPr>
      </w:pPr>
      <w:r w:rsidRPr="00EE3AD0">
        <w:rPr>
          <w:lang w:val="en-US"/>
        </w:rPr>
        <w:t>Nhóm Nhân sự gồm 10 chỉ tiêu:</w:t>
      </w:r>
    </w:p>
    <w:p w:rsidRPr="00EE3AD0" w:rsidR="00EE3AD0" w:rsidP="00EE3AD0" w:rsidRDefault="00EE3AD0" w14:paraId="2DF2C51C" w14:textId="77777777">
      <w:pPr>
        <w:pStyle w:val="Heading4"/>
        <w:rPr>
          <w:lang w:val="en-US"/>
        </w:rPr>
      </w:pPr>
      <w:bookmarkStart w:name="_Toc242783308" w:id="51"/>
      <w:r w:rsidRPr="00EE3AD0">
        <w:rPr>
          <w:lang w:val="en-US"/>
        </w:rPr>
        <w:t>2.3.1.1. Chỉ tiêu Airline D-1 - Working days lost to strikes - Ngày công mất do đình công</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532"/>
        <w:gridCol w:w="6815"/>
      </w:tblGrid>
      <w:tr w:rsidRPr="00EE3AD0" w:rsidR="00EE3AD0" w14:paraId="18D8EF6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5807EB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8B0203" w14:textId="77777777">
            <w:pPr>
              <w:rPr>
                <w:lang w:val="en-US"/>
              </w:rPr>
            </w:pPr>
            <w:r w:rsidRPr="00EE3AD0">
              <w:rPr>
                <w:lang w:val="en-US"/>
              </w:rPr>
              <w:t>Airline D-1</w:t>
            </w:r>
          </w:p>
        </w:tc>
      </w:tr>
      <w:tr w:rsidRPr="00EE3AD0" w:rsidR="00EE3AD0" w14:paraId="3263EE9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56512BD"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18CD213" w14:textId="77777777">
            <w:pPr>
              <w:rPr>
                <w:lang w:val="en-US"/>
              </w:rPr>
            </w:pPr>
            <w:r w:rsidRPr="00EE3AD0">
              <w:rPr>
                <w:lang w:val="en-US"/>
              </w:rPr>
              <w:t>Working days lost to strikes - Ngày công mất do đình công</w:t>
            </w:r>
          </w:p>
        </w:tc>
      </w:tr>
      <w:tr w:rsidRPr="00EE3AD0" w:rsidR="00EE3AD0" w14:paraId="38D864F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C48F23"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416B9" w14:textId="77777777">
            <w:pPr>
              <w:rPr>
                <w:lang w:val="en-US"/>
              </w:rPr>
            </w:pPr>
            <w:r w:rsidRPr="00EE3AD0">
              <w:rPr>
                <w:lang w:val="en-US"/>
              </w:rPr>
              <w:t>Số lượng ngày công mất do đình công</w:t>
            </w:r>
          </w:p>
        </w:tc>
      </w:tr>
      <w:tr w:rsidRPr="00EE3AD0" w:rsidR="00EE3AD0" w14:paraId="2D5539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A7171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2D1397" w14:textId="77777777">
            <w:pPr>
              <w:rPr>
                <w:lang w:val="en-US"/>
              </w:rPr>
            </w:pPr>
            <w:r w:rsidRPr="00EE3AD0">
              <w:rPr>
                <w:lang w:val="en-US"/>
              </w:rPr>
              <w:t>Social – Xã hội</w:t>
            </w:r>
          </w:p>
        </w:tc>
      </w:tr>
      <w:tr w:rsidRPr="00EE3AD0" w:rsidR="00EE3AD0" w14:paraId="6665979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98FE08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A56020" w14:textId="77777777">
            <w:pPr>
              <w:rPr>
                <w:lang w:val="en-US"/>
              </w:rPr>
            </w:pPr>
            <w:r w:rsidRPr="00EE3AD0">
              <w:rPr>
                <w:lang w:val="en-US"/>
              </w:rPr>
              <w:t>Ban Tổ chức nhân lực</w:t>
            </w:r>
          </w:p>
        </w:tc>
      </w:tr>
      <w:tr w:rsidRPr="00EE3AD0" w:rsidR="00EE3AD0" w14:paraId="546C4BD9"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275989B" w14:textId="77777777">
            <w:pPr>
              <w:rPr>
                <w:lang w:val="en-US"/>
              </w:rPr>
            </w:pPr>
            <w:r w:rsidRPr="00EE3AD0">
              <w:rPr>
                <w:b/>
                <w:bCs/>
                <w:lang w:val="en-US"/>
              </w:rPr>
              <w:t>Mô tả chi tiết</w:t>
            </w:r>
          </w:p>
        </w:tc>
      </w:tr>
      <w:tr w:rsidRPr="00EE3AD0" w:rsidR="00EE3AD0" w14:paraId="1AFC01A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9A69FFE" w14:textId="77777777">
            <w:pPr>
              <w:rPr>
                <w:lang w:val="en-US"/>
              </w:rPr>
            </w:pPr>
            <w:r w:rsidRPr="00EE3AD0">
              <w:rPr>
                <w:b/>
                <w:bCs/>
                <w:lang w:val="en-US"/>
              </w:rPr>
              <w:t>1. Tổng quan về Chỉ tiêu Airline D-1</w:t>
            </w:r>
          </w:p>
          <w:p w:rsidRPr="00EE3AD0" w:rsidR="00EE3AD0" w:rsidP="00EE3AD0" w:rsidRDefault="00EE3AD0" w14:paraId="6854BD25" w14:textId="77777777">
            <w:pPr>
              <w:rPr>
                <w:lang w:val="en-US"/>
              </w:rPr>
            </w:pPr>
            <w:r w:rsidRPr="00EE3AD0">
              <w:rPr>
                <w:lang w:val="en-US"/>
              </w:rPr>
              <w:t>Chỉ tiêu Airline D-1 quy định việc theo dõi, đo lường và công bố tổng số ngày làm việc bị tổn thất do các cuộc đình công, ngừng việc tập thể hoặc các tranh chấp lao động chính thức từ phía cán bộ nhân viên trong kỳ báo cáo.</w:t>
            </w:r>
          </w:p>
          <w:p w:rsidRPr="00EE3AD0" w:rsidR="00EE3AD0" w:rsidP="00EE3AD0" w:rsidRDefault="00EE3AD0" w14:paraId="15E92789" w14:textId="77777777">
            <w:pPr>
              <w:rPr>
                <w:lang w:val="en-US"/>
              </w:rPr>
            </w:pPr>
            <w:r w:rsidRPr="00EE3AD0">
              <w:rPr>
                <w:lang w:val="en-US"/>
              </w:rPr>
              <w:t>Mục tiêu của chỉ tiêu này nhằm đánh giá mối quan hệ lao động, mức độ gắn kết của nhân sự và đo lường các rủi ro tiềm ẩn có thể gây gián đoạn mạng bay toàn hệ thống.</w:t>
            </w:r>
          </w:p>
          <w:p w:rsidRPr="00EE3AD0" w:rsidR="00EE3AD0" w:rsidP="00EE3AD0" w:rsidRDefault="00EE3AD0" w14:paraId="2C9E663F" w14:textId="77777777">
            <w:pPr>
              <w:rPr>
                <w:b/>
                <w:bCs/>
                <w:lang w:val="en-US"/>
              </w:rPr>
            </w:pPr>
            <w:r w:rsidRPr="00EE3AD0">
              <w:rPr>
                <w:b/>
                <w:bCs/>
                <w:lang w:val="en-US"/>
              </w:rPr>
              <w:t>2. Áp dụng Airline D-1 trong ngành hàng không</w:t>
            </w:r>
          </w:p>
          <w:p w:rsidRPr="00EE3AD0" w:rsidR="00EE3AD0" w:rsidP="00EE3AD0" w:rsidRDefault="00EE3AD0" w14:paraId="53C5508F" w14:textId="77777777">
            <w:pPr>
              <w:rPr>
                <w:lang w:val="en-US"/>
              </w:rPr>
            </w:pPr>
            <w:r w:rsidRPr="00EE3AD0">
              <w:rPr>
                <w:lang w:val="en-US"/>
              </w:rPr>
              <w:t xml:space="preserve">Đối với Vietnam Airlines, </w:t>
            </w:r>
            <w:r w:rsidRPr="00EE3AD0">
              <w:rPr>
                <w:b/>
                <w:bCs/>
                <w:lang w:val="en-US"/>
              </w:rPr>
              <w:t>Airline D-1</w:t>
            </w:r>
            <w:r w:rsidRPr="00EE3AD0">
              <w:rPr>
                <w:lang w:val="en-US"/>
              </w:rPr>
              <w:t xml:space="preserve"> quản lý số vụ đình công xảy ra trong năm báo cáo.</w:t>
            </w:r>
          </w:p>
          <w:p w:rsidRPr="00EE3AD0" w:rsidR="00EE3AD0" w:rsidP="00EE3AD0" w:rsidRDefault="00EE3AD0" w14:paraId="53B05756" w14:textId="77777777">
            <w:pPr>
              <w:rPr>
                <w:b/>
                <w:bCs/>
                <w:lang w:val="en-US"/>
              </w:rPr>
            </w:pPr>
            <w:r w:rsidRPr="00EE3AD0">
              <w:rPr>
                <w:b/>
                <w:bCs/>
                <w:lang w:val="en-US"/>
              </w:rPr>
              <w:t>3. Ý nghĩa quản trị và báo cáo</w:t>
            </w:r>
          </w:p>
          <w:p w:rsidRPr="00EE3AD0" w:rsidR="00EE3AD0" w:rsidP="00EE3AD0" w:rsidRDefault="00EE3AD0" w14:paraId="2F1372D5" w14:textId="77777777">
            <w:pPr>
              <w:rPr>
                <w:lang w:val="en-US"/>
              </w:rPr>
            </w:pPr>
            <w:r w:rsidRPr="00EE3AD0">
              <w:rPr>
                <w:lang w:val="en-US"/>
              </w:rPr>
              <w:t>Dữ liệu từ chỉ tiêu Airline D-1 là cơ sở để đánh giá mức độ kiểm soát rủi ro vận hành và tính liên tục trong kinh doanh của hãng hàng không trước các biến động về nhân sự.</w:t>
            </w:r>
          </w:p>
          <w:p w:rsidRPr="00EE3AD0" w:rsidR="00EE3AD0" w:rsidP="00EE3AD0" w:rsidRDefault="00EE3AD0" w14:paraId="18292122" w14:textId="77777777">
            <w:pPr>
              <w:rPr>
                <w:lang w:val="en-US"/>
              </w:rPr>
            </w:pPr>
            <w:r w:rsidRPr="00EE3AD0">
              <w:rPr>
                <w:b/>
                <w:bCs/>
                <w:lang w:val="en-US"/>
              </w:rPr>
              <w:t>4. Danh sách chỉ tiêu thành phần</w:t>
            </w:r>
          </w:p>
          <w:p w:rsidRPr="00EE3AD0" w:rsidR="00EE3AD0" w:rsidP="00EE3AD0" w:rsidRDefault="00EE3AD0" w14:paraId="7CE8E153" w14:textId="77777777">
            <w:pPr>
              <w:rPr>
                <w:lang w:val="en-US"/>
              </w:rPr>
            </w:pPr>
            <w:r w:rsidRPr="00EE3AD0">
              <w:rPr>
                <w:lang w:val="en-US"/>
              </w:rPr>
              <w:t>Chỉ tiêu Airline D-1 được làm rõ qua chỉ tiêu con sau:</w:t>
            </w:r>
          </w:p>
          <w:p w:rsidRPr="00EE3AD0" w:rsidR="00EE3AD0" w:rsidRDefault="00EE3AD0" w14:paraId="0D193467" w14:textId="77777777">
            <w:pPr>
              <w:numPr>
                <w:ilvl w:val="0"/>
                <w:numId w:val="520"/>
              </w:numPr>
              <w:rPr>
                <w:lang w:val="en-US"/>
              </w:rPr>
            </w:pPr>
            <w:r w:rsidRPr="00EE3AD0">
              <w:rPr>
                <w:lang w:val="en-US"/>
              </w:rPr>
              <w:t>CT 4.1 - Working days lost to strikes - Ngày công mất do đình công (Thẻ số)</w:t>
            </w:r>
          </w:p>
        </w:tc>
      </w:tr>
    </w:tbl>
    <w:p w:rsidRPr="00EE3AD0" w:rsidR="00EE3AD0" w:rsidP="00EE3AD0" w:rsidRDefault="00EE3AD0" w14:paraId="50D819EA" w14:textId="77777777">
      <w:pPr>
        <w:rPr>
          <w:lang w:val="en-US"/>
        </w:rPr>
      </w:pPr>
    </w:p>
    <w:p w:rsidRPr="00EE3AD0" w:rsidR="00EE3AD0" w:rsidP="00EE3AD0" w:rsidRDefault="00EE3AD0" w14:paraId="0D671355" w14:textId="77777777">
      <w:pPr>
        <w:pStyle w:val="Heading4"/>
        <w:rPr>
          <w:lang w:val="en-US"/>
        </w:rPr>
      </w:pPr>
      <w:bookmarkStart w:name="_Toc242783309" w:id="52"/>
      <w:r w:rsidRPr="00EE3AD0">
        <w:rPr>
          <w:lang w:val="en-US"/>
        </w:rPr>
        <w:t>2.3.1.2. Chỉ tiêu Airline F-1 - Volunteering during working hours - Tham gia hoạt động tình nguyện</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299"/>
        <w:gridCol w:w="7048"/>
      </w:tblGrid>
      <w:tr w:rsidRPr="00EE3AD0" w:rsidR="00EE3AD0" w14:paraId="766E378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65D57E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6012ED4" w14:textId="77777777">
            <w:pPr>
              <w:rPr>
                <w:lang w:val="en-US"/>
              </w:rPr>
            </w:pPr>
            <w:r w:rsidRPr="00EE3AD0">
              <w:rPr>
                <w:b/>
                <w:bCs/>
                <w:lang w:val="en-US"/>
              </w:rPr>
              <w:t>Airline F-1</w:t>
            </w:r>
          </w:p>
        </w:tc>
      </w:tr>
      <w:tr w:rsidRPr="00EE3AD0" w:rsidR="00EE3AD0" w14:paraId="03955C8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D5639C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FF420A5" w14:textId="77777777">
            <w:pPr>
              <w:rPr>
                <w:lang w:val="en-US"/>
              </w:rPr>
            </w:pPr>
            <w:r w:rsidRPr="00EE3AD0">
              <w:rPr>
                <w:i/>
                <w:iCs/>
                <w:lang w:val="en-US"/>
              </w:rPr>
              <w:t>Volunteering during working hours - Tham gia hoạt động tình nguyện</w:t>
            </w:r>
          </w:p>
        </w:tc>
      </w:tr>
      <w:tr w:rsidRPr="00EE3AD0" w:rsidR="00EE3AD0" w14:paraId="76D456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40C0B0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10C14C" w14:textId="77777777">
            <w:pPr>
              <w:rPr>
                <w:lang w:val="en-US"/>
              </w:rPr>
            </w:pPr>
            <w:r w:rsidRPr="00EE3AD0">
              <w:rPr>
                <w:lang w:val="en-US"/>
              </w:rPr>
              <w:t>Tham gia hoạt động tình nguyện trong giờ làm việc.</w:t>
            </w:r>
          </w:p>
        </w:tc>
      </w:tr>
      <w:tr w:rsidRPr="00EE3AD0" w:rsidR="00EE3AD0" w14:paraId="5ADE2D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0F05E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62C9A3" w14:textId="77777777">
            <w:pPr>
              <w:rPr>
                <w:lang w:val="en-US"/>
              </w:rPr>
            </w:pPr>
            <w:r w:rsidRPr="00EE3AD0">
              <w:rPr>
                <w:lang w:val="en-US"/>
              </w:rPr>
              <w:t>Social - Xã hội</w:t>
            </w:r>
          </w:p>
        </w:tc>
      </w:tr>
      <w:tr w:rsidRPr="00EE3AD0" w:rsidR="00EE3AD0" w14:paraId="67BEC5C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8C5B2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911425" w14:textId="77777777">
            <w:pPr>
              <w:rPr>
                <w:lang w:val="en-US"/>
              </w:rPr>
            </w:pPr>
            <w:r w:rsidRPr="00EE3AD0">
              <w:rPr>
                <w:lang w:val="en-US"/>
              </w:rPr>
              <w:t>Ban Truyền thông</w:t>
            </w:r>
          </w:p>
        </w:tc>
      </w:tr>
      <w:tr w:rsidRPr="00EE3AD0" w:rsidR="00EE3AD0" w14:paraId="72BECCDB"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CB54FB0" w14:textId="77777777">
            <w:pPr>
              <w:rPr>
                <w:lang w:val="en-US"/>
              </w:rPr>
            </w:pPr>
            <w:r w:rsidRPr="00EE3AD0">
              <w:rPr>
                <w:b/>
                <w:bCs/>
                <w:lang w:val="en-US"/>
              </w:rPr>
              <w:t>Mô tả chi tiết</w:t>
            </w:r>
          </w:p>
        </w:tc>
      </w:tr>
      <w:tr w:rsidRPr="00EE3AD0" w:rsidR="00EE3AD0" w14:paraId="704F8D9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CC5D70F" w14:textId="77777777">
            <w:pPr>
              <w:rPr>
                <w:lang w:val="en-US"/>
              </w:rPr>
            </w:pPr>
            <w:r w:rsidRPr="00EE3AD0">
              <w:rPr>
                <w:b/>
                <w:bCs/>
                <w:lang w:val="en-US"/>
              </w:rPr>
              <w:t>1. Tổng quan về Chỉ tiêu Airline F-1</w:t>
            </w:r>
          </w:p>
          <w:p w:rsidRPr="00EE3AD0" w:rsidR="00EE3AD0" w:rsidP="00EE3AD0" w:rsidRDefault="00EE3AD0" w14:paraId="6CD82AB2" w14:textId="77777777">
            <w:pPr>
              <w:rPr>
                <w:lang w:val="en-US"/>
              </w:rPr>
            </w:pPr>
            <w:r w:rsidRPr="00EE3AD0">
              <w:rPr>
                <w:lang w:val="en-US"/>
              </w:rPr>
              <w:t>Airline F-1 là một chỉ tiêu đánh giá hiệu quả phát triển bền vững, nằm trong nhóm tiêu chuẩn Xã hội (Social - S) của doanh nghiệp, với tên gọi chính thức là “Volunteering during working hours” (Hoạt động tình nguyện trong giờ làm việc).</w:t>
            </w:r>
          </w:p>
          <w:p w:rsidRPr="00EE3AD0" w:rsidR="00EE3AD0" w:rsidP="00EE3AD0" w:rsidRDefault="00EE3AD0" w14:paraId="3BEADD1C" w14:textId="77777777">
            <w:pPr>
              <w:rPr>
                <w:b/>
                <w:bCs/>
                <w:lang w:val="en-US"/>
              </w:rPr>
            </w:pPr>
            <w:r w:rsidRPr="00EE3AD0">
              <w:rPr>
                <w:b/>
                <w:bCs/>
                <w:lang w:val="en-US"/>
              </w:rPr>
              <w:t>2. Áp dụng Airline F-1 trong ngành hàng không </w:t>
            </w:r>
          </w:p>
          <w:p w:rsidRPr="00EE3AD0" w:rsidR="00EE3AD0" w:rsidP="00EE3AD0" w:rsidRDefault="00EE3AD0" w14:paraId="3C314B1F" w14:textId="77777777">
            <w:pPr>
              <w:rPr>
                <w:lang w:val="en-US"/>
              </w:rPr>
            </w:pPr>
            <w:r w:rsidRPr="00EE3AD0">
              <w:rPr>
                <w:lang w:val="en-US"/>
              </w:rPr>
              <w:t>Trong ngành hàng không, Airline F-1 được sử dụng để quản lý, theo dõi và công bố tổng số thời gian cũng như nguồn lực mà nhân viên đóng góp cho các hoạt động cộng đồng, xã hội ngay trong giờ làm việc được tính lương. Đây là một trong những chỉ tiêu trọng yếu phản ánh trách nhiệm xã hội của doanh nghiệp (CSR), mức độ gắn kết của người lao động và uy tín thương hiệu của hãng hàng không.</w:t>
            </w:r>
          </w:p>
          <w:p w:rsidRPr="00EE3AD0" w:rsidR="00EE3AD0" w:rsidP="00EE3AD0" w:rsidRDefault="00EE3AD0" w14:paraId="4A1BB6D5" w14:textId="77777777">
            <w:pPr>
              <w:rPr>
                <w:b/>
                <w:bCs/>
                <w:lang w:val="en-US"/>
              </w:rPr>
            </w:pPr>
            <w:r w:rsidRPr="00EE3AD0">
              <w:rPr>
                <w:b/>
                <w:bCs/>
                <w:lang w:val="en-US"/>
              </w:rPr>
              <w:t>3. Ý nghĩa quản trị và báo cáo</w:t>
            </w:r>
          </w:p>
          <w:p w:rsidRPr="00EE3AD0" w:rsidR="00EE3AD0" w:rsidP="00EE3AD0" w:rsidRDefault="00EE3AD0" w14:paraId="2441E9AA" w14:textId="77777777">
            <w:pPr>
              <w:rPr>
                <w:lang w:val="en-US"/>
              </w:rPr>
            </w:pPr>
            <w:r w:rsidRPr="00EE3AD0">
              <w:rPr>
                <w:lang w:val="en-US"/>
              </w:rPr>
              <w:t>Dữ liệu từ chỉ tiêu Airline F-1 là cơ sở quan trọng phục vụ:</w:t>
            </w:r>
          </w:p>
          <w:p w:rsidRPr="00EE3AD0" w:rsidR="00EE3AD0" w:rsidRDefault="00EE3AD0" w14:paraId="0FADE1E6" w14:textId="77777777">
            <w:pPr>
              <w:numPr>
                <w:ilvl w:val="0"/>
                <w:numId w:val="52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CBFDE71" w14:textId="77777777">
            <w:pPr>
              <w:numPr>
                <w:ilvl w:val="0"/>
                <w:numId w:val="521"/>
              </w:numPr>
              <w:rPr>
                <w:lang w:val="en-US"/>
              </w:rPr>
            </w:pPr>
            <w:r w:rsidRPr="00EE3AD0">
              <w:rPr>
                <w:lang w:val="en-US"/>
              </w:rPr>
              <w:t>Nâng cao tinh thần trách nhiệm, sự gắn kết của người lao động.</w:t>
            </w:r>
          </w:p>
          <w:p w:rsidRPr="00EE3AD0" w:rsidR="00EE3AD0" w:rsidRDefault="00EE3AD0" w14:paraId="07C55D23" w14:textId="77777777">
            <w:pPr>
              <w:numPr>
                <w:ilvl w:val="0"/>
                <w:numId w:val="52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992B127" w14:textId="77777777">
            <w:pPr>
              <w:numPr>
                <w:ilvl w:val="0"/>
                <w:numId w:val="52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4BA2E9CD" w14:textId="77777777">
            <w:pPr>
              <w:rPr>
                <w:lang w:val="en-US"/>
              </w:rPr>
            </w:pPr>
            <w:r w:rsidRPr="00EE3AD0">
              <w:rPr>
                <w:b/>
                <w:bCs/>
                <w:lang w:val="en-US"/>
              </w:rPr>
              <w:t>4. Danh sách chỉ tiêu thành phần</w:t>
            </w:r>
          </w:p>
          <w:p w:rsidRPr="00EE3AD0" w:rsidR="00EE3AD0" w:rsidP="00EE3AD0" w:rsidRDefault="00EE3AD0" w14:paraId="43F045FF" w14:textId="77777777">
            <w:pPr>
              <w:rPr>
                <w:lang w:val="en-US"/>
              </w:rPr>
            </w:pPr>
            <w:r w:rsidRPr="00EE3AD0">
              <w:rPr>
                <w:lang w:val="en-US"/>
              </w:rPr>
              <w:t>Chỉ tiêu Airline F-1 được làm rõ qua những chỉ tiêu con sau:</w:t>
            </w:r>
          </w:p>
          <w:p w:rsidRPr="00EE3AD0" w:rsidR="00EE3AD0" w:rsidRDefault="00EE3AD0" w14:paraId="73BA3062" w14:textId="77777777">
            <w:pPr>
              <w:numPr>
                <w:ilvl w:val="0"/>
                <w:numId w:val="522"/>
              </w:numPr>
              <w:rPr>
                <w:lang w:val="en-US"/>
              </w:rPr>
            </w:pPr>
            <w:r w:rsidRPr="00EE3AD0">
              <w:rPr>
                <w:lang w:val="en-US"/>
              </w:rPr>
              <w:t>CT 7.1 - Volunteer hours (hours) - Số giờ tình nguyện (Thẻ số (có xu hướng))</w:t>
            </w:r>
          </w:p>
          <w:p w:rsidRPr="00EE3AD0" w:rsidR="00EE3AD0" w:rsidRDefault="00EE3AD0" w14:paraId="3F69BBFB" w14:textId="77777777">
            <w:pPr>
              <w:numPr>
                <w:ilvl w:val="0"/>
                <w:numId w:val="522"/>
              </w:numPr>
              <w:rPr>
                <w:lang w:val="en-US"/>
              </w:rPr>
            </w:pPr>
            <w:r w:rsidRPr="00EE3AD0">
              <w:rPr>
                <w:lang w:val="en-US"/>
              </w:rPr>
              <w:t>CT 7.2 - Employee Volunteers (persons) - Số nhân sự tham gia tình nguyện (Người) (Thẻ số (có xu hướng))</w:t>
            </w:r>
          </w:p>
          <w:p w:rsidRPr="00EE3AD0" w:rsidR="00EE3AD0" w:rsidRDefault="00EE3AD0" w14:paraId="565D53AA" w14:textId="77777777">
            <w:pPr>
              <w:numPr>
                <w:ilvl w:val="0"/>
                <w:numId w:val="522"/>
              </w:numPr>
              <w:rPr>
                <w:lang w:val="en-US"/>
              </w:rPr>
            </w:pPr>
            <w:r w:rsidRPr="00EE3AD0">
              <w:rPr>
                <w:lang w:val="en-US"/>
              </w:rPr>
              <w:t>CT 7.3 - Average volunteer hours / employee - Số giờ tình nguyện TB / nhân sự (Thẻ số (có xu hướng))</w:t>
            </w:r>
          </w:p>
          <w:p w:rsidRPr="00EE3AD0" w:rsidR="00EE3AD0" w:rsidRDefault="00EE3AD0" w14:paraId="555F8589" w14:textId="77777777">
            <w:pPr>
              <w:numPr>
                <w:ilvl w:val="0"/>
                <w:numId w:val="522"/>
              </w:numPr>
              <w:rPr>
                <w:lang w:val="en-US"/>
              </w:rPr>
            </w:pPr>
            <w:r w:rsidRPr="00EE3AD0">
              <w:rPr>
                <w:lang w:val="en-US"/>
              </w:rPr>
              <w:t>CT 7.4 - Volunteer activity expenses(Billion VND) - Chi phí tình nguyện (Tỷ VNĐ) (Thẻ số (có xu hướng))</w:t>
            </w:r>
          </w:p>
          <w:p w:rsidRPr="00EE3AD0" w:rsidR="00EE3AD0" w:rsidRDefault="00EE3AD0" w14:paraId="4C92BE5F" w14:textId="77777777">
            <w:pPr>
              <w:numPr>
                <w:ilvl w:val="0"/>
                <w:numId w:val="522"/>
              </w:numPr>
              <w:rPr>
                <w:lang w:val="en-US"/>
              </w:rPr>
            </w:pPr>
            <w:r w:rsidRPr="00EE3AD0">
              <w:rPr>
                <w:lang w:val="en-US"/>
              </w:rPr>
              <w:t>CT 7.9 - Volunteer hours by year - Số giờ tình nguyện theo năm (Biểu đồ đường)</w:t>
            </w:r>
          </w:p>
          <w:p w:rsidRPr="00EE3AD0" w:rsidR="00EE3AD0" w:rsidRDefault="00EE3AD0" w14:paraId="349E280A" w14:textId="77777777">
            <w:pPr>
              <w:numPr>
                <w:ilvl w:val="0"/>
                <w:numId w:val="522"/>
              </w:numPr>
              <w:rPr>
                <w:lang w:val="en-US"/>
              </w:rPr>
            </w:pPr>
            <w:r w:rsidRPr="00EE3AD0">
              <w:rPr>
                <w:lang w:val="en-US"/>
              </w:rPr>
              <w:t>CT 7.10 - Employee Volunteers by year - Số nhân sự tham gia tình nguyện theo năm (Biểu đồ kết hợp)</w:t>
            </w:r>
          </w:p>
          <w:p w:rsidRPr="00EE3AD0" w:rsidR="00EE3AD0" w:rsidRDefault="00EE3AD0" w14:paraId="3272E632" w14:textId="77777777">
            <w:pPr>
              <w:numPr>
                <w:ilvl w:val="0"/>
                <w:numId w:val="522"/>
              </w:numPr>
              <w:rPr>
                <w:lang w:val="en-US"/>
              </w:rPr>
            </w:pPr>
            <w:r w:rsidRPr="00EE3AD0">
              <w:rPr>
                <w:lang w:val="en-US"/>
              </w:rPr>
              <w:t>CT 7.11 - Volunteer activity expenses by year (Billion VND) - Chi phí tình nguyện theo năm (Tỷ VNĐ) (Biểu đồ đường)</w:t>
            </w:r>
          </w:p>
        </w:tc>
      </w:tr>
    </w:tbl>
    <w:p w:rsidRPr="00EE3AD0" w:rsidR="00EE3AD0" w:rsidP="00EE3AD0" w:rsidRDefault="00EE3AD0" w14:paraId="36F8DD89" w14:textId="77777777">
      <w:pPr>
        <w:rPr>
          <w:lang w:val="en-US"/>
        </w:rPr>
      </w:pPr>
    </w:p>
    <w:p w:rsidRPr="00EE3AD0" w:rsidR="00EE3AD0" w:rsidP="00EE3AD0" w:rsidRDefault="00EE3AD0" w14:paraId="0457A36B" w14:textId="77777777">
      <w:pPr>
        <w:pStyle w:val="Heading4"/>
        <w:rPr>
          <w:lang w:val="en-US"/>
        </w:rPr>
      </w:pPr>
      <w:bookmarkStart w:name="_Toc242783310" w:id="53"/>
      <w:r w:rsidRPr="00EE3AD0">
        <w:rPr>
          <w:lang w:val="en-US"/>
        </w:rPr>
        <w:t>2.3.1.3. Chỉ tiêu Airline F-2 - Employee satisfaction - Mức độ hài lòng của nhân viên</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511"/>
        <w:gridCol w:w="6836"/>
      </w:tblGrid>
      <w:tr w:rsidRPr="00EE3AD0" w:rsidR="00EE3AD0" w14:paraId="1B235D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12500C3"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39AF7DA" w14:textId="77777777">
            <w:pPr>
              <w:rPr>
                <w:b/>
                <w:bCs/>
                <w:lang w:val="en-US"/>
              </w:rPr>
            </w:pPr>
            <w:r w:rsidRPr="00EE3AD0">
              <w:rPr>
                <w:b/>
                <w:bCs/>
                <w:lang w:val="en-US"/>
              </w:rPr>
              <w:t>Airline F-2</w:t>
            </w:r>
          </w:p>
        </w:tc>
      </w:tr>
      <w:tr w:rsidRPr="00EE3AD0" w:rsidR="00EE3AD0" w14:paraId="1E4562A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6BA98A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7E6069" w14:textId="77777777">
            <w:pPr>
              <w:rPr>
                <w:lang w:val="en-US"/>
              </w:rPr>
            </w:pPr>
            <w:r w:rsidRPr="00EE3AD0">
              <w:rPr>
                <w:b/>
                <w:bCs/>
                <w:lang w:val="en-US"/>
              </w:rPr>
              <w:t>Employee satisfaction - Mức độ hài lòng của nhân viên</w:t>
            </w:r>
          </w:p>
        </w:tc>
      </w:tr>
      <w:tr w:rsidRPr="00EE3AD0" w:rsidR="00EE3AD0" w14:paraId="6D80953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6E6779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683F1" w14:textId="77777777">
            <w:pPr>
              <w:rPr>
                <w:lang w:val="en-US"/>
              </w:rPr>
            </w:pPr>
            <w:r w:rsidRPr="00EE3AD0">
              <w:rPr>
                <w:lang w:val="en-US"/>
              </w:rPr>
              <w:t>Mức độ hài lòng của nhân viên</w:t>
            </w:r>
          </w:p>
        </w:tc>
      </w:tr>
      <w:tr w:rsidRPr="00EE3AD0" w:rsidR="00EE3AD0" w14:paraId="217D85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E8F8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87D184" w14:textId="77777777">
            <w:pPr>
              <w:rPr>
                <w:lang w:val="en-US"/>
              </w:rPr>
            </w:pPr>
            <w:r w:rsidRPr="00EE3AD0">
              <w:rPr>
                <w:lang w:val="en-US"/>
              </w:rPr>
              <w:t>Social – Xã hội</w:t>
            </w:r>
          </w:p>
        </w:tc>
      </w:tr>
      <w:tr w:rsidRPr="00EE3AD0" w:rsidR="00EE3AD0" w14:paraId="4553A5A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788A2A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D5BA29" w14:textId="77777777">
            <w:pPr>
              <w:rPr>
                <w:lang w:val="en-US"/>
              </w:rPr>
            </w:pPr>
            <w:r w:rsidRPr="00EE3AD0">
              <w:rPr>
                <w:lang w:val="en-US"/>
              </w:rPr>
              <w:t>Ban Tổ chức nhân lực</w:t>
            </w:r>
          </w:p>
        </w:tc>
      </w:tr>
      <w:tr w:rsidRPr="00EE3AD0" w:rsidR="00EE3AD0" w14:paraId="4D5323B8"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5064A0A" w14:textId="77777777">
            <w:pPr>
              <w:rPr>
                <w:lang w:val="en-US"/>
              </w:rPr>
            </w:pPr>
            <w:r w:rsidRPr="00EE3AD0">
              <w:rPr>
                <w:b/>
                <w:bCs/>
                <w:lang w:val="en-US"/>
              </w:rPr>
              <w:t>Mô tả chi tiết</w:t>
            </w:r>
          </w:p>
        </w:tc>
      </w:tr>
      <w:tr w:rsidRPr="00EE3AD0" w:rsidR="00EE3AD0" w14:paraId="69D02D78"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98E2BA1" w14:textId="77777777">
            <w:pPr>
              <w:rPr>
                <w:lang w:val="en-US"/>
              </w:rPr>
            </w:pPr>
            <w:r w:rsidRPr="00EE3AD0">
              <w:rPr>
                <w:b/>
                <w:bCs/>
                <w:lang w:val="en-US"/>
              </w:rPr>
              <w:t>1. Tổng quan về Chỉ tiêu Airline F-2</w:t>
            </w:r>
          </w:p>
          <w:p w:rsidRPr="00EE3AD0" w:rsidR="00EE3AD0" w:rsidP="00EE3AD0" w:rsidRDefault="00EE3AD0" w14:paraId="2E2C748A" w14:textId="77777777">
            <w:pPr>
              <w:rPr>
                <w:lang w:val="en-US"/>
              </w:rPr>
            </w:pPr>
            <w:r w:rsidRPr="00EE3AD0">
              <w:rPr>
                <w:lang w:val="en-US"/>
              </w:rPr>
              <w:t>Trong ngành hàng không - một ngành dịch vụ thâm dụng lao động có tính đặc thù và áp lực vận hành cao - Airline F-2 đo lường mức độ hạnh phúc, sự gắn bó và môi trường làm việc an toàn của toàn bộ đội ngũ cán bộ công nhân viên. </w:t>
            </w:r>
          </w:p>
          <w:p w:rsidRPr="00EE3AD0" w:rsidR="00EE3AD0" w:rsidP="00EE3AD0" w:rsidRDefault="00EE3AD0" w14:paraId="7A7F9CAF" w14:textId="77777777">
            <w:pPr>
              <w:rPr>
                <w:lang w:val="en-US"/>
              </w:rPr>
            </w:pPr>
            <w:r w:rsidRPr="00EE3AD0">
              <w:rPr>
                <w:lang w:val="en-US"/>
              </w:rPr>
              <w:t>Đây chính là thước đo trực tiếp về nguồn lực nội tại và văn hóa an toàn của toàn bộ hãng hàng không.</w:t>
            </w:r>
          </w:p>
          <w:p w:rsidRPr="00EE3AD0" w:rsidR="00EE3AD0" w:rsidP="00EE3AD0" w:rsidRDefault="00EE3AD0" w14:paraId="0CAADB84" w14:textId="77777777">
            <w:pPr>
              <w:rPr>
                <w:b/>
                <w:bCs/>
                <w:lang w:val="en-US"/>
              </w:rPr>
            </w:pPr>
            <w:r w:rsidRPr="00EE3AD0">
              <w:rPr>
                <w:b/>
                <w:bCs/>
                <w:lang w:val="en-US"/>
              </w:rPr>
              <w:t>2. Áp dụng Airline F-2 trong ngành hàng không</w:t>
            </w:r>
          </w:p>
          <w:p w:rsidRPr="00EE3AD0" w:rsidR="00EE3AD0" w:rsidP="00EE3AD0" w:rsidRDefault="00EE3AD0" w14:paraId="11B406D6" w14:textId="77777777">
            <w:pPr>
              <w:rPr>
                <w:lang w:val="en-US"/>
              </w:rPr>
            </w:pPr>
            <w:r w:rsidRPr="00EE3AD0">
              <w:rPr>
                <w:lang w:val="en-US"/>
              </w:rPr>
              <w:t>Đối với Vietnam Airlines, phạm vi triển khai tương ứng với khảo sát đánh giá mức độ hài lòng của cán bộ nhân viên.</w:t>
            </w:r>
          </w:p>
          <w:p w:rsidRPr="00EE3AD0" w:rsidR="00EE3AD0" w:rsidP="00EE3AD0" w:rsidRDefault="00EE3AD0" w14:paraId="4276F5D7" w14:textId="77777777">
            <w:pPr>
              <w:rPr>
                <w:b/>
                <w:bCs/>
                <w:lang w:val="en-US"/>
              </w:rPr>
            </w:pPr>
            <w:r w:rsidRPr="00EE3AD0">
              <w:rPr>
                <w:b/>
                <w:bCs/>
                <w:lang w:val="en-US"/>
              </w:rPr>
              <w:t>3. Ý nghĩa quản trị và báo cáo</w:t>
            </w:r>
          </w:p>
          <w:p w:rsidRPr="00EE3AD0" w:rsidR="00EE3AD0" w:rsidP="00EE3AD0" w:rsidRDefault="00EE3AD0" w14:paraId="68C2187D" w14:textId="77777777">
            <w:pPr>
              <w:rPr>
                <w:lang w:val="en-US"/>
              </w:rPr>
            </w:pPr>
            <w:r w:rsidRPr="00EE3AD0">
              <w:rPr>
                <w:lang w:val="en-US"/>
              </w:rPr>
              <w:t>Dữ liệu về mức độ hài lòng của nhân sự từ Airline F-2 là đầu ra quan trọng nhất để đánh giá tác động xã hội nội bộ của hãng, đóng vai trò cơ sở phục vụ:</w:t>
            </w:r>
          </w:p>
          <w:p w:rsidRPr="00EE3AD0" w:rsidR="00EE3AD0" w:rsidRDefault="00EE3AD0" w14:paraId="79325603" w14:textId="77777777">
            <w:pPr>
              <w:numPr>
                <w:ilvl w:val="0"/>
                <w:numId w:val="523"/>
              </w:numPr>
              <w:rPr>
                <w:lang w:val="en-US"/>
              </w:rPr>
            </w:pPr>
            <w:r w:rsidRPr="00EE3AD0">
              <w:rPr>
                <w:lang w:val="en-US"/>
              </w:rPr>
              <w:t>Tối ưu hóa nguồn lực cốt lõi</w:t>
            </w:r>
          </w:p>
          <w:p w:rsidRPr="00EE3AD0" w:rsidR="00EE3AD0" w:rsidRDefault="00EE3AD0" w14:paraId="1B1AB2CB" w14:textId="77777777">
            <w:pPr>
              <w:numPr>
                <w:ilvl w:val="0"/>
                <w:numId w:val="523"/>
              </w:numPr>
              <w:rPr>
                <w:lang w:val="en-US"/>
              </w:rPr>
            </w:pPr>
            <w:r w:rsidRPr="00EE3AD0">
              <w:rPr>
                <w:lang w:val="en-US"/>
              </w:rPr>
              <w:t>Hoạch định chính sách đãi ngộ</w:t>
            </w:r>
          </w:p>
          <w:p w:rsidRPr="00EE3AD0" w:rsidR="00EE3AD0" w:rsidRDefault="00EE3AD0" w14:paraId="6A49D967" w14:textId="77777777">
            <w:pPr>
              <w:numPr>
                <w:ilvl w:val="0"/>
                <w:numId w:val="523"/>
              </w:numPr>
              <w:rPr>
                <w:lang w:val="en-US"/>
              </w:rPr>
            </w:pPr>
            <w:r w:rsidRPr="00EE3AD0">
              <w:rPr>
                <w:lang w:val="en-US"/>
              </w:rPr>
              <w:t>Minh bạch hóa báo cáo ESG</w:t>
            </w:r>
          </w:p>
          <w:p w:rsidRPr="00EE3AD0" w:rsidR="00EE3AD0" w:rsidP="00EE3AD0" w:rsidRDefault="00EE3AD0" w14:paraId="2E264572" w14:textId="77777777">
            <w:pPr>
              <w:rPr>
                <w:lang w:val="en-US"/>
              </w:rPr>
            </w:pPr>
            <w:r w:rsidRPr="00EE3AD0">
              <w:rPr>
                <w:b/>
                <w:bCs/>
                <w:lang w:val="en-US"/>
              </w:rPr>
              <w:t>4. Danh sách chỉ tiêu thành phần</w:t>
            </w:r>
          </w:p>
          <w:p w:rsidRPr="00EE3AD0" w:rsidR="00EE3AD0" w:rsidP="00EE3AD0" w:rsidRDefault="00EE3AD0" w14:paraId="0D42F804" w14:textId="77777777">
            <w:pPr>
              <w:rPr>
                <w:lang w:val="en-US"/>
              </w:rPr>
            </w:pPr>
            <w:r w:rsidRPr="00EE3AD0">
              <w:rPr>
                <w:lang w:val="en-US"/>
              </w:rPr>
              <w:t>Chỉ tiêu Airline F-2 được làm rõ qua những chỉ tiêu con sau:</w:t>
            </w:r>
          </w:p>
          <w:p w:rsidRPr="00EE3AD0" w:rsidR="00EE3AD0" w:rsidRDefault="00EE3AD0" w14:paraId="5D315D82" w14:textId="77777777">
            <w:pPr>
              <w:numPr>
                <w:ilvl w:val="0"/>
                <w:numId w:val="524"/>
              </w:numPr>
              <w:rPr>
                <w:lang w:val="en-US"/>
              </w:rPr>
            </w:pPr>
            <w:r w:rsidRPr="00EE3AD0">
              <w:rPr>
                <w:lang w:val="en-US"/>
              </w:rPr>
              <w:t>CT 4.2 - Satisfaction Level by Division - Mức độ hài lòng theo khối (Bảng)</w:t>
            </w:r>
          </w:p>
          <w:p w:rsidRPr="00EE3AD0" w:rsidR="00EE3AD0" w:rsidRDefault="00EE3AD0" w14:paraId="7CF5C87A" w14:textId="77777777">
            <w:pPr>
              <w:numPr>
                <w:ilvl w:val="0"/>
                <w:numId w:val="524"/>
              </w:numPr>
              <w:rPr>
                <w:lang w:val="en-US"/>
              </w:rPr>
            </w:pPr>
            <w:r w:rsidRPr="00EE3AD0">
              <w:rPr>
                <w:lang w:val="en-US"/>
              </w:rPr>
              <w:t>CT 4.3 - Satisfaction Level by Employee Type - Mức độ hài lòng theo đối tượng lao động (Bảng)</w:t>
            </w:r>
          </w:p>
        </w:tc>
      </w:tr>
    </w:tbl>
    <w:p w:rsidRPr="00EE3AD0" w:rsidR="00EE3AD0" w:rsidP="00EE3AD0" w:rsidRDefault="00EE3AD0" w14:paraId="726D4D9A" w14:textId="77777777">
      <w:pPr>
        <w:rPr>
          <w:lang w:val="en-US"/>
        </w:rPr>
      </w:pPr>
    </w:p>
    <w:p w:rsidRPr="00EE3AD0" w:rsidR="00EE3AD0" w:rsidP="00EE3AD0" w:rsidRDefault="00EE3AD0" w14:paraId="6646F432" w14:textId="77777777">
      <w:pPr>
        <w:pStyle w:val="Heading4"/>
        <w:rPr>
          <w:lang w:val="en-US"/>
        </w:rPr>
      </w:pPr>
      <w:bookmarkStart w:name="_Toc242783311" w:id="54"/>
      <w:r w:rsidRPr="00EE3AD0">
        <w:rPr>
          <w:lang w:val="en-US"/>
        </w:rPr>
        <w:t>2.3.1.4. Chỉ tiêu GRI 202-1 - Ratios of standard entry-level wage by gender compared to local minimum wage - Tỷ lệ lương khởi điểm so với lương tối thiểu vùng 1</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99"/>
        <w:gridCol w:w="7848"/>
      </w:tblGrid>
      <w:tr w:rsidRPr="00EE3AD0" w:rsidR="00EE3AD0" w14:paraId="0870AD9B" w14:textId="77777777">
        <w:trPr>
          <w:trHeight w:val="456"/>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B1307B1"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41AEFDD" w14:textId="77777777">
            <w:pPr>
              <w:rPr>
                <w:b/>
                <w:bCs/>
                <w:lang w:val="en-US"/>
              </w:rPr>
            </w:pPr>
            <w:r w:rsidRPr="00EE3AD0">
              <w:rPr>
                <w:b/>
                <w:bCs/>
                <w:lang w:val="en-US"/>
              </w:rPr>
              <w:t>GRI 202-1</w:t>
            </w:r>
          </w:p>
        </w:tc>
      </w:tr>
      <w:tr w:rsidRPr="00EE3AD0" w:rsidR="00EE3AD0" w14:paraId="76FEC35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5C0CF4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0DBB014" w14:textId="77777777">
            <w:pPr>
              <w:rPr>
                <w:b/>
                <w:bCs/>
                <w:lang w:val="en-US"/>
              </w:rPr>
            </w:pPr>
            <w:r w:rsidRPr="00EE3AD0">
              <w:rPr>
                <w:b/>
                <w:bCs/>
                <w:lang w:val="en-US"/>
              </w:rPr>
              <w:t>Ratios of standard entry-level wage by gender compared to local minimum wage - Tỷ lệ lương khởi điểm so với lương tối thiểu vùng 1</w:t>
            </w:r>
          </w:p>
        </w:tc>
      </w:tr>
      <w:tr w:rsidRPr="00EE3AD0" w:rsidR="00EE3AD0" w14:paraId="3D9401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988C71"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508891" w14:textId="77777777">
            <w:pPr>
              <w:rPr>
                <w:lang w:val="en-US"/>
              </w:rPr>
            </w:pPr>
            <w:r w:rsidRPr="00EE3AD0">
              <w:rPr>
                <w:lang w:val="en-US"/>
              </w:rPr>
              <w:t>Tỷ lệ lương khởi điểm theo giới tính tiêu chuẩn so với mức lương tối thiểu (Vùng 1)= Lương khởi điểm/ Lương tối thiểu. Không phân biệt giới tính</w:t>
            </w:r>
          </w:p>
        </w:tc>
      </w:tr>
      <w:tr w:rsidRPr="00EE3AD0" w:rsidR="00EE3AD0" w14:paraId="4E84A7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05FD3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D02768" w14:textId="77777777">
            <w:pPr>
              <w:rPr>
                <w:lang w:val="en-US"/>
              </w:rPr>
            </w:pPr>
            <w:r w:rsidRPr="00EE3AD0">
              <w:rPr>
                <w:lang w:val="en-US"/>
              </w:rPr>
              <w:t>Social - Xã hội</w:t>
            </w:r>
          </w:p>
        </w:tc>
      </w:tr>
      <w:tr w:rsidRPr="00EE3AD0" w:rsidR="00EE3AD0" w14:paraId="0229C5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1B014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C5BC7" w14:textId="77777777">
            <w:pPr>
              <w:rPr>
                <w:lang w:val="en-US"/>
              </w:rPr>
            </w:pPr>
            <w:r w:rsidRPr="00EE3AD0">
              <w:rPr>
                <w:lang w:val="en-US"/>
              </w:rPr>
              <w:t>Ban Tổ chức nhân lực</w:t>
            </w:r>
          </w:p>
        </w:tc>
      </w:tr>
      <w:tr w:rsidRPr="00EE3AD0" w:rsidR="00EE3AD0" w14:paraId="1216895B"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7898741" w14:textId="77777777">
            <w:pPr>
              <w:rPr>
                <w:lang w:val="en-US"/>
              </w:rPr>
            </w:pPr>
            <w:r w:rsidRPr="00EE3AD0">
              <w:rPr>
                <w:b/>
                <w:bCs/>
                <w:lang w:val="en-US"/>
              </w:rPr>
              <w:t>Mô tả chi tiết</w:t>
            </w:r>
          </w:p>
        </w:tc>
      </w:tr>
      <w:tr w:rsidRPr="00EE3AD0" w:rsidR="00EE3AD0" w14:paraId="1356792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5A03025" w14:textId="77777777">
            <w:pPr>
              <w:rPr>
                <w:lang w:val="en-US"/>
              </w:rPr>
            </w:pPr>
            <w:r w:rsidRPr="00EE3AD0">
              <w:rPr>
                <w:b/>
                <w:bCs/>
                <w:lang w:val="en-US"/>
              </w:rPr>
              <w:t>1. Tổng quan về chỉ tiêu</w:t>
            </w:r>
          </w:p>
          <w:p w:rsidRPr="00EE3AD0" w:rsidR="00EE3AD0" w:rsidP="00EE3AD0" w:rsidRDefault="00EE3AD0" w14:paraId="6D63A4E0" w14:textId="77777777">
            <w:pPr>
              <w:rPr>
                <w:lang w:val="en-US"/>
              </w:rPr>
            </w:pPr>
            <w:r w:rsidRPr="00EE3AD0">
              <w:rPr>
                <w:lang w:val="en-US"/>
              </w:rPr>
              <w:t>Báo cáo Tỷ lệ lương khởi điểm so với lương tối thiểu vùng (theo tiêu chuẩn GRI 202-1) là báo cáo theo dõi, đánh giá mức độ công bằng và hợp lý trong chính sách tiền lương của hãng hàng không.</w:t>
            </w:r>
          </w:p>
          <w:p w:rsidRPr="00EE3AD0" w:rsidR="00EE3AD0" w:rsidP="00EE3AD0" w:rsidRDefault="00EE3AD0" w14:paraId="22B91060" w14:textId="77777777">
            <w:pPr>
              <w:rPr>
                <w:lang w:val="en-US"/>
              </w:rPr>
            </w:pPr>
            <w:r w:rsidRPr="00EE3AD0">
              <w:rPr>
                <w:b/>
                <w:bCs/>
                <w:lang w:val="en-US"/>
              </w:rPr>
              <w:t> 2. Áp dụng trong ngành hàng không</w:t>
            </w:r>
          </w:p>
          <w:p w:rsidRPr="00EE3AD0" w:rsidR="00EE3AD0" w:rsidP="00EE3AD0" w:rsidRDefault="00EE3AD0" w14:paraId="30B5F50A" w14:textId="77777777">
            <w:pPr>
              <w:rPr>
                <w:lang w:val="en-US"/>
              </w:rPr>
            </w:pPr>
            <w:r w:rsidRPr="00EE3AD0">
              <w:rPr>
                <w:lang w:val="en-US"/>
              </w:rPr>
              <w:t>Chỉ tiêu này so sánh mức lương cơ bản của hãng hàng không so với mức lương cơ bản vùng 1 theo quy định.</w:t>
            </w:r>
          </w:p>
          <w:p w:rsidRPr="00EE3AD0" w:rsidR="00EE3AD0" w:rsidP="00EE3AD0" w:rsidRDefault="00EE3AD0" w14:paraId="4F864305" w14:textId="77777777">
            <w:pPr>
              <w:rPr>
                <w:lang w:val="en-US"/>
              </w:rPr>
            </w:pPr>
            <w:r w:rsidRPr="00EE3AD0">
              <w:rPr>
                <w:b/>
                <w:bCs/>
                <w:lang w:val="en-US"/>
              </w:rPr>
              <w:t>3. Ý nghĩa quản trị và báo cáo</w:t>
            </w:r>
          </w:p>
          <w:p w:rsidRPr="00EE3AD0" w:rsidR="00EE3AD0" w:rsidP="00EE3AD0" w:rsidRDefault="00EE3AD0" w14:paraId="6CC5EE1B" w14:textId="77777777">
            <w:pPr>
              <w:rPr>
                <w:lang w:val="en-US"/>
              </w:rPr>
            </w:pPr>
            <w:r w:rsidRPr="00EE3AD0">
              <w:rPr>
                <w:lang w:val="en-US"/>
              </w:rPr>
              <w:t>Báo cáo là cơ sở phục vụ theo dõi chính sách thu nhập của người lao động, xác định mức độ tuân thủ pháp luật lao động về lương tối thiểu, đồng thời hỗ trợ tính toán, điều chỉnh hệ thống thang bảng lương nhằm đảm bảo tính cạnh tranh và công bằng trong nội bộ hãng hàng không.</w:t>
            </w:r>
          </w:p>
          <w:p w:rsidRPr="00EE3AD0" w:rsidR="00EE3AD0" w:rsidP="00EE3AD0" w:rsidRDefault="00EE3AD0" w14:paraId="004C731B" w14:textId="77777777">
            <w:pPr>
              <w:rPr>
                <w:lang w:val="en-US"/>
              </w:rPr>
            </w:pPr>
            <w:r w:rsidRPr="00EE3AD0">
              <w:rPr>
                <w:b/>
                <w:bCs/>
                <w:lang w:val="en-US"/>
              </w:rPr>
              <w:t>4. Danh sách chỉ tiêu thành phần</w:t>
            </w:r>
          </w:p>
          <w:p w:rsidRPr="00EE3AD0" w:rsidR="00EE3AD0" w:rsidRDefault="00EE3AD0" w14:paraId="0FE87880" w14:textId="77777777">
            <w:pPr>
              <w:numPr>
                <w:ilvl w:val="0"/>
                <w:numId w:val="525"/>
              </w:numPr>
              <w:rPr>
                <w:lang w:val="en-US"/>
              </w:rPr>
            </w:pPr>
            <w:r w:rsidRPr="00EE3AD0">
              <w:rPr>
                <w:lang w:val="en-US"/>
              </w:rPr>
              <w:t>CT 4.4 - Starting wage of Vietnamese pilots (VND Million) - Lương khởi điểm phi công Việt Nam (Tr.VNĐ) (Thẻ số (có xu hướng))</w:t>
            </w:r>
          </w:p>
          <w:p w:rsidRPr="00EE3AD0" w:rsidR="00EE3AD0" w:rsidRDefault="00EE3AD0" w14:paraId="7C18F8FC" w14:textId="77777777">
            <w:pPr>
              <w:numPr>
                <w:ilvl w:val="0"/>
                <w:numId w:val="525"/>
              </w:numPr>
              <w:rPr>
                <w:lang w:val="en-US"/>
              </w:rPr>
            </w:pPr>
            <w:r w:rsidRPr="00EE3AD0">
              <w:rPr>
                <w:lang w:val="en-US"/>
              </w:rPr>
              <w:t>CT 4.5 - Starting wage for Permanent cabin crew (VND Million) - Lương khởi điểm tiếp viên cơ hữu (Tr.VNĐ) (Thẻ số (có xu hướng))</w:t>
            </w:r>
          </w:p>
          <w:p w:rsidRPr="00EE3AD0" w:rsidR="00EE3AD0" w:rsidRDefault="00EE3AD0" w14:paraId="6514E7BC" w14:textId="77777777">
            <w:pPr>
              <w:numPr>
                <w:ilvl w:val="0"/>
                <w:numId w:val="525"/>
              </w:numPr>
              <w:rPr>
                <w:lang w:val="en-US"/>
              </w:rPr>
            </w:pPr>
            <w:r w:rsidRPr="00EE3AD0">
              <w:rPr>
                <w:lang w:val="en-US"/>
              </w:rPr>
              <w:t>CT 4.6 - Starting wage for ground staff (VND Million) - Lương khởi điểm lao động mặt đất (Tr.VNĐ) (Thẻ số (có xu hướng))</w:t>
            </w:r>
          </w:p>
          <w:p w:rsidRPr="00EE3AD0" w:rsidR="00EE3AD0" w:rsidRDefault="00EE3AD0" w14:paraId="6E0B11CD" w14:textId="77777777">
            <w:pPr>
              <w:numPr>
                <w:ilvl w:val="0"/>
                <w:numId w:val="525"/>
              </w:numPr>
              <w:rPr>
                <w:lang w:val="en-US"/>
              </w:rPr>
            </w:pPr>
            <w:r w:rsidRPr="00EE3AD0">
              <w:rPr>
                <w:lang w:val="en-US"/>
              </w:rPr>
              <w:t>CT 4.7 - Region 1 minimum wage (VND Million) - Mức lương tối thiểu vùng 1 (Tr.VNĐ) (Thẻ số (có xu hướng))</w:t>
            </w:r>
          </w:p>
          <w:p w:rsidRPr="00EE3AD0" w:rsidR="00EE3AD0" w:rsidRDefault="00EE3AD0" w14:paraId="39B6E500" w14:textId="77777777">
            <w:pPr>
              <w:numPr>
                <w:ilvl w:val="0"/>
                <w:numId w:val="525"/>
              </w:numPr>
              <w:rPr>
                <w:lang w:val="en-US"/>
              </w:rPr>
            </w:pPr>
            <w:r w:rsidRPr="00EE3AD0">
              <w:rPr>
                <w:lang w:val="en-US"/>
              </w:rPr>
              <w:t>CT 4.8 - Starting wage and Region 1 minimum wage over years (VND Million) - Mức lương khởi điểm và lương tối thiểu vùng 1 qua các năm (Tr.VNĐ) (Biểu đồ đường)</w:t>
            </w:r>
          </w:p>
        </w:tc>
      </w:tr>
    </w:tbl>
    <w:p w:rsidRPr="00EE3AD0" w:rsidR="00EE3AD0" w:rsidP="00EE3AD0" w:rsidRDefault="00EE3AD0" w14:paraId="7772BE02" w14:textId="77777777">
      <w:pPr>
        <w:pStyle w:val="Heading4"/>
        <w:rPr>
          <w:lang w:val="en-US"/>
        </w:rPr>
      </w:pPr>
      <w:bookmarkStart w:name="_Toc242783312" w:id="55"/>
      <w:r w:rsidRPr="00EE3AD0">
        <w:rPr>
          <w:lang w:val="en-US"/>
        </w:rPr>
        <w:t>2.3.1.5. Chỉ tiêu GRI 401-1 - New employee hires and employee turnover - Tuyển dụng và nghỉ việc</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211"/>
        <w:gridCol w:w="7136"/>
      </w:tblGrid>
      <w:tr w:rsidRPr="00EE3AD0" w:rsidR="00EE3AD0" w14:paraId="71111CC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7F041B3"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1523F4" w14:textId="77777777">
            <w:pPr>
              <w:rPr>
                <w:lang w:val="en-US"/>
              </w:rPr>
            </w:pPr>
            <w:r w:rsidRPr="00EE3AD0">
              <w:rPr>
                <w:b/>
                <w:bCs/>
                <w:lang w:val="en-US"/>
              </w:rPr>
              <w:t>GRI 401-1</w:t>
            </w:r>
          </w:p>
        </w:tc>
      </w:tr>
      <w:tr w:rsidRPr="00EE3AD0" w:rsidR="00EE3AD0" w14:paraId="7A471E1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88925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070966A" w14:textId="77777777">
            <w:pPr>
              <w:rPr>
                <w:b/>
                <w:bCs/>
                <w:lang w:val="en-US"/>
              </w:rPr>
            </w:pPr>
            <w:r w:rsidRPr="00EE3AD0">
              <w:rPr>
                <w:lang w:val="en-US"/>
              </w:rPr>
              <w:t>New employee hires and employee turnover - Tuyển dụng và nghỉ việc</w:t>
            </w:r>
          </w:p>
        </w:tc>
      </w:tr>
      <w:tr w:rsidRPr="00EE3AD0" w:rsidR="00EE3AD0" w14:paraId="48DD56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55A8AC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8A2C96" w14:textId="77777777">
            <w:pPr>
              <w:rPr>
                <w:lang w:val="en-US"/>
              </w:rPr>
            </w:pPr>
            <w:r w:rsidRPr="00EE3AD0">
              <w:rPr>
                <w:lang w:val="en-US"/>
              </w:rPr>
              <w:t>Số lượng lao động tuyển dụng mới và số lượng nghỉ việc/nghỉ việc tự nguyện</w:t>
            </w:r>
          </w:p>
        </w:tc>
      </w:tr>
      <w:tr w:rsidRPr="00EE3AD0" w:rsidR="00EE3AD0" w14:paraId="7A4076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59B34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405D1B" w14:textId="77777777">
            <w:pPr>
              <w:rPr>
                <w:lang w:val="en-US"/>
              </w:rPr>
            </w:pPr>
            <w:r w:rsidRPr="00EE3AD0">
              <w:rPr>
                <w:lang w:val="en-US"/>
              </w:rPr>
              <w:t>Social  – Xã hội</w:t>
            </w:r>
          </w:p>
        </w:tc>
      </w:tr>
      <w:tr w:rsidRPr="00EE3AD0" w:rsidR="00EE3AD0" w14:paraId="6A6096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61E483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C493A3" w14:textId="77777777">
            <w:pPr>
              <w:rPr>
                <w:lang w:val="en-US"/>
              </w:rPr>
            </w:pPr>
            <w:r w:rsidRPr="00EE3AD0">
              <w:rPr>
                <w:lang w:val="en-US"/>
              </w:rPr>
              <w:t>Ban TCNL</w:t>
            </w:r>
          </w:p>
        </w:tc>
      </w:tr>
      <w:tr w:rsidRPr="00EE3AD0" w:rsidR="00EE3AD0" w14:paraId="74F198BE"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6D2A04" w14:textId="77777777">
            <w:pPr>
              <w:rPr>
                <w:lang w:val="en-US"/>
              </w:rPr>
            </w:pPr>
            <w:r w:rsidRPr="00EE3AD0">
              <w:rPr>
                <w:b/>
                <w:bCs/>
                <w:lang w:val="en-US"/>
              </w:rPr>
              <w:t>Mô tả chi tiết</w:t>
            </w:r>
          </w:p>
        </w:tc>
      </w:tr>
      <w:tr w:rsidRPr="00EE3AD0" w:rsidR="00EE3AD0" w14:paraId="21F44AA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37DA130" w14:textId="77777777">
            <w:pPr>
              <w:rPr>
                <w:lang w:val="en-US"/>
              </w:rPr>
            </w:pPr>
            <w:r w:rsidRPr="00EE3AD0">
              <w:rPr>
                <w:b/>
                <w:bCs/>
                <w:lang w:val="en-US"/>
              </w:rPr>
              <w:t>1. Tổng quan về Chỉ tiêu GRI 401-1</w:t>
            </w:r>
          </w:p>
          <w:p w:rsidRPr="00EE3AD0" w:rsidR="00EE3AD0" w:rsidP="00EE3AD0" w:rsidRDefault="00EE3AD0" w14:paraId="359DAB7E" w14:textId="77777777">
            <w:pPr>
              <w:rPr>
                <w:lang w:val="en-US"/>
              </w:rPr>
            </w:pPr>
            <w:r w:rsidRPr="00EE3AD0">
              <w:rPr>
                <w:lang w:val="en-US"/>
              </w:rPr>
              <w:t>GRI 401-1 là một chỉ tiêu trọng điểm thuộc nhóm tiêu chuẩn Xã hội (GRI 400 - Labor Conditions) của Global Reporting Initiative. Chỉ tiêu này không đo lường quy mô tĩnh (như GRI 2-7) mà đo lường "Dòng chảy nhân sự" (Human Resource Flow), bao gồm tốc độ thu hút nhân tài (tuyển mới) và mức độ giữ chân người lao động (nghỉ việc) trong kỳ báo cáo. </w:t>
            </w:r>
          </w:p>
          <w:p w:rsidRPr="00EE3AD0" w:rsidR="00EE3AD0" w:rsidP="00EE3AD0" w:rsidRDefault="00EE3AD0" w14:paraId="7CC8E0C1" w14:textId="77777777">
            <w:pPr>
              <w:rPr>
                <w:lang w:val="en-US"/>
              </w:rPr>
            </w:pPr>
            <w:r w:rsidRPr="00EE3AD0">
              <w:rPr>
                <w:lang w:val="en-US"/>
              </w:rPr>
              <w:t>Chỉ tiêu này yêu cầu doanh nghiệp thống kê và báo cáo chi tiết:</w:t>
            </w:r>
          </w:p>
          <w:p w:rsidRPr="00EE3AD0" w:rsidR="00EE3AD0" w:rsidRDefault="00EE3AD0" w14:paraId="4163401A" w14:textId="77777777">
            <w:pPr>
              <w:numPr>
                <w:ilvl w:val="0"/>
                <w:numId w:val="526"/>
              </w:numPr>
              <w:rPr>
                <w:lang w:val="en-US"/>
              </w:rPr>
            </w:pPr>
            <w:r w:rsidRPr="00EE3AD0">
              <w:rPr>
                <w:lang w:val="en-US"/>
              </w:rPr>
              <w:t>Số lượng lao động tuyển mới, phân tách theo nhóm tuổi</w:t>
            </w:r>
          </w:p>
          <w:p w:rsidRPr="00EE3AD0" w:rsidR="00EE3AD0" w:rsidRDefault="00EE3AD0" w14:paraId="179F062E" w14:textId="77777777">
            <w:pPr>
              <w:numPr>
                <w:ilvl w:val="0"/>
                <w:numId w:val="526"/>
              </w:numPr>
              <w:rPr>
                <w:lang w:val="en-US"/>
              </w:rPr>
            </w:pPr>
            <w:r w:rsidRPr="00EE3AD0">
              <w:rPr>
                <w:lang w:val="en-US"/>
              </w:rPr>
              <w:t>Số lượng và tỷ lệ thôi việc (đặc biệt là thôi việc tự nguyện), cũng được phân tách theo nhóm tuổi</w:t>
            </w:r>
          </w:p>
          <w:p w:rsidRPr="00EE3AD0" w:rsidR="00EE3AD0" w:rsidRDefault="00EE3AD0" w14:paraId="4ABCD94B" w14:textId="77777777">
            <w:pPr>
              <w:numPr>
                <w:ilvl w:val="0"/>
                <w:numId w:val="526"/>
              </w:numPr>
              <w:rPr>
                <w:lang w:val="en-US"/>
              </w:rPr>
            </w:pPr>
            <w:r w:rsidRPr="00EE3AD0">
              <w:rPr>
                <w:lang w:val="en-US"/>
              </w:rPr>
              <w:t>Dữ liệu phân tích đa chiều theo Giới tính, Khu vực tuyển dụng,....</w:t>
            </w:r>
          </w:p>
          <w:p w:rsidRPr="00EE3AD0" w:rsidR="00EE3AD0" w:rsidP="00EE3AD0" w:rsidRDefault="00EE3AD0" w14:paraId="49E8F022" w14:textId="77777777">
            <w:pPr>
              <w:rPr>
                <w:b/>
                <w:bCs/>
                <w:lang w:val="en-US"/>
              </w:rPr>
            </w:pPr>
            <w:r w:rsidRPr="00EE3AD0">
              <w:rPr>
                <w:b/>
                <w:bCs/>
                <w:lang w:val="en-US"/>
              </w:rPr>
              <w:t>2. Áp dụng GRI 401-1 trong ngành hàng không</w:t>
            </w:r>
          </w:p>
          <w:p w:rsidRPr="00EE3AD0" w:rsidR="00EE3AD0" w:rsidP="00EE3AD0" w:rsidRDefault="00EE3AD0" w14:paraId="085112AF" w14:textId="77777777">
            <w:pPr>
              <w:rPr>
                <w:lang w:val="en-US"/>
              </w:rPr>
            </w:pPr>
            <w:r w:rsidRPr="00EE3AD0">
              <w:rPr>
                <w:lang w:val="en-US"/>
              </w:rPr>
              <w:t xml:space="preserve">Ngành hàng không có tính đặc thù cao về chuyên môn (Phi công, Tiếp viên, Kỹ sư). Do đó, thay vì gộp chung toàn bộ lực lượng lao động, Vietnam Airlines hiện tại đang tổng hợp và báo cáo chỉ tiêu này dựa trên </w:t>
            </w:r>
            <w:r w:rsidRPr="00EE3AD0">
              <w:rPr>
                <w:b/>
                <w:bCs/>
                <w:lang w:val="en-US"/>
              </w:rPr>
              <w:t>8 nhóm lao động trọng yếu</w:t>
            </w:r>
            <w:r w:rsidRPr="00EE3AD0">
              <w:rPr>
                <w:lang w:val="en-US"/>
              </w:rPr>
              <w:t xml:space="preserve"> để phản ánh đúng thực tế quản trị và chiến lược nhân sự:</w:t>
            </w:r>
          </w:p>
          <w:p w:rsidRPr="00EE3AD0" w:rsidR="00EE3AD0" w:rsidRDefault="00EE3AD0" w14:paraId="29467E3F" w14:textId="77777777">
            <w:pPr>
              <w:numPr>
                <w:ilvl w:val="0"/>
                <w:numId w:val="527"/>
              </w:numPr>
              <w:rPr>
                <w:lang w:val="en-US"/>
              </w:rPr>
            </w:pPr>
            <w:r w:rsidRPr="00EE3AD0">
              <w:rPr>
                <w:lang w:val="en-US"/>
              </w:rPr>
              <w:t>Cán bộ, chuyên viên, nhân viên</w:t>
            </w:r>
          </w:p>
          <w:p w:rsidRPr="00EE3AD0" w:rsidR="00EE3AD0" w:rsidRDefault="00EE3AD0" w14:paraId="1065F2FC" w14:textId="77777777">
            <w:pPr>
              <w:numPr>
                <w:ilvl w:val="0"/>
                <w:numId w:val="527"/>
              </w:numPr>
              <w:rPr>
                <w:lang w:val="en-US"/>
              </w:rPr>
            </w:pPr>
            <w:r w:rsidRPr="00EE3AD0">
              <w:rPr>
                <w:lang w:val="en-US"/>
              </w:rPr>
              <w:t>Phi công Việt Nam.</w:t>
            </w:r>
          </w:p>
          <w:p w:rsidRPr="00EE3AD0" w:rsidR="00EE3AD0" w:rsidRDefault="00EE3AD0" w14:paraId="32275496" w14:textId="77777777">
            <w:pPr>
              <w:numPr>
                <w:ilvl w:val="0"/>
                <w:numId w:val="527"/>
              </w:numPr>
              <w:rPr>
                <w:lang w:val="en-US"/>
              </w:rPr>
            </w:pPr>
            <w:r w:rsidRPr="00EE3AD0">
              <w:rPr>
                <w:lang w:val="en-US"/>
              </w:rPr>
              <w:t>Phi công nước ngoài.</w:t>
            </w:r>
          </w:p>
          <w:p w:rsidRPr="00EE3AD0" w:rsidR="00EE3AD0" w:rsidRDefault="00EE3AD0" w14:paraId="29E4CA52" w14:textId="77777777">
            <w:pPr>
              <w:numPr>
                <w:ilvl w:val="0"/>
                <w:numId w:val="527"/>
              </w:numPr>
              <w:rPr>
                <w:lang w:val="en-US"/>
              </w:rPr>
            </w:pPr>
            <w:r w:rsidRPr="00EE3AD0">
              <w:rPr>
                <w:lang w:val="en-US"/>
              </w:rPr>
              <w:t>Phi công ALS </w:t>
            </w:r>
          </w:p>
          <w:p w:rsidRPr="00EE3AD0" w:rsidR="00EE3AD0" w:rsidRDefault="00EE3AD0" w14:paraId="49327EBC" w14:textId="77777777">
            <w:pPr>
              <w:numPr>
                <w:ilvl w:val="0"/>
                <w:numId w:val="527"/>
              </w:numPr>
              <w:rPr>
                <w:lang w:val="en-US"/>
              </w:rPr>
            </w:pPr>
            <w:r w:rsidRPr="00EE3AD0">
              <w:rPr>
                <w:lang w:val="en-US"/>
              </w:rPr>
              <w:t>Tiếp viên cơ hữu</w:t>
            </w:r>
          </w:p>
          <w:p w:rsidRPr="00EE3AD0" w:rsidR="00EE3AD0" w:rsidRDefault="00EE3AD0" w14:paraId="3134CF0F" w14:textId="77777777">
            <w:pPr>
              <w:numPr>
                <w:ilvl w:val="0"/>
                <w:numId w:val="527"/>
              </w:numPr>
              <w:rPr>
                <w:lang w:val="en-US"/>
              </w:rPr>
            </w:pPr>
            <w:r w:rsidRPr="00EE3AD0">
              <w:rPr>
                <w:lang w:val="en-US"/>
              </w:rPr>
              <w:t>Tiếp viên nước ngoài.</w:t>
            </w:r>
          </w:p>
          <w:p w:rsidRPr="00EE3AD0" w:rsidR="00EE3AD0" w:rsidRDefault="00EE3AD0" w14:paraId="51F84758" w14:textId="77777777">
            <w:pPr>
              <w:numPr>
                <w:ilvl w:val="0"/>
                <w:numId w:val="527"/>
              </w:numPr>
              <w:rPr>
                <w:lang w:val="en-US"/>
              </w:rPr>
            </w:pPr>
            <w:r w:rsidRPr="00EE3AD0">
              <w:rPr>
                <w:lang w:val="en-US"/>
              </w:rPr>
              <w:t>Tiếp viên ALS.</w:t>
            </w:r>
          </w:p>
          <w:p w:rsidRPr="00EE3AD0" w:rsidR="00EE3AD0" w:rsidRDefault="00EE3AD0" w14:paraId="3CD5CD17" w14:textId="77777777">
            <w:pPr>
              <w:numPr>
                <w:ilvl w:val="0"/>
                <w:numId w:val="527"/>
              </w:numPr>
              <w:rPr>
                <w:lang w:val="en-US"/>
              </w:rPr>
            </w:pPr>
            <w:r w:rsidRPr="00EE3AD0">
              <w:rPr>
                <w:lang w:val="en-US"/>
              </w:rPr>
              <w:t>NV tại Chi nhánh nước ngoài.</w:t>
            </w:r>
          </w:p>
          <w:p w:rsidRPr="00EE3AD0" w:rsidR="00EE3AD0" w:rsidP="00EE3AD0" w:rsidRDefault="00EE3AD0" w14:paraId="7129C830" w14:textId="77777777">
            <w:pPr>
              <w:rPr>
                <w:b/>
                <w:bCs/>
                <w:lang w:val="en-US"/>
              </w:rPr>
            </w:pPr>
            <w:r w:rsidRPr="00EE3AD0">
              <w:rPr>
                <w:b/>
                <w:bCs/>
                <w:lang w:val="en-US"/>
              </w:rPr>
              <w:t>3. Ý nghĩa quản trị và báo cáo</w:t>
            </w:r>
          </w:p>
          <w:p w:rsidRPr="00EE3AD0" w:rsidR="00EE3AD0" w:rsidRDefault="00EE3AD0" w14:paraId="6AF1DBA9" w14:textId="77777777">
            <w:pPr>
              <w:numPr>
                <w:ilvl w:val="0"/>
                <w:numId w:val="528"/>
              </w:numPr>
              <w:rPr>
                <w:lang w:val="en-US"/>
              </w:rPr>
            </w:pPr>
            <w:r w:rsidRPr="00EE3AD0">
              <w:rPr>
                <w:lang w:val="en-US"/>
              </w:rPr>
              <w:t>Bằng cách quan sát độ tuổi của người mới vào và người rời đi, hãng sẽ đánh giá được bức tranh thế hệ của lực lượng lao động. Điều này giúp Vietnam Airlines chủ động tuyển dụng thêm người trẻ, tránh tình trạng thiếu hụt nhân sự do nhân viên lớn tuổi nghỉ hưu. </w:t>
            </w:r>
          </w:p>
          <w:p w:rsidRPr="00EE3AD0" w:rsidR="00EE3AD0" w:rsidRDefault="00EE3AD0" w14:paraId="5B84D6E8" w14:textId="77777777">
            <w:pPr>
              <w:numPr>
                <w:ilvl w:val="0"/>
                <w:numId w:val="528"/>
              </w:numPr>
              <w:rPr>
                <w:lang w:val="en-US"/>
              </w:rPr>
            </w:pPr>
            <w:r w:rsidRPr="00EE3AD0">
              <w:rPr>
                <w:lang w:val="en-US"/>
              </w:rPr>
              <w:t>Giữ chân nhân tài và tiết kiệm chi phí: Đào tạo một phi công hay tiếp viên tốn rất nhiều thời gian và chi phí. Nếu số liệu cho thấy tỷ lệ nghỉ việc tăng cao ở lực lượng nòng cốt, hãng có thể kịp thời nhận ra vấn đề để điều chỉnh chính sách đãi ngộ, tránh lãng phí khoản tiền đã đầu tư đào tạo. </w:t>
            </w:r>
          </w:p>
          <w:p w:rsidRPr="00EE3AD0" w:rsidR="00EE3AD0" w:rsidP="00EE3AD0" w:rsidRDefault="00EE3AD0" w14:paraId="12356D82" w14:textId="77777777">
            <w:pPr>
              <w:rPr>
                <w:lang w:val="en-US"/>
              </w:rPr>
            </w:pPr>
            <w:r w:rsidRPr="00EE3AD0">
              <w:rPr>
                <w:b/>
                <w:bCs/>
                <w:lang w:val="en-US"/>
              </w:rPr>
              <w:t>4. Danh sách chỉ tiêu thành phần</w:t>
            </w:r>
          </w:p>
          <w:p w:rsidRPr="00EE3AD0" w:rsidR="00EE3AD0" w:rsidP="00EE3AD0" w:rsidRDefault="00EE3AD0" w14:paraId="26B6C4EF" w14:textId="77777777">
            <w:pPr>
              <w:rPr>
                <w:lang w:val="en-US"/>
              </w:rPr>
            </w:pPr>
            <w:r w:rsidRPr="00EE3AD0">
              <w:rPr>
                <w:lang w:val="en-US"/>
              </w:rPr>
              <w:t>Đối với chỉ tiêu GRI 401-1 được làm rõ qua những chỉ số sau:</w:t>
            </w:r>
          </w:p>
          <w:p w:rsidRPr="00EE3AD0" w:rsidR="00EE3AD0" w:rsidRDefault="00EE3AD0" w14:paraId="4CADBAD9" w14:textId="77777777">
            <w:pPr>
              <w:numPr>
                <w:ilvl w:val="0"/>
                <w:numId w:val="529"/>
              </w:numPr>
              <w:rPr>
                <w:lang w:val="en-US"/>
              </w:rPr>
            </w:pPr>
            <w:r w:rsidRPr="00EE3AD0">
              <w:rPr>
                <w:lang w:val="en-US"/>
              </w:rPr>
              <w:t>CT 4.9 - New Hires - Tuyển mới (Thẻ số; tab Tuyển mới)</w:t>
            </w:r>
          </w:p>
          <w:p w:rsidRPr="00EE3AD0" w:rsidR="00EE3AD0" w:rsidRDefault="00EE3AD0" w14:paraId="387C10D6" w14:textId="77777777">
            <w:pPr>
              <w:numPr>
                <w:ilvl w:val="0"/>
                <w:numId w:val="529"/>
              </w:numPr>
              <w:rPr>
                <w:lang w:val="en-US"/>
              </w:rPr>
            </w:pPr>
            <w:r w:rsidRPr="00EE3AD0">
              <w:rPr>
                <w:lang w:val="en-US"/>
              </w:rPr>
              <w:t>CT 4.10 - New Hires by Month - Tuyển mới theo tháng (Biểu đồ đường; tab Tuyển mới)</w:t>
            </w:r>
          </w:p>
          <w:p w:rsidRPr="00EE3AD0" w:rsidR="00EE3AD0" w:rsidRDefault="00EE3AD0" w14:paraId="0A9EA16F" w14:textId="77777777">
            <w:pPr>
              <w:numPr>
                <w:ilvl w:val="0"/>
                <w:numId w:val="529"/>
              </w:numPr>
              <w:rPr>
                <w:lang w:val="en-US"/>
              </w:rPr>
            </w:pPr>
            <w:r w:rsidRPr="00EE3AD0">
              <w:rPr>
                <w:lang w:val="en-US"/>
              </w:rPr>
              <w:t>CT 4.11 - New Hires by Age Group - Tuyển mới theo nhóm tuổi (Biểu đồ thanh ngang; tab Tuyển mới)</w:t>
            </w:r>
          </w:p>
          <w:p w:rsidRPr="00EE3AD0" w:rsidR="00EE3AD0" w:rsidRDefault="00EE3AD0" w14:paraId="02A3E1F1" w14:textId="77777777">
            <w:pPr>
              <w:numPr>
                <w:ilvl w:val="0"/>
                <w:numId w:val="529"/>
              </w:numPr>
              <w:rPr>
                <w:lang w:val="en-US"/>
              </w:rPr>
            </w:pPr>
            <w:r w:rsidRPr="00EE3AD0">
              <w:rPr>
                <w:lang w:val="en-US"/>
              </w:rPr>
              <w:t>CT 4.12 - New Hires by Gender - Tuyển mới theo giới tính (Biểu đồ tròn; tab Tuyển mới)</w:t>
            </w:r>
          </w:p>
          <w:p w:rsidRPr="00EE3AD0" w:rsidR="00EE3AD0" w:rsidRDefault="00EE3AD0" w14:paraId="641F7A05" w14:textId="77777777">
            <w:pPr>
              <w:numPr>
                <w:ilvl w:val="0"/>
                <w:numId w:val="529"/>
              </w:numPr>
              <w:rPr>
                <w:lang w:val="en-US"/>
              </w:rPr>
            </w:pPr>
            <w:r w:rsidRPr="00EE3AD0">
              <w:rPr>
                <w:lang w:val="en-US"/>
              </w:rPr>
              <w:t>CT 4.13 - New Hires by Division - Tuyển mới theo khối (Biểu đồ thanh ngang; tab Tuyển mới)</w:t>
            </w:r>
          </w:p>
          <w:p w:rsidRPr="00EE3AD0" w:rsidR="00EE3AD0" w:rsidRDefault="00EE3AD0" w14:paraId="2698F6C0" w14:textId="77777777">
            <w:pPr>
              <w:numPr>
                <w:ilvl w:val="0"/>
                <w:numId w:val="529"/>
              </w:numPr>
              <w:rPr>
                <w:lang w:val="en-US"/>
              </w:rPr>
            </w:pPr>
            <w:r w:rsidRPr="00EE3AD0">
              <w:rPr>
                <w:lang w:val="en-US"/>
              </w:rPr>
              <w:t>CT 4.14 - New Hires by Recruitment Region - Tuyển mới theo khu vực tuyển dụng (Biểu đồ cột; tab Tuyển mới)</w:t>
            </w:r>
          </w:p>
          <w:p w:rsidRPr="00EE3AD0" w:rsidR="00EE3AD0" w:rsidRDefault="00EE3AD0" w14:paraId="553EE191" w14:textId="77777777">
            <w:pPr>
              <w:numPr>
                <w:ilvl w:val="0"/>
                <w:numId w:val="529"/>
              </w:numPr>
              <w:rPr>
                <w:lang w:val="en-US"/>
              </w:rPr>
            </w:pPr>
            <w:r w:rsidRPr="00EE3AD0">
              <w:rPr>
                <w:lang w:val="en-US"/>
              </w:rPr>
              <w:t>CT 4.15 - New Hires by Employee Level - Tuyển mới theo cấp bậc nhân viên (Biểu đồ thanh ngang; tab Tuyển mới)</w:t>
            </w:r>
          </w:p>
          <w:p w:rsidRPr="00EE3AD0" w:rsidR="00EE3AD0" w:rsidRDefault="00EE3AD0" w14:paraId="68604BE5" w14:textId="77777777">
            <w:pPr>
              <w:numPr>
                <w:ilvl w:val="0"/>
                <w:numId w:val="529"/>
              </w:numPr>
              <w:rPr>
                <w:lang w:val="en-US"/>
              </w:rPr>
            </w:pPr>
            <w:r w:rsidRPr="00EE3AD0">
              <w:rPr>
                <w:lang w:val="en-US"/>
              </w:rPr>
              <w:t>CT 4.16 - Turnover - Nghỉ việc (Thẻ số; tab Nghỉ việc)</w:t>
            </w:r>
          </w:p>
          <w:p w:rsidRPr="00EE3AD0" w:rsidR="00EE3AD0" w:rsidRDefault="00EE3AD0" w14:paraId="514C7053" w14:textId="77777777">
            <w:pPr>
              <w:numPr>
                <w:ilvl w:val="0"/>
                <w:numId w:val="529"/>
              </w:numPr>
              <w:rPr>
                <w:lang w:val="en-US"/>
              </w:rPr>
            </w:pPr>
            <w:r w:rsidRPr="00EE3AD0">
              <w:rPr>
                <w:lang w:val="en-US"/>
              </w:rPr>
              <w:t>CT 4.17 - Voluntary Turnover - Nghỉ việc tự nguyện (Thẻ số; tab Nghỉ việc)</w:t>
            </w:r>
          </w:p>
          <w:p w:rsidRPr="00EE3AD0" w:rsidR="00EE3AD0" w:rsidRDefault="00EE3AD0" w14:paraId="7C7DFBB6" w14:textId="77777777">
            <w:pPr>
              <w:numPr>
                <w:ilvl w:val="0"/>
                <w:numId w:val="529"/>
              </w:numPr>
              <w:rPr>
                <w:lang w:val="en-US"/>
              </w:rPr>
            </w:pPr>
            <w:r w:rsidRPr="00EE3AD0">
              <w:rPr>
                <w:lang w:val="en-US"/>
              </w:rPr>
              <w:t>CT 4.18 - Voluntary Turnover Rate - Tỷ lệ nghỉ việc tự nguyện (Thẻ số; tab Nghỉ việc)</w:t>
            </w:r>
          </w:p>
          <w:p w:rsidRPr="00EE3AD0" w:rsidR="00EE3AD0" w:rsidRDefault="00EE3AD0" w14:paraId="082E73F9" w14:textId="77777777">
            <w:pPr>
              <w:numPr>
                <w:ilvl w:val="0"/>
                <w:numId w:val="529"/>
              </w:numPr>
              <w:rPr>
                <w:lang w:val="en-US"/>
              </w:rPr>
            </w:pPr>
            <w:r w:rsidRPr="00EE3AD0">
              <w:rPr>
                <w:lang w:val="en-US"/>
              </w:rPr>
              <w:t>CT 4.19 - Turnover by Month - Nghỉ việc theo tháng (Biểu đồ đường; tab Nghỉ việc)</w:t>
            </w:r>
          </w:p>
          <w:p w:rsidRPr="00EE3AD0" w:rsidR="00EE3AD0" w:rsidRDefault="00EE3AD0" w14:paraId="7923DEDC" w14:textId="77777777">
            <w:pPr>
              <w:numPr>
                <w:ilvl w:val="0"/>
                <w:numId w:val="529"/>
              </w:numPr>
              <w:rPr>
                <w:lang w:val="en-US"/>
              </w:rPr>
            </w:pPr>
            <w:r w:rsidRPr="00EE3AD0">
              <w:rPr>
                <w:lang w:val="en-US"/>
              </w:rPr>
              <w:t>CT 4.20 - Turnover by Age Group - Nghỉ việc theo nhóm tuổi (Biểu đồ thanh ngang; tab Nghỉ việc)</w:t>
            </w:r>
          </w:p>
          <w:p w:rsidRPr="00EE3AD0" w:rsidR="00EE3AD0" w:rsidRDefault="00EE3AD0" w14:paraId="7029A218" w14:textId="77777777">
            <w:pPr>
              <w:numPr>
                <w:ilvl w:val="0"/>
                <w:numId w:val="529"/>
              </w:numPr>
              <w:rPr>
                <w:lang w:val="en-US"/>
              </w:rPr>
            </w:pPr>
            <w:r w:rsidRPr="00EE3AD0">
              <w:rPr>
                <w:lang w:val="en-US"/>
              </w:rPr>
              <w:t>CT 4.21 - Turnover by Tenure - Nghỉ việc theo thâm niên (Biểu đồ thanh ngang; tab Nghỉ việc)</w:t>
            </w:r>
          </w:p>
          <w:p w:rsidRPr="00EE3AD0" w:rsidR="00EE3AD0" w:rsidRDefault="00EE3AD0" w14:paraId="083C5C72" w14:textId="77777777">
            <w:pPr>
              <w:numPr>
                <w:ilvl w:val="0"/>
                <w:numId w:val="529"/>
              </w:numPr>
              <w:rPr>
                <w:lang w:val="en-US"/>
              </w:rPr>
            </w:pPr>
            <w:r w:rsidRPr="00EE3AD0">
              <w:rPr>
                <w:lang w:val="en-US"/>
              </w:rPr>
              <w:t>CT 4.22 - Turnover by Gender - Nghỉ việc theo giới tính (Biểu đồ tròn; tab Nghỉ việc)</w:t>
            </w:r>
          </w:p>
          <w:p w:rsidRPr="00EE3AD0" w:rsidR="00EE3AD0" w:rsidRDefault="00EE3AD0" w14:paraId="0EB34048" w14:textId="77777777">
            <w:pPr>
              <w:numPr>
                <w:ilvl w:val="0"/>
                <w:numId w:val="529"/>
              </w:numPr>
              <w:rPr>
                <w:lang w:val="en-US"/>
              </w:rPr>
            </w:pPr>
            <w:r w:rsidRPr="00EE3AD0">
              <w:rPr>
                <w:lang w:val="en-US"/>
              </w:rPr>
              <w:t>CT 4.23 - Turnover by Division - Nghỉ việc theo khối (Biểu đồ thanh ngang; tab Nghỉ việc)</w:t>
            </w:r>
          </w:p>
          <w:p w:rsidRPr="00EE3AD0" w:rsidR="00EE3AD0" w:rsidRDefault="00EE3AD0" w14:paraId="0DB5CCD9" w14:textId="77777777">
            <w:pPr>
              <w:numPr>
                <w:ilvl w:val="0"/>
                <w:numId w:val="529"/>
              </w:numPr>
              <w:rPr>
                <w:lang w:val="en-US"/>
              </w:rPr>
            </w:pPr>
            <w:r w:rsidRPr="00EE3AD0">
              <w:rPr>
                <w:lang w:val="en-US"/>
              </w:rPr>
              <w:t>CT 4.24 - Turnover by Recruitment Region - Nghỉ việc theo khu vực tuyển dụng (Biểu đồ cột; tab Nghỉ việc)</w:t>
            </w:r>
          </w:p>
          <w:p w:rsidRPr="00EE3AD0" w:rsidR="00EE3AD0" w:rsidRDefault="00EE3AD0" w14:paraId="12804746" w14:textId="77777777">
            <w:pPr>
              <w:numPr>
                <w:ilvl w:val="0"/>
                <w:numId w:val="529"/>
              </w:numPr>
              <w:rPr>
                <w:lang w:val="en-US"/>
              </w:rPr>
            </w:pPr>
            <w:r w:rsidRPr="00EE3AD0">
              <w:rPr>
                <w:lang w:val="en-US"/>
              </w:rPr>
              <w:t>CT 4.25 - Turnover by Employee Level - Nghỉ việc theo cấp bậc nhân viên (Biểu đồ thanh ngang; tab Nghỉ việc)</w:t>
            </w:r>
          </w:p>
          <w:p w:rsidRPr="00EE3AD0" w:rsidR="00EE3AD0" w:rsidRDefault="00EE3AD0" w14:paraId="5E3B02DF" w14:textId="77777777">
            <w:pPr>
              <w:numPr>
                <w:ilvl w:val="0"/>
                <w:numId w:val="529"/>
              </w:numPr>
              <w:rPr>
                <w:lang w:val="en-US"/>
              </w:rPr>
            </w:pPr>
            <w:r w:rsidRPr="00EE3AD0">
              <w:rPr>
                <w:lang w:val="en-US"/>
              </w:rPr>
              <w:t>CT 4.26 - Turnover by Reason for Leaving - Nghỉ việc theo lý do nghỉ việc (Biểu đồ thanh ngang; tab Nghỉ việc)</w:t>
            </w:r>
          </w:p>
        </w:tc>
      </w:tr>
    </w:tbl>
    <w:p w:rsidRPr="00EE3AD0" w:rsidR="00EE3AD0" w:rsidP="00EE3AD0" w:rsidRDefault="00EE3AD0" w14:paraId="33E1B3B4" w14:textId="77777777">
      <w:pPr>
        <w:rPr>
          <w:lang w:val="en-US"/>
        </w:rPr>
      </w:pPr>
    </w:p>
    <w:p w:rsidRPr="00EE3AD0" w:rsidR="00EE3AD0" w:rsidP="00EE3AD0" w:rsidRDefault="00EE3AD0" w14:paraId="74B7C698" w14:textId="77777777">
      <w:pPr>
        <w:pStyle w:val="Heading4"/>
        <w:rPr>
          <w:lang w:val="en-US"/>
        </w:rPr>
      </w:pPr>
      <w:bookmarkStart w:name="_Toc242783313" w:id="56"/>
      <w:r w:rsidRPr="00EE3AD0">
        <w:rPr>
          <w:lang w:val="en-US"/>
        </w:rPr>
        <w:t>2.3.1.6. Chỉ tiêu GRI 403-9 - Work-related Injuries - Thương tật do lao động</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825"/>
        <w:gridCol w:w="6522"/>
      </w:tblGrid>
      <w:tr w:rsidRPr="00EE3AD0" w:rsidR="00EE3AD0" w14:paraId="02C981A2"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94ABCF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34114D8" w14:textId="77777777">
            <w:pPr>
              <w:rPr>
                <w:b/>
                <w:bCs/>
                <w:lang w:val="en-US"/>
              </w:rPr>
            </w:pPr>
            <w:r w:rsidRPr="00EE3AD0">
              <w:rPr>
                <w:b/>
                <w:bCs/>
                <w:lang w:val="en-US"/>
              </w:rPr>
              <w:t>GRI 403-9</w:t>
            </w:r>
          </w:p>
        </w:tc>
      </w:tr>
      <w:tr w:rsidRPr="00EE3AD0" w:rsidR="00EE3AD0" w14:paraId="6081B68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77ECB3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645D824" w14:textId="77777777">
            <w:pPr>
              <w:rPr>
                <w:b/>
                <w:bCs/>
                <w:lang w:val="en-US"/>
              </w:rPr>
            </w:pPr>
            <w:r w:rsidRPr="00EE3AD0">
              <w:rPr>
                <w:b/>
                <w:bCs/>
                <w:lang w:val="en-US"/>
              </w:rPr>
              <w:t>Work-related Injuries - Thương tật do lao động</w:t>
            </w:r>
          </w:p>
        </w:tc>
      </w:tr>
      <w:tr w:rsidRPr="00EE3AD0" w:rsidR="00EE3AD0" w14:paraId="042EA89B"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446BB6"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527A5" w14:textId="77777777">
            <w:pPr>
              <w:rPr>
                <w:lang w:val="en-US"/>
              </w:rPr>
            </w:pPr>
            <w:r w:rsidRPr="00EE3AD0">
              <w:rPr>
                <w:lang w:val="en-US"/>
              </w:rPr>
              <w:t>Số vụ/người thương tật do lao động</w:t>
            </w:r>
          </w:p>
        </w:tc>
      </w:tr>
      <w:tr w:rsidRPr="00EE3AD0" w:rsidR="00EE3AD0" w14:paraId="3EBE79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06F69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2F9044" w14:textId="77777777">
            <w:pPr>
              <w:rPr>
                <w:lang w:val="en-US"/>
              </w:rPr>
            </w:pPr>
            <w:r w:rsidRPr="00EE3AD0">
              <w:rPr>
                <w:lang w:val="en-US"/>
              </w:rPr>
              <w:t>Social – Xã hội</w:t>
            </w:r>
          </w:p>
        </w:tc>
      </w:tr>
      <w:tr w:rsidRPr="00EE3AD0" w:rsidR="00EE3AD0" w14:paraId="3D4FFC0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4782C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7017DB" w14:textId="77777777">
            <w:pPr>
              <w:rPr>
                <w:lang w:val="en-US"/>
              </w:rPr>
            </w:pPr>
            <w:r w:rsidRPr="00EE3AD0">
              <w:rPr>
                <w:lang w:val="en-US"/>
              </w:rPr>
              <w:t>Ban Tổ chức nhân lực</w:t>
            </w:r>
          </w:p>
        </w:tc>
      </w:tr>
      <w:tr w:rsidRPr="00EE3AD0" w:rsidR="00EE3AD0" w14:paraId="6087CC0C"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0859A93" w14:textId="77777777">
            <w:pPr>
              <w:rPr>
                <w:lang w:val="en-US"/>
              </w:rPr>
            </w:pPr>
            <w:r w:rsidRPr="00EE3AD0">
              <w:rPr>
                <w:b/>
                <w:bCs/>
                <w:lang w:val="en-US"/>
              </w:rPr>
              <w:t>Mô tả chi tiết</w:t>
            </w:r>
          </w:p>
        </w:tc>
      </w:tr>
      <w:tr w:rsidRPr="00EE3AD0" w:rsidR="00EE3AD0" w14:paraId="1E76FAA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ABCF9C" w14:textId="77777777">
            <w:pPr>
              <w:rPr>
                <w:lang w:val="en-US"/>
              </w:rPr>
            </w:pPr>
            <w:r w:rsidRPr="00EE3AD0">
              <w:rPr>
                <w:b/>
                <w:bCs/>
                <w:lang w:val="en-US"/>
              </w:rPr>
              <w:t>1. Tổng quan về chỉ tiêu</w:t>
            </w:r>
          </w:p>
          <w:p w:rsidRPr="00EE3AD0" w:rsidR="00EE3AD0" w:rsidP="00EE3AD0" w:rsidRDefault="00EE3AD0" w14:paraId="5E48790C" w14:textId="77777777">
            <w:pPr>
              <w:rPr>
                <w:lang w:val="en-US"/>
              </w:rPr>
            </w:pPr>
            <w:r w:rsidRPr="00EE3AD0">
              <w:rPr>
                <w:lang w:val="en-US"/>
              </w:rPr>
              <w:t>GRI 403-9 là chỉ tiêu tập trung vào việc công bố các trường hợp thương tật phát sinh liên quan đến công việc trong quá trình lao động. Chỉ tiêu phản ánh mức độ ảnh hưởng của các nguy cơ nghề nghiệp đến sức khỏe và sự an toàn của người lao động, đồng thời đánh giá hiệu quả của hệ thống quản lý an toàn lao động trong doanh nghiệp.</w:t>
            </w:r>
          </w:p>
          <w:p w:rsidRPr="00EE3AD0" w:rsidR="00EE3AD0" w:rsidP="00EE3AD0" w:rsidRDefault="00EE3AD0" w14:paraId="1D58B859" w14:textId="77777777">
            <w:pPr>
              <w:rPr>
                <w:lang w:val="en-US"/>
              </w:rPr>
            </w:pPr>
            <w:r w:rsidRPr="00EE3AD0">
              <w:rPr>
                <w:b/>
                <w:bCs/>
                <w:lang w:val="en-US"/>
              </w:rPr>
              <w:t> 2. Áp dụng trong ngành hàng không</w:t>
            </w:r>
          </w:p>
          <w:p w:rsidRPr="00EE3AD0" w:rsidR="00EE3AD0" w:rsidP="00EE3AD0" w:rsidRDefault="00EE3AD0" w14:paraId="6FA4F2E4" w14:textId="77777777">
            <w:pPr>
              <w:rPr>
                <w:lang w:val="en-US"/>
              </w:rPr>
            </w:pPr>
            <w:r w:rsidRPr="00EE3AD0">
              <w:rPr>
                <w:lang w:val="en-US"/>
              </w:rPr>
              <w:t>Trong ngành hàng không, GRI 403-9 được áp dụng để theo dõi và quản lý các thương tật phát sinh trong quá trình khai thác, bảo dưỡng, phục vụ mặt đất, vận hành kỹ thuật và các hoạt động hỗ trợ khác. </w:t>
            </w:r>
          </w:p>
          <w:p w:rsidRPr="00EE3AD0" w:rsidR="00EE3AD0" w:rsidP="00EE3AD0" w:rsidRDefault="00EE3AD0" w14:paraId="2606F663" w14:textId="77777777">
            <w:pPr>
              <w:rPr>
                <w:lang w:val="en-US"/>
              </w:rPr>
            </w:pPr>
            <w:r w:rsidRPr="00EE3AD0">
              <w:rPr>
                <w:b/>
                <w:bCs/>
                <w:lang w:val="en-US"/>
              </w:rPr>
              <w:t>3. Ý nghĩa quản trị và báo cáo</w:t>
            </w:r>
          </w:p>
          <w:p w:rsidRPr="00EE3AD0" w:rsidR="00EE3AD0" w:rsidP="00EE3AD0" w:rsidRDefault="00EE3AD0" w14:paraId="7426FA9F" w14:textId="77777777">
            <w:pPr>
              <w:rPr>
                <w:lang w:val="en-US"/>
              </w:rPr>
            </w:pPr>
            <w:r w:rsidRPr="00EE3AD0">
              <w:rPr>
                <w:lang w:val="en-US"/>
              </w:rPr>
              <w:t>Chỉ tiêu GRI 403-9 có ý nghĩa quan trọng trong công tác quản trị an toàn sức khỏe nghề nghiệp và báo cáo phát triển bền vững của doanh nghiệp.</w:t>
            </w:r>
          </w:p>
          <w:p w:rsidRPr="00EE3AD0" w:rsidR="00EE3AD0" w:rsidRDefault="00EE3AD0" w14:paraId="16698A9E" w14:textId="77777777">
            <w:pPr>
              <w:numPr>
                <w:ilvl w:val="0"/>
                <w:numId w:val="530"/>
              </w:numPr>
              <w:rPr>
                <w:lang w:val="en-US"/>
              </w:rPr>
            </w:pPr>
            <w:r w:rsidRPr="00EE3AD0">
              <w:rPr>
                <w:lang w:val="en-US"/>
              </w:rPr>
              <w:t>Giúp doanh nghiệp theo dõi xu hướng tai nạn và thương tật lao động theo thời gian.</w:t>
            </w:r>
          </w:p>
          <w:p w:rsidRPr="00EE3AD0" w:rsidR="00EE3AD0" w:rsidRDefault="00EE3AD0" w14:paraId="69F795C1" w14:textId="77777777">
            <w:pPr>
              <w:numPr>
                <w:ilvl w:val="0"/>
                <w:numId w:val="530"/>
              </w:numPr>
              <w:rPr>
                <w:lang w:val="en-US"/>
              </w:rPr>
            </w:pPr>
            <w:r w:rsidRPr="00EE3AD0">
              <w:rPr>
                <w:lang w:val="en-US"/>
              </w:rPr>
              <w:t>Là cơ sở để xây dựng chương trình đào tạo, phòng ngừa và cải thiện điều kiện làm việc.</w:t>
            </w:r>
          </w:p>
          <w:p w:rsidRPr="00EE3AD0" w:rsidR="00EE3AD0" w:rsidRDefault="00EE3AD0" w14:paraId="5A38FC75" w14:textId="77777777">
            <w:pPr>
              <w:numPr>
                <w:ilvl w:val="0"/>
                <w:numId w:val="530"/>
              </w:numPr>
              <w:rPr>
                <w:lang w:val="en-US"/>
              </w:rPr>
            </w:pPr>
            <w:r w:rsidRPr="00EE3AD0">
              <w:rPr>
                <w:lang w:val="en-US"/>
              </w:rPr>
              <w:t>Hỗ trợ giảm thiểu chi phí liên quan đến tai nạn lao động, gián đoạn hoạt động và bồi thường.</w:t>
            </w:r>
          </w:p>
          <w:p w:rsidRPr="00EE3AD0" w:rsidR="00EE3AD0" w:rsidRDefault="00EE3AD0" w14:paraId="5739EB32" w14:textId="77777777">
            <w:pPr>
              <w:numPr>
                <w:ilvl w:val="0"/>
                <w:numId w:val="531"/>
              </w:numPr>
              <w:rPr>
                <w:lang w:val="en-US"/>
              </w:rPr>
            </w:pPr>
            <w:r w:rsidRPr="00EE3AD0">
              <w:rPr>
                <w:lang w:val="en-US"/>
              </w:rPr>
              <w:t>Đáp ứng yêu cầu công bố thông tin theo tiêu chuẩn GRI.</w:t>
            </w:r>
          </w:p>
          <w:p w:rsidRPr="00EE3AD0" w:rsidR="00EE3AD0" w:rsidRDefault="00EE3AD0" w14:paraId="6400BD12" w14:textId="77777777">
            <w:pPr>
              <w:numPr>
                <w:ilvl w:val="0"/>
                <w:numId w:val="531"/>
              </w:numPr>
              <w:rPr>
                <w:lang w:val="en-US"/>
              </w:rPr>
            </w:pPr>
            <w:r w:rsidRPr="00EE3AD0">
              <w:rPr>
                <w:lang w:val="en-US"/>
              </w:rPr>
              <w:t>Tăng tính minh bạch trong quản trị ESG và phát triển bền vững.</w:t>
            </w:r>
          </w:p>
          <w:p w:rsidRPr="00EE3AD0" w:rsidR="00EE3AD0" w:rsidRDefault="00EE3AD0" w14:paraId="0B624890" w14:textId="77777777">
            <w:pPr>
              <w:numPr>
                <w:ilvl w:val="0"/>
                <w:numId w:val="531"/>
              </w:numPr>
              <w:rPr>
                <w:lang w:val="en-US"/>
              </w:rPr>
            </w:pPr>
            <w:r w:rsidRPr="00EE3AD0">
              <w:rPr>
                <w:lang w:val="en-US"/>
              </w:rPr>
              <w:t>Tạo cơ sở đối chiếu với các chuẩn quốc tế và doanh nghiệp cùng ngành.</w:t>
            </w:r>
          </w:p>
          <w:p w:rsidRPr="00EE3AD0" w:rsidR="00EE3AD0" w:rsidP="00EE3AD0" w:rsidRDefault="00EE3AD0" w14:paraId="54867ACD" w14:textId="77777777">
            <w:pPr>
              <w:rPr>
                <w:lang w:val="en-US"/>
              </w:rPr>
            </w:pPr>
            <w:r w:rsidRPr="00EE3AD0">
              <w:rPr>
                <w:b/>
                <w:bCs/>
                <w:lang w:val="en-US"/>
              </w:rPr>
              <w:t>4. Danh sách chỉ tiêu thành phần</w:t>
            </w:r>
          </w:p>
          <w:p w:rsidRPr="00EE3AD0" w:rsidR="00EE3AD0" w:rsidRDefault="00EE3AD0" w14:paraId="4621F70B" w14:textId="77777777">
            <w:pPr>
              <w:numPr>
                <w:ilvl w:val="0"/>
                <w:numId w:val="532"/>
              </w:numPr>
              <w:rPr>
                <w:lang w:val="en-US"/>
              </w:rPr>
            </w:pPr>
            <w:r w:rsidRPr="00EE3AD0">
              <w:rPr>
                <w:lang w:val="en-US"/>
              </w:rPr>
              <w:t>CT 4.27 - Number of Accidents - Số vụ tai nạn (Thẻ số)</w:t>
            </w:r>
          </w:p>
          <w:p w:rsidRPr="00EE3AD0" w:rsidR="00EE3AD0" w:rsidRDefault="00EE3AD0" w14:paraId="18EA18EE" w14:textId="77777777">
            <w:pPr>
              <w:numPr>
                <w:ilvl w:val="0"/>
                <w:numId w:val="532"/>
              </w:numPr>
              <w:rPr>
                <w:lang w:val="en-US"/>
              </w:rPr>
            </w:pPr>
            <w:r w:rsidRPr="00EE3AD0">
              <w:rPr>
                <w:lang w:val="en-US"/>
              </w:rPr>
              <w:t>CT 4.28 - Number of Injured Persons - Số người bị thương (Thẻ số)</w:t>
            </w:r>
          </w:p>
          <w:p w:rsidRPr="00EE3AD0" w:rsidR="00EE3AD0" w:rsidRDefault="00EE3AD0" w14:paraId="67CB15DC" w14:textId="77777777">
            <w:pPr>
              <w:numPr>
                <w:ilvl w:val="0"/>
                <w:numId w:val="532"/>
              </w:numPr>
              <w:rPr>
                <w:lang w:val="en-US"/>
              </w:rPr>
            </w:pPr>
            <w:r w:rsidRPr="00EE3AD0">
              <w:rPr>
                <w:lang w:val="en-US"/>
              </w:rPr>
              <w:t>CT 4.29 - Number of Fatal Accidents - Số vụ có người tử vong (Thẻ số)</w:t>
            </w:r>
          </w:p>
          <w:p w:rsidRPr="00EE3AD0" w:rsidR="00EE3AD0" w:rsidRDefault="00EE3AD0" w14:paraId="751289FC" w14:textId="77777777">
            <w:pPr>
              <w:numPr>
                <w:ilvl w:val="0"/>
                <w:numId w:val="532"/>
              </w:numPr>
              <w:rPr>
                <w:lang w:val="en-US"/>
              </w:rPr>
            </w:pPr>
            <w:r w:rsidRPr="00EE3AD0">
              <w:rPr>
                <w:lang w:val="en-US"/>
              </w:rPr>
              <w:t>CT 4.30 - Number of Fatalities - Số người tử vong (Thẻ số)</w:t>
            </w:r>
          </w:p>
          <w:p w:rsidRPr="00EE3AD0" w:rsidR="00EE3AD0" w:rsidRDefault="00EE3AD0" w14:paraId="63448C6B" w14:textId="77777777">
            <w:pPr>
              <w:numPr>
                <w:ilvl w:val="0"/>
                <w:numId w:val="532"/>
              </w:numPr>
              <w:rPr>
                <w:lang w:val="en-US"/>
              </w:rPr>
            </w:pPr>
            <w:r w:rsidRPr="00EE3AD0">
              <w:rPr>
                <w:lang w:val="en-US"/>
              </w:rPr>
              <w:t>CT 4.31 - Accident Causes Composition - Cơ cấu nguyên nhân xảy ra tai nạn (Biểu đồ tròn)</w:t>
            </w:r>
          </w:p>
          <w:p w:rsidRPr="00EE3AD0" w:rsidR="00EE3AD0" w:rsidRDefault="00EE3AD0" w14:paraId="57CBD915" w14:textId="77777777">
            <w:pPr>
              <w:numPr>
                <w:ilvl w:val="0"/>
                <w:numId w:val="532"/>
              </w:numPr>
              <w:rPr>
                <w:lang w:val="en-US"/>
              </w:rPr>
            </w:pPr>
            <w:r w:rsidRPr="00EE3AD0">
              <w:rPr>
                <w:lang w:val="en-US"/>
              </w:rPr>
              <w:t>CT 4.32 - Injury Factors Composition - Cơ cấu yếu tố gây chấn thương (Biểu đồ tròn)</w:t>
            </w:r>
          </w:p>
        </w:tc>
      </w:tr>
    </w:tbl>
    <w:p w:rsidRPr="00EE3AD0" w:rsidR="00EE3AD0" w:rsidP="00EE3AD0" w:rsidRDefault="00EE3AD0" w14:paraId="557B76BE" w14:textId="77777777">
      <w:pPr>
        <w:rPr>
          <w:lang w:val="en-US"/>
        </w:rPr>
      </w:pPr>
    </w:p>
    <w:p w:rsidRPr="00EE3AD0" w:rsidR="00EE3AD0" w:rsidP="00EE3AD0" w:rsidRDefault="00EE3AD0" w14:paraId="7C874431" w14:textId="77777777">
      <w:pPr>
        <w:pStyle w:val="Heading4"/>
        <w:rPr>
          <w:lang w:val="en-US"/>
        </w:rPr>
      </w:pPr>
      <w:bookmarkStart w:name="_Toc242783314" w:id="57"/>
      <w:r w:rsidRPr="00EE3AD0">
        <w:rPr>
          <w:lang w:val="en-US"/>
        </w:rPr>
        <w:t>2.3.1.7. Chỉ tiêu GRI 405-1 - Diversity of governance bodies and employees - Đa dạng trong quản trị</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267"/>
        <w:gridCol w:w="7080"/>
      </w:tblGrid>
      <w:tr w:rsidRPr="00EE3AD0" w:rsidR="00EE3AD0" w14:paraId="580DAC4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C4FFE97"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3E6CB2F" w14:textId="77777777">
            <w:pPr>
              <w:rPr>
                <w:lang w:val="en-US"/>
              </w:rPr>
            </w:pPr>
            <w:r w:rsidRPr="00EE3AD0">
              <w:rPr>
                <w:b/>
                <w:bCs/>
                <w:lang w:val="en-US"/>
              </w:rPr>
              <w:t>GRI 405-1</w:t>
            </w:r>
          </w:p>
        </w:tc>
      </w:tr>
      <w:tr w:rsidRPr="00EE3AD0" w:rsidR="00EE3AD0" w14:paraId="39C155E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F980B3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6F2555B" w14:textId="77777777">
            <w:pPr>
              <w:rPr>
                <w:b/>
                <w:bCs/>
                <w:lang w:val="en-US"/>
              </w:rPr>
            </w:pPr>
            <w:r w:rsidRPr="00EE3AD0">
              <w:rPr>
                <w:lang w:val="en-US"/>
              </w:rPr>
              <w:t>Diversity of governance bodies and employees - Đa dạng trong quản trị</w:t>
            </w:r>
          </w:p>
        </w:tc>
      </w:tr>
      <w:tr w:rsidRPr="00EE3AD0" w:rsidR="00EE3AD0" w14:paraId="0E7F7C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908801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25D228" w14:textId="77777777">
            <w:pPr>
              <w:rPr>
                <w:lang w:val="en-US"/>
              </w:rPr>
            </w:pPr>
            <w:r w:rsidRPr="00EE3AD0">
              <w:rPr>
                <w:lang w:val="en-US"/>
              </w:rPr>
              <w:t>- Tỷ lệ giới tính trong cấp quản lý (HĐQT, BGĐ, BKS)</w:t>
            </w:r>
          </w:p>
          <w:p w:rsidRPr="00EE3AD0" w:rsidR="00EE3AD0" w:rsidP="00EE3AD0" w:rsidRDefault="00EE3AD0" w14:paraId="53FC3B65" w14:textId="77777777">
            <w:pPr>
              <w:rPr>
                <w:lang w:val="en-US"/>
              </w:rPr>
            </w:pPr>
            <w:r w:rsidRPr="00EE3AD0">
              <w:rPr>
                <w:lang w:val="en-US"/>
              </w:rPr>
              <w:t>- Tỷ lệ nhóm tuổi trong cấp quản lý (HĐQT, BGĐ, BKS)</w:t>
            </w:r>
          </w:p>
        </w:tc>
      </w:tr>
      <w:tr w:rsidRPr="00EE3AD0" w:rsidR="00EE3AD0" w14:paraId="2C39948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EAD3F2"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D1C32F" w14:textId="77777777">
            <w:pPr>
              <w:rPr>
                <w:lang w:val="en-US"/>
              </w:rPr>
            </w:pPr>
            <w:r w:rsidRPr="00EE3AD0">
              <w:rPr>
                <w:lang w:val="en-US"/>
              </w:rPr>
              <w:t>Social  – Xã hội</w:t>
            </w:r>
          </w:p>
        </w:tc>
      </w:tr>
      <w:tr w:rsidRPr="00EE3AD0" w:rsidR="00EE3AD0" w14:paraId="612DEC8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02D5B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CD471C" w14:textId="77777777">
            <w:pPr>
              <w:rPr>
                <w:lang w:val="en-US"/>
              </w:rPr>
            </w:pPr>
            <w:r w:rsidRPr="00EE3AD0">
              <w:rPr>
                <w:lang w:val="en-US"/>
              </w:rPr>
              <w:t>Ban TCNL</w:t>
            </w:r>
          </w:p>
        </w:tc>
      </w:tr>
      <w:tr w:rsidRPr="00EE3AD0" w:rsidR="00EE3AD0" w14:paraId="15BD4BD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9D75AA5" w14:textId="77777777">
            <w:pPr>
              <w:rPr>
                <w:lang w:val="en-US"/>
              </w:rPr>
            </w:pPr>
            <w:r w:rsidRPr="00EE3AD0">
              <w:rPr>
                <w:b/>
                <w:bCs/>
                <w:lang w:val="en-US"/>
              </w:rPr>
              <w:t>Mô tả chi tiết</w:t>
            </w:r>
          </w:p>
        </w:tc>
      </w:tr>
      <w:tr w:rsidRPr="00EE3AD0" w:rsidR="00EE3AD0" w14:paraId="7E36F29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A13B0DB" w14:textId="77777777">
            <w:pPr>
              <w:rPr>
                <w:lang w:val="en-US"/>
              </w:rPr>
            </w:pPr>
            <w:r w:rsidRPr="00EE3AD0">
              <w:rPr>
                <w:b/>
                <w:bCs/>
                <w:lang w:val="en-US"/>
              </w:rPr>
              <w:t>1. Tổng quan về Chỉ tiêu GRI 405-1</w:t>
            </w:r>
          </w:p>
          <w:p w:rsidRPr="00EE3AD0" w:rsidR="00EE3AD0" w:rsidP="00EE3AD0" w:rsidRDefault="00EE3AD0" w14:paraId="0074800E" w14:textId="77777777">
            <w:pPr>
              <w:rPr>
                <w:lang w:val="en-US"/>
              </w:rPr>
            </w:pPr>
            <w:r w:rsidRPr="00EE3AD0">
              <w:rPr>
                <w:lang w:val="en-US"/>
              </w:rPr>
              <w:t>GRI 405-1 là một chỉ tiêu quan trọng thuộc nhóm tiêu chuẩn Xã hội (GRI 400) của Global Reporting Initiative (GRI). Chỉ tiêu này tập trung vào khía cạnh Bình đẳng và Đa dạng (Diversity and Equal Opportunity) trong môi trường làm việc.</w:t>
            </w:r>
          </w:p>
          <w:p w:rsidRPr="00EE3AD0" w:rsidR="00EE3AD0" w:rsidP="00EE3AD0" w:rsidRDefault="00EE3AD0" w14:paraId="106138EF" w14:textId="77777777">
            <w:pPr>
              <w:rPr>
                <w:lang w:val="en-US"/>
              </w:rPr>
            </w:pPr>
            <w:r w:rsidRPr="00EE3AD0">
              <w:rPr>
                <w:lang w:val="en-US"/>
              </w:rPr>
              <w:t>Mục tiêu của GRI 405-1 là bức tranh toàn cảnh về thành phần nhân sự của doanh nghiệp, từ cấp lãnh đạo cao nhất cho đến nhân viên các cấp. Chỉ tiêu này yêu cầu doanh nghiệp thống kê tỷ lệ phần trăm nhân sự dựa trên các tiêu chí cốt lõi:</w:t>
            </w:r>
          </w:p>
          <w:p w:rsidRPr="00EE3AD0" w:rsidR="00EE3AD0" w:rsidRDefault="00EE3AD0" w14:paraId="7CD1E3DE" w14:textId="77777777">
            <w:pPr>
              <w:numPr>
                <w:ilvl w:val="0"/>
                <w:numId w:val="533"/>
              </w:numPr>
              <w:rPr>
                <w:lang w:val="en-US"/>
              </w:rPr>
            </w:pPr>
            <w:r w:rsidRPr="00EE3AD0">
              <w:rPr>
                <w:lang w:val="en-US"/>
              </w:rPr>
              <w:t>Giới tính: Nam, Nữ.</w:t>
            </w:r>
          </w:p>
          <w:p w:rsidRPr="00EE3AD0" w:rsidR="00EE3AD0" w:rsidRDefault="00EE3AD0" w14:paraId="1B1FA616" w14:textId="77777777">
            <w:pPr>
              <w:numPr>
                <w:ilvl w:val="0"/>
                <w:numId w:val="533"/>
              </w:numPr>
              <w:rPr>
                <w:lang w:val="en-US"/>
              </w:rPr>
            </w:pPr>
            <w:r w:rsidRPr="00EE3AD0">
              <w:rPr>
                <w:lang w:val="en-US"/>
              </w:rPr>
              <w:t>Nhóm tuổi</w:t>
            </w:r>
            <w:r w:rsidRPr="00EE3AD0">
              <w:rPr>
                <w:b/>
                <w:bCs/>
                <w:lang w:val="en-US"/>
              </w:rPr>
              <w:t>:</w:t>
            </w:r>
            <w:r w:rsidRPr="00EE3AD0">
              <w:rPr>
                <w:lang w:val="en-US"/>
              </w:rPr>
              <w:t xml:space="preserve"> Dưới 30 tuổi, từ 30 - 50 tuổi, và trên 50 tuổi.</w:t>
            </w:r>
          </w:p>
          <w:p w:rsidRPr="00EE3AD0" w:rsidR="00EE3AD0" w:rsidP="00EE3AD0" w:rsidRDefault="00EE3AD0" w14:paraId="2833618D" w14:textId="77777777">
            <w:pPr>
              <w:rPr>
                <w:lang w:val="en-US"/>
              </w:rPr>
            </w:pPr>
            <w:r w:rsidRPr="00EE3AD0">
              <w:rPr>
                <w:lang w:val="en-US"/>
              </w:rPr>
              <w:t>Việc báo cáo chỉ tiêu này giúp thể hiện cam kết của tổ chức trong việc xây dựng một môi trường làm việc bao trùm, công bằng, không phân biệt đối xử và tạo cơ hội bình đẳng cho mọi cá nhân. </w:t>
            </w:r>
          </w:p>
          <w:p w:rsidRPr="00EE3AD0" w:rsidR="00EE3AD0" w:rsidP="00EE3AD0" w:rsidRDefault="00EE3AD0" w14:paraId="5632239B" w14:textId="77777777">
            <w:pPr>
              <w:rPr>
                <w:b/>
                <w:bCs/>
                <w:lang w:val="en-US"/>
              </w:rPr>
            </w:pPr>
            <w:r w:rsidRPr="00EE3AD0">
              <w:rPr>
                <w:b/>
                <w:bCs/>
                <w:lang w:val="en-US"/>
              </w:rPr>
              <w:t>2. Áp dụng GRI 405-1 trong ngành hàng không</w:t>
            </w:r>
          </w:p>
          <w:p w:rsidRPr="00EE3AD0" w:rsidR="00EE3AD0" w:rsidP="00EE3AD0" w:rsidRDefault="00EE3AD0" w14:paraId="5C8CD2CA" w14:textId="77777777">
            <w:pPr>
              <w:rPr>
                <w:lang w:val="en-US"/>
              </w:rPr>
            </w:pPr>
            <w:r w:rsidRPr="00EE3AD0">
              <w:rPr>
                <w:lang w:val="en-US"/>
              </w:rPr>
              <w:t>Theo quy định hiện tại của Vietnam Airlines, cấu trúc Cơ quan quản trị được xác định bao gồm 3 bộ phận cốt lõi:</w:t>
            </w:r>
          </w:p>
          <w:p w:rsidRPr="00EE3AD0" w:rsidR="00EE3AD0" w:rsidRDefault="00EE3AD0" w14:paraId="217F754A" w14:textId="77777777">
            <w:pPr>
              <w:numPr>
                <w:ilvl w:val="0"/>
                <w:numId w:val="534"/>
              </w:numPr>
              <w:rPr>
                <w:lang w:val="en-US"/>
              </w:rPr>
            </w:pPr>
            <w:r w:rsidRPr="00EE3AD0">
              <w:rPr>
                <w:lang w:val="en-US"/>
              </w:rPr>
              <w:t>HĐQT (Hội đồng quản trị): Cơ quan quyết định các chiến lược dài hạn.</w:t>
            </w:r>
          </w:p>
          <w:p w:rsidRPr="00EE3AD0" w:rsidR="00EE3AD0" w:rsidRDefault="00EE3AD0" w14:paraId="31C34C8F" w14:textId="77777777">
            <w:pPr>
              <w:numPr>
                <w:ilvl w:val="0"/>
                <w:numId w:val="534"/>
              </w:numPr>
              <w:rPr>
                <w:lang w:val="en-US"/>
              </w:rPr>
            </w:pPr>
            <w:r w:rsidRPr="00EE3AD0">
              <w:rPr>
                <w:lang w:val="en-US"/>
              </w:rPr>
              <w:t>BGĐ (Ban Giám đốc): Cơ quan điều hành các hoạt động kinh doanh và khai thác hàng ngày.</w:t>
            </w:r>
          </w:p>
          <w:p w:rsidRPr="00EE3AD0" w:rsidR="00EE3AD0" w:rsidRDefault="00EE3AD0" w14:paraId="2C5CD807" w14:textId="77777777">
            <w:pPr>
              <w:numPr>
                <w:ilvl w:val="0"/>
                <w:numId w:val="534"/>
              </w:numPr>
              <w:rPr>
                <w:lang w:val="en-US"/>
              </w:rPr>
            </w:pPr>
            <w:r w:rsidRPr="00EE3AD0">
              <w:rPr>
                <w:lang w:val="en-US"/>
              </w:rPr>
              <w:t>BKS (Ban Kiểm soát): Cơ quan giám sát tính minh bạch và tuân thủ.</w:t>
            </w:r>
          </w:p>
          <w:p w:rsidRPr="00EE3AD0" w:rsidR="00EE3AD0" w:rsidP="00EE3AD0" w:rsidRDefault="00EE3AD0" w14:paraId="00D8425D" w14:textId="77777777">
            <w:pPr>
              <w:rPr>
                <w:lang w:val="en-US"/>
              </w:rPr>
            </w:pPr>
            <w:r w:rsidRPr="00EE3AD0">
              <w:rPr>
                <w:lang w:val="en-US"/>
              </w:rPr>
              <w:t>Hệ thống sẽ thống kê tỷ lệ cơ cấu giới tính (Nam/Nữ) và độ tuổi (&lt;30, 30-50, &gt;50) của các thành viên thuộc 3 ban này. Số liệu này cho thấy mức độ đa dạng trong tiếng nói lãnh đạo ở tầm vĩ mô của hãng.</w:t>
            </w:r>
          </w:p>
          <w:p w:rsidRPr="00EE3AD0" w:rsidR="00EE3AD0" w:rsidP="00EE3AD0" w:rsidRDefault="00EE3AD0" w14:paraId="037697A5" w14:textId="77777777">
            <w:pPr>
              <w:rPr>
                <w:b/>
                <w:bCs/>
                <w:lang w:val="en-US"/>
              </w:rPr>
            </w:pPr>
            <w:r w:rsidRPr="00EE3AD0">
              <w:rPr>
                <w:b/>
                <w:bCs/>
                <w:lang w:val="en-US"/>
              </w:rPr>
              <w:t>3. Ý nghĩa quản trị và báo cáo</w:t>
            </w:r>
          </w:p>
          <w:p w:rsidRPr="00EE3AD0" w:rsidR="00EE3AD0" w:rsidRDefault="00EE3AD0" w14:paraId="77A44EB6" w14:textId="77777777">
            <w:pPr>
              <w:numPr>
                <w:ilvl w:val="0"/>
                <w:numId w:val="535"/>
              </w:numPr>
              <w:rPr>
                <w:lang w:val="en-US"/>
              </w:rPr>
            </w:pPr>
            <w:r w:rsidRPr="00EE3AD0">
              <w:rPr>
                <w:lang w:val="en-US"/>
              </w:rPr>
              <w:t>Quyết định lãnh đạo đa chiều và hiệu quả hơn: Một cơ quan quản trị (HĐQT, BGĐ, BKS) có sự đa dạng về giới tính và độ tuổi sẽ mang lại nhiều góc nhìn khác nhau. Điều này giúp tránh được lối tư duy một chiều, từ đó đưa ra các quyết định chiến lược sát với thực tế, bao quát được nhu cầu của nhiều nhóm khách hàng hơn.</w:t>
            </w:r>
          </w:p>
          <w:p w:rsidRPr="00EE3AD0" w:rsidR="00EE3AD0" w:rsidRDefault="00EE3AD0" w14:paraId="756C832C" w14:textId="77777777">
            <w:pPr>
              <w:numPr>
                <w:ilvl w:val="0"/>
                <w:numId w:val="535"/>
              </w:numPr>
              <w:rPr>
                <w:lang w:val="en-US"/>
              </w:rPr>
            </w:pPr>
            <w:r w:rsidRPr="00EE3AD0">
              <w:rPr>
                <w:lang w:val="en-US"/>
              </w:rPr>
              <w:t>Nâng cao hình ảnh thương hiệu nhà tuyển dụng: Khi Vietnam Airlines chứng minh được mình có tỷ lệ nữ giới cao trong Ban lãnh đạo, hoặc tạo điều kiện cho nữ giới làm phi công/kỹ sư, hãng sẽ xây dựng được hình ảnh một môi trường làm việc hiện đại, công bằng. Điều này giúp thu hút nhân tài và tăng sự gắn bó của nhân viên.</w:t>
            </w:r>
          </w:p>
          <w:p w:rsidRPr="00EE3AD0" w:rsidR="00EE3AD0" w:rsidP="00EE3AD0" w:rsidRDefault="00EE3AD0" w14:paraId="5EF134E1" w14:textId="77777777">
            <w:pPr>
              <w:rPr>
                <w:lang w:val="en-US"/>
              </w:rPr>
            </w:pPr>
            <w:r w:rsidRPr="00EE3AD0">
              <w:rPr>
                <w:b/>
                <w:bCs/>
                <w:lang w:val="en-US"/>
              </w:rPr>
              <w:t>4. Danh sách chỉ tiêu thành phần</w:t>
            </w:r>
          </w:p>
          <w:p w:rsidRPr="00EE3AD0" w:rsidR="00EE3AD0" w:rsidP="00EE3AD0" w:rsidRDefault="00EE3AD0" w14:paraId="66868C5A" w14:textId="77777777">
            <w:pPr>
              <w:rPr>
                <w:lang w:val="en-US"/>
              </w:rPr>
            </w:pPr>
            <w:r w:rsidRPr="00EE3AD0">
              <w:rPr>
                <w:lang w:val="en-US"/>
              </w:rPr>
              <w:t>Đối với chỉ tiêu GRI 405-1 được làm rõ qua những chỉ số sau:</w:t>
            </w:r>
          </w:p>
          <w:p w:rsidRPr="00EE3AD0" w:rsidR="00EE3AD0" w:rsidRDefault="00EE3AD0" w14:paraId="52C3591F" w14:textId="77777777">
            <w:pPr>
              <w:numPr>
                <w:ilvl w:val="0"/>
                <w:numId w:val="536"/>
              </w:numPr>
              <w:rPr>
                <w:lang w:val="en-US"/>
              </w:rPr>
            </w:pPr>
            <w:r w:rsidRPr="00EE3AD0">
              <w:rPr>
                <w:lang w:val="en-US"/>
              </w:rPr>
              <w:t>CT 4.33 - Total Members - Số thành viên quản trị (Thẻ số)</w:t>
            </w:r>
          </w:p>
          <w:p w:rsidRPr="00EE3AD0" w:rsidR="00EE3AD0" w:rsidRDefault="00EE3AD0" w14:paraId="4253F044" w14:textId="77777777">
            <w:pPr>
              <w:numPr>
                <w:ilvl w:val="0"/>
                <w:numId w:val="536"/>
              </w:numPr>
              <w:rPr>
                <w:lang w:val="en-US"/>
              </w:rPr>
            </w:pPr>
            <w:r w:rsidRPr="00EE3AD0">
              <w:rPr>
                <w:lang w:val="en-US"/>
              </w:rPr>
              <w:t>CT 4.34 - Female Ratio - Tỷ lệ thành viên nữ (Biểu đồ tròn)</w:t>
            </w:r>
          </w:p>
          <w:p w:rsidRPr="00EE3AD0" w:rsidR="00EE3AD0" w:rsidRDefault="00EE3AD0" w14:paraId="2935414A" w14:textId="77777777">
            <w:pPr>
              <w:numPr>
                <w:ilvl w:val="0"/>
                <w:numId w:val="536"/>
              </w:numPr>
              <w:rPr>
                <w:lang w:val="en-US"/>
              </w:rPr>
            </w:pPr>
            <w:r w:rsidRPr="00EE3AD0">
              <w:rPr>
                <w:lang w:val="en-US"/>
              </w:rPr>
              <w:t>CT 4.35 - Members by Governance Bodies - Số thành viên theo cơ quan quản trị (Biểu đồ cột)</w:t>
            </w:r>
          </w:p>
          <w:p w:rsidRPr="00EE3AD0" w:rsidR="00EE3AD0" w:rsidRDefault="00EE3AD0" w14:paraId="7B166C86" w14:textId="77777777">
            <w:pPr>
              <w:numPr>
                <w:ilvl w:val="0"/>
                <w:numId w:val="536"/>
              </w:numPr>
              <w:rPr>
                <w:lang w:val="en-US"/>
              </w:rPr>
            </w:pPr>
            <w:r w:rsidRPr="00EE3AD0">
              <w:rPr>
                <w:lang w:val="en-US"/>
              </w:rPr>
              <w:t>CT 4.36 - Members by Age Group and Gender - Số thành viên theo nhóm tuổi và giới tính (Biểu đồ cột)</w:t>
            </w:r>
          </w:p>
        </w:tc>
      </w:tr>
    </w:tbl>
    <w:p w:rsidRPr="00EE3AD0" w:rsidR="00EE3AD0" w:rsidP="00EE3AD0" w:rsidRDefault="00EE3AD0" w14:paraId="1D04F2A8" w14:textId="77777777">
      <w:pPr>
        <w:rPr>
          <w:lang w:val="en-US"/>
        </w:rPr>
      </w:pPr>
    </w:p>
    <w:p w:rsidRPr="00EE3AD0" w:rsidR="00EE3AD0" w:rsidP="00EE3AD0" w:rsidRDefault="00EE3AD0" w14:paraId="61DDD73E" w14:textId="77777777">
      <w:pPr>
        <w:pStyle w:val="Heading4"/>
        <w:rPr>
          <w:lang w:val="en-US"/>
        </w:rPr>
      </w:pPr>
      <w:bookmarkStart w:name="_Toc242783315" w:id="58"/>
      <w:r w:rsidRPr="00EE3AD0">
        <w:rPr>
          <w:lang w:val="en-US"/>
        </w:rPr>
        <w:t>2.3.1.8. Chỉ tiêu GRI 2-7 - Scale of the organization - Quy mô tổ chức</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911"/>
        <w:gridCol w:w="6436"/>
      </w:tblGrid>
      <w:tr w:rsidRPr="00EE3AD0" w:rsidR="00EE3AD0" w14:paraId="378B029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9758E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73AD85B" w14:textId="77777777">
            <w:pPr>
              <w:rPr>
                <w:lang w:val="en-US"/>
              </w:rPr>
            </w:pPr>
            <w:r w:rsidRPr="00EE3AD0">
              <w:rPr>
                <w:b/>
                <w:bCs/>
                <w:lang w:val="en-US"/>
              </w:rPr>
              <w:t>GRI 2-7</w:t>
            </w:r>
          </w:p>
        </w:tc>
      </w:tr>
      <w:tr w:rsidRPr="00EE3AD0" w:rsidR="00EE3AD0" w14:paraId="7857093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AEFF58F"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AC5574" w14:textId="77777777">
            <w:pPr>
              <w:rPr>
                <w:b/>
                <w:bCs/>
                <w:lang w:val="en-US"/>
              </w:rPr>
            </w:pPr>
            <w:r w:rsidRPr="00EE3AD0">
              <w:rPr>
                <w:lang w:val="en-US"/>
              </w:rPr>
              <w:t>Scale of the organization - Quy mô tổ chức</w:t>
            </w:r>
          </w:p>
        </w:tc>
      </w:tr>
      <w:tr w:rsidRPr="00EE3AD0" w:rsidR="00EE3AD0" w14:paraId="42B3065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08BCF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4769F6" w14:textId="77777777">
            <w:pPr>
              <w:rPr>
                <w:lang w:val="en-US"/>
              </w:rPr>
            </w:pPr>
            <w:r w:rsidRPr="00EE3AD0">
              <w:rPr>
                <w:lang w:val="en-US"/>
              </w:rPr>
              <w:t>- Số lượng lao động 31/12 hàng năm</w:t>
            </w:r>
          </w:p>
          <w:p w:rsidRPr="00EE3AD0" w:rsidR="00EE3AD0" w:rsidP="00EE3AD0" w:rsidRDefault="00EE3AD0" w14:paraId="7EB8EEB6" w14:textId="77777777">
            <w:pPr>
              <w:rPr>
                <w:lang w:val="en-US"/>
              </w:rPr>
            </w:pPr>
            <w:r w:rsidRPr="00EE3AD0">
              <w:rPr>
                <w:lang w:val="en-US"/>
              </w:rPr>
              <w:t>- Số lượng lao động bình quân hàng năm</w:t>
            </w:r>
          </w:p>
          <w:p w:rsidRPr="00EE3AD0" w:rsidR="00EE3AD0" w:rsidP="00EE3AD0" w:rsidRDefault="00EE3AD0" w14:paraId="17AAAF23" w14:textId="77777777">
            <w:pPr>
              <w:rPr>
                <w:lang w:val="en-US"/>
              </w:rPr>
            </w:pPr>
            <w:r w:rsidRPr="00EE3AD0">
              <w:rPr>
                <w:lang w:val="en-US"/>
              </w:rPr>
              <w:t>- Tỷ lệ lao động nữ</w:t>
            </w:r>
          </w:p>
          <w:p w:rsidRPr="00EE3AD0" w:rsidR="00EE3AD0" w:rsidP="00EE3AD0" w:rsidRDefault="00EE3AD0" w14:paraId="0A0D7E4D" w14:textId="77777777">
            <w:pPr>
              <w:rPr>
                <w:lang w:val="en-US"/>
              </w:rPr>
            </w:pPr>
            <w:r w:rsidRPr="00EE3AD0">
              <w:rPr>
                <w:lang w:val="en-US"/>
              </w:rPr>
              <w:t>- Tỷ lệ cán bộ quản lý nữ (cấp phòng trở lên)</w:t>
            </w:r>
          </w:p>
        </w:tc>
      </w:tr>
      <w:tr w:rsidRPr="00EE3AD0" w:rsidR="00EE3AD0" w14:paraId="3AC75CC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9083F6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754AE6" w14:textId="77777777">
            <w:pPr>
              <w:rPr>
                <w:lang w:val="en-US"/>
              </w:rPr>
            </w:pPr>
            <w:r w:rsidRPr="00EE3AD0">
              <w:rPr>
                <w:lang w:val="en-US"/>
              </w:rPr>
              <w:t>Social  – Xã hội</w:t>
            </w:r>
          </w:p>
        </w:tc>
      </w:tr>
      <w:tr w:rsidRPr="00EE3AD0" w:rsidR="00EE3AD0" w14:paraId="3F4A7E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D3E340E"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5FABB1" w14:textId="77777777">
            <w:pPr>
              <w:rPr>
                <w:lang w:val="en-US"/>
              </w:rPr>
            </w:pPr>
            <w:r w:rsidRPr="00EE3AD0">
              <w:rPr>
                <w:lang w:val="en-US"/>
              </w:rPr>
              <w:t>Ban TCNL</w:t>
            </w:r>
          </w:p>
        </w:tc>
      </w:tr>
      <w:tr w:rsidRPr="00EE3AD0" w:rsidR="00EE3AD0" w14:paraId="484BD13C"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DF9B0C" w14:textId="77777777">
            <w:pPr>
              <w:rPr>
                <w:lang w:val="en-US"/>
              </w:rPr>
            </w:pPr>
            <w:r w:rsidRPr="00EE3AD0">
              <w:rPr>
                <w:b/>
                <w:bCs/>
                <w:lang w:val="en-US"/>
              </w:rPr>
              <w:t>Mô tả chi tiết</w:t>
            </w:r>
          </w:p>
        </w:tc>
      </w:tr>
      <w:tr w:rsidRPr="00EE3AD0" w:rsidR="00EE3AD0" w14:paraId="691DAD7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FA6B547" w14:textId="77777777">
            <w:pPr>
              <w:rPr>
                <w:lang w:val="en-US"/>
              </w:rPr>
            </w:pPr>
            <w:r w:rsidRPr="00EE3AD0">
              <w:rPr>
                <w:b/>
                <w:bCs/>
                <w:lang w:val="en-US"/>
              </w:rPr>
              <w:t>1. Tổng quan về Chỉ tiêu GRI 2-7</w:t>
            </w:r>
          </w:p>
          <w:p w:rsidRPr="00EE3AD0" w:rsidR="00EE3AD0" w:rsidP="00EE3AD0" w:rsidRDefault="00EE3AD0" w14:paraId="59852D66" w14:textId="77777777">
            <w:pPr>
              <w:rPr>
                <w:lang w:val="en-US"/>
              </w:rPr>
            </w:pPr>
            <w:r w:rsidRPr="00EE3AD0">
              <w:rPr>
                <w:lang w:val="en-US"/>
              </w:rPr>
              <w:t>GRI 2-7 là một chỉ tiêu mang tính nền tảng thuộc nhóm Tiêu chuẩn chung (GRI 2: General Disclosures) của Global Reporting Initiative. Mục đích của chỉ tiêu này là cung cấp cho người đọc báo cáo một bức tranh toàn cảnh, khách quan về độ lớn, phạm vi hoạt động và sức mạnh kinh tế của tổ chức. </w:t>
            </w:r>
          </w:p>
          <w:p w:rsidRPr="00EE3AD0" w:rsidR="00EE3AD0" w:rsidP="00EE3AD0" w:rsidRDefault="00EE3AD0" w14:paraId="652B7C44" w14:textId="77777777">
            <w:pPr>
              <w:rPr>
                <w:b/>
                <w:bCs/>
                <w:lang w:val="en-US"/>
              </w:rPr>
            </w:pPr>
            <w:r w:rsidRPr="00EE3AD0">
              <w:rPr>
                <w:b/>
                <w:bCs/>
                <w:lang w:val="en-US"/>
              </w:rPr>
              <w:t>2. Áp dụng GRI 2-7 trong ngành hàng không</w:t>
            </w:r>
          </w:p>
          <w:p w:rsidRPr="00EE3AD0" w:rsidR="00EE3AD0" w:rsidP="00EE3AD0" w:rsidRDefault="00EE3AD0" w14:paraId="504B3137" w14:textId="77777777">
            <w:pPr>
              <w:rPr>
                <w:lang w:val="en-US"/>
              </w:rPr>
            </w:pPr>
            <w:r w:rsidRPr="00EE3AD0">
              <w:rPr>
                <w:lang w:val="en-US"/>
              </w:rPr>
              <w:t>Ngành hàng không đặc trưng bởi lực lượng lao động đa dạng, chuyên môn hóa cực cao (phi công, tiếp viên, kỹ sư, nhân viên mặt đất) và mang tính toàn cầu. Tại Vietnam Airlines, bộ dữ liệu tổng hợp từ hệ thống SkyHR sẽ cung cấp bức tranh toàn diện về quy mô tổ chức thông qua các chỉ tiêu phân tích.</w:t>
            </w:r>
          </w:p>
          <w:p w:rsidRPr="00EE3AD0" w:rsidR="00EE3AD0" w:rsidP="00EE3AD0" w:rsidRDefault="00EE3AD0" w14:paraId="6FABF620" w14:textId="77777777">
            <w:pPr>
              <w:rPr>
                <w:b/>
                <w:bCs/>
                <w:lang w:val="en-US"/>
              </w:rPr>
            </w:pPr>
            <w:r w:rsidRPr="00EE3AD0">
              <w:rPr>
                <w:b/>
                <w:bCs/>
                <w:lang w:val="en-US"/>
              </w:rPr>
              <w:t>3. Ý nghĩa quản trị và báo cáo</w:t>
            </w:r>
          </w:p>
          <w:p w:rsidRPr="00EE3AD0" w:rsidR="00EE3AD0" w:rsidRDefault="00EE3AD0" w14:paraId="330E2016" w14:textId="77777777">
            <w:pPr>
              <w:numPr>
                <w:ilvl w:val="0"/>
                <w:numId w:val="537"/>
              </w:numPr>
              <w:rPr>
                <w:lang w:val="en-US"/>
              </w:rPr>
            </w:pPr>
            <w:r w:rsidRPr="00EE3AD0">
              <w:rPr>
                <w:lang w:val="en-US"/>
              </w:rPr>
              <w:t>Bảo chứng cho sự bình đẳng và hiện đại: Ngành hàng không vốn thường bị gắn mác là ngành "thống trị bởi nam giới" (đặc biệt ở mảng kỹ thuật và phi công). Các chỉ tiêu tỷ lệ nữ (đặc biệt là cán bộ quản lý nữ) và đa dạng quốc tịch là bằng chứng thép chứng minh VNA có một môi trường làm việc bao trùm, hiện đại</w:t>
            </w:r>
          </w:p>
          <w:p w:rsidRPr="00EE3AD0" w:rsidR="00EE3AD0" w:rsidRDefault="00EE3AD0" w14:paraId="3FF1CC93" w14:textId="77777777">
            <w:pPr>
              <w:numPr>
                <w:ilvl w:val="0"/>
                <w:numId w:val="537"/>
              </w:numPr>
              <w:rPr>
                <w:lang w:val="en-US"/>
              </w:rPr>
            </w:pPr>
            <w:r w:rsidRPr="00EE3AD0">
              <w:rPr>
                <w:lang w:val="en-US"/>
              </w:rPr>
              <w:t>Nhận diện rủi ro "Lão hóa" đội ngũ: Bức tranh cơ cấu theo nhóm tuổi cho phép VNA dự báo chính xác thời điểm làn sóng nghỉ hưu diễn ra ở các vị trí chủ chốt. Từ đó, hãng chủ động hoạch định các chương trình đào tạo thế hệ kế cận. </w:t>
            </w:r>
          </w:p>
          <w:p w:rsidRPr="00EE3AD0" w:rsidR="00EE3AD0" w:rsidP="00EE3AD0" w:rsidRDefault="00EE3AD0" w14:paraId="3A420269" w14:textId="77777777">
            <w:pPr>
              <w:rPr>
                <w:lang w:val="en-US"/>
              </w:rPr>
            </w:pPr>
            <w:r w:rsidRPr="00EE3AD0">
              <w:rPr>
                <w:b/>
                <w:bCs/>
                <w:lang w:val="en-US"/>
              </w:rPr>
              <w:t>4. Danh sách chỉ tiêu thành phần</w:t>
            </w:r>
          </w:p>
          <w:p w:rsidRPr="00EE3AD0" w:rsidR="00EE3AD0" w:rsidP="00EE3AD0" w:rsidRDefault="00EE3AD0" w14:paraId="11635C46" w14:textId="77777777">
            <w:pPr>
              <w:rPr>
                <w:lang w:val="en-US"/>
              </w:rPr>
            </w:pPr>
            <w:r w:rsidRPr="00EE3AD0">
              <w:rPr>
                <w:lang w:val="en-US"/>
              </w:rPr>
              <w:t>Đối với chỉ tiêu GRI 2-7 được làm rõ qua những chỉ số sau:</w:t>
            </w:r>
          </w:p>
          <w:p w:rsidRPr="00EE3AD0" w:rsidR="00EE3AD0" w:rsidRDefault="00EE3AD0" w14:paraId="2BD7B303" w14:textId="77777777">
            <w:pPr>
              <w:numPr>
                <w:ilvl w:val="0"/>
                <w:numId w:val="538"/>
              </w:numPr>
              <w:rPr>
                <w:lang w:val="en-US"/>
              </w:rPr>
            </w:pPr>
            <w:r w:rsidRPr="00EE3AD0">
              <w:rPr>
                <w:lang w:val="en-US"/>
              </w:rPr>
              <w:t>CT 4.37 - Employees - Số lao động (Thẻ số)</w:t>
            </w:r>
          </w:p>
          <w:p w:rsidRPr="00EE3AD0" w:rsidR="00EE3AD0" w:rsidRDefault="00EE3AD0" w14:paraId="264E5D2C" w14:textId="77777777">
            <w:pPr>
              <w:numPr>
                <w:ilvl w:val="0"/>
                <w:numId w:val="538"/>
              </w:numPr>
              <w:rPr>
                <w:lang w:val="en-US"/>
              </w:rPr>
            </w:pPr>
            <w:r w:rsidRPr="00EE3AD0">
              <w:rPr>
                <w:lang w:val="en-US"/>
              </w:rPr>
              <w:t>CT 4.38 - Average Employees - Lao động bình quân (Thẻ số)</w:t>
            </w:r>
          </w:p>
          <w:p w:rsidRPr="00EE3AD0" w:rsidR="00EE3AD0" w:rsidRDefault="00EE3AD0" w14:paraId="27592AA4" w14:textId="77777777">
            <w:pPr>
              <w:numPr>
                <w:ilvl w:val="0"/>
                <w:numId w:val="538"/>
              </w:numPr>
              <w:rPr>
                <w:lang w:val="en-US"/>
              </w:rPr>
            </w:pPr>
            <w:r w:rsidRPr="00EE3AD0">
              <w:rPr>
                <w:lang w:val="en-US"/>
              </w:rPr>
              <w:t>CT 4.39 - Female Employee Ratio - Tỷ lệ lao động nữ (%) (Thẻ số)</w:t>
            </w:r>
          </w:p>
          <w:p w:rsidRPr="00EE3AD0" w:rsidR="00EE3AD0" w:rsidRDefault="00EE3AD0" w14:paraId="22C59E43" w14:textId="77777777">
            <w:pPr>
              <w:numPr>
                <w:ilvl w:val="0"/>
                <w:numId w:val="538"/>
              </w:numPr>
              <w:rPr>
                <w:lang w:val="en-US"/>
              </w:rPr>
            </w:pPr>
            <w:r w:rsidRPr="00EE3AD0">
              <w:rPr>
                <w:lang w:val="en-US"/>
              </w:rPr>
              <w:t>CT 4.40 - Female Management Ratio - Tỷ lệ cán bộ quản lý nữ (%) (Thẻ số)</w:t>
            </w:r>
          </w:p>
          <w:p w:rsidRPr="00EE3AD0" w:rsidR="00EE3AD0" w:rsidRDefault="00EE3AD0" w14:paraId="12552B29" w14:textId="77777777">
            <w:pPr>
              <w:numPr>
                <w:ilvl w:val="0"/>
                <w:numId w:val="538"/>
              </w:numPr>
              <w:rPr>
                <w:lang w:val="en-US"/>
              </w:rPr>
            </w:pPr>
            <w:r w:rsidRPr="00EE3AD0">
              <w:rPr>
                <w:lang w:val="en-US"/>
              </w:rPr>
              <w:t>CT 4.41 - Employees as of December 31 by Year - Lao động 31/12 theo năm (Biểu đồ đường)</w:t>
            </w:r>
          </w:p>
          <w:p w:rsidRPr="00EE3AD0" w:rsidR="00EE3AD0" w:rsidRDefault="00EE3AD0" w14:paraId="68658DEC" w14:textId="77777777">
            <w:pPr>
              <w:numPr>
                <w:ilvl w:val="0"/>
                <w:numId w:val="538"/>
              </w:numPr>
              <w:rPr>
                <w:lang w:val="en-US"/>
              </w:rPr>
            </w:pPr>
            <w:r w:rsidRPr="00EE3AD0">
              <w:rPr>
                <w:lang w:val="en-US"/>
              </w:rPr>
              <w:t>CT 4.42 - Employees by Age Group - Lao động theo nhóm tuổi (Biểu đồ thanh ngang)</w:t>
            </w:r>
          </w:p>
          <w:p w:rsidRPr="00EE3AD0" w:rsidR="00EE3AD0" w:rsidRDefault="00EE3AD0" w14:paraId="1B028242" w14:textId="77777777">
            <w:pPr>
              <w:numPr>
                <w:ilvl w:val="0"/>
                <w:numId w:val="538"/>
              </w:numPr>
              <w:rPr>
                <w:lang w:val="en-US"/>
              </w:rPr>
            </w:pPr>
            <w:r w:rsidRPr="00EE3AD0">
              <w:rPr>
                <w:lang w:val="en-US"/>
              </w:rPr>
              <w:t>CT 4.43 - Employees by Gender - Lao động theo giới tính (Biểu đồ cột)</w:t>
            </w:r>
          </w:p>
          <w:p w:rsidRPr="00EE3AD0" w:rsidR="00EE3AD0" w:rsidRDefault="00EE3AD0" w14:paraId="4A4BEA8E" w14:textId="77777777">
            <w:pPr>
              <w:numPr>
                <w:ilvl w:val="0"/>
                <w:numId w:val="538"/>
              </w:numPr>
              <w:rPr>
                <w:lang w:val="en-US"/>
              </w:rPr>
            </w:pPr>
            <w:r w:rsidRPr="00EE3AD0">
              <w:rPr>
                <w:lang w:val="en-US"/>
              </w:rPr>
              <w:t>CT 4.44 - Employees by Employee Level - Lao động theo cấp bậc nhân viên (Biểu đồ thanh ngang)</w:t>
            </w:r>
          </w:p>
          <w:p w:rsidRPr="00EE3AD0" w:rsidR="00EE3AD0" w:rsidRDefault="00EE3AD0" w14:paraId="5D72157D" w14:textId="77777777">
            <w:pPr>
              <w:numPr>
                <w:ilvl w:val="0"/>
                <w:numId w:val="538"/>
              </w:numPr>
              <w:rPr>
                <w:lang w:val="en-US"/>
              </w:rPr>
            </w:pPr>
            <w:r w:rsidRPr="00EE3AD0">
              <w:rPr>
                <w:lang w:val="en-US"/>
              </w:rPr>
              <w:t>CT 4.45 - Employees by Nationality - Lao động theo quốc tịch (Biểu đồ cột)</w:t>
            </w:r>
          </w:p>
          <w:p w:rsidRPr="00EE3AD0" w:rsidR="00EE3AD0" w:rsidRDefault="00EE3AD0" w14:paraId="7CAF3652" w14:textId="77777777">
            <w:pPr>
              <w:numPr>
                <w:ilvl w:val="0"/>
                <w:numId w:val="538"/>
              </w:numPr>
              <w:rPr>
                <w:lang w:val="en-US"/>
              </w:rPr>
            </w:pPr>
            <w:r w:rsidRPr="00EE3AD0">
              <w:rPr>
                <w:lang w:val="en-US"/>
              </w:rPr>
              <w:t>CT 4.46 - Employees by Division - Lao động theo khối (Biểu đồ thanh ngang)</w:t>
            </w:r>
          </w:p>
        </w:tc>
      </w:tr>
    </w:tbl>
    <w:p w:rsidRPr="00EE3AD0" w:rsidR="00EE3AD0" w:rsidP="00EE3AD0" w:rsidRDefault="00EE3AD0" w14:paraId="32950D98" w14:textId="77777777">
      <w:pPr>
        <w:rPr>
          <w:lang w:val="en-US"/>
        </w:rPr>
      </w:pPr>
    </w:p>
    <w:p w:rsidRPr="00EE3AD0" w:rsidR="00EE3AD0" w:rsidP="00EE3AD0" w:rsidRDefault="00EE3AD0" w14:paraId="1B3745C1" w14:textId="77777777">
      <w:pPr>
        <w:pStyle w:val="Heading4"/>
        <w:rPr>
          <w:lang w:val="en-US"/>
        </w:rPr>
      </w:pPr>
      <w:bookmarkStart w:name="_Toc242783316" w:id="59"/>
      <w:r w:rsidRPr="00EE3AD0">
        <w:rPr>
          <w:lang w:val="en-US"/>
        </w:rPr>
        <w:t>2.3.1.9. Chỉ tiêu GRI 404-2 - Programs for upgrading employee skills and transition assistance programs - Chương trình nâng cao kỹ năng</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784"/>
        <w:gridCol w:w="7563"/>
      </w:tblGrid>
      <w:tr w:rsidRPr="00EE3AD0" w:rsidR="00EE3AD0" w14:paraId="0D31CEF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27BC62B"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16E3D48" w14:textId="77777777">
            <w:pPr>
              <w:rPr>
                <w:lang w:val="en-US"/>
              </w:rPr>
            </w:pPr>
            <w:r w:rsidRPr="00EE3AD0">
              <w:rPr>
                <w:b/>
                <w:bCs/>
                <w:lang w:val="en-US"/>
              </w:rPr>
              <w:t>GRI 404-2</w:t>
            </w:r>
          </w:p>
        </w:tc>
      </w:tr>
      <w:tr w:rsidRPr="00EE3AD0" w:rsidR="00EE3AD0" w14:paraId="403A99D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DCE0F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AE8540" w14:textId="77777777">
            <w:pPr>
              <w:rPr>
                <w:b/>
                <w:bCs/>
                <w:lang w:val="en-US"/>
              </w:rPr>
            </w:pPr>
            <w:r w:rsidRPr="00EE3AD0">
              <w:rPr>
                <w:lang w:val="en-US"/>
              </w:rPr>
              <w:t>Programs for upgrading employee skills and transition assistance programs - Chương trình nâng cao kỹ năng</w:t>
            </w:r>
          </w:p>
        </w:tc>
      </w:tr>
      <w:tr w:rsidRPr="00EE3AD0" w:rsidR="00EE3AD0" w14:paraId="20D5C12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32D237A"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6CCA6" w14:textId="77777777">
            <w:pPr>
              <w:rPr>
                <w:lang w:val="en-US"/>
              </w:rPr>
            </w:pPr>
            <w:r w:rsidRPr="00EE3AD0">
              <w:rPr>
                <w:lang w:val="en-US"/>
              </w:rPr>
              <w:t>Tổng số người tham gia các chương trình nâng cao kỹ năng cho nhân viên và các chương trình hỗ trợ chuyển tiếp</w:t>
            </w:r>
          </w:p>
        </w:tc>
      </w:tr>
      <w:tr w:rsidRPr="00EE3AD0" w:rsidR="00EE3AD0" w14:paraId="2AAE998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603F5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6A2F8A" w14:textId="77777777">
            <w:pPr>
              <w:rPr>
                <w:lang w:val="en-US"/>
              </w:rPr>
            </w:pPr>
            <w:r w:rsidRPr="00EE3AD0">
              <w:rPr>
                <w:lang w:val="en-US"/>
              </w:rPr>
              <w:t>Social  – Xã hội</w:t>
            </w:r>
          </w:p>
        </w:tc>
      </w:tr>
      <w:tr w:rsidRPr="00EE3AD0" w:rsidR="00EE3AD0" w14:paraId="3D39D6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745769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E33375" w14:textId="77777777">
            <w:pPr>
              <w:rPr>
                <w:lang w:val="en-US"/>
              </w:rPr>
            </w:pPr>
            <w:r w:rsidRPr="00EE3AD0">
              <w:rPr>
                <w:lang w:val="en-US"/>
              </w:rPr>
              <w:t>Ban TCNL</w:t>
            </w:r>
          </w:p>
        </w:tc>
      </w:tr>
      <w:tr w:rsidRPr="00EE3AD0" w:rsidR="00EE3AD0" w14:paraId="4977524D"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EEB06F8" w14:textId="77777777">
            <w:pPr>
              <w:rPr>
                <w:lang w:val="en-US"/>
              </w:rPr>
            </w:pPr>
            <w:r w:rsidRPr="00EE3AD0">
              <w:rPr>
                <w:b/>
                <w:bCs/>
                <w:lang w:val="en-US"/>
              </w:rPr>
              <w:t>Mô tả chi tiết</w:t>
            </w:r>
          </w:p>
        </w:tc>
      </w:tr>
      <w:tr w:rsidRPr="00EE3AD0" w:rsidR="00EE3AD0" w14:paraId="18E35680"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9D37B5" w14:textId="77777777">
            <w:pPr>
              <w:rPr>
                <w:lang w:val="en-US"/>
              </w:rPr>
            </w:pPr>
            <w:r w:rsidRPr="00EE3AD0">
              <w:rPr>
                <w:b/>
                <w:bCs/>
                <w:lang w:val="en-US"/>
              </w:rPr>
              <w:t>1. Tổng quan về Chỉ tiêu GRI 404-2</w:t>
            </w:r>
          </w:p>
          <w:p w:rsidRPr="00EE3AD0" w:rsidR="00EE3AD0" w:rsidP="00EE3AD0" w:rsidRDefault="00EE3AD0" w14:paraId="076EC52B" w14:textId="77777777">
            <w:pPr>
              <w:rPr>
                <w:lang w:val="en-US"/>
              </w:rPr>
            </w:pPr>
            <w:r w:rsidRPr="00EE3AD0">
              <w:rPr>
                <w:lang w:val="en-US"/>
              </w:rPr>
              <w:t>GRI 404-2 là chỉ tiêu thuộc nhóm tiêu chuẩn Xã hội (GRI 400) của Global Reporting Initiative. Trong khi các chỉ tiêu đào tạo khác đếm số "giờ học", thì GRI 404-2 tập trung sâu hơn vào Loại hình chương trình và Nguồn lực đầu tư.</w:t>
            </w:r>
          </w:p>
          <w:p w:rsidRPr="00EE3AD0" w:rsidR="00EE3AD0" w:rsidP="00EE3AD0" w:rsidRDefault="00EE3AD0" w14:paraId="3F8EAEC1" w14:textId="77777777">
            <w:pPr>
              <w:rPr>
                <w:lang w:val="en-US"/>
              </w:rPr>
            </w:pPr>
            <w:r w:rsidRPr="00EE3AD0">
              <w:rPr>
                <w:lang w:val="en-US"/>
              </w:rPr>
              <w:t>Mục tiêu của chỉ tiêu này là minh bạch hóa nỗ lực của doanh nghiệp trong việc nâng cấp kỹ năng, chuyên môn cho lực lượng lao động để đáp ứng công việc hiện tại, cũng như các chương trình hỗ trợ họ chuyển đổi nghề nghiệp (khi điều chuyển công tác, tái cơ cấu, hoặc chuẩn bị nghỉ hưu.</w:t>
            </w:r>
          </w:p>
          <w:p w:rsidRPr="00EE3AD0" w:rsidR="00EE3AD0" w:rsidP="00EE3AD0" w:rsidRDefault="00EE3AD0" w14:paraId="5FD306ED" w14:textId="77777777">
            <w:pPr>
              <w:rPr>
                <w:lang w:val="en-US"/>
              </w:rPr>
            </w:pPr>
            <w:r w:rsidRPr="00EE3AD0">
              <w:rPr>
                <w:lang w:val="en-US"/>
              </w:rPr>
              <w:t>Chỉ tiêu này yêu cầu báo cáo tổng hợp từ số lượt tham gia đến chi phí tài chính tương ứng, được bóc tách chi tiết theo từng đối tượng lao động và từng phân loại đào tạo.</w:t>
            </w:r>
          </w:p>
          <w:p w:rsidRPr="00EE3AD0" w:rsidR="00EE3AD0" w:rsidP="00EE3AD0" w:rsidRDefault="00EE3AD0" w14:paraId="3DBDAE54" w14:textId="77777777">
            <w:pPr>
              <w:rPr>
                <w:b/>
                <w:bCs/>
                <w:lang w:val="en-US"/>
              </w:rPr>
            </w:pPr>
            <w:r w:rsidRPr="00EE3AD0">
              <w:rPr>
                <w:b/>
                <w:bCs/>
                <w:lang w:val="en-US"/>
              </w:rPr>
              <w:t>2. Áp dụng GRI 404-2 trong ngành hàng không</w:t>
            </w:r>
          </w:p>
          <w:p w:rsidRPr="00EE3AD0" w:rsidR="00EE3AD0" w:rsidP="00EE3AD0" w:rsidRDefault="00EE3AD0" w14:paraId="30D5AC80" w14:textId="77777777">
            <w:pPr>
              <w:rPr>
                <w:lang w:val="en-US"/>
              </w:rPr>
            </w:pPr>
            <w:r w:rsidRPr="00EE3AD0">
              <w:rPr>
                <w:lang w:val="en-US"/>
              </w:rPr>
              <w:t>Dữ liệu cho chỉ tiêu này tại Vietnam Airlines được tổng hợp chủ yếu từ hệ thống SkyHR. Hệ thống tập trung đo lường tổng số người tham gia vào các chương trình nâng cao kỹ năng và hỗ trợ chuyển tiếp, được bóc tách gọn gàng theo các lớp dữ liệu sau:</w:t>
            </w:r>
          </w:p>
          <w:p w:rsidRPr="00EE3AD0" w:rsidR="00EE3AD0" w:rsidRDefault="00EE3AD0" w14:paraId="10477821" w14:textId="77777777">
            <w:pPr>
              <w:numPr>
                <w:ilvl w:val="0"/>
                <w:numId w:val="539"/>
              </w:numPr>
              <w:rPr>
                <w:lang w:val="en-US"/>
              </w:rPr>
            </w:pPr>
            <w:r w:rsidRPr="00EE3AD0">
              <w:rPr>
                <w:b/>
                <w:bCs/>
                <w:lang w:val="en-US"/>
              </w:rPr>
              <w:t>Quản lý khóa học:</w:t>
            </w:r>
            <w:r w:rsidRPr="00EE3AD0">
              <w:rPr>
                <w:lang w:val="en-US"/>
              </w:rPr>
              <w:t xml:space="preserve"> Phân tách số lượng khóa đào tạo theo danh mục</w:t>
            </w:r>
          </w:p>
          <w:p w:rsidRPr="00EE3AD0" w:rsidR="00EE3AD0" w:rsidRDefault="00EE3AD0" w14:paraId="20D8445C" w14:textId="77777777">
            <w:pPr>
              <w:numPr>
                <w:ilvl w:val="0"/>
                <w:numId w:val="539"/>
              </w:numPr>
              <w:rPr>
                <w:lang w:val="en-US"/>
              </w:rPr>
            </w:pPr>
            <w:r w:rsidRPr="00EE3AD0">
              <w:rPr>
                <w:b/>
                <w:bCs/>
                <w:lang w:val="en-US"/>
              </w:rPr>
              <w:t>Quy mô tham gia:</w:t>
            </w:r>
            <w:r w:rsidRPr="00EE3AD0">
              <w:rPr>
                <w:lang w:val="en-US"/>
              </w:rPr>
              <w:t xml:space="preserve"> Thống kê số lượng người tham gia đào tạo </w:t>
            </w:r>
          </w:p>
          <w:p w:rsidRPr="00EE3AD0" w:rsidR="00EE3AD0" w:rsidP="00EE3AD0" w:rsidRDefault="00EE3AD0" w14:paraId="23C34402" w14:textId="77777777">
            <w:pPr>
              <w:rPr>
                <w:b/>
                <w:bCs/>
                <w:lang w:val="en-US"/>
              </w:rPr>
            </w:pPr>
            <w:r w:rsidRPr="00EE3AD0">
              <w:rPr>
                <w:b/>
                <w:bCs/>
                <w:lang w:val="en-US"/>
              </w:rPr>
              <w:t>3. Ý nghĩa quản trị và báo cáo</w:t>
            </w:r>
          </w:p>
          <w:p w:rsidRPr="00EE3AD0" w:rsidR="00EE3AD0" w:rsidRDefault="00EE3AD0" w14:paraId="1514B840" w14:textId="77777777">
            <w:pPr>
              <w:numPr>
                <w:ilvl w:val="0"/>
                <w:numId w:val="540"/>
              </w:numPr>
              <w:rPr>
                <w:lang w:val="en-US"/>
              </w:rPr>
            </w:pPr>
            <w:r w:rsidRPr="00EE3AD0">
              <w:rPr>
                <w:lang w:val="en-US"/>
              </w:rPr>
              <w:t>Việc thống kê các "Chương trình hỗ trợ chuyển tiếp" minh chứng cho tính nhân văn của Hãng hàng không Quốc gia. Chẳng hạn, khi hãng nâng cấp đội tàu bay loại bỏ dần các dòng tàu cũ, phi công và thợ máy được hỗ trợ đào tạo chuyển loại sang tàu mới (A350/B787) để không bị mất việc, đảm bảo sự chuyển dịch lực lượng lao động mượt mà và không gây gián đoạn vận hành.</w:t>
            </w:r>
          </w:p>
          <w:p w:rsidRPr="00EE3AD0" w:rsidR="00EE3AD0" w:rsidRDefault="00EE3AD0" w14:paraId="56ED3994" w14:textId="77777777">
            <w:pPr>
              <w:numPr>
                <w:ilvl w:val="0"/>
                <w:numId w:val="540"/>
              </w:numPr>
              <w:rPr>
                <w:lang w:val="en-US"/>
              </w:rPr>
            </w:pPr>
            <w:r w:rsidRPr="00EE3AD0">
              <w:rPr>
                <w:lang w:val="en-US"/>
              </w:rPr>
              <w:t>Trong hàng không, đào tạo không phải là "phúc lợi", mà là "bắt buộc". Nếu không đủ số lượt đào tạo định kỳ cho Phi công và Tiếp viên, Cục Hàng không (CAAV) hoặc EASA/FAA sẽ rút chứng chỉ khai thác. Dữ liệu này chứng minh với nhà đầu tư rằng VNA luôn tuân thủ tuyệt đối tiêu chuẩn an toàn bay quốc tế </w:t>
            </w:r>
          </w:p>
          <w:p w:rsidRPr="00EE3AD0" w:rsidR="00EE3AD0" w:rsidP="00EE3AD0" w:rsidRDefault="00EE3AD0" w14:paraId="65C6C3CC" w14:textId="77777777">
            <w:pPr>
              <w:rPr>
                <w:lang w:val="en-US"/>
              </w:rPr>
            </w:pPr>
            <w:r w:rsidRPr="00EE3AD0">
              <w:rPr>
                <w:b/>
                <w:bCs/>
                <w:lang w:val="en-US"/>
              </w:rPr>
              <w:t>4. Danh sách chỉ tiêu thành phần</w:t>
            </w:r>
          </w:p>
          <w:p w:rsidRPr="00EE3AD0" w:rsidR="00EE3AD0" w:rsidP="00EE3AD0" w:rsidRDefault="00EE3AD0" w14:paraId="15524B91" w14:textId="77777777">
            <w:pPr>
              <w:rPr>
                <w:lang w:val="en-US"/>
              </w:rPr>
            </w:pPr>
            <w:r w:rsidRPr="00EE3AD0">
              <w:rPr>
                <w:lang w:val="en-US"/>
              </w:rPr>
              <w:t>Đối với chỉ tiêu GRI 404-2 được làm rõ qua những chỉ số sau:</w:t>
            </w:r>
          </w:p>
          <w:p w:rsidRPr="00EE3AD0" w:rsidR="00EE3AD0" w:rsidRDefault="00EE3AD0" w14:paraId="1129C714" w14:textId="77777777">
            <w:pPr>
              <w:numPr>
                <w:ilvl w:val="0"/>
                <w:numId w:val="541"/>
              </w:numPr>
              <w:rPr>
                <w:lang w:val="en-US"/>
              </w:rPr>
            </w:pPr>
            <w:r w:rsidRPr="00EE3AD0">
              <w:rPr>
                <w:lang w:val="en-US"/>
              </w:rPr>
              <w:t>CT 4.47 - Training Costs (Billion VND) - Chi phí đào tạo (tỷ VNĐ) (Thẻ số)</w:t>
            </w:r>
          </w:p>
          <w:p w:rsidRPr="00EE3AD0" w:rsidR="00EE3AD0" w:rsidRDefault="00EE3AD0" w14:paraId="68C3E6CA" w14:textId="77777777">
            <w:pPr>
              <w:numPr>
                <w:ilvl w:val="0"/>
                <w:numId w:val="541"/>
              </w:numPr>
              <w:rPr>
                <w:lang w:val="en-US"/>
              </w:rPr>
            </w:pPr>
            <w:r w:rsidRPr="00EE3AD0">
              <w:rPr>
                <w:lang w:val="en-US"/>
              </w:rPr>
              <w:t>CT 4.48 - Training Participants - Lượt người tham gia đào tạo (Thẻ số)</w:t>
            </w:r>
          </w:p>
          <w:p w:rsidRPr="00EE3AD0" w:rsidR="00EE3AD0" w:rsidRDefault="00EE3AD0" w14:paraId="3E79CF17" w14:textId="77777777">
            <w:pPr>
              <w:numPr>
                <w:ilvl w:val="0"/>
                <w:numId w:val="541"/>
              </w:numPr>
              <w:rPr>
                <w:lang w:val="en-US"/>
              </w:rPr>
            </w:pPr>
            <w:r w:rsidRPr="00EE3AD0">
              <w:rPr>
                <w:lang w:val="en-US"/>
              </w:rPr>
              <w:t>CT 4.49 - Training Participants by Employee Group - Lượt đào tạo theo đối tượng (Biểu đồ thanh ngang)</w:t>
            </w:r>
          </w:p>
          <w:p w:rsidRPr="00EE3AD0" w:rsidR="00EE3AD0" w:rsidRDefault="00EE3AD0" w14:paraId="620A7AEC" w14:textId="77777777">
            <w:pPr>
              <w:numPr>
                <w:ilvl w:val="0"/>
                <w:numId w:val="541"/>
              </w:numPr>
              <w:rPr>
                <w:lang w:val="en-US"/>
              </w:rPr>
            </w:pPr>
            <w:r w:rsidRPr="00EE3AD0">
              <w:rPr>
                <w:lang w:val="en-US"/>
              </w:rPr>
              <w:t>CT 4.50 - Training Participants by Type of Training - Lượt đào tạo theo loại hình (Biểu đồ thanh ngang)</w:t>
            </w:r>
          </w:p>
          <w:p w:rsidRPr="00EE3AD0" w:rsidR="00EE3AD0" w:rsidRDefault="00EE3AD0" w14:paraId="471A9A35" w14:textId="77777777">
            <w:pPr>
              <w:numPr>
                <w:ilvl w:val="0"/>
                <w:numId w:val="541"/>
              </w:numPr>
              <w:rPr>
                <w:lang w:val="en-US"/>
              </w:rPr>
            </w:pPr>
            <w:r w:rsidRPr="00EE3AD0">
              <w:rPr>
                <w:lang w:val="en-US"/>
              </w:rPr>
              <w:t>CT 4.51 - Training Costs by Employee Group (Billion VND) - Chi phí đào tạo theo đối tượng (tỷ VNĐ) (Biểu đồ thanh ngang)</w:t>
            </w:r>
          </w:p>
          <w:p w:rsidRPr="00EE3AD0" w:rsidR="00EE3AD0" w:rsidRDefault="00EE3AD0" w14:paraId="629AC15D" w14:textId="77777777">
            <w:pPr>
              <w:numPr>
                <w:ilvl w:val="0"/>
                <w:numId w:val="541"/>
              </w:numPr>
              <w:rPr>
                <w:lang w:val="en-US"/>
              </w:rPr>
            </w:pPr>
            <w:r w:rsidRPr="00EE3AD0">
              <w:rPr>
                <w:lang w:val="en-US"/>
              </w:rPr>
              <w:t>CT 4.52 - Training Costs by Type of Training (Billion VND) - Chi phí đào tạo theo loại hình (tỷ VNĐ) (Biểu đồ thanh ngang)</w:t>
            </w:r>
          </w:p>
        </w:tc>
      </w:tr>
    </w:tbl>
    <w:p w:rsidRPr="00EE3AD0" w:rsidR="00EE3AD0" w:rsidP="00EE3AD0" w:rsidRDefault="00EE3AD0" w14:paraId="647A21FF" w14:textId="77777777">
      <w:pPr>
        <w:rPr>
          <w:lang w:val="en-US"/>
        </w:rPr>
      </w:pPr>
    </w:p>
    <w:p w:rsidRPr="00EE3AD0" w:rsidR="00EE3AD0" w:rsidP="00EE3AD0" w:rsidRDefault="00EE3AD0" w14:paraId="3C772800" w14:textId="77777777">
      <w:pPr>
        <w:pStyle w:val="Heading4"/>
        <w:rPr>
          <w:lang w:val="en-US"/>
        </w:rPr>
      </w:pPr>
      <w:bookmarkStart w:name="_Toc242783317" w:id="60"/>
      <w:r w:rsidRPr="00EE3AD0">
        <w:rPr>
          <w:lang w:val="en-US"/>
        </w:rPr>
        <w:t>2.3.1.10. Chỉ tiêu GRI 202-2 - Proportion of senior management hired from the local community - Tỷ lệ lãnh đạo cấp cao là người bản địa</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653"/>
        <w:gridCol w:w="7694"/>
      </w:tblGrid>
      <w:tr w:rsidRPr="00EE3AD0" w:rsidR="00EE3AD0" w14:paraId="6A1CB6C3"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2466536"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1A5A0F6" w14:textId="77777777">
            <w:pPr>
              <w:rPr>
                <w:b/>
                <w:bCs/>
                <w:lang w:val="en-US"/>
              </w:rPr>
            </w:pPr>
            <w:r w:rsidRPr="00EE3AD0">
              <w:rPr>
                <w:b/>
                <w:bCs/>
                <w:lang w:val="en-US"/>
              </w:rPr>
              <w:t>GRI 202-2</w:t>
            </w:r>
          </w:p>
        </w:tc>
      </w:tr>
      <w:tr w:rsidRPr="00EE3AD0" w:rsidR="00EE3AD0" w14:paraId="397A2FD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A9C35E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5CD8BD5" w14:textId="77777777">
            <w:pPr>
              <w:rPr>
                <w:b/>
                <w:bCs/>
                <w:lang w:val="en-US"/>
              </w:rPr>
            </w:pPr>
            <w:r w:rsidRPr="00EE3AD0">
              <w:rPr>
                <w:b/>
                <w:bCs/>
                <w:lang w:val="en-US"/>
              </w:rPr>
              <w:t>Proportion of senior management hired from the local community - Tỷ lệ lãnh đạo cấp cao là người bản địa</w:t>
            </w:r>
          </w:p>
        </w:tc>
      </w:tr>
      <w:tr w:rsidRPr="00EE3AD0" w:rsidR="00EE3AD0" w14:paraId="53EF198A"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8A0D32"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8F296" w14:textId="77777777">
            <w:pPr>
              <w:rPr>
                <w:lang w:val="en-US"/>
              </w:rPr>
            </w:pPr>
            <w:r w:rsidRPr="00EE3AD0">
              <w:rPr>
                <w:lang w:val="en-US"/>
              </w:rPr>
              <w:t>Chỉ tiêu phản ánh mức độ tham gia của nguồn nhân lực địa phương trong hoạt động quản lý và điều hành doanh nghiệp.</w:t>
            </w:r>
          </w:p>
        </w:tc>
      </w:tr>
      <w:tr w:rsidRPr="00EE3AD0" w:rsidR="00EE3AD0" w14:paraId="6B3D07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B3B40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70F264D" w14:textId="77777777">
            <w:pPr>
              <w:rPr>
                <w:lang w:val="en-US"/>
              </w:rPr>
            </w:pPr>
            <w:r w:rsidRPr="00EE3AD0">
              <w:rPr>
                <w:lang w:val="en-US"/>
              </w:rPr>
              <w:t>Social – Xã hội</w:t>
            </w:r>
          </w:p>
        </w:tc>
      </w:tr>
      <w:tr w:rsidRPr="00EE3AD0" w:rsidR="00EE3AD0" w14:paraId="4E31A2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5D52E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42C2A2" w14:textId="77777777">
            <w:pPr>
              <w:rPr>
                <w:lang w:val="en-US"/>
              </w:rPr>
            </w:pPr>
            <w:r w:rsidRPr="00EE3AD0">
              <w:rPr>
                <w:lang w:val="en-US"/>
              </w:rPr>
              <w:t>Ban Tổ chức nhân lực</w:t>
            </w:r>
          </w:p>
        </w:tc>
      </w:tr>
      <w:tr w:rsidRPr="00EE3AD0" w:rsidR="00EE3AD0" w14:paraId="5078F126"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BDC22" w14:textId="77777777">
            <w:pPr>
              <w:rPr>
                <w:lang w:val="en-US"/>
              </w:rPr>
            </w:pPr>
            <w:r w:rsidRPr="00EE3AD0">
              <w:rPr>
                <w:b/>
                <w:bCs/>
                <w:lang w:val="en-US"/>
              </w:rPr>
              <w:t>Mô tả chi tiết</w:t>
            </w:r>
          </w:p>
        </w:tc>
      </w:tr>
      <w:tr w:rsidRPr="00EE3AD0" w:rsidR="00EE3AD0" w14:paraId="3D884A1E"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C80EC1" w14:textId="77777777">
            <w:pPr>
              <w:rPr>
                <w:lang w:val="en-US"/>
              </w:rPr>
            </w:pPr>
            <w:r w:rsidRPr="00EE3AD0">
              <w:rPr>
                <w:b/>
                <w:bCs/>
                <w:lang w:val="en-US"/>
              </w:rPr>
              <w:t>1. Tổng quan về chỉ tiêu</w:t>
            </w:r>
          </w:p>
          <w:p w:rsidRPr="00EE3AD0" w:rsidR="00EE3AD0" w:rsidP="00EE3AD0" w:rsidRDefault="00EE3AD0" w14:paraId="77EAD4AE" w14:textId="77777777">
            <w:pPr>
              <w:rPr>
                <w:lang w:val="en-US"/>
              </w:rPr>
            </w:pPr>
            <w:r w:rsidRPr="00EE3AD0">
              <w:rPr>
                <w:lang w:val="en-US"/>
              </w:rPr>
              <w:t>GRI 202-2 dùng để đo lường tỷ lệ nhân sự quản lý cấp cao được tuyển dụng từ cộng đồng địa phương tại các địa điểm hoạt động trọng yếu của doanh nghiệp. Chỉ tiêu phản ánh mức độ ưu tiên sử dụng nguồn nhân lực địa phương trong công tác quản lý và điều hành doanh nghiệp. </w:t>
            </w:r>
          </w:p>
          <w:p w:rsidRPr="00EE3AD0" w:rsidR="00EE3AD0" w:rsidP="00EE3AD0" w:rsidRDefault="00EE3AD0" w14:paraId="06EE1DDC" w14:textId="77777777">
            <w:pPr>
              <w:rPr>
                <w:lang w:val="en-US"/>
              </w:rPr>
            </w:pPr>
            <w:r w:rsidRPr="00EE3AD0">
              <w:rPr>
                <w:b/>
                <w:bCs/>
                <w:lang w:val="en-US"/>
              </w:rPr>
              <w:t> 2. Áp dụng trong ngành hàng không</w:t>
            </w:r>
          </w:p>
          <w:p w:rsidRPr="00EE3AD0" w:rsidR="00EE3AD0" w:rsidP="00EE3AD0" w:rsidRDefault="00EE3AD0" w14:paraId="77FC4421" w14:textId="77777777">
            <w:pPr>
              <w:rPr>
                <w:lang w:val="en-US"/>
              </w:rPr>
            </w:pPr>
            <w:r w:rsidRPr="00EE3AD0">
              <w:rPr>
                <w:lang w:val="en-US"/>
              </w:rPr>
              <w:t>Đối với các hãng hàng không quốc tế chỉ tiêu này còn phản ánh chiến lược nội địa hóa nguồn nhân lực quản lý tại từng quốc gia hoặc khu vực hoạt động.</w:t>
            </w:r>
          </w:p>
          <w:p w:rsidRPr="00EE3AD0" w:rsidR="00EE3AD0" w:rsidP="00EE3AD0" w:rsidRDefault="00EE3AD0" w14:paraId="23CEA392" w14:textId="77777777">
            <w:pPr>
              <w:rPr>
                <w:lang w:val="en-US"/>
              </w:rPr>
            </w:pPr>
            <w:r w:rsidRPr="00EE3AD0">
              <w:rPr>
                <w:b/>
                <w:bCs/>
                <w:lang w:val="en-US"/>
              </w:rPr>
              <w:t>3. Ý nghĩa quản trị và báo cáo</w:t>
            </w:r>
          </w:p>
          <w:p w:rsidRPr="00EE3AD0" w:rsidR="00EE3AD0" w:rsidRDefault="00EE3AD0" w14:paraId="4965DC00" w14:textId="77777777">
            <w:pPr>
              <w:numPr>
                <w:ilvl w:val="0"/>
                <w:numId w:val="542"/>
              </w:numPr>
              <w:rPr>
                <w:lang w:val="en-US"/>
              </w:rPr>
            </w:pPr>
            <w:r w:rsidRPr="00EE3AD0">
              <w:rPr>
                <w:lang w:val="en-US"/>
              </w:rPr>
              <w:t>Giúp doanh nghiệp đánh giá mức độ phát triển nguồn nhân lực địa phương.</w:t>
            </w:r>
          </w:p>
          <w:p w:rsidRPr="00EE3AD0" w:rsidR="00EE3AD0" w:rsidRDefault="00EE3AD0" w14:paraId="63B5BC2C" w14:textId="77777777">
            <w:pPr>
              <w:numPr>
                <w:ilvl w:val="0"/>
                <w:numId w:val="542"/>
              </w:numPr>
              <w:rPr>
                <w:lang w:val="en-US"/>
              </w:rPr>
            </w:pPr>
            <w:r w:rsidRPr="00EE3AD0">
              <w:rPr>
                <w:lang w:val="en-US"/>
              </w:rPr>
              <w:t>Hỗ trợ xây dựng chiến lược kế thừa và phát triển đội ngũ quản lý.</w:t>
            </w:r>
          </w:p>
          <w:p w:rsidRPr="00EE3AD0" w:rsidR="00EE3AD0" w:rsidRDefault="00EE3AD0" w14:paraId="4E00CB76" w14:textId="77777777">
            <w:pPr>
              <w:numPr>
                <w:ilvl w:val="0"/>
                <w:numId w:val="542"/>
              </w:numPr>
              <w:rPr>
                <w:lang w:val="en-US"/>
              </w:rPr>
            </w:pPr>
            <w:r w:rsidRPr="00EE3AD0">
              <w:rPr>
                <w:lang w:val="en-US"/>
              </w:rPr>
              <w:t>Tăng cường sự gắn kết với cộng đồng và chính quyền địa phương.</w:t>
            </w:r>
          </w:p>
          <w:p w:rsidRPr="00EE3AD0" w:rsidR="00EE3AD0" w:rsidP="00EE3AD0" w:rsidRDefault="00EE3AD0" w14:paraId="0F8A41CA" w14:textId="77777777">
            <w:pPr>
              <w:rPr>
                <w:lang w:val="en-US"/>
              </w:rPr>
            </w:pPr>
            <w:r w:rsidRPr="00EE3AD0">
              <w:rPr>
                <w:b/>
                <w:bCs/>
                <w:lang w:val="en-US"/>
              </w:rPr>
              <w:t>4. Danh sách chỉ tiêu thành phần</w:t>
            </w:r>
          </w:p>
          <w:p w:rsidRPr="00EE3AD0" w:rsidR="00EE3AD0" w:rsidRDefault="00EE3AD0" w14:paraId="460AA6A4" w14:textId="77777777">
            <w:pPr>
              <w:numPr>
                <w:ilvl w:val="0"/>
                <w:numId w:val="543"/>
              </w:numPr>
              <w:rPr>
                <w:lang w:val="en-US"/>
              </w:rPr>
            </w:pPr>
            <w:r w:rsidRPr="00EE3AD0">
              <w:rPr>
                <w:lang w:val="en-US"/>
              </w:rPr>
              <w:t>CT 4.53 - Percentage of Senior Management Who Are Vietnamese in Vietnam - Tỷ lệ lãnh đạo cấp cao là người Việt Nam tại Việt Nam (Thẻ số)</w:t>
            </w:r>
          </w:p>
          <w:p w:rsidRPr="00EE3AD0" w:rsidR="00EE3AD0" w:rsidRDefault="00EE3AD0" w14:paraId="65F8EC04" w14:textId="77777777">
            <w:pPr>
              <w:numPr>
                <w:ilvl w:val="0"/>
                <w:numId w:val="543"/>
              </w:numPr>
              <w:rPr>
                <w:lang w:val="en-US"/>
              </w:rPr>
            </w:pPr>
            <w:r w:rsidRPr="00EE3AD0">
              <w:rPr>
                <w:lang w:val="en-US"/>
              </w:rPr>
              <w:t>CT 4.54 - Percentage of Senior Management Who Are Foreign Nationals Abroad - Tỷ lệ lãnh đạo cấp cao là người nước ngoài tại nước ngoài (Thẻ số)</w:t>
            </w:r>
          </w:p>
        </w:tc>
      </w:tr>
    </w:tbl>
    <w:p w:rsidRPr="00EE3AD0" w:rsidR="00EE3AD0" w:rsidP="00EE3AD0" w:rsidRDefault="00EE3AD0" w14:paraId="30903651" w14:textId="77777777">
      <w:pPr>
        <w:rPr>
          <w:lang w:val="en-US"/>
        </w:rPr>
      </w:pPr>
    </w:p>
    <w:p w:rsidRPr="00B020D5" w:rsidR="00EE3AD0" w:rsidP="00EE3AD0" w:rsidRDefault="00EE3AD0" w14:paraId="27809DF7" w14:textId="77777777">
      <w:pPr>
        <w:pStyle w:val="Heading3"/>
        <w:rPr>
          <w:lang w:val="en-US"/>
        </w:rPr>
      </w:pPr>
      <w:bookmarkStart w:name="_Toc242783318" w:id="61"/>
      <w:r w:rsidRPr="00B020D5">
        <w:rPr>
          <w:lang w:val="en-US"/>
        </w:rPr>
        <w:t>2.3.2. Nội dung chỉ tiêu con</w:t>
      </w:r>
      <w:bookmarkEnd w:id="61"/>
    </w:p>
    <w:p w:rsidRPr="00EE3AD0" w:rsidR="00EE3AD0" w:rsidP="00EE3AD0" w:rsidRDefault="00EE3AD0" w14:paraId="0C38CCB9" w14:textId="77777777">
      <w:pPr>
        <w:pStyle w:val="Heading4"/>
        <w:rPr>
          <w:lang w:val="en-US"/>
        </w:rPr>
      </w:pPr>
      <w:bookmarkStart w:name="_Toc242783319" w:id="62"/>
      <w:r w:rsidRPr="00B020D5">
        <w:rPr>
          <w:lang w:val="en-US"/>
        </w:rPr>
        <w:t>2.3.2.1. Chỉ tiêu Airline D-1 - Working days lost to strikes - Ngày công mất do đình công</w:t>
      </w:r>
      <w:bookmarkEnd w:id="62"/>
    </w:p>
    <w:p w:rsidR="00695A4C" w:rsidRDefault="07F6679C" w14:paraId="1983507D" w14:textId="77777777">
      <w:r w:rsidRPr="78B6F757">
        <w:rPr>
          <w:lang w:val="en-US"/>
        </w:rPr>
        <w:t>Báo cáo trên hệ thống: Airline D-1 - Ngày công mất do đình công (bản tiếng Anh: Airline D-1 - Working days lost to strikes). Bộ lọc: Năm. Số chỉ tiêu con: 1.</w:t>
      </w:r>
    </w:p>
    <w:tbl>
      <w:tblPr>
        <w:tblW w:w="0" w:type="auto"/>
        <w:tblCellMar>
          <w:top w:w="15" w:type="dxa"/>
          <w:left w:w="15" w:type="dxa"/>
          <w:bottom w:w="15" w:type="dxa"/>
          <w:right w:w="15" w:type="dxa"/>
        </w:tblCellMar>
        <w:tblLook w:val="04A0" w:firstRow="1" w:lastRow="0" w:firstColumn="1" w:lastColumn="0" w:noHBand="0" w:noVBand="1"/>
      </w:tblPr>
      <w:tblGrid>
        <w:gridCol w:w="1196"/>
        <w:gridCol w:w="8151"/>
      </w:tblGrid>
      <w:tr w:rsidRPr="00EE3AD0" w:rsidR="00EE3AD0" w14:paraId="77E9B67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A128D53"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C4AB3B" w14:textId="77777777">
            <w:pPr>
              <w:rPr>
                <w:b/>
                <w:bCs/>
                <w:lang w:val="en-US"/>
              </w:rPr>
            </w:pPr>
            <w:r w:rsidRPr="00EE3AD0">
              <w:rPr>
                <w:b/>
                <w:bCs/>
                <w:lang w:val="en-US"/>
              </w:rPr>
              <w:t>Mô tả/ Description</w:t>
            </w:r>
          </w:p>
        </w:tc>
      </w:tr>
      <w:tr w:rsidRPr="00EE3AD0" w:rsidR="00EE3AD0" w14:paraId="793F73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0B0B97" w14:textId="77777777">
            <w:pPr>
              <w:rPr>
                <w:lang w:val="en-US"/>
              </w:rPr>
            </w:pPr>
            <w:r w:rsidRPr="00EE3AD0">
              <w:rPr>
                <w:b/>
                <w:bCs/>
                <w:lang w:val="en-US"/>
              </w:rPr>
              <w:t>CT 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C87799" w14:textId="77777777">
            <w:pPr>
              <w:rPr>
                <w:lang w:val="en-US"/>
              </w:rPr>
            </w:pPr>
            <w:r w:rsidRPr="00EE3AD0">
              <w:rPr>
                <w:b/>
                <w:bCs/>
                <w:lang w:val="en-US"/>
              </w:rPr>
              <w:t xml:space="preserve">1. Tên chỉ tiêu: </w:t>
            </w:r>
            <w:r w:rsidRPr="00EE3AD0">
              <w:rPr>
                <w:lang w:val="en-US"/>
              </w:rPr>
              <w:t>Working days lost to strikes – Ngày công mất do đình công</w:t>
            </w:r>
          </w:p>
          <w:p w:rsidRPr="00EE3AD0" w:rsidR="00EE3AD0" w:rsidP="00EE3AD0" w:rsidRDefault="00EE3AD0" w14:paraId="5BA0F6F5" w14:textId="77777777">
            <w:pPr>
              <w:rPr>
                <w:lang w:val="en-US"/>
              </w:rPr>
            </w:pPr>
            <w:r w:rsidRPr="00EE3AD0">
              <w:rPr>
                <w:b/>
                <w:bCs/>
                <w:lang w:val="en-US"/>
              </w:rPr>
              <w:t>2. Định nghĩa/Diễn giải/Ý nghĩa/Mục đích đo lường:</w:t>
            </w:r>
          </w:p>
          <w:p w:rsidRPr="00EE3AD0" w:rsidR="00EE3AD0" w:rsidP="00EE3AD0" w:rsidRDefault="00EE3AD0" w14:paraId="492EEEB1" w14:textId="77777777">
            <w:pPr>
              <w:rPr>
                <w:lang w:val="en-US"/>
              </w:rPr>
            </w:pPr>
            <w:r w:rsidRPr="00EE3AD0">
              <w:rPr>
                <w:b/>
                <w:bCs/>
                <w:lang w:val="en-US"/>
              </w:rPr>
              <w:t>2.1. Định nghĩa/Diễn giải:</w:t>
            </w:r>
          </w:p>
          <w:p w:rsidRPr="00EE3AD0" w:rsidR="00EE3AD0" w:rsidRDefault="00EE3AD0" w14:paraId="2887E667" w14:textId="77777777">
            <w:pPr>
              <w:numPr>
                <w:ilvl w:val="0"/>
                <w:numId w:val="544"/>
              </w:numPr>
              <w:rPr>
                <w:lang w:val="en-US"/>
              </w:rPr>
            </w:pPr>
            <w:r w:rsidRPr="00EE3AD0">
              <w:rPr>
                <w:lang w:val="en-US"/>
              </w:rPr>
              <w:t>Tổng số ngày công bị mất do người lao động tham gia đình công trong kỳ báo cáo.</w:t>
            </w:r>
          </w:p>
          <w:p w:rsidRPr="00EE3AD0" w:rsidR="00EE3AD0" w:rsidP="00EE3AD0" w:rsidRDefault="00EE3AD0" w14:paraId="5DB388A0" w14:textId="77777777">
            <w:pPr>
              <w:rPr>
                <w:lang w:val="en-US"/>
              </w:rPr>
            </w:pPr>
            <w:r w:rsidRPr="00EE3AD0">
              <w:rPr>
                <w:b/>
                <w:bCs/>
                <w:lang w:val="en-US"/>
              </w:rPr>
              <w:t>2.2. Ý nghĩa/Mục đích đo lường:</w:t>
            </w:r>
          </w:p>
          <w:p w:rsidRPr="00EE3AD0" w:rsidR="00EE3AD0" w:rsidRDefault="00EE3AD0" w14:paraId="4B8D4B53" w14:textId="77777777">
            <w:pPr>
              <w:numPr>
                <w:ilvl w:val="0"/>
                <w:numId w:val="544"/>
              </w:numPr>
              <w:rPr>
                <w:lang w:val="en-US"/>
              </w:rPr>
            </w:pPr>
            <w:r w:rsidRPr="00EE3AD0">
              <w:rPr>
                <w:lang w:val="en-US"/>
              </w:rPr>
              <w:t>Chỉ tiêu là cơ sở để đánh giá mức độ kiểm soát rủi ro vận hành, tính liên tục trong kinh doanh và chất lượng quan hệ lao động của Tổng công ty.</w:t>
            </w:r>
          </w:p>
          <w:p w:rsidRPr="00EE3AD0" w:rsidR="00EE3AD0" w:rsidP="00EE3AD0" w:rsidRDefault="00EE3AD0" w14:paraId="068F89E5" w14:textId="77777777">
            <w:pPr>
              <w:rPr>
                <w:lang w:val="en-US"/>
              </w:rPr>
            </w:pPr>
            <w:r w:rsidRPr="00EE3AD0">
              <w:rPr>
                <w:b/>
                <w:bCs/>
                <w:lang w:val="en-US"/>
              </w:rPr>
              <w:t>3. Công thức tính:</w:t>
            </w:r>
          </w:p>
          <w:p w:rsidRPr="00EE3AD0" w:rsidR="00EE3AD0" w:rsidRDefault="00EE3AD0" w14:paraId="4BA9C865" w14:textId="77777777">
            <w:pPr>
              <w:numPr>
                <w:ilvl w:val="0"/>
                <w:numId w:val="544"/>
              </w:numPr>
              <w:rPr>
                <w:lang w:val="en-US"/>
              </w:rPr>
            </w:pPr>
            <w:r w:rsidRPr="00EE3AD0">
              <w:rPr>
                <w:lang w:val="en-US"/>
              </w:rPr>
              <w:t>Không có.</w:t>
            </w:r>
          </w:p>
          <w:p w:rsidRPr="00EE3AD0" w:rsidR="00EE3AD0" w:rsidP="00EE3AD0" w:rsidRDefault="00EE3AD0" w14:paraId="4B7998FE" w14:textId="77777777">
            <w:pPr>
              <w:rPr>
                <w:lang w:val="en-US"/>
              </w:rPr>
            </w:pPr>
            <w:r w:rsidRPr="00EE3AD0">
              <w:rPr>
                <w:b/>
                <w:bCs/>
                <w:lang w:val="en-US"/>
              </w:rPr>
              <w:t>4. Chiều tổng hợp dữ liệu:</w:t>
            </w:r>
          </w:p>
          <w:p w:rsidRPr="00EE3AD0" w:rsidR="00EE3AD0" w:rsidRDefault="00EE3AD0" w14:paraId="12EF1AFF" w14:textId="77777777">
            <w:pPr>
              <w:numPr>
                <w:ilvl w:val="0"/>
                <w:numId w:val="544"/>
              </w:numPr>
              <w:rPr>
                <w:lang w:val="en-US"/>
              </w:rPr>
            </w:pPr>
            <w:r w:rsidRPr="00EE3AD0">
              <w:rPr>
                <w:lang w:val="en-US"/>
              </w:rPr>
              <w:t>Theo thời gian: Năm.</w:t>
            </w:r>
          </w:p>
          <w:p w:rsidRPr="00EE3AD0" w:rsidR="00EE3AD0" w:rsidP="00EE3AD0" w:rsidRDefault="00EE3AD0" w14:paraId="79EB707D"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8477307" w14:textId="77777777">
            <w:pPr>
              <w:rPr>
                <w:lang w:val="en-US"/>
              </w:rPr>
            </w:pPr>
            <w:r w:rsidRPr="00EE3AD0">
              <w:rPr>
                <w:b/>
                <w:bCs/>
                <w:lang w:val="en-US"/>
              </w:rPr>
              <w:t xml:space="preserve">6. Tần suất cập nhật: </w:t>
            </w:r>
            <w:r w:rsidRPr="00EE3AD0">
              <w:rPr>
                <w:lang w:val="en-US"/>
              </w:rPr>
              <w:t>Khi có phát sinh thực tế.</w:t>
            </w:r>
          </w:p>
        </w:tc>
      </w:tr>
    </w:tbl>
    <w:p w:rsidRPr="00EE3AD0" w:rsidR="00EE3AD0" w:rsidP="00EE3AD0" w:rsidRDefault="00EE3AD0" w14:paraId="123F4581" w14:textId="77777777">
      <w:pPr>
        <w:rPr>
          <w:lang w:val="en-US"/>
        </w:rPr>
      </w:pPr>
    </w:p>
    <w:p w:rsidRPr="00EE3AD0" w:rsidR="00EE3AD0" w:rsidP="00EE3AD0" w:rsidRDefault="00EE3AD0" w14:paraId="205A2255" w14:textId="77777777">
      <w:pPr>
        <w:pStyle w:val="Heading4"/>
        <w:rPr>
          <w:lang w:val="en-US"/>
        </w:rPr>
      </w:pPr>
      <w:bookmarkStart w:name="_Toc242783320" w:id="63"/>
      <w:r w:rsidRPr="00EE3AD0">
        <w:rPr>
          <w:lang w:val="en-US"/>
        </w:rPr>
        <w:t>2.3.2.2. Chỉ tiêu Airline F-1 - Volunteering during working hours - Tham gia hoạt động tình nguyện</w:t>
      </w:r>
      <w:bookmarkEnd w:id="63"/>
    </w:p>
    <w:p w:rsidR="00695A4C" w:rsidRDefault="07F6679C" w14:paraId="4814CB0E" w14:textId="77777777">
      <w:r w:rsidRPr="78B6F757">
        <w:rPr>
          <w:lang w:val="en-US"/>
        </w:rPr>
        <w:t>Báo cáo trên hệ thống: Airline F-1 - Tham gia hoạt động tình nguyện (bản tiếng Anh: Airline F-1 - Volunteering during working hours).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1136"/>
        <w:gridCol w:w="8211"/>
      </w:tblGrid>
      <w:tr w:rsidRPr="00EE3AD0" w:rsidR="00EE3AD0" w14:paraId="5E364AA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CE3E0C2"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D32501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D2A858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D9F401" w14:textId="77777777">
            <w:pPr>
              <w:rPr>
                <w:lang w:val="en-US"/>
              </w:rPr>
            </w:pPr>
            <w:r w:rsidRPr="00EE3AD0">
              <w:rPr>
                <w:b/>
                <w:bCs/>
                <w:lang w:val="en-US"/>
              </w:rPr>
              <w:t>CT 7.1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72AB52" w14:textId="77777777">
            <w:pPr>
              <w:rPr>
                <w:lang w:val="en-US"/>
              </w:rPr>
            </w:pPr>
            <w:r w:rsidRPr="00EE3AD0">
              <w:rPr>
                <w:b/>
                <w:bCs/>
                <w:lang w:val="en-US"/>
              </w:rPr>
              <w:t xml:space="preserve">1. Tên chỉ tiêu: </w:t>
            </w:r>
            <w:r w:rsidRPr="00EE3AD0">
              <w:rPr>
                <w:lang w:val="en-US"/>
              </w:rPr>
              <w:t>Volunteer hours (hours) – Số giờ tình nguyện</w:t>
            </w:r>
          </w:p>
          <w:p w:rsidRPr="00EE3AD0" w:rsidR="00EE3AD0" w:rsidP="00EE3AD0" w:rsidRDefault="00EE3AD0" w14:paraId="39234447" w14:textId="77777777">
            <w:pPr>
              <w:rPr>
                <w:lang w:val="en-US"/>
              </w:rPr>
            </w:pPr>
            <w:r w:rsidRPr="00EE3AD0">
              <w:rPr>
                <w:b/>
                <w:bCs/>
                <w:lang w:val="en-US"/>
              </w:rPr>
              <w:t>2. Định nghĩa/Diễn giải/Ý nghĩa/Mục đích đo lường:</w:t>
            </w:r>
          </w:p>
          <w:p w:rsidRPr="00EE3AD0" w:rsidR="00EE3AD0" w:rsidP="00EE3AD0" w:rsidRDefault="00EE3AD0" w14:paraId="18FF2951" w14:textId="77777777">
            <w:pPr>
              <w:rPr>
                <w:lang w:val="en-US"/>
              </w:rPr>
            </w:pPr>
            <w:r w:rsidRPr="00EE3AD0">
              <w:rPr>
                <w:b/>
                <w:bCs/>
                <w:i/>
                <w:iCs/>
                <w:lang w:val="en-US"/>
              </w:rPr>
              <w:t>2.1. Định nghĩa/Diễn giải:</w:t>
            </w:r>
          </w:p>
          <w:p w:rsidRPr="00EE3AD0" w:rsidR="00EE3AD0" w:rsidRDefault="00EE3AD0" w14:paraId="0FE0D3E2" w14:textId="77777777">
            <w:pPr>
              <w:numPr>
                <w:ilvl w:val="0"/>
                <w:numId w:val="550"/>
              </w:numPr>
              <w:rPr>
                <w:lang w:val="en-US"/>
              </w:rPr>
            </w:pPr>
            <w:r w:rsidRPr="00EE3AD0">
              <w:rPr>
                <w:lang w:val="en-US"/>
              </w:rPr>
              <w:t>Tổng số giờ tình nguyện.</w:t>
            </w:r>
          </w:p>
          <w:p w:rsidRPr="00EE3AD0" w:rsidR="00EE3AD0" w:rsidP="00EE3AD0" w:rsidRDefault="00EE3AD0" w14:paraId="3F2D3535" w14:textId="77777777">
            <w:pPr>
              <w:rPr>
                <w:lang w:val="en-US"/>
              </w:rPr>
            </w:pPr>
            <w:r w:rsidRPr="00EE3AD0">
              <w:rPr>
                <w:b/>
                <w:bCs/>
                <w:i/>
                <w:iCs/>
                <w:lang w:val="en-US"/>
              </w:rPr>
              <w:t>2.2. Ý nghĩa/Mục đích đo lường:</w:t>
            </w:r>
          </w:p>
          <w:p w:rsidRPr="00EE3AD0" w:rsidR="00EE3AD0" w:rsidRDefault="00EE3AD0" w14:paraId="445EFD42" w14:textId="77777777">
            <w:pPr>
              <w:numPr>
                <w:ilvl w:val="0"/>
                <w:numId w:val="55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B26A000" w14:textId="77777777">
            <w:pPr>
              <w:numPr>
                <w:ilvl w:val="0"/>
                <w:numId w:val="551"/>
              </w:numPr>
              <w:rPr>
                <w:lang w:val="en-US"/>
              </w:rPr>
            </w:pPr>
            <w:r w:rsidRPr="00EE3AD0">
              <w:rPr>
                <w:lang w:val="en-US"/>
              </w:rPr>
              <w:t>Nâng cao tinh thần trách nhiệm, sự gắn kết của người lao động.</w:t>
            </w:r>
          </w:p>
          <w:p w:rsidRPr="00EE3AD0" w:rsidR="00EE3AD0" w:rsidRDefault="00EE3AD0" w14:paraId="63D4DD5D" w14:textId="77777777">
            <w:pPr>
              <w:numPr>
                <w:ilvl w:val="0"/>
                <w:numId w:val="55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83D2FEB" w14:textId="77777777">
            <w:pPr>
              <w:numPr>
                <w:ilvl w:val="0"/>
                <w:numId w:val="55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E64433B" w14:textId="77777777">
            <w:pPr>
              <w:rPr>
                <w:lang w:val="en-US"/>
              </w:rPr>
            </w:pPr>
            <w:r w:rsidRPr="00EE3AD0">
              <w:rPr>
                <w:b/>
                <w:bCs/>
                <w:lang w:val="en-US"/>
              </w:rPr>
              <w:t>3. Công thức tính:</w:t>
            </w:r>
          </w:p>
          <w:p w:rsidRPr="00EE3AD0" w:rsidR="00EE3AD0" w:rsidRDefault="00EE3AD0" w14:paraId="477407D3" w14:textId="77777777">
            <w:pPr>
              <w:numPr>
                <w:ilvl w:val="0"/>
                <w:numId w:val="552"/>
              </w:numPr>
              <w:rPr>
                <w:lang w:val="en-US"/>
              </w:rPr>
            </w:pPr>
            <w:r w:rsidRPr="00EE3AD0">
              <w:rPr>
                <w:lang w:val="en-US"/>
              </w:rPr>
              <w:t>Tổng số giờ tình nguyện = Tổng thời gian tham gia tình nguyện của tất cả nhân sự, theo toàn bộ chương trình tình nguyện trong năm.</w:t>
            </w:r>
          </w:p>
          <w:p w:rsidRPr="00EE3AD0" w:rsidR="00EE3AD0" w:rsidP="00EE3AD0" w:rsidRDefault="00EE3AD0" w14:paraId="495CF7E1" w14:textId="77777777">
            <w:pPr>
              <w:rPr>
                <w:lang w:val="en-US"/>
              </w:rPr>
            </w:pPr>
            <w:r w:rsidRPr="00EE3AD0">
              <w:rPr>
                <w:lang w:val="en-US"/>
              </w:rPr>
              <w:t>(VD: dự án A có 50 nhân sự tham gia, thời gian tham gia của mỗi nhân sự là 10 giờ thì tổng thời gian tham gia tình nguyện = 50*10 = 500 giờ).</w:t>
            </w:r>
          </w:p>
          <w:p w:rsidRPr="00EE3AD0" w:rsidR="00EE3AD0" w:rsidP="00EE3AD0" w:rsidRDefault="00EE3AD0" w14:paraId="0E9E3E7E" w14:textId="77777777">
            <w:pPr>
              <w:rPr>
                <w:lang w:val="en-US"/>
              </w:rPr>
            </w:pPr>
            <w:r w:rsidRPr="00EE3AD0">
              <w:rPr>
                <w:b/>
                <w:bCs/>
                <w:lang w:val="en-US"/>
              </w:rPr>
              <w:t>4. Chiều tổng hợp dữ liệu:</w:t>
            </w:r>
          </w:p>
          <w:p w:rsidRPr="00EE3AD0" w:rsidR="00EE3AD0" w:rsidRDefault="00EE3AD0" w14:paraId="67D033C0" w14:textId="77777777">
            <w:pPr>
              <w:numPr>
                <w:ilvl w:val="0"/>
                <w:numId w:val="553"/>
              </w:numPr>
              <w:rPr>
                <w:lang w:val="en-US"/>
              </w:rPr>
            </w:pPr>
            <w:r w:rsidRPr="00EE3AD0">
              <w:rPr>
                <w:lang w:val="en-US"/>
              </w:rPr>
              <w:t>Theo thời gian: Năm.</w:t>
            </w:r>
          </w:p>
          <w:p w:rsidRPr="00EE3AD0" w:rsidR="00EE3AD0" w:rsidP="00EE3AD0" w:rsidRDefault="00EE3AD0" w14:paraId="395E2DA2"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9745E"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1EC23628" w14:textId="77777777">
            <w:pPr>
              <w:rPr>
                <w:lang w:val="en-US"/>
              </w:rPr>
            </w:pPr>
            <w:r w:rsidRPr="00EE3AD0">
              <w:rPr>
                <w:b/>
                <w:bCs/>
                <w:lang w:val="en-US"/>
              </w:rPr>
              <w:t>7. Những thông tin khác:</w:t>
            </w:r>
          </w:p>
          <w:p w:rsidRPr="00EE3AD0" w:rsidR="00EE3AD0" w:rsidRDefault="00EE3AD0" w14:paraId="1BA467B0" w14:textId="77777777">
            <w:pPr>
              <w:numPr>
                <w:ilvl w:val="0"/>
                <w:numId w:val="554"/>
              </w:numPr>
              <w:rPr>
                <w:lang w:val="en-US"/>
              </w:rPr>
            </w:pPr>
            <w:r w:rsidRPr="00EE3AD0">
              <w:rPr>
                <w:lang w:val="en-US"/>
              </w:rPr>
              <w:t>Đơn vị tính: Giờ.</w:t>
            </w:r>
          </w:p>
        </w:tc>
      </w:tr>
      <w:tr w:rsidRPr="00EE3AD0" w:rsidR="00EE3AD0" w14:paraId="087CCD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3518DE5" w14:textId="77777777">
            <w:pPr>
              <w:rPr>
                <w:lang w:val="en-US"/>
              </w:rPr>
            </w:pPr>
            <w:r w:rsidRPr="00EE3AD0">
              <w:rPr>
                <w:b/>
                <w:bCs/>
                <w:lang w:val="en-US"/>
              </w:rPr>
              <w:t>CT 7.2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BD5BB6" w14:textId="77777777">
            <w:pPr>
              <w:rPr>
                <w:lang w:val="en-US"/>
              </w:rPr>
            </w:pPr>
            <w:r w:rsidRPr="00EE3AD0">
              <w:rPr>
                <w:b/>
                <w:bCs/>
                <w:lang w:val="en-US"/>
              </w:rPr>
              <w:t xml:space="preserve">1. Tên chỉ tiêu: </w:t>
            </w:r>
            <w:r w:rsidRPr="00EE3AD0">
              <w:rPr>
                <w:lang w:val="en-US"/>
              </w:rPr>
              <w:t>Employee Volunteers (persons) – Số nhân sự tham gia tình nguyện (Người)</w:t>
            </w:r>
          </w:p>
          <w:p w:rsidRPr="00EE3AD0" w:rsidR="00EE3AD0" w:rsidP="00EE3AD0" w:rsidRDefault="00EE3AD0" w14:paraId="2D7446EF" w14:textId="77777777">
            <w:pPr>
              <w:rPr>
                <w:lang w:val="en-US"/>
              </w:rPr>
            </w:pPr>
            <w:r w:rsidRPr="00EE3AD0">
              <w:rPr>
                <w:b/>
                <w:bCs/>
                <w:lang w:val="en-US"/>
              </w:rPr>
              <w:t>2. Định nghĩa/Diễn giải/Ý nghĩa/Mục đích đo lường:</w:t>
            </w:r>
          </w:p>
          <w:p w:rsidRPr="00EE3AD0" w:rsidR="00EE3AD0" w:rsidP="00EE3AD0" w:rsidRDefault="00EE3AD0" w14:paraId="60D2154A" w14:textId="77777777">
            <w:pPr>
              <w:rPr>
                <w:lang w:val="en-US"/>
              </w:rPr>
            </w:pPr>
            <w:r w:rsidRPr="00EE3AD0">
              <w:rPr>
                <w:b/>
                <w:bCs/>
                <w:i/>
                <w:iCs/>
                <w:lang w:val="en-US"/>
              </w:rPr>
              <w:t>2.1. Định nghĩa/Diễn giải:</w:t>
            </w:r>
          </w:p>
          <w:p w:rsidRPr="00EE3AD0" w:rsidR="00EE3AD0" w:rsidRDefault="00EE3AD0" w14:paraId="7687A93F" w14:textId="77777777">
            <w:pPr>
              <w:numPr>
                <w:ilvl w:val="0"/>
                <w:numId w:val="555"/>
              </w:numPr>
              <w:rPr>
                <w:lang w:val="en-US"/>
              </w:rPr>
            </w:pPr>
            <w:r w:rsidRPr="00EE3AD0">
              <w:rPr>
                <w:lang w:val="en-US"/>
              </w:rPr>
              <w:t>Tổng số nhân viên tham gia hoạt động tình nguyện trong giờ làm việc. Một nhân viên tham gia nhiều hoạt động tình nguyện trong năm báo cáo chỉ được tính 1 lần.</w:t>
            </w:r>
          </w:p>
          <w:p w:rsidRPr="00EE3AD0" w:rsidR="00EE3AD0" w:rsidP="00EE3AD0" w:rsidRDefault="00EE3AD0" w14:paraId="4D74CF45" w14:textId="77777777">
            <w:pPr>
              <w:rPr>
                <w:lang w:val="en-US"/>
              </w:rPr>
            </w:pPr>
            <w:r w:rsidRPr="00EE3AD0">
              <w:rPr>
                <w:b/>
                <w:bCs/>
                <w:i/>
                <w:iCs/>
                <w:lang w:val="en-US"/>
              </w:rPr>
              <w:t>2.2. Ý nghĩa/Mục đích đo lường:</w:t>
            </w:r>
          </w:p>
          <w:p w:rsidRPr="00EE3AD0" w:rsidR="00EE3AD0" w:rsidRDefault="00EE3AD0" w14:paraId="15406DCD" w14:textId="77777777">
            <w:pPr>
              <w:numPr>
                <w:ilvl w:val="0"/>
                <w:numId w:val="556"/>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63C0FBE1" w14:textId="77777777">
            <w:pPr>
              <w:numPr>
                <w:ilvl w:val="0"/>
                <w:numId w:val="556"/>
              </w:numPr>
              <w:rPr>
                <w:lang w:val="en-US"/>
              </w:rPr>
            </w:pPr>
            <w:r w:rsidRPr="00EE3AD0">
              <w:rPr>
                <w:lang w:val="en-US"/>
              </w:rPr>
              <w:t>Nâng cao tinh thần trách nhiệm, sự gắn kết của người lao động.</w:t>
            </w:r>
          </w:p>
          <w:p w:rsidRPr="00EE3AD0" w:rsidR="00EE3AD0" w:rsidRDefault="00EE3AD0" w14:paraId="7D8BDF98" w14:textId="77777777">
            <w:pPr>
              <w:numPr>
                <w:ilvl w:val="0"/>
                <w:numId w:val="556"/>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A0DC9E5" w14:textId="77777777">
            <w:pPr>
              <w:numPr>
                <w:ilvl w:val="0"/>
                <w:numId w:val="556"/>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7E0743CF" w14:textId="77777777">
            <w:pPr>
              <w:rPr>
                <w:lang w:val="en-US"/>
              </w:rPr>
            </w:pPr>
            <w:r w:rsidRPr="00EE3AD0">
              <w:rPr>
                <w:b/>
                <w:bCs/>
                <w:lang w:val="en-US"/>
              </w:rPr>
              <w:t>3. Công thức tính:</w:t>
            </w:r>
          </w:p>
          <w:p w:rsidRPr="00EE3AD0" w:rsidR="00EE3AD0" w:rsidRDefault="00EE3AD0" w14:paraId="77C15282" w14:textId="77777777">
            <w:pPr>
              <w:numPr>
                <w:ilvl w:val="0"/>
                <w:numId w:val="557"/>
              </w:numPr>
              <w:rPr>
                <w:lang w:val="en-US"/>
              </w:rPr>
            </w:pPr>
            <w:r w:rsidRPr="00EE3AD0">
              <w:rPr>
                <w:lang w:val="en-US"/>
              </w:rPr>
              <w:t>Không có.</w:t>
            </w:r>
          </w:p>
          <w:p w:rsidRPr="00EE3AD0" w:rsidR="00EE3AD0" w:rsidP="00EE3AD0" w:rsidRDefault="00EE3AD0" w14:paraId="4E873E3C" w14:textId="77777777">
            <w:pPr>
              <w:rPr>
                <w:lang w:val="en-US"/>
              </w:rPr>
            </w:pPr>
            <w:r w:rsidRPr="00EE3AD0">
              <w:rPr>
                <w:b/>
                <w:bCs/>
                <w:lang w:val="en-US"/>
              </w:rPr>
              <w:t>4. Chiều tổng hợp dữ liệu:</w:t>
            </w:r>
          </w:p>
          <w:p w:rsidRPr="00EE3AD0" w:rsidR="00EE3AD0" w:rsidRDefault="00EE3AD0" w14:paraId="356B6B20" w14:textId="77777777">
            <w:pPr>
              <w:numPr>
                <w:ilvl w:val="0"/>
                <w:numId w:val="558"/>
              </w:numPr>
              <w:rPr>
                <w:lang w:val="en-US"/>
              </w:rPr>
            </w:pPr>
            <w:r w:rsidRPr="00EE3AD0">
              <w:rPr>
                <w:lang w:val="en-US"/>
              </w:rPr>
              <w:t>Theo thời gian: Năm.</w:t>
            </w:r>
          </w:p>
          <w:p w:rsidRPr="00EE3AD0" w:rsidR="00EE3AD0" w:rsidP="00EE3AD0" w:rsidRDefault="00EE3AD0" w14:paraId="74F970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061DD2D"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56ECC5B" w14:textId="77777777">
            <w:pPr>
              <w:rPr>
                <w:lang w:val="en-US"/>
              </w:rPr>
            </w:pPr>
            <w:r w:rsidRPr="00EE3AD0">
              <w:rPr>
                <w:b/>
                <w:bCs/>
                <w:lang w:val="en-US"/>
              </w:rPr>
              <w:t>7. Những thông tin khác:</w:t>
            </w:r>
          </w:p>
          <w:p w:rsidRPr="00EE3AD0" w:rsidR="00EE3AD0" w:rsidRDefault="00EE3AD0" w14:paraId="66A2A40F" w14:textId="77777777">
            <w:pPr>
              <w:numPr>
                <w:ilvl w:val="0"/>
                <w:numId w:val="559"/>
              </w:numPr>
              <w:rPr>
                <w:lang w:val="en-US"/>
              </w:rPr>
            </w:pPr>
            <w:r w:rsidRPr="00EE3AD0">
              <w:rPr>
                <w:lang w:val="en-US"/>
              </w:rPr>
              <w:t>Đơn vị tính: Nhân viên.</w:t>
            </w:r>
          </w:p>
        </w:tc>
      </w:tr>
      <w:tr w:rsidRPr="00EE3AD0" w:rsidR="00EE3AD0" w14:paraId="095CA9C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F6092B" w14:textId="77777777">
            <w:pPr>
              <w:rPr>
                <w:lang w:val="en-US"/>
              </w:rPr>
            </w:pPr>
            <w:r w:rsidRPr="00EE3AD0">
              <w:rPr>
                <w:b/>
                <w:bCs/>
                <w:lang w:val="en-US"/>
              </w:rPr>
              <w:t>CT 7.3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7CA964F" w14:textId="77777777">
            <w:pPr>
              <w:rPr>
                <w:lang w:val="en-US"/>
              </w:rPr>
            </w:pPr>
            <w:r w:rsidRPr="00EE3AD0">
              <w:rPr>
                <w:b/>
                <w:bCs/>
                <w:lang w:val="en-US"/>
              </w:rPr>
              <w:t xml:space="preserve">1. Tên chỉ tiêu: </w:t>
            </w:r>
            <w:r w:rsidRPr="00EE3AD0">
              <w:rPr>
                <w:lang w:val="en-US"/>
              </w:rPr>
              <w:t>Average volunteer hours / employee – Số giờ tình nguyện TB / nhân sự</w:t>
            </w:r>
          </w:p>
          <w:p w:rsidRPr="00EE3AD0" w:rsidR="00EE3AD0" w:rsidP="00EE3AD0" w:rsidRDefault="00EE3AD0" w14:paraId="51F50673" w14:textId="77777777">
            <w:pPr>
              <w:rPr>
                <w:lang w:val="en-US"/>
              </w:rPr>
            </w:pPr>
            <w:r w:rsidRPr="00EE3AD0">
              <w:rPr>
                <w:b/>
                <w:bCs/>
                <w:lang w:val="en-US"/>
              </w:rPr>
              <w:t>2. Định nghĩa/Diễn giải/Ý nghĩa/Mục đích đo lường:</w:t>
            </w:r>
          </w:p>
          <w:p w:rsidRPr="00EE3AD0" w:rsidR="00EE3AD0" w:rsidP="00EE3AD0" w:rsidRDefault="00EE3AD0" w14:paraId="40055AFF" w14:textId="77777777">
            <w:pPr>
              <w:rPr>
                <w:lang w:val="en-US"/>
              </w:rPr>
            </w:pPr>
            <w:r w:rsidRPr="00EE3AD0">
              <w:rPr>
                <w:b/>
                <w:bCs/>
                <w:i/>
                <w:iCs/>
                <w:lang w:val="en-US"/>
              </w:rPr>
              <w:t>2.1. Định nghĩa/Diễn giải:</w:t>
            </w:r>
          </w:p>
          <w:p w:rsidRPr="00EE3AD0" w:rsidR="00EE3AD0" w:rsidRDefault="00EE3AD0" w14:paraId="2880ADB9" w14:textId="77777777">
            <w:pPr>
              <w:numPr>
                <w:ilvl w:val="0"/>
                <w:numId w:val="560"/>
              </w:numPr>
              <w:rPr>
                <w:lang w:val="en-US"/>
              </w:rPr>
            </w:pPr>
            <w:r w:rsidRPr="00EE3AD0">
              <w:rPr>
                <w:lang w:val="en-US"/>
              </w:rPr>
              <w:t>Số giờ trung bình một nhân viên tham gia hoạt động tình nguyện.</w:t>
            </w:r>
          </w:p>
          <w:p w:rsidRPr="00EE3AD0" w:rsidR="00EE3AD0" w:rsidP="00EE3AD0" w:rsidRDefault="00EE3AD0" w14:paraId="6B9557D0" w14:textId="77777777">
            <w:pPr>
              <w:rPr>
                <w:lang w:val="en-US"/>
              </w:rPr>
            </w:pPr>
            <w:r w:rsidRPr="00EE3AD0">
              <w:rPr>
                <w:b/>
                <w:bCs/>
                <w:i/>
                <w:iCs/>
                <w:lang w:val="en-US"/>
              </w:rPr>
              <w:t>2.2. Ý nghĩa/Mục đích đo lường:</w:t>
            </w:r>
          </w:p>
          <w:p w:rsidRPr="00EE3AD0" w:rsidR="00EE3AD0" w:rsidRDefault="00EE3AD0" w14:paraId="5B56BCF3" w14:textId="77777777">
            <w:pPr>
              <w:numPr>
                <w:ilvl w:val="0"/>
                <w:numId w:val="56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99B8FD1" w14:textId="77777777">
            <w:pPr>
              <w:numPr>
                <w:ilvl w:val="0"/>
                <w:numId w:val="561"/>
              </w:numPr>
              <w:rPr>
                <w:lang w:val="en-US"/>
              </w:rPr>
            </w:pPr>
            <w:r w:rsidRPr="00EE3AD0">
              <w:rPr>
                <w:lang w:val="en-US"/>
              </w:rPr>
              <w:t>Nâng cao tinh thần trách nhiệm, sự gắn kết của người lao động.</w:t>
            </w:r>
          </w:p>
          <w:p w:rsidRPr="00EE3AD0" w:rsidR="00EE3AD0" w:rsidRDefault="00EE3AD0" w14:paraId="4FE92116" w14:textId="77777777">
            <w:pPr>
              <w:numPr>
                <w:ilvl w:val="0"/>
                <w:numId w:val="56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DA732DE" w14:textId="77777777">
            <w:pPr>
              <w:numPr>
                <w:ilvl w:val="0"/>
                <w:numId w:val="56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2573B60" w14:textId="77777777">
            <w:pPr>
              <w:rPr>
                <w:lang w:val="en-US"/>
              </w:rPr>
            </w:pPr>
            <w:r w:rsidRPr="00EE3AD0">
              <w:rPr>
                <w:b/>
                <w:bCs/>
                <w:lang w:val="en-US"/>
              </w:rPr>
              <w:t>3. Công thức tính:</w:t>
            </w:r>
          </w:p>
          <w:p w:rsidRPr="00EE3AD0" w:rsidR="00EE3AD0" w:rsidRDefault="00EE3AD0" w14:paraId="778DABB6" w14:textId="77777777">
            <w:pPr>
              <w:numPr>
                <w:ilvl w:val="0"/>
                <w:numId w:val="562"/>
              </w:numPr>
              <w:rPr>
                <w:lang w:val="en-US"/>
              </w:rPr>
            </w:pPr>
            <w:r w:rsidRPr="00EE3AD0">
              <w:rPr>
                <w:lang w:val="en-US"/>
              </w:rPr>
              <w:t>Số giờ tình nguyện trung bình mỗi nhân viên = Tổng số giờ tình nguyện / Tổng số nhân viên</w:t>
            </w:r>
          </w:p>
          <w:p w:rsidRPr="00EE3AD0" w:rsidR="00EE3AD0" w:rsidP="00EE3AD0" w:rsidRDefault="00EE3AD0" w14:paraId="11015D28" w14:textId="77777777">
            <w:pPr>
              <w:rPr>
                <w:lang w:val="en-US"/>
              </w:rPr>
            </w:pPr>
            <w:r w:rsidRPr="00EE3AD0">
              <w:rPr>
                <w:b/>
                <w:bCs/>
                <w:lang w:val="en-US"/>
              </w:rPr>
              <w:t>4. Chiều tổng hợp dữ liệu:</w:t>
            </w:r>
          </w:p>
          <w:p w:rsidRPr="00EE3AD0" w:rsidR="00EE3AD0" w:rsidRDefault="00EE3AD0" w14:paraId="7C5F7AB4" w14:textId="77777777">
            <w:pPr>
              <w:numPr>
                <w:ilvl w:val="0"/>
                <w:numId w:val="563"/>
              </w:numPr>
              <w:rPr>
                <w:lang w:val="en-US"/>
              </w:rPr>
            </w:pPr>
            <w:r w:rsidRPr="00EE3AD0">
              <w:rPr>
                <w:lang w:val="en-US"/>
              </w:rPr>
              <w:t>Theo thời gian: Năm.</w:t>
            </w:r>
          </w:p>
          <w:p w:rsidRPr="00EE3AD0" w:rsidR="00EE3AD0" w:rsidP="00EE3AD0" w:rsidRDefault="00EE3AD0" w14:paraId="75F34DEA" w14:textId="77777777">
            <w:pPr>
              <w:rPr>
                <w:lang w:val="en-US"/>
              </w:rPr>
            </w:pPr>
            <w:r w:rsidRPr="00EE3AD0">
              <w:rPr>
                <w:b/>
                <w:bCs/>
                <w:lang w:val="en-US"/>
              </w:rPr>
              <w:t>5. Nguồn dữ liệu:</w:t>
            </w:r>
            <w:r w:rsidRPr="00EE3AD0">
              <w:rPr>
                <w:lang w:val="en-US"/>
              </w:rPr>
              <w:t> </w:t>
            </w:r>
          </w:p>
          <w:p w:rsidRPr="00EE3AD0" w:rsidR="00EE3AD0" w:rsidRDefault="00EE3AD0" w14:paraId="1200F409" w14:textId="77777777">
            <w:pPr>
              <w:numPr>
                <w:ilvl w:val="0"/>
                <w:numId w:val="564"/>
              </w:numPr>
              <w:rPr>
                <w:lang w:val="en-US"/>
              </w:rPr>
            </w:pPr>
            <w:r w:rsidRPr="00EE3AD0">
              <w:rPr>
                <w:lang w:val="en-US"/>
              </w:rPr>
              <w:t>Tổng số nhân sự: SkyHR</w:t>
            </w:r>
          </w:p>
          <w:p w:rsidRPr="00EE3AD0" w:rsidR="00EE3AD0" w:rsidP="00EE3AD0" w:rsidRDefault="00EE3AD0" w14:paraId="499EB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811DF81" w14:textId="77777777">
            <w:pPr>
              <w:rPr>
                <w:lang w:val="en-US"/>
              </w:rPr>
            </w:pPr>
            <w:r w:rsidRPr="00EE3AD0">
              <w:rPr>
                <w:b/>
                <w:bCs/>
                <w:lang w:val="en-US"/>
              </w:rPr>
              <w:t>7. Những thông tin khác:</w:t>
            </w:r>
          </w:p>
          <w:p w:rsidRPr="00EE3AD0" w:rsidR="00EE3AD0" w:rsidRDefault="00EE3AD0" w14:paraId="10B84C88" w14:textId="77777777">
            <w:pPr>
              <w:numPr>
                <w:ilvl w:val="0"/>
                <w:numId w:val="565"/>
              </w:numPr>
              <w:rPr>
                <w:lang w:val="en-US"/>
              </w:rPr>
            </w:pPr>
            <w:r w:rsidRPr="00EE3AD0">
              <w:rPr>
                <w:lang w:val="en-US"/>
              </w:rPr>
              <w:t>Đơn vị tính: Giờ.</w:t>
            </w:r>
          </w:p>
        </w:tc>
      </w:tr>
      <w:tr w:rsidRPr="00EE3AD0" w:rsidR="00EE3AD0" w14:paraId="34E4CA9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E98C0F" w14:textId="77777777">
            <w:pPr>
              <w:rPr>
                <w:lang w:val="en-US"/>
              </w:rPr>
            </w:pPr>
            <w:r w:rsidRPr="00EE3AD0">
              <w:rPr>
                <w:b/>
                <w:bCs/>
                <w:lang w:val="en-US"/>
              </w:rPr>
              <w:t>CT 7.4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AEFCB6" w14:textId="77777777">
            <w:pPr>
              <w:rPr>
                <w:lang w:val="en-US"/>
              </w:rPr>
            </w:pPr>
            <w:r w:rsidRPr="00EE3AD0">
              <w:rPr>
                <w:b/>
                <w:bCs/>
                <w:lang w:val="en-US"/>
              </w:rPr>
              <w:t xml:space="preserve">1. Tên chỉ tiêu: </w:t>
            </w:r>
            <w:r w:rsidRPr="00EE3AD0">
              <w:rPr>
                <w:lang w:val="en-US"/>
              </w:rPr>
              <w:t>Volunteer activity expenses(Billion VND) – Chi phí tình nguyện (Tỷ VNĐ)</w:t>
            </w:r>
          </w:p>
          <w:p w:rsidRPr="00EE3AD0" w:rsidR="00EE3AD0" w:rsidP="00EE3AD0" w:rsidRDefault="00EE3AD0" w14:paraId="18217CC1" w14:textId="77777777">
            <w:pPr>
              <w:rPr>
                <w:lang w:val="en-US"/>
              </w:rPr>
            </w:pPr>
            <w:r w:rsidRPr="00EE3AD0">
              <w:rPr>
                <w:b/>
                <w:bCs/>
                <w:lang w:val="en-US"/>
              </w:rPr>
              <w:t>2. Định nghĩa/Diễn giải/Ý nghĩa/Mục đích đo lường:</w:t>
            </w:r>
          </w:p>
          <w:p w:rsidRPr="00EE3AD0" w:rsidR="00EE3AD0" w:rsidP="00EE3AD0" w:rsidRDefault="00EE3AD0" w14:paraId="57BBB926" w14:textId="77777777">
            <w:pPr>
              <w:rPr>
                <w:lang w:val="en-US"/>
              </w:rPr>
            </w:pPr>
            <w:r w:rsidRPr="00EE3AD0">
              <w:rPr>
                <w:b/>
                <w:bCs/>
                <w:i/>
                <w:iCs/>
                <w:lang w:val="en-US"/>
              </w:rPr>
              <w:t>2.1. Định nghĩa/Diễn giải:</w:t>
            </w:r>
          </w:p>
          <w:p w:rsidRPr="00EE3AD0" w:rsidR="00EE3AD0" w:rsidRDefault="00EE3AD0" w14:paraId="57BADA1E" w14:textId="77777777">
            <w:pPr>
              <w:numPr>
                <w:ilvl w:val="0"/>
                <w:numId w:val="566"/>
              </w:numPr>
              <w:rPr>
                <w:lang w:val="en-US"/>
              </w:rPr>
            </w:pPr>
            <w:r w:rsidRPr="00EE3AD0">
              <w:rPr>
                <w:lang w:val="en-US"/>
              </w:rPr>
              <w:t>Tổng chi phí hoạt động tình nguyện, bao gồm cả chi phí tổ chức và chi phí quyên góp.</w:t>
            </w:r>
          </w:p>
          <w:p w:rsidRPr="00EE3AD0" w:rsidR="00EE3AD0" w:rsidP="00EE3AD0" w:rsidRDefault="00EE3AD0" w14:paraId="364E9FA5" w14:textId="77777777">
            <w:pPr>
              <w:rPr>
                <w:lang w:val="en-US"/>
              </w:rPr>
            </w:pPr>
            <w:r w:rsidRPr="00EE3AD0">
              <w:rPr>
                <w:b/>
                <w:bCs/>
                <w:i/>
                <w:iCs/>
                <w:lang w:val="en-US"/>
              </w:rPr>
              <w:t>2.2. Ý nghĩa/Mục đích đo lường:</w:t>
            </w:r>
          </w:p>
          <w:p w:rsidRPr="00EE3AD0" w:rsidR="00EE3AD0" w:rsidRDefault="00EE3AD0" w14:paraId="014F4241" w14:textId="77777777">
            <w:pPr>
              <w:numPr>
                <w:ilvl w:val="0"/>
                <w:numId w:val="567"/>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58AD6BC3" w14:textId="77777777">
            <w:pPr>
              <w:numPr>
                <w:ilvl w:val="0"/>
                <w:numId w:val="567"/>
              </w:numPr>
              <w:rPr>
                <w:lang w:val="en-US"/>
              </w:rPr>
            </w:pPr>
            <w:r w:rsidRPr="00EE3AD0">
              <w:rPr>
                <w:lang w:val="en-US"/>
              </w:rPr>
              <w:t>Nâng cao tinh thần trách nhiệm, sự gắn kết của người lao động.</w:t>
            </w:r>
          </w:p>
          <w:p w:rsidRPr="00EE3AD0" w:rsidR="00EE3AD0" w:rsidRDefault="00EE3AD0" w14:paraId="100C01DE" w14:textId="77777777">
            <w:pPr>
              <w:numPr>
                <w:ilvl w:val="0"/>
                <w:numId w:val="567"/>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7B0616A" w14:textId="77777777">
            <w:pPr>
              <w:numPr>
                <w:ilvl w:val="0"/>
                <w:numId w:val="567"/>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495E917" w14:textId="77777777">
            <w:pPr>
              <w:rPr>
                <w:lang w:val="en-US"/>
              </w:rPr>
            </w:pPr>
            <w:r w:rsidRPr="00EE3AD0">
              <w:rPr>
                <w:b/>
                <w:bCs/>
                <w:lang w:val="en-US"/>
              </w:rPr>
              <w:t>3. Công thức tính:</w:t>
            </w:r>
          </w:p>
          <w:p w:rsidRPr="00EE3AD0" w:rsidR="00EE3AD0" w:rsidRDefault="00EE3AD0" w14:paraId="061BD912" w14:textId="77777777">
            <w:pPr>
              <w:numPr>
                <w:ilvl w:val="0"/>
                <w:numId w:val="568"/>
              </w:numPr>
              <w:rPr>
                <w:lang w:val="en-US"/>
              </w:rPr>
            </w:pPr>
            <w:r w:rsidRPr="00EE3AD0">
              <w:rPr>
                <w:lang w:val="en-US"/>
              </w:rPr>
              <w:t>Không có.</w:t>
            </w:r>
          </w:p>
          <w:p w:rsidRPr="00EE3AD0" w:rsidR="00EE3AD0" w:rsidP="00EE3AD0" w:rsidRDefault="00EE3AD0" w14:paraId="7563467A" w14:textId="77777777">
            <w:pPr>
              <w:rPr>
                <w:lang w:val="en-US"/>
              </w:rPr>
            </w:pPr>
            <w:r w:rsidRPr="00EE3AD0">
              <w:rPr>
                <w:b/>
                <w:bCs/>
                <w:lang w:val="en-US"/>
              </w:rPr>
              <w:t>4. Chiều tổng hợp dữ liệu:</w:t>
            </w:r>
          </w:p>
          <w:p w:rsidRPr="00EE3AD0" w:rsidR="00EE3AD0" w:rsidRDefault="00EE3AD0" w14:paraId="7C93A656" w14:textId="77777777">
            <w:pPr>
              <w:numPr>
                <w:ilvl w:val="0"/>
                <w:numId w:val="569"/>
              </w:numPr>
              <w:rPr>
                <w:lang w:val="en-US"/>
              </w:rPr>
            </w:pPr>
            <w:r w:rsidRPr="00EE3AD0">
              <w:rPr>
                <w:lang w:val="en-US"/>
              </w:rPr>
              <w:t>Theo thời gian: Năm.</w:t>
            </w:r>
          </w:p>
          <w:p w:rsidRPr="00EE3AD0" w:rsidR="00EE3AD0" w:rsidP="00EE3AD0" w:rsidRDefault="00EE3AD0" w14:paraId="4761205C"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4235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0A001A2F" w14:textId="77777777">
            <w:pPr>
              <w:rPr>
                <w:lang w:val="en-US"/>
              </w:rPr>
            </w:pPr>
            <w:r w:rsidRPr="00EE3AD0">
              <w:rPr>
                <w:b/>
                <w:bCs/>
                <w:lang w:val="en-US"/>
              </w:rPr>
              <w:t>7. Những thông tin khác:</w:t>
            </w:r>
          </w:p>
          <w:p w:rsidRPr="00EE3AD0" w:rsidR="00EE3AD0" w:rsidRDefault="00EE3AD0" w14:paraId="40F93EA3" w14:textId="77777777">
            <w:pPr>
              <w:numPr>
                <w:ilvl w:val="0"/>
                <w:numId w:val="570"/>
              </w:numPr>
              <w:rPr>
                <w:lang w:val="en-US"/>
              </w:rPr>
            </w:pPr>
            <w:r w:rsidRPr="00EE3AD0">
              <w:rPr>
                <w:lang w:val="en-US"/>
              </w:rPr>
              <w:t>Đơn vị tính: VNĐ (Việt Nam đồng).</w:t>
            </w:r>
          </w:p>
        </w:tc>
      </w:tr>
      <w:tr w:rsidRPr="00EE3AD0" w:rsidR="00EE3AD0" w14:paraId="2207771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BEA70F" w14:textId="77777777">
            <w:pPr>
              <w:rPr>
                <w:lang w:val="en-US"/>
              </w:rPr>
            </w:pPr>
            <w:r w:rsidRPr="00EE3AD0">
              <w:rPr>
                <w:b/>
                <w:bCs/>
                <w:lang w:val="en-US"/>
              </w:rPr>
              <w:t>CT 7.9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1BD586" w14:textId="77777777">
            <w:pPr>
              <w:rPr>
                <w:lang w:val="en-US"/>
              </w:rPr>
            </w:pPr>
            <w:r w:rsidRPr="00EE3AD0">
              <w:rPr>
                <w:b/>
                <w:bCs/>
                <w:lang w:val="en-US"/>
              </w:rPr>
              <w:t xml:space="preserve">1. Tên chỉ tiêu: </w:t>
            </w:r>
            <w:r w:rsidRPr="00EE3AD0">
              <w:rPr>
                <w:lang w:val="en-US"/>
              </w:rPr>
              <w:t>Volunteer hours by year – Số giờ tình nguyện theo năm</w:t>
            </w:r>
          </w:p>
          <w:p w:rsidRPr="00EE3AD0" w:rsidR="00EE3AD0" w:rsidP="00EE3AD0" w:rsidRDefault="00EE3AD0" w14:paraId="7FDB3ECE" w14:textId="77777777">
            <w:pPr>
              <w:rPr>
                <w:lang w:val="en-US"/>
              </w:rPr>
            </w:pPr>
            <w:r w:rsidRPr="00EE3AD0">
              <w:rPr>
                <w:b/>
                <w:bCs/>
                <w:lang w:val="en-US"/>
              </w:rPr>
              <w:t>2. Định nghĩa/Diễn giải/Ý nghĩa/Mục đích đo lường:</w:t>
            </w:r>
          </w:p>
          <w:p w:rsidRPr="00EE3AD0" w:rsidR="00EE3AD0" w:rsidP="00EE3AD0" w:rsidRDefault="00EE3AD0" w14:paraId="19056FD5" w14:textId="77777777">
            <w:pPr>
              <w:rPr>
                <w:lang w:val="en-US"/>
              </w:rPr>
            </w:pPr>
            <w:r w:rsidRPr="00EE3AD0">
              <w:rPr>
                <w:b/>
                <w:bCs/>
                <w:i/>
                <w:iCs/>
                <w:lang w:val="en-US"/>
              </w:rPr>
              <w:t>2.1. Định nghĩa/Diễn giải:</w:t>
            </w:r>
          </w:p>
          <w:p w:rsidRPr="00EE3AD0" w:rsidR="00EE3AD0" w:rsidRDefault="00EE3AD0" w14:paraId="009FEFC3" w14:textId="77777777">
            <w:pPr>
              <w:numPr>
                <w:ilvl w:val="0"/>
                <w:numId w:val="550"/>
              </w:numPr>
              <w:rPr>
                <w:lang w:val="en-US"/>
              </w:rPr>
            </w:pPr>
            <w:r w:rsidRPr="00EE3AD0">
              <w:rPr>
                <w:lang w:val="en-US"/>
              </w:rPr>
              <w:t>Tổng số giờ người lao động tham gia hoạt động tình nguyện trong giờ làm việc, tổng hợp theo từng năm.</w:t>
            </w:r>
          </w:p>
          <w:p w:rsidRPr="00EE3AD0" w:rsidR="00EE3AD0" w:rsidP="00EE3AD0" w:rsidRDefault="00EE3AD0" w14:paraId="12BDB3DB" w14:textId="77777777">
            <w:pPr>
              <w:rPr>
                <w:lang w:val="en-US"/>
              </w:rPr>
            </w:pPr>
            <w:r w:rsidRPr="00EE3AD0">
              <w:rPr>
                <w:b/>
                <w:bCs/>
                <w:i/>
                <w:iCs/>
                <w:lang w:val="en-US"/>
              </w:rPr>
              <w:t>2.2. Ý nghĩa/Mục đích đo lường:</w:t>
            </w:r>
          </w:p>
          <w:p w:rsidRPr="00EE3AD0" w:rsidR="00EE3AD0" w:rsidRDefault="00EE3AD0" w14:paraId="12A98BE4" w14:textId="77777777">
            <w:pPr>
              <w:numPr>
                <w:ilvl w:val="0"/>
                <w:numId w:val="550"/>
              </w:numPr>
              <w:rPr>
                <w:lang w:val="en-US"/>
              </w:rPr>
            </w:pPr>
            <w:r w:rsidRPr="00EE3AD0">
              <w:rPr>
                <w:lang w:val="en-US"/>
              </w:rPr>
              <w:t>Theo dõi xu hướng tham gia hoạt động tình nguyện của người lao động qua các năm.</w:t>
            </w:r>
          </w:p>
          <w:p w:rsidRPr="00EE3AD0" w:rsidR="00EE3AD0" w:rsidP="00EE3AD0" w:rsidRDefault="00EE3AD0" w14:paraId="0D6852B4" w14:textId="77777777">
            <w:pPr>
              <w:rPr>
                <w:lang w:val="en-US"/>
              </w:rPr>
            </w:pPr>
            <w:r w:rsidRPr="00EE3AD0">
              <w:rPr>
                <w:b/>
                <w:bCs/>
                <w:lang w:val="en-US"/>
              </w:rPr>
              <w:t>3. Công thức tính:</w:t>
            </w:r>
          </w:p>
          <w:p w:rsidRPr="00EE3AD0" w:rsidR="00EE3AD0" w:rsidRDefault="00EE3AD0" w14:paraId="76398D4E" w14:textId="77777777">
            <w:pPr>
              <w:numPr>
                <w:ilvl w:val="0"/>
                <w:numId w:val="550"/>
              </w:numPr>
              <w:rPr>
                <w:lang w:val="en-US"/>
              </w:rPr>
            </w:pPr>
            <w:r w:rsidRPr="00EE3AD0">
              <w:rPr>
                <w:lang w:val="en-US"/>
              </w:rPr>
              <w:t>Tham chiếu công thức của CT 7.1, tổng hợp theo năm.</w:t>
            </w:r>
          </w:p>
          <w:p w:rsidRPr="00EE3AD0" w:rsidR="00EE3AD0" w:rsidP="00EE3AD0" w:rsidRDefault="00EE3AD0" w14:paraId="18EEDD97" w14:textId="77777777">
            <w:pPr>
              <w:rPr>
                <w:lang w:val="en-US"/>
              </w:rPr>
            </w:pPr>
            <w:r w:rsidRPr="00EE3AD0">
              <w:rPr>
                <w:b/>
                <w:bCs/>
                <w:lang w:val="en-US"/>
              </w:rPr>
              <w:t>4. Chiều tổng hợp dữ liệu:</w:t>
            </w:r>
          </w:p>
          <w:p w:rsidRPr="00EE3AD0" w:rsidR="00EE3AD0" w:rsidRDefault="00EE3AD0" w14:paraId="1EB7A979" w14:textId="77777777">
            <w:pPr>
              <w:numPr>
                <w:ilvl w:val="0"/>
                <w:numId w:val="550"/>
              </w:numPr>
              <w:rPr>
                <w:lang w:val="en-US"/>
              </w:rPr>
            </w:pPr>
            <w:r w:rsidRPr="00EE3AD0">
              <w:rPr>
                <w:lang w:val="en-US"/>
              </w:rPr>
              <w:t>Theo thời gian: Năm.</w:t>
            </w:r>
          </w:p>
          <w:p w:rsidRPr="00EE3AD0" w:rsidR="00EE3AD0" w:rsidP="00EE3AD0" w:rsidRDefault="00EE3AD0" w14:paraId="06ED429B"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720D7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A528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713DDF" w14:textId="77777777">
            <w:pPr>
              <w:rPr>
                <w:lang w:val="en-US"/>
              </w:rPr>
            </w:pPr>
            <w:r w:rsidRPr="00EE3AD0">
              <w:rPr>
                <w:b/>
                <w:bCs/>
                <w:lang w:val="en-US"/>
              </w:rPr>
              <w:t>CT 7.10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5F5F89" w14:textId="77777777">
            <w:pPr>
              <w:rPr>
                <w:lang w:val="en-US"/>
              </w:rPr>
            </w:pPr>
            <w:r w:rsidRPr="00EE3AD0">
              <w:rPr>
                <w:b/>
                <w:bCs/>
                <w:lang w:val="en-US"/>
              </w:rPr>
              <w:t xml:space="preserve">1. Tên chỉ tiêu: </w:t>
            </w:r>
            <w:r w:rsidRPr="00EE3AD0">
              <w:rPr>
                <w:lang w:val="en-US"/>
              </w:rPr>
              <w:t>Employee Volunteers by year – Số nhân sự tham gia tình nguyện theo năm</w:t>
            </w:r>
          </w:p>
          <w:p w:rsidRPr="00EE3AD0" w:rsidR="00EE3AD0" w:rsidP="00EE3AD0" w:rsidRDefault="00EE3AD0" w14:paraId="37E10E92" w14:textId="77777777">
            <w:pPr>
              <w:rPr>
                <w:lang w:val="en-US"/>
              </w:rPr>
            </w:pPr>
            <w:r w:rsidRPr="00EE3AD0">
              <w:rPr>
                <w:b/>
                <w:bCs/>
                <w:lang w:val="en-US"/>
              </w:rPr>
              <w:t>2. Định nghĩa/Diễn giải/Ý nghĩa/Mục đích đo lường:</w:t>
            </w:r>
          </w:p>
          <w:p w:rsidRPr="00EE3AD0" w:rsidR="00EE3AD0" w:rsidP="00EE3AD0" w:rsidRDefault="00EE3AD0" w14:paraId="4FF8BDFF" w14:textId="77777777">
            <w:pPr>
              <w:rPr>
                <w:lang w:val="en-US"/>
              </w:rPr>
            </w:pPr>
            <w:r w:rsidRPr="00EE3AD0">
              <w:rPr>
                <w:b/>
                <w:bCs/>
                <w:i/>
                <w:iCs/>
                <w:lang w:val="en-US"/>
              </w:rPr>
              <w:t>2.1. Định nghĩa/Diễn giải:</w:t>
            </w:r>
          </w:p>
          <w:p w:rsidRPr="00EE3AD0" w:rsidR="00EE3AD0" w:rsidRDefault="00EE3AD0" w14:paraId="149DBA01" w14:textId="77777777">
            <w:pPr>
              <w:numPr>
                <w:ilvl w:val="0"/>
                <w:numId w:val="550"/>
              </w:numPr>
              <w:rPr>
                <w:lang w:val="en-US"/>
              </w:rPr>
            </w:pPr>
            <w:r w:rsidRPr="00EE3AD0">
              <w:rPr>
                <w:lang w:val="en-US"/>
              </w:rPr>
              <w:t>Số nhân sự tham gia hoạt động tình nguyện trong giờ làm việc, tổng hợp theo từng năm.</w:t>
            </w:r>
          </w:p>
          <w:p w:rsidRPr="00EE3AD0" w:rsidR="00EE3AD0" w:rsidP="00EE3AD0" w:rsidRDefault="00EE3AD0" w14:paraId="01F56E17" w14:textId="77777777">
            <w:pPr>
              <w:rPr>
                <w:lang w:val="en-US"/>
              </w:rPr>
            </w:pPr>
            <w:r w:rsidRPr="00EE3AD0">
              <w:rPr>
                <w:b/>
                <w:bCs/>
                <w:i/>
                <w:iCs/>
                <w:lang w:val="en-US"/>
              </w:rPr>
              <w:t>2.2. Ý nghĩa/Mục đích đo lường:</w:t>
            </w:r>
          </w:p>
          <w:p w:rsidRPr="00EE3AD0" w:rsidR="00EE3AD0" w:rsidRDefault="00EE3AD0" w14:paraId="3F8D24E6" w14:textId="77777777">
            <w:pPr>
              <w:numPr>
                <w:ilvl w:val="0"/>
                <w:numId w:val="550"/>
              </w:numPr>
              <w:rPr>
                <w:lang w:val="en-US"/>
              </w:rPr>
            </w:pPr>
            <w:r w:rsidRPr="00EE3AD0">
              <w:rPr>
                <w:lang w:val="en-US"/>
              </w:rPr>
              <w:t>Theo dõi mức độ lan tỏa của hoạt động tình nguyện trong đội ngũ người lao động qua các năm.</w:t>
            </w:r>
          </w:p>
          <w:p w:rsidRPr="00EE3AD0" w:rsidR="00EE3AD0" w:rsidP="00EE3AD0" w:rsidRDefault="00EE3AD0" w14:paraId="24CD5C68" w14:textId="77777777">
            <w:pPr>
              <w:rPr>
                <w:lang w:val="en-US"/>
              </w:rPr>
            </w:pPr>
            <w:r w:rsidRPr="00EE3AD0">
              <w:rPr>
                <w:b/>
                <w:bCs/>
                <w:lang w:val="en-US"/>
              </w:rPr>
              <w:t>3. Công thức tính:</w:t>
            </w:r>
          </w:p>
          <w:p w:rsidRPr="00EE3AD0" w:rsidR="00EE3AD0" w:rsidRDefault="00EE3AD0" w14:paraId="755ECBE2" w14:textId="77777777">
            <w:pPr>
              <w:numPr>
                <w:ilvl w:val="0"/>
                <w:numId w:val="550"/>
              </w:numPr>
              <w:rPr>
                <w:lang w:val="en-US"/>
              </w:rPr>
            </w:pPr>
            <w:r w:rsidRPr="00EE3AD0">
              <w:rPr>
                <w:lang w:val="en-US"/>
              </w:rPr>
              <w:t>Tham chiếu công thức của CT 7.2, tổng hợp theo năm.</w:t>
            </w:r>
          </w:p>
          <w:p w:rsidRPr="00EE3AD0" w:rsidR="00EE3AD0" w:rsidP="00EE3AD0" w:rsidRDefault="00EE3AD0" w14:paraId="50C08F97" w14:textId="77777777">
            <w:pPr>
              <w:rPr>
                <w:lang w:val="en-US"/>
              </w:rPr>
            </w:pPr>
            <w:r w:rsidRPr="00EE3AD0">
              <w:rPr>
                <w:b/>
                <w:bCs/>
                <w:lang w:val="en-US"/>
              </w:rPr>
              <w:t>4. Chiều tổng hợp dữ liệu:</w:t>
            </w:r>
          </w:p>
          <w:p w:rsidRPr="00EE3AD0" w:rsidR="00EE3AD0" w:rsidRDefault="00EE3AD0" w14:paraId="065182AE" w14:textId="77777777">
            <w:pPr>
              <w:numPr>
                <w:ilvl w:val="0"/>
                <w:numId w:val="550"/>
              </w:numPr>
              <w:rPr>
                <w:lang w:val="en-US"/>
              </w:rPr>
            </w:pPr>
            <w:r w:rsidRPr="00EE3AD0">
              <w:rPr>
                <w:lang w:val="en-US"/>
              </w:rPr>
              <w:t>Theo thời gian: Năm.</w:t>
            </w:r>
          </w:p>
          <w:p w:rsidRPr="00EE3AD0" w:rsidR="00EE3AD0" w:rsidP="00EE3AD0" w:rsidRDefault="00EE3AD0" w14:paraId="000EF321" w14:textId="77777777">
            <w:pPr>
              <w:rPr>
                <w:lang w:val="en-US"/>
              </w:rPr>
            </w:pPr>
            <w:r w:rsidRPr="00EE3AD0">
              <w:rPr>
                <w:b/>
                <w:bCs/>
                <w:lang w:val="en-US"/>
              </w:rPr>
              <w:t xml:space="preserve">5. Nguồn dữ liệu: </w:t>
            </w:r>
            <w:r w:rsidRPr="00EE3AD0">
              <w:rPr>
                <w:lang w:val="en-US"/>
              </w:rPr>
              <w:t>Nhập thủ công; tổng số nhân sự: SkyHR.</w:t>
            </w:r>
          </w:p>
          <w:p w:rsidRPr="00EE3AD0" w:rsidR="00EE3AD0" w:rsidP="00EE3AD0" w:rsidRDefault="00EE3AD0" w14:paraId="5891E90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9E6F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1D17FA" w14:textId="77777777">
            <w:pPr>
              <w:rPr>
                <w:lang w:val="en-US"/>
              </w:rPr>
            </w:pPr>
            <w:r w:rsidRPr="00EE3AD0">
              <w:rPr>
                <w:b/>
                <w:bCs/>
                <w:lang w:val="en-US"/>
              </w:rPr>
              <w:t>CT 7.11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2D9122" w14:textId="77777777">
            <w:pPr>
              <w:rPr>
                <w:lang w:val="en-US"/>
              </w:rPr>
            </w:pPr>
            <w:r w:rsidRPr="00EE3AD0">
              <w:rPr>
                <w:b/>
                <w:bCs/>
                <w:lang w:val="en-US"/>
              </w:rPr>
              <w:t xml:space="preserve">1. Tên chỉ tiêu: </w:t>
            </w:r>
            <w:r w:rsidRPr="00EE3AD0">
              <w:rPr>
                <w:lang w:val="en-US"/>
              </w:rPr>
              <w:t>Volunteer activity expenses by year (Billion VND) – Chi phí tình nguyện theo năm (Tỷ VNĐ)</w:t>
            </w:r>
          </w:p>
          <w:p w:rsidRPr="00EE3AD0" w:rsidR="00EE3AD0" w:rsidP="00EE3AD0" w:rsidRDefault="00EE3AD0" w14:paraId="4D25B1D9" w14:textId="77777777">
            <w:pPr>
              <w:rPr>
                <w:lang w:val="en-US"/>
              </w:rPr>
            </w:pPr>
            <w:r w:rsidRPr="00EE3AD0">
              <w:rPr>
                <w:b/>
                <w:bCs/>
                <w:lang w:val="en-US"/>
              </w:rPr>
              <w:t>2. Định nghĩa/Diễn giải/Ý nghĩa/Mục đích đo lường:</w:t>
            </w:r>
          </w:p>
          <w:p w:rsidRPr="00EE3AD0" w:rsidR="00EE3AD0" w:rsidP="00EE3AD0" w:rsidRDefault="00EE3AD0" w14:paraId="3A24AC45" w14:textId="77777777">
            <w:pPr>
              <w:rPr>
                <w:lang w:val="en-US"/>
              </w:rPr>
            </w:pPr>
            <w:r w:rsidRPr="00EE3AD0">
              <w:rPr>
                <w:b/>
                <w:bCs/>
                <w:i/>
                <w:iCs/>
                <w:lang w:val="en-US"/>
              </w:rPr>
              <w:t>2.1. Định nghĩa/Diễn giải:</w:t>
            </w:r>
          </w:p>
          <w:p w:rsidRPr="00EE3AD0" w:rsidR="00EE3AD0" w:rsidRDefault="00EE3AD0" w14:paraId="2BF1B620" w14:textId="77777777">
            <w:pPr>
              <w:numPr>
                <w:ilvl w:val="0"/>
                <w:numId w:val="550"/>
              </w:numPr>
              <w:rPr>
                <w:lang w:val="en-US"/>
              </w:rPr>
            </w:pPr>
            <w:r w:rsidRPr="00EE3AD0">
              <w:rPr>
                <w:lang w:val="en-US"/>
              </w:rPr>
              <w:t>Tổng chi phí Tổng công ty chi cho hoạt động tình nguyện, tổng hợp theo từng năm (đơn vị: Tỷ VNĐ).</w:t>
            </w:r>
          </w:p>
          <w:p w:rsidRPr="00EE3AD0" w:rsidR="00EE3AD0" w:rsidP="00EE3AD0" w:rsidRDefault="00EE3AD0" w14:paraId="72E4A20B" w14:textId="77777777">
            <w:pPr>
              <w:rPr>
                <w:lang w:val="en-US"/>
              </w:rPr>
            </w:pPr>
            <w:r w:rsidRPr="00EE3AD0">
              <w:rPr>
                <w:b/>
                <w:bCs/>
                <w:i/>
                <w:iCs/>
                <w:lang w:val="en-US"/>
              </w:rPr>
              <w:t>2.2. Ý nghĩa/Mục đích đo lường:</w:t>
            </w:r>
          </w:p>
          <w:p w:rsidRPr="00EE3AD0" w:rsidR="00EE3AD0" w:rsidRDefault="00EE3AD0" w14:paraId="48297795" w14:textId="77777777">
            <w:pPr>
              <w:numPr>
                <w:ilvl w:val="0"/>
                <w:numId w:val="550"/>
              </w:numPr>
              <w:rPr>
                <w:lang w:val="en-US"/>
              </w:rPr>
            </w:pPr>
            <w:r w:rsidRPr="00EE3AD0">
              <w:rPr>
                <w:lang w:val="en-US"/>
              </w:rPr>
              <w:t>Theo dõi nguồn lực tài chính dành cho hoạt động tình nguyện, cộng đồng qua các năm.</w:t>
            </w:r>
          </w:p>
          <w:p w:rsidRPr="00EE3AD0" w:rsidR="00EE3AD0" w:rsidP="00EE3AD0" w:rsidRDefault="00EE3AD0" w14:paraId="79DD6512" w14:textId="77777777">
            <w:pPr>
              <w:rPr>
                <w:lang w:val="en-US"/>
              </w:rPr>
            </w:pPr>
            <w:r w:rsidRPr="00EE3AD0">
              <w:rPr>
                <w:b/>
                <w:bCs/>
                <w:lang w:val="en-US"/>
              </w:rPr>
              <w:t>3. Công thức tính:</w:t>
            </w:r>
          </w:p>
          <w:p w:rsidRPr="00EE3AD0" w:rsidR="00EE3AD0" w:rsidRDefault="00EE3AD0" w14:paraId="3D7B4A7E" w14:textId="77777777">
            <w:pPr>
              <w:numPr>
                <w:ilvl w:val="0"/>
                <w:numId w:val="550"/>
              </w:numPr>
              <w:rPr>
                <w:lang w:val="en-US"/>
              </w:rPr>
            </w:pPr>
            <w:r w:rsidRPr="00EE3AD0">
              <w:rPr>
                <w:lang w:val="en-US"/>
              </w:rPr>
              <w:t>Tham chiếu công thức của CT 7.4, tổng hợp theo năm.</w:t>
            </w:r>
          </w:p>
          <w:p w:rsidRPr="00EE3AD0" w:rsidR="00EE3AD0" w:rsidP="00EE3AD0" w:rsidRDefault="00EE3AD0" w14:paraId="3DE58D6E" w14:textId="77777777">
            <w:pPr>
              <w:rPr>
                <w:lang w:val="en-US"/>
              </w:rPr>
            </w:pPr>
            <w:r w:rsidRPr="00EE3AD0">
              <w:rPr>
                <w:b/>
                <w:bCs/>
                <w:lang w:val="en-US"/>
              </w:rPr>
              <w:t>4. Chiều tổng hợp dữ liệu:</w:t>
            </w:r>
          </w:p>
          <w:p w:rsidRPr="00EE3AD0" w:rsidR="00EE3AD0" w:rsidRDefault="00EE3AD0" w14:paraId="2A6F7DA5" w14:textId="77777777">
            <w:pPr>
              <w:numPr>
                <w:ilvl w:val="0"/>
                <w:numId w:val="550"/>
              </w:numPr>
              <w:rPr>
                <w:lang w:val="en-US"/>
              </w:rPr>
            </w:pPr>
            <w:r w:rsidRPr="00EE3AD0">
              <w:rPr>
                <w:lang w:val="en-US"/>
              </w:rPr>
              <w:t>Theo thời gian: Năm.</w:t>
            </w:r>
          </w:p>
          <w:p w:rsidRPr="00EE3AD0" w:rsidR="00EE3AD0" w:rsidP="00EE3AD0" w:rsidRDefault="00EE3AD0" w14:paraId="1233DDC3"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6ACF4BDE"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83C8806" w14:textId="77777777">
      <w:pPr>
        <w:rPr>
          <w:lang w:val="en-US"/>
        </w:rPr>
      </w:pPr>
    </w:p>
    <w:p w:rsidRPr="00EE3AD0" w:rsidR="00EE3AD0" w:rsidP="00EE3AD0" w:rsidRDefault="00EE3AD0" w14:paraId="553B3C79" w14:textId="77777777">
      <w:pPr>
        <w:pStyle w:val="Heading4"/>
        <w:rPr>
          <w:lang w:val="en-US"/>
        </w:rPr>
      </w:pPr>
      <w:bookmarkStart w:name="_Toc242783321" w:id="64"/>
      <w:r w:rsidRPr="00EE3AD0">
        <w:rPr>
          <w:lang w:val="en-US"/>
        </w:rPr>
        <w:t>2.3.2.3. Chỉ tiêu Airline F-2 - Employee satisfaction - Mức độ hài lòng của nhân viên</w:t>
      </w:r>
      <w:bookmarkEnd w:id="64"/>
    </w:p>
    <w:p w:rsidR="00695A4C" w:rsidRDefault="07F6679C" w14:paraId="321BB7A3" w14:textId="77777777">
      <w:r w:rsidRPr="78B6F757">
        <w:rPr>
          <w:lang w:val="en-US"/>
        </w:rPr>
        <w:t>Báo cáo trên hệ thống: Airline F-2 - Mức độ hài lòng của nhân viên (bản tiếng Anh: Airline F-2 - Employee satisfaction).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1481"/>
        <w:gridCol w:w="7866"/>
      </w:tblGrid>
      <w:tr w:rsidRPr="00EE3AD0" w:rsidR="00EE3AD0" w:rsidTr="6BD8C2C6" w14:paraId="7419730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C8BD62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A495F3" w14:textId="77777777">
            <w:pPr>
              <w:rPr>
                <w:b/>
                <w:bCs/>
                <w:lang w:val="en-US"/>
              </w:rPr>
            </w:pPr>
            <w:r w:rsidRPr="00EE3AD0">
              <w:rPr>
                <w:b/>
                <w:bCs/>
                <w:lang w:val="en-US"/>
              </w:rPr>
              <w:t>Mô tả/ Description</w:t>
            </w:r>
          </w:p>
        </w:tc>
      </w:tr>
      <w:tr w:rsidRPr="00EE3AD0" w:rsidR="00EE3AD0" w:rsidTr="6BD8C2C6" w14:paraId="0889BA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A99ECF" w14:textId="77777777">
            <w:pPr>
              <w:rPr>
                <w:lang w:val="en-US"/>
              </w:rPr>
            </w:pPr>
            <w:r w:rsidRPr="00EE3AD0">
              <w:rPr>
                <w:b/>
                <w:bCs/>
                <w:lang w:val="en-US"/>
              </w:rPr>
              <w:t>CT 4.2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3E499C" w14:textId="77777777">
            <w:pPr>
              <w:rPr>
                <w:lang w:val="en-US"/>
              </w:rPr>
            </w:pPr>
            <w:r w:rsidRPr="00EE3AD0">
              <w:rPr>
                <w:b/>
                <w:bCs/>
                <w:lang w:val="en-US"/>
              </w:rPr>
              <w:t xml:space="preserve">1. Tên chỉ tiêu: </w:t>
            </w:r>
            <w:r w:rsidRPr="00EE3AD0">
              <w:rPr>
                <w:lang w:val="en-US"/>
              </w:rPr>
              <w:t>Satisfaction Level by Division – Mức độ hài lòng theo khối</w:t>
            </w:r>
          </w:p>
          <w:p w:rsidRPr="00EE3AD0" w:rsidR="00EE3AD0" w:rsidP="00EE3AD0" w:rsidRDefault="00EE3AD0" w14:paraId="049ABA6B" w14:textId="77777777">
            <w:pPr>
              <w:rPr>
                <w:lang w:val="en-US"/>
              </w:rPr>
            </w:pPr>
            <w:r w:rsidRPr="00EE3AD0">
              <w:rPr>
                <w:b/>
                <w:bCs/>
                <w:lang w:val="en-US"/>
              </w:rPr>
              <w:t>2. Định nghĩa/Diễn giải/Ý nghĩa/Mục đích đo lường:</w:t>
            </w:r>
          </w:p>
          <w:p w:rsidRPr="00EE3AD0" w:rsidR="00EE3AD0" w:rsidP="00EE3AD0" w:rsidRDefault="00EE3AD0" w14:paraId="3EEE5F0E" w14:textId="77777777">
            <w:pPr>
              <w:rPr>
                <w:lang w:val="en-US"/>
              </w:rPr>
            </w:pPr>
            <w:r w:rsidRPr="00EE3AD0">
              <w:rPr>
                <w:b/>
                <w:bCs/>
                <w:lang w:val="en-US"/>
              </w:rPr>
              <w:t>2.1. Định nghĩa/Diễn giải:</w:t>
            </w:r>
          </w:p>
          <w:p w:rsidRPr="00EE3AD0" w:rsidR="00EE3AD0" w:rsidP="00EE3AD0" w:rsidRDefault="00EE3AD0" w14:paraId="59C1812A" w14:textId="77777777">
            <w:pPr>
              <w:rPr>
                <w:lang w:val="en-US"/>
              </w:rPr>
            </w:pPr>
            <w:r w:rsidRPr="00EE3AD0">
              <w:rPr>
                <w:lang w:val="en-US"/>
              </w:rPr>
              <w:t>Bao gồm:</w:t>
            </w:r>
          </w:p>
          <w:p w:rsidRPr="00EE3AD0" w:rsidR="00EE3AD0" w:rsidRDefault="00EE3AD0" w14:paraId="6F85035E" w14:textId="77777777">
            <w:pPr>
              <w:numPr>
                <w:ilvl w:val="0"/>
                <w:numId w:val="576"/>
              </w:numPr>
              <w:rPr>
                <w:lang w:val="en-US"/>
              </w:rPr>
            </w:pPr>
            <w:r w:rsidRPr="00EE3AD0">
              <w:rPr>
                <w:lang w:val="en-US"/>
              </w:rPr>
              <w:t>- 1. Mức độ hài lòng tổng thể (My Organization/Overall satisfaction)</w:t>
            </w:r>
          </w:p>
          <w:p w:rsidRPr="00EE3AD0" w:rsidR="00EE3AD0" w:rsidRDefault="00EE3AD0" w14:paraId="5CDF288E" w14:textId="77777777">
            <w:pPr>
              <w:numPr>
                <w:ilvl w:val="0"/>
                <w:numId w:val="576"/>
              </w:numPr>
              <w:rPr>
                <w:lang w:val="en-US"/>
              </w:rPr>
            </w:pPr>
            <w:r w:rsidRPr="00EE3AD0">
              <w:rPr>
                <w:lang w:val="en-US"/>
              </w:rPr>
              <w:t>- 2. Đặc điểm công việc (My job)</w:t>
            </w:r>
          </w:p>
          <w:p w:rsidRPr="00EE3AD0" w:rsidR="00EE3AD0" w:rsidRDefault="00EE3AD0" w14:paraId="7823AFB7" w14:textId="77777777">
            <w:pPr>
              <w:numPr>
                <w:ilvl w:val="0"/>
                <w:numId w:val="576"/>
              </w:numPr>
              <w:rPr>
                <w:lang w:val="en-US"/>
              </w:rPr>
            </w:pPr>
            <w:r w:rsidRPr="00EE3AD0">
              <w:rPr>
                <w:lang w:val="en-US"/>
              </w:rPr>
              <w:t>- 3. Điều kiện làm việc (My work)</w:t>
            </w:r>
          </w:p>
          <w:p w:rsidRPr="00EE3AD0" w:rsidR="00EE3AD0" w:rsidRDefault="00EE3AD0" w14:paraId="0C190169" w14:textId="77777777">
            <w:pPr>
              <w:numPr>
                <w:ilvl w:val="0"/>
                <w:numId w:val="576"/>
              </w:numPr>
              <w:rPr>
                <w:lang w:val="en-US"/>
              </w:rPr>
            </w:pPr>
            <w:r w:rsidRPr="00EE3AD0">
              <w:rPr>
                <w:lang w:val="en-US"/>
              </w:rPr>
              <w:t>- 4. Đào tạo và thăng tiến (Training and Career development)</w:t>
            </w:r>
          </w:p>
          <w:p w:rsidRPr="00EE3AD0" w:rsidR="00EE3AD0" w:rsidRDefault="00EE3AD0" w14:paraId="3657CB6C" w14:textId="77777777">
            <w:pPr>
              <w:numPr>
                <w:ilvl w:val="0"/>
                <w:numId w:val="576"/>
              </w:numPr>
              <w:rPr>
                <w:lang w:val="en-US"/>
              </w:rPr>
            </w:pPr>
            <w:r w:rsidRPr="00EE3AD0">
              <w:rPr>
                <w:lang w:val="en-US"/>
              </w:rPr>
              <w:t>- 5. Lãnh đạo (cấp trên trực tiếp) (My Supervisor/Direct Manager)</w:t>
            </w:r>
          </w:p>
          <w:p w:rsidRPr="00EE3AD0" w:rsidR="00EE3AD0" w:rsidRDefault="00EE3AD0" w14:paraId="6123C380" w14:textId="77777777">
            <w:pPr>
              <w:numPr>
                <w:ilvl w:val="0"/>
                <w:numId w:val="576"/>
              </w:numPr>
              <w:rPr>
                <w:lang w:val="en-US"/>
              </w:rPr>
            </w:pPr>
            <w:r w:rsidRPr="00EE3AD0">
              <w:rPr>
                <w:lang w:val="en-US"/>
              </w:rPr>
              <w:t>- 6. Mối quan hệ nơi công sở (My Team)</w:t>
            </w:r>
          </w:p>
          <w:p w:rsidRPr="00EE3AD0" w:rsidR="00EE3AD0" w:rsidRDefault="00EE3AD0" w14:paraId="340FFA77" w14:textId="77777777">
            <w:pPr>
              <w:numPr>
                <w:ilvl w:val="0"/>
                <w:numId w:val="576"/>
              </w:numPr>
              <w:rPr>
                <w:lang w:val="en-US"/>
              </w:rPr>
            </w:pPr>
            <w:r w:rsidRPr="00EE3AD0">
              <w:rPr>
                <w:lang w:val="en-US"/>
              </w:rPr>
              <w:t>- 7. Thu nhập (My Income)</w:t>
            </w:r>
          </w:p>
          <w:p w:rsidRPr="00EE3AD0" w:rsidR="00EE3AD0" w:rsidRDefault="00EE3AD0" w14:paraId="64086F76" w14:textId="77777777">
            <w:pPr>
              <w:numPr>
                <w:ilvl w:val="0"/>
                <w:numId w:val="576"/>
              </w:numPr>
              <w:rPr>
                <w:lang w:val="en-US"/>
              </w:rPr>
            </w:pPr>
            <w:r w:rsidRPr="00EE3AD0">
              <w:rPr>
                <w:lang w:val="en-US"/>
              </w:rPr>
              <w:t>- 8. Phúc lợi cho người lao động (My Welfare)</w:t>
            </w:r>
          </w:p>
          <w:p w:rsidRPr="00EE3AD0" w:rsidR="00EE3AD0" w:rsidP="00EE3AD0" w:rsidRDefault="00EE3AD0" w14:paraId="32A8DF9B" w14:textId="77777777">
            <w:pPr>
              <w:rPr>
                <w:lang w:val="en-US"/>
              </w:rPr>
            </w:pPr>
            <w:r w:rsidRPr="00EE3AD0">
              <w:rPr>
                <w:lang w:val="en-US"/>
              </w:rPr>
              <w:t>Chia theo 6 khối:</w:t>
            </w:r>
          </w:p>
          <w:p w:rsidRPr="00EE3AD0" w:rsidR="00EE3AD0" w:rsidRDefault="00EE3AD0" w14:paraId="1396F9B4" w14:textId="77777777">
            <w:pPr>
              <w:numPr>
                <w:ilvl w:val="0"/>
                <w:numId w:val="577"/>
              </w:numPr>
              <w:rPr>
                <w:lang w:val="en-US"/>
              </w:rPr>
            </w:pPr>
            <w:r w:rsidRPr="00EE3AD0">
              <w:rPr>
                <w:lang w:val="en-US"/>
              </w:rPr>
              <w:t>(1): Khối Thương mại</w:t>
            </w:r>
          </w:p>
          <w:p w:rsidRPr="00EE3AD0" w:rsidR="00EE3AD0" w:rsidRDefault="00EE3AD0" w14:paraId="21F6314E" w14:textId="77777777">
            <w:pPr>
              <w:numPr>
                <w:ilvl w:val="0"/>
                <w:numId w:val="577"/>
              </w:numPr>
              <w:rPr>
                <w:lang w:val="en-US"/>
              </w:rPr>
            </w:pPr>
            <w:r w:rsidRPr="00EE3AD0">
              <w:rPr>
                <w:lang w:val="en-US"/>
              </w:rPr>
              <w:t>(2): Khối Dịch vụ</w:t>
            </w:r>
          </w:p>
          <w:p w:rsidRPr="00EE3AD0" w:rsidR="00EE3AD0" w:rsidRDefault="00EE3AD0" w14:paraId="7CCE38AD" w14:textId="77777777">
            <w:pPr>
              <w:numPr>
                <w:ilvl w:val="0"/>
                <w:numId w:val="577"/>
              </w:numPr>
              <w:rPr>
                <w:lang w:val="en-US"/>
              </w:rPr>
            </w:pPr>
            <w:r w:rsidRPr="00EE3AD0">
              <w:rPr>
                <w:lang w:val="en-US"/>
              </w:rPr>
              <w:t>(3): Khối Khai thác bay</w:t>
            </w:r>
          </w:p>
          <w:p w:rsidRPr="00EE3AD0" w:rsidR="00EE3AD0" w:rsidRDefault="00EE3AD0" w14:paraId="0E613FA9" w14:textId="77777777">
            <w:pPr>
              <w:numPr>
                <w:ilvl w:val="0"/>
                <w:numId w:val="577"/>
              </w:numPr>
              <w:rPr>
                <w:lang w:val="en-US"/>
              </w:rPr>
            </w:pPr>
            <w:r w:rsidRPr="00EE3AD0">
              <w:rPr>
                <w:lang w:val="en-US"/>
              </w:rPr>
              <w:t>(4): Khối Kỹ thuật</w:t>
            </w:r>
          </w:p>
          <w:p w:rsidRPr="00EE3AD0" w:rsidR="00EE3AD0" w:rsidRDefault="00EE3AD0" w14:paraId="43D3DEC8" w14:textId="77777777">
            <w:pPr>
              <w:numPr>
                <w:ilvl w:val="0"/>
                <w:numId w:val="577"/>
              </w:numPr>
              <w:rPr>
                <w:lang w:val="en-US"/>
              </w:rPr>
            </w:pPr>
            <w:r w:rsidRPr="00EE3AD0">
              <w:rPr>
                <w:lang w:val="en-US"/>
              </w:rPr>
              <w:t>(5): Tham mưu tổng hợp (bao gồm lĩnh vực an toàn)</w:t>
            </w:r>
          </w:p>
          <w:p w:rsidRPr="00EE3AD0" w:rsidR="00EE3AD0" w:rsidRDefault="00EE3AD0" w14:paraId="321674D3" w14:textId="77777777">
            <w:pPr>
              <w:numPr>
                <w:ilvl w:val="0"/>
                <w:numId w:val="577"/>
              </w:numPr>
              <w:rPr>
                <w:lang w:val="en-US"/>
              </w:rPr>
            </w:pPr>
            <w:r w:rsidRPr="00EE3AD0">
              <w:rPr>
                <w:lang w:val="en-US"/>
              </w:rPr>
              <w:t>(6): Trực thuộc khác</w:t>
            </w:r>
          </w:p>
          <w:p w:rsidRPr="00EE3AD0" w:rsidR="00EE3AD0" w:rsidP="00EE3AD0" w:rsidRDefault="00EE3AD0" w14:paraId="228C9826" w14:textId="77777777">
            <w:pPr>
              <w:rPr>
                <w:lang w:val="en-US"/>
              </w:rPr>
            </w:pPr>
            <w:r w:rsidRPr="00EE3AD0">
              <w:rPr>
                <w:b/>
                <w:bCs/>
                <w:lang w:val="en-US"/>
              </w:rPr>
              <w:t>2.2. Ý nghĩa/Mục đích đo lường:</w:t>
            </w:r>
            <w:r w:rsidRPr="00EE3AD0">
              <w:rPr>
                <w:lang w:val="en-US"/>
              </w:rPr>
              <w:t>.</w:t>
            </w:r>
          </w:p>
          <w:p w:rsidRPr="00EE3AD0" w:rsidR="00EE3AD0" w:rsidRDefault="00EE3AD0" w14:paraId="06B5A6F3" w14:textId="77777777">
            <w:pPr>
              <w:numPr>
                <w:ilvl w:val="0"/>
                <w:numId w:val="578"/>
              </w:numPr>
              <w:rPr>
                <w:lang w:val="en-US"/>
              </w:rPr>
            </w:pPr>
            <w:r w:rsidRPr="00EE3AD0">
              <w:rPr>
                <w:lang w:val="en-US"/>
              </w:rPr>
              <w:t>Mức độ hài lòng chung của cán bộ nhân viên.</w:t>
            </w:r>
          </w:p>
          <w:p w:rsidRPr="00EE3AD0" w:rsidR="00EE3AD0" w:rsidP="00EE3AD0" w:rsidRDefault="00EE3AD0" w14:paraId="01D27426" w14:textId="77777777">
            <w:pPr>
              <w:rPr>
                <w:lang w:val="en-US"/>
              </w:rPr>
            </w:pPr>
            <w:r w:rsidRPr="00EE3AD0">
              <w:rPr>
                <w:b/>
                <w:bCs/>
                <w:lang w:val="en-US"/>
              </w:rPr>
              <w:t>3. Công thức tính:</w:t>
            </w:r>
          </w:p>
          <w:p w:rsidRPr="00EE3AD0" w:rsidR="00EE3AD0" w:rsidRDefault="00EE3AD0" w14:paraId="01BE8E4E" w14:textId="77777777">
            <w:pPr>
              <w:numPr>
                <w:ilvl w:val="0"/>
                <w:numId w:val="579"/>
              </w:numPr>
              <w:rPr>
                <w:lang w:val="en-US"/>
              </w:rPr>
            </w:pPr>
            <w:r w:rsidRPr="00EE3AD0">
              <w:rPr>
                <w:lang w:val="en-US"/>
              </w:rPr>
              <w:t>Không có.</w:t>
            </w:r>
          </w:p>
          <w:p w:rsidRPr="00EE3AD0" w:rsidR="00EE3AD0" w:rsidP="00EE3AD0" w:rsidRDefault="00EE3AD0" w14:paraId="0665F82B" w14:textId="77777777">
            <w:pPr>
              <w:rPr>
                <w:lang w:val="en-US"/>
              </w:rPr>
            </w:pPr>
            <w:r w:rsidRPr="00EE3AD0">
              <w:rPr>
                <w:b/>
                <w:bCs/>
                <w:lang w:val="en-US"/>
              </w:rPr>
              <w:t>4. Chiều tổng hợp dữ liệu:</w:t>
            </w:r>
          </w:p>
          <w:p w:rsidRPr="00EE3AD0" w:rsidR="00EE3AD0" w:rsidRDefault="00EE3AD0" w14:paraId="10EE4C15" w14:textId="77777777">
            <w:pPr>
              <w:numPr>
                <w:ilvl w:val="0"/>
                <w:numId w:val="580"/>
              </w:numPr>
              <w:rPr>
                <w:lang w:val="en-US"/>
              </w:rPr>
            </w:pPr>
            <w:r w:rsidRPr="00EE3AD0">
              <w:rPr>
                <w:lang w:val="en-US"/>
              </w:rPr>
              <w:t>Theo thời gian: Năm.</w:t>
            </w:r>
          </w:p>
          <w:p w:rsidRPr="00EE3AD0" w:rsidR="00EE3AD0" w:rsidP="00EE3AD0" w:rsidRDefault="00EE3AD0" w14:paraId="20E971E6" w14:textId="77777777">
            <w:pPr>
              <w:rPr>
                <w:lang w:val="en-US"/>
              </w:rPr>
            </w:pPr>
            <w:r w:rsidRPr="00EE3AD0">
              <w:rPr>
                <w:b/>
                <w:bCs/>
                <w:lang w:val="en-US"/>
              </w:rPr>
              <w:t>5. Nguồn dữ liệu:</w:t>
            </w:r>
            <w:r w:rsidRPr="00EE3AD0">
              <w:rPr>
                <w:lang w:val="en-US"/>
              </w:rPr>
              <w:t> </w:t>
            </w:r>
          </w:p>
          <w:p w:rsidRPr="00EE3AD0" w:rsidR="00EE3AD0" w:rsidRDefault="00EE3AD0" w14:paraId="36C34E06" w14:textId="77777777">
            <w:pPr>
              <w:numPr>
                <w:ilvl w:val="0"/>
                <w:numId w:val="581"/>
              </w:numPr>
              <w:rPr>
                <w:lang w:val="en-US"/>
              </w:rPr>
            </w:pPr>
            <w:r w:rsidRPr="00EE3AD0">
              <w:rPr>
                <w:lang w:val="en-US"/>
              </w:rPr>
              <w:t>Nhập thủ công.</w:t>
            </w:r>
          </w:p>
          <w:p w:rsidRPr="00EE3AD0" w:rsidR="00EE3AD0" w:rsidP="00EE3AD0" w:rsidRDefault="00EE3AD0" w14:paraId="7D95069E"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592BDA07" w14:textId="77777777">
            <w:pPr>
              <w:rPr>
                <w:lang w:val="en-US"/>
              </w:rPr>
            </w:pPr>
            <w:r w:rsidRPr="00EE3AD0">
              <w:rPr>
                <w:b/>
                <w:bCs/>
                <w:lang w:val="en-US"/>
              </w:rPr>
              <w:t>7. Những thông tin khác:</w:t>
            </w:r>
          </w:p>
          <w:p w:rsidRPr="00EE3AD0" w:rsidR="00EE3AD0" w:rsidRDefault="00EE3AD0" w14:paraId="0258177D" w14:textId="77777777">
            <w:pPr>
              <w:numPr>
                <w:ilvl w:val="0"/>
                <w:numId w:val="582"/>
              </w:numPr>
              <w:rPr>
                <w:lang w:val="en-US"/>
              </w:rPr>
            </w:pPr>
            <w:r w:rsidRPr="00EE3AD0">
              <w:rPr>
                <w:lang w:val="en-US"/>
              </w:rPr>
              <w:t>Đơn vị đo: %.</w:t>
            </w:r>
          </w:p>
        </w:tc>
      </w:tr>
      <w:tr w:rsidRPr="00EE3AD0" w:rsidR="00EE3AD0" w:rsidTr="6BD8C2C6" w14:paraId="046C5A4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D11523" w14:textId="77777777">
            <w:pPr>
              <w:rPr>
                <w:lang w:val="en-US"/>
              </w:rPr>
            </w:pPr>
            <w:r w:rsidRPr="00EE3AD0">
              <w:rPr>
                <w:b/>
                <w:bCs/>
                <w:lang w:val="en-US"/>
              </w:rPr>
              <w:t>CT 4.3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249A13" w14:textId="77777777">
            <w:pPr>
              <w:rPr>
                <w:lang w:val="en-US"/>
              </w:rPr>
            </w:pPr>
            <w:r w:rsidRPr="00EE3AD0">
              <w:rPr>
                <w:b/>
                <w:bCs/>
                <w:lang w:val="en-US"/>
              </w:rPr>
              <w:t xml:space="preserve">1. Tên chỉ tiêu: </w:t>
            </w:r>
            <w:r w:rsidRPr="00EE3AD0">
              <w:rPr>
                <w:lang w:val="en-US"/>
              </w:rPr>
              <w:t>Satisfaction Level by Employee Type – Mức độ hài lòng theo đối tượng lao động</w:t>
            </w:r>
          </w:p>
          <w:p w:rsidRPr="00EE3AD0" w:rsidR="00EE3AD0" w:rsidP="00EE3AD0" w:rsidRDefault="00EE3AD0" w14:paraId="1D37A89A" w14:textId="77777777">
            <w:pPr>
              <w:rPr>
                <w:lang w:val="en-US"/>
              </w:rPr>
            </w:pPr>
            <w:r w:rsidRPr="00EE3AD0">
              <w:rPr>
                <w:b/>
                <w:bCs/>
                <w:lang w:val="en-US"/>
              </w:rPr>
              <w:t>2. Định nghĩa/Diễn giải/Ý nghĩa/Mục đích đo lường:</w:t>
            </w:r>
          </w:p>
          <w:p w:rsidRPr="00EE3AD0" w:rsidR="00EE3AD0" w:rsidP="00EE3AD0" w:rsidRDefault="00EE3AD0" w14:paraId="7B4BE812" w14:textId="77777777">
            <w:pPr>
              <w:rPr>
                <w:lang w:val="en-US"/>
              </w:rPr>
            </w:pPr>
            <w:r w:rsidRPr="00EE3AD0">
              <w:rPr>
                <w:b/>
                <w:bCs/>
                <w:lang w:val="en-US"/>
              </w:rPr>
              <w:t>2.1. Định nghĩa/Diễn giải:</w:t>
            </w:r>
          </w:p>
          <w:p w:rsidRPr="00EE3AD0" w:rsidR="00EE3AD0" w:rsidP="00EE3AD0" w:rsidRDefault="00EE3AD0" w14:paraId="2A12E95C" w14:textId="77777777">
            <w:pPr>
              <w:rPr>
                <w:lang w:val="en-US"/>
              </w:rPr>
            </w:pPr>
            <w:r w:rsidRPr="00EE3AD0">
              <w:rPr>
                <w:lang w:val="en-US"/>
              </w:rPr>
              <w:t>Bao gồm:</w:t>
            </w:r>
          </w:p>
          <w:p w:rsidRPr="00EE3AD0" w:rsidR="00EE3AD0" w:rsidRDefault="00EE3AD0" w14:paraId="328F3AC6" w14:textId="77777777">
            <w:pPr>
              <w:numPr>
                <w:ilvl w:val="0"/>
                <w:numId w:val="583"/>
              </w:numPr>
              <w:rPr>
                <w:lang w:val="en-US"/>
              </w:rPr>
            </w:pPr>
            <w:r w:rsidRPr="00EE3AD0">
              <w:rPr>
                <w:lang w:val="en-US"/>
              </w:rPr>
              <w:t>- 1. Mức độ hài lòng tổng thể (My Organization/Overall satisfaction)</w:t>
            </w:r>
          </w:p>
          <w:p w:rsidRPr="00EE3AD0" w:rsidR="00EE3AD0" w:rsidRDefault="00EE3AD0" w14:paraId="3BCE9B4A" w14:textId="77777777">
            <w:pPr>
              <w:numPr>
                <w:ilvl w:val="0"/>
                <w:numId w:val="583"/>
              </w:numPr>
              <w:rPr>
                <w:lang w:val="en-US"/>
              </w:rPr>
            </w:pPr>
            <w:r w:rsidRPr="00EE3AD0">
              <w:rPr>
                <w:lang w:val="en-US"/>
              </w:rPr>
              <w:t>- 2. Đặc điểm công việc (My job)</w:t>
            </w:r>
          </w:p>
          <w:p w:rsidRPr="00EE3AD0" w:rsidR="00EE3AD0" w:rsidRDefault="00EE3AD0" w14:paraId="00284C2A" w14:textId="77777777">
            <w:pPr>
              <w:numPr>
                <w:ilvl w:val="0"/>
                <w:numId w:val="583"/>
              </w:numPr>
              <w:rPr>
                <w:lang w:val="en-US"/>
              </w:rPr>
            </w:pPr>
            <w:r w:rsidRPr="00EE3AD0">
              <w:rPr>
                <w:lang w:val="en-US"/>
              </w:rPr>
              <w:t>- 3. Điều kiện làm việc (My work)</w:t>
            </w:r>
          </w:p>
          <w:p w:rsidRPr="00EE3AD0" w:rsidR="00EE3AD0" w:rsidRDefault="00EE3AD0" w14:paraId="24FE986A" w14:textId="77777777">
            <w:pPr>
              <w:numPr>
                <w:ilvl w:val="0"/>
                <w:numId w:val="583"/>
              </w:numPr>
              <w:rPr>
                <w:lang w:val="en-US"/>
              </w:rPr>
            </w:pPr>
            <w:r w:rsidRPr="00EE3AD0">
              <w:rPr>
                <w:lang w:val="en-US"/>
              </w:rPr>
              <w:t>- 4. Đào tạo và thăng tiến (Training and Career development)</w:t>
            </w:r>
          </w:p>
          <w:p w:rsidRPr="00EE3AD0" w:rsidR="00EE3AD0" w:rsidRDefault="00EE3AD0" w14:paraId="5629D3FA" w14:textId="77777777">
            <w:pPr>
              <w:numPr>
                <w:ilvl w:val="0"/>
                <w:numId w:val="583"/>
              </w:numPr>
              <w:rPr>
                <w:lang w:val="en-US"/>
              </w:rPr>
            </w:pPr>
            <w:r w:rsidRPr="00EE3AD0">
              <w:rPr>
                <w:lang w:val="en-US"/>
              </w:rPr>
              <w:t>- 5. Lãnh đạo (cấp trên trực tiếp) (My Supervisor/Direct Manager)</w:t>
            </w:r>
          </w:p>
          <w:p w:rsidRPr="00EE3AD0" w:rsidR="00EE3AD0" w:rsidRDefault="00EE3AD0" w14:paraId="1DB61243" w14:textId="77777777">
            <w:pPr>
              <w:numPr>
                <w:ilvl w:val="0"/>
                <w:numId w:val="583"/>
              </w:numPr>
              <w:rPr>
                <w:lang w:val="en-US"/>
              </w:rPr>
            </w:pPr>
            <w:r w:rsidRPr="00EE3AD0">
              <w:rPr>
                <w:lang w:val="en-US"/>
              </w:rPr>
              <w:t>- 6. Mối quan hệ nơi công sở (My Team)</w:t>
            </w:r>
          </w:p>
          <w:p w:rsidRPr="00EE3AD0" w:rsidR="00EE3AD0" w:rsidRDefault="00EE3AD0" w14:paraId="6CE75227" w14:textId="77777777">
            <w:pPr>
              <w:numPr>
                <w:ilvl w:val="0"/>
                <w:numId w:val="583"/>
              </w:numPr>
              <w:rPr>
                <w:lang w:val="en-US"/>
              </w:rPr>
            </w:pPr>
            <w:r w:rsidRPr="00EE3AD0">
              <w:rPr>
                <w:lang w:val="en-US"/>
              </w:rPr>
              <w:t>- 7. Thu nhập (My Income)</w:t>
            </w:r>
          </w:p>
          <w:p w:rsidRPr="00EE3AD0" w:rsidR="00EE3AD0" w:rsidRDefault="00EE3AD0" w14:paraId="01479CC1" w14:textId="77777777">
            <w:pPr>
              <w:numPr>
                <w:ilvl w:val="0"/>
                <w:numId w:val="583"/>
              </w:numPr>
              <w:rPr>
                <w:lang w:val="en-US"/>
              </w:rPr>
            </w:pPr>
            <w:r w:rsidRPr="00EE3AD0">
              <w:rPr>
                <w:lang w:val="en-US"/>
              </w:rPr>
              <w:t>- 8. Phúc lợi cho người lao động (My Welfare)</w:t>
            </w:r>
          </w:p>
          <w:p w:rsidRPr="00EE3AD0" w:rsidR="00EE3AD0" w:rsidP="00EE3AD0" w:rsidRDefault="00EE3AD0" w14:paraId="335551E2" w14:textId="77777777">
            <w:pPr>
              <w:rPr>
                <w:lang w:val="en-US"/>
              </w:rPr>
            </w:pPr>
            <w:r w:rsidRPr="00EE3AD0">
              <w:rPr>
                <w:lang w:val="en-US"/>
              </w:rPr>
              <w:t>Chia theo 8 loại đối tượng lao động:</w:t>
            </w:r>
          </w:p>
          <w:p w:rsidRPr="00EE3AD0" w:rsidR="00EE3AD0" w:rsidRDefault="00EE3AD0" w14:paraId="6B3326AA" w14:textId="77777777">
            <w:pPr>
              <w:numPr>
                <w:ilvl w:val="0"/>
                <w:numId w:val="584"/>
              </w:numPr>
              <w:rPr>
                <w:lang w:val="en-US"/>
              </w:rPr>
            </w:pPr>
            <w:r w:rsidRPr="00EE3AD0">
              <w:rPr>
                <w:lang w:val="en-US"/>
              </w:rPr>
              <w:t>(1) Lao động mặt đất</w:t>
            </w:r>
          </w:p>
          <w:p w:rsidRPr="00EE3AD0" w:rsidR="00EE3AD0" w:rsidRDefault="00EE3AD0" w14:paraId="245F2BC0" w14:textId="77777777">
            <w:pPr>
              <w:numPr>
                <w:ilvl w:val="0"/>
                <w:numId w:val="584"/>
              </w:numPr>
              <w:rPr>
                <w:lang w:val="en-US"/>
              </w:rPr>
            </w:pPr>
            <w:r w:rsidRPr="00EE3AD0">
              <w:rPr>
                <w:lang w:val="en-US"/>
              </w:rPr>
              <w:t>(2) Phi công Việt Nam</w:t>
            </w:r>
          </w:p>
          <w:p w:rsidRPr="00EE3AD0" w:rsidR="00EE3AD0" w:rsidRDefault="00EE3AD0" w14:paraId="721E3AD7" w14:textId="77777777">
            <w:pPr>
              <w:numPr>
                <w:ilvl w:val="0"/>
                <w:numId w:val="584"/>
              </w:numPr>
              <w:rPr>
                <w:lang w:val="en-US"/>
              </w:rPr>
            </w:pPr>
            <w:r w:rsidRPr="00EE3AD0">
              <w:rPr>
                <w:lang w:val="en-US"/>
              </w:rPr>
              <w:t>(3) Phi công ALS</w:t>
            </w:r>
          </w:p>
          <w:p w:rsidRPr="00EE3AD0" w:rsidR="00EE3AD0" w:rsidRDefault="00EE3AD0" w14:paraId="0CC43EFF" w14:textId="77777777">
            <w:pPr>
              <w:numPr>
                <w:ilvl w:val="0"/>
                <w:numId w:val="584"/>
              </w:numPr>
              <w:rPr>
                <w:lang w:val="en-US"/>
              </w:rPr>
            </w:pPr>
            <w:r w:rsidRPr="00EE3AD0">
              <w:rPr>
                <w:lang w:val="en-US"/>
              </w:rPr>
              <w:t>(4) Tiếp viên Việt Nam</w:t>
            </w:r>
          </w:p>
          <w:p w:rsidRPr="00EE3AD0" w:rsidR="00EE3AD0" w:rsidRDefault="00EE3AD0" w14:paraId="5FB17DE6" w14:textId="77777777">
            <w:pPr>
              <w:numPr>
                <w:ilvl w:val="0"/>
                <w:numId w:val="584"/>
              </w:numPr>
              <w:rPr>
                <w:lang w:val="en-US"/>
              </w:rPr>
            </w:pPr>
            <w:r w:rsidRPr="00EE3AD0">
              <w:rPr>
                <w:lang w:val="en-US"/>
              </w:rPr>
              <w:t>(5) Tiếp viên ALS</w:t>
            </w:r>
          </w:p>
          <w:p w:rsidRPr="00EE3AD0" w:rsidR="00EE3AD0" w:rsidRDefault="00EE3AD0" w14:paraId="3737C269" w14:textId="77777777">
            <w:pPr>
              <w:numPr>
                <w:ilvl w:val="0"/>
                <w:numId w:val="584"/>
              </w:numPr>
              <w:rPr>
                <w:lang w:val="en-US"/>
              </w:rPr>
            </w:pPr>
            <w:r w:rsidRPr="00EE3AD0">
              <w:rPr>
                <w:lang w:val="en-US"/>
              </w:rPr>
              <w:t>(6) Nhân viên chi nhánh nước ngoài</w:t>
            </w:r>
          </w:p>
          <w:p w:rsidRPr="00EE3AD0" w:rsidR="00EE3AD0" w:rsidRDefault="00EE3AD0" w14:paraId="712A1886" w14:textId="77777777">
            <w:pPr>
              <w:numPr>
                <w:ilvl w:val="0"/>
                <w:numId w:val="584"/>
              </w:numPr>
              <w:rPr>
                <w:lang w:val="en-US"/>
              </w:rPr>
            </w:pPr>
            <w:r w:rsidRPr="00EE3AD0">
              <w:rPr>
                <w:lang w:val="en-US"/>
              </w:rPr>
              <w:t>(7) Phi công nước ngoài</w:t>
            </w:r>
          </w:p>
          <w:p w:rsidRPr="00EE3AD0" w:rsidR="00EE3AD0" w:rsidRDefault="00EE3AD0" w14:paraId="76FBB979" w14:textId="77777777">
            <w:pPr>
              <w:numPr>
                <w:ilvl w:val="0"/>
                <w:numId w:val="584"/>
              </w:numPr>
              <w:rPr>
                <w:lang w:val="en-US"/>
              </w:rPr>
            </w:pPr>
            <w:r w:rsidRPr="00EE3AD0">
              <w:rPr>
                <w:lang w:val="en-US"/>
              </w:rPr>
              <w:t>(8) Tiếp viên nước ngoài</w:t>
            </w:r>
          </w:p>
          <w:p w:rsidRPr="00EE3AD0" w:rsidR="00EE3AD0" w:rsidP="00EE3AD0" w:rsidRDefault="00EE3AD0" w14:paraId="32074D45" w14:textId="77777777">
            <w:pPr>
              <w:rPr>
                <w:lang w:val="en-US"/>
              </w:rPr>
            </w:pPr>
            <w:r w:rsidRPr="00EE3AD0">
              <w:rPr>
                <w:b/>
                <w:bCs/>
                <w:lang w:val="en-US"/>
              </w:rPr>
              <w:t>2.2. Ý nghĩa/Mục đích đo lường:</w:t>
            </w:r>
            <w:r w:rsidRPr="00EE3AD0">
              <w:rPr>
                <w:lang w:val="en-US"/>
              </w:rPr>
              <w:t>.</w:t>
            </w:r>
          </w:p>
          <w:p w:rsidRPr="00EE3AD0" w:rsidR="00EE3AD0" w:rsidRDefault="00EE3AD0" w14:paraId="5D2C22B6" w14:textId="77777777">
            <w:pPr>
              <w:numPr>
                <w:ilvl w:val="0"/>
                <w:numId w:val="585"/>
              </w:numPr>
              <w:rPr>
                <w:lang w:val="en-US"/>
              </w:rPr>
            </w:pPr>
            <w:r w:rsidRPr="00EE3AD0">
              <w:rPr>
                <w:lang w:val="en-US"/>
              </w:rPr>
              <w:t>Mức độ hài lòng chung của cán bộ nhân viên.</w:t>
            </w:r>
          </w:p>
          <w:p w:rsidRPr="00EE3AD0" w:rsidR="00EE3AD0" w:rsidP="00EE3AD0" w:rsidRDefault="00EE3AD0" w14:paraId="013C875F" w14:textId="77777777">
            <w:pPr>
              <w:rPr>
                <w:lang w:val="en-US"/>
              </w:rPr>
            </w:pPr>
            <w:r w:rsidRPr="00EE3AD0">
              <w:rPr>
                <w:b/>
                <w:bCs/>
                <w:lang w:val="en-US"/>
              </w:rPr>
              <w:t>3. Công thức tính:</w:t>
            </w:r>
          </w:p>
          <w:p w:rsidRPr="00EE3AD0" w:rsidR="00EE3AD0" w:rsidRDefault="00EE3AD0" w14:paraId="0A220688" w14:textId="77777777">
            <w:pPr>
              <w:numPr>
                <w:ilvl w:val="0"/>
                <w:numId w:val="586"/>
              </w:numPr>
              <w:rPr>
                <w:lang w:val="en-US"/>
              </w:rPr>
            </w:pPr>
            <w:r w:rsidRPr="00EE3AD0">
              <w:rPr>
                <w:lang w:val="en-US"/>
              </w:rPr>
              <w:t>Không có.</w:t>
            </w:r>
          </w:p>
          <w:p w:rsidRPr="00EE3AD0" w:rsidR="00EE3AD0" w:rsidP="00EE3AD0" w:rsidRDefault="00EE3AD0" w14:paraId="566139AA" w14:textId="77777777">
            <w:pPr>
              <w:rPr>
                <w:lang w:val="en-US"/>
              </w:rPr>
            </w:pPr>
            <w:r w:rsidRPr="00EE3AD0">
              <w:rPr>
                <w:b/>
                <w:bCs/>
                <w:lang w:val="en-US"/>
              </w:rPr>
              <w:t>4. Chiều tổng hợp dữ liệu:</w:t>
            </w:r>
          </w:p>
          <w:p w:rsidRPr="00EE3AD0" w:rsidR="00EE3AD0" w:rsidRDefault="00EE3AD0" w14:paraId="6AEE252E" w14:textId="77777777">
            <w:pPr>
              <w:numPr>
                <w:ilvl w:val="0"/>
                <w:numId w:val="587"/>
              </w:numPr>
              <w:rPr>
                <w:lang w:val="en-US"/>
              </w:rPr>
            </w:pPr>
            <w:r w:rsidRPr="00EE3AD0">
              <w:rPr>
                <w:lang w:val="en-US"/>
              </w:rPr>
              <w:t>Theo thời gian: Năm.</w:t>
            </w:r>
          </w:p>
          <w:p w:rsidRPr="00EE3AD0" w:rsidR="00EE3AD0" w:rsidP="00EE3AD0" w:rsidRDefault="00EE3AD0" w14:paraId="4D1545F4" w14:textId="77777777">
            <w:pPr>
              <w:rPr>
                <w:lang w:val="en-US"/>
              </w:rPr>
            </w:pPr>
            <w:r w:rsidRPr="00EE3AD0">
              <w:rPr>
                <w:b/>
                <w:bCs/>
                <w:lang w:val="en-US"/>
              </w:rPr>
              <w:t>5. Nguồn dữ liệu:</w:t>
            </w:r>
            <w:r w:rsidRPr="00EE3AD0">
              <w:rPr>
                <w:lang w:val="en-US"/>
              </w:rPr>
              <w:t> </w:t>
            </w:r>
          </w:p>
          <w:p w:rsidRPr="00EE3AD0" w:rsidR="00EE3AD0" w:rsidRDefault="00EE3AD0" w14:paraId="44297F60" w14:textId="77777777">
            <w:pPr>
              <w:numPr>
                <w:ilvl w:val="0"/>
                <w:numId w:val="588"/>
              </w:numPr>
              <w:rPr>
                <w:lang w:val="en-US"/>
              </w:rPr>
            </w:pPr>
            <w:r w:rsidRPr="00EE3AD0">
              <w:rPr>
                <w:lang w:val="en-US"/>
              </w:rPr>
              <w:t>Nhập thủ công.</w:t>
            </w:r>
          </w:p>
          <w:p w:rsidRPr="00EE3AD0" w:rsidR="00EE3AD0" w:rsidP="00EE3AD0" w:rsidRDefault="00EE3AD0" w14:paraId="070868A2"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68A2D1C3" w14:textId="77777777">
            <w:pPr>
              <w:rPr>
                <w:lang w:val="en-US"/>
              </w:rPr>
            </w:pPr>
            <w:r w:rsidRPr="00EE3AD0">
              <w:rPr>
                <w:b/>
                <w:bCs/>
                <w:lang w:val="en-US"/>
              </w:rPr>
              <w:t>7. Những thông tin khác:</w:t>
            </w:r>
          </w:p>
          <w:p w:rsidRPr="00EE3AD0" w:rsidR="00EE3AD0" w:rsidRDefault="00EE3AD0" w14:paraId="4956078C" w14:textId="77777777">
            <w:pPr>
              <w:numPr>
                <w:ilvl w:val="0"/>
                <w:numId w:val="589"/>
              </w:numPr>
              <w:rPr>
                <w:lang w:val="en-US"/>
              </w:rPr>
            </w:pPr>
            <w:r w:rsidRPr="00EE3AD0">
              <w:rPr>
                <w:lang w:val="en-US"/>
              </w:rPr>
              <w:t>Đơn vị đo: %.</w:t>
            </w:r>
          </w:p>
        </w:tc>
      </w:tr>
    </w:tbl>
    <w:p w:rsidRPr="00EE3AD0" w:rsidR="00EE3AD0" w:rsidP="00EE3AD0" w:rsidRDefault="00EE3AD0" w14:paraId="2D740449" w14:textId="77777777">
      <w:pPr>
        <w:rPr>
          <w:lang w:val="en-US"/>
        </w:rPr>
      </w:pPr>
    </w:p>
    <w:p w:rsidRPr="00EE3AD0" w:rsidR="00EE3AD0" w:rsidP="00EE3AD0" w:rsidRDefault="00EE3AD0" w14:paraId="56D53F4B" w14:textId="77777777">
      <w:pPr>
        <w:pStyle w:val="Heading4"/>
        <w:rPr>
          <w:lang w:val="en-US"/>
        </w:rPr>
      </w:pPr>
      <w:bookmarkStart w:name="_Toc242783322" w:id="65"/>
      <w:r w:rsidRPr="00EE3AD0">
        <w:rPr>
          <w:lang w:val="en-US"/>
        </w:rPr>
        <w:t>2.3.2.4. Chỉ tiêu GRI 202-1 - Ratios of standard entry-level wage by gender compared to local minimum wage - Tỷ lệ lương khởi điểm so với lương tối thiểu vùng 1</w:t>
      </w:r>
      <w:bookmarkEnd w:id="65"/>
    </w:p>
    <w:p w:rsidR="00695A4C" w:rsidRDefault="07F6679C" w14:paraId="6C60BB15" w14:textId="77777777">
      <w:r w:rsidRPr="78B6F757">
        <w:rPr>
          <w:lang w:val="en-US"/>
        </w:rPr>
        <w:t>Báo cáo trên hệ thống: GRI 202-1 - Tỷ lệ lương khởi điểm so với lương tối thiểu vùng 1 (bản tiếng Anh: GRI 202-1 - Ratios of standard entry-level wage by gender compared to local minimum wage).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153"/>
        <w:gridCol w:w="8194"/>
      </w:tblGrid>
      <w:tr w:rsidRPr="00EE3AD0" w:rsidR="00EE3AD0" w14:paraId="401EAD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DEA0F7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609AC8" w14:textId="77777777">
            <w:pPr>
              <w:rPr>
                <w:b/>
                <w:bCs/>
                <w:lang w:val="en-US"/>
              </w:rPr>
            </w:pPr>
            <w:r w:rsidRPr="00EE3AD0">
              <w:rPr>
                <w:b/>
                <w:bCs/>
                <w:lang w:val="en-US"/>
              </w:rPr>
              <w:t>Mô tả/Description</w:t>
            </w:r>
          </w:p>
        </w:tc>
      </w:tr>
      <w:tr w:rsidRPr="00EE3AD0" w:rsidR="00EE3AD0" w14:paraId="5956EC0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00F4DD" w14:textId="77777777">
            <w:pPr>
              <w:rPr>
                <w:lang w:val="en-US"/>
              </w:rPr>
            </w:pPr>
            <w:r w:rsidRPr="00EE3AD0">
              <w:rPr>
                <w:b/>
                <w:bCs/>
                <w:lang w:val="en-US"/>
              </w:rPr>
              <w:t>CT 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EAC9B" w14:textId="77777777">
            <w:pPr>
              <w:rPr>
                <w:lang w:val="en-US"/>
              </w:rPr>
            </w:pPr>
            <w:r w:rsidRPr="00EE3AD0">
              <w:rPr>
                <w:b/>
                <w:bCs/>
                <w:lang w:val="en-US"/>
              </w:rPr>
              <w:t xml:space="preserve">1. Tên chỉ tiêu: </w:t>
            </w:r>
            <w:r w:rsidRPr="00EE3AD0">
              <w:rPr>
                <w:lang w:val="en-US"/>
              </w:rPr>
              <w:t>Starting wage of Vietnamese pilots (VND Million) – Lương khởi điểm phi công Việt Nam (Tr.VNĐ)</w:t>
            </w:r>
          </w:p>
          <w:p w:rsidRPr="00EE3AD0" w:rsidR="00EE3AD0" w:rsidRDefault="00EE3AD0" w14:paraId="24F0ACEC" w14:textId="77777777">
            <w:pPr>
              <w:numPr>
                <w:ilvl w:val="0"/>
                <w:numId w:val="595"/>
              </w:numPr>
              <w:rPr>
                <w:lang w:val="en-US"/>
              </w:rPr>
            </w:pPr>
            <w:r w:rsidRPr="00EE3AD0">
              <w:rPr>
                <w:lang w:val="en-US"/>
              </w:rPr>
              <w:t>Mức lương khởi điểm của phi công Việt Nam. Chỉ lấy theo lương chức danh.</w:t>
            </w:r>
          </w:p>
          <w:p w:rsidRPr="00EE3AD0" w:rsidR="00EE3AD0" w:rsidP="00EE3AD0" w:rsidRDefault="00EE3AD0" w14:paraId="4026A1D1" w14:textId="77777777">
            <w:pPr>
              <w:rPr>
                <w:lang w:val="en-US"/>
              </w:rPr>
            </w:pPr>
            <w:r w:rsidRPr="00EE3AD0">
              <w:rPr>
                <w:b/>
                <w:bCs/>
                <w:lang w:val="en-US"/>
              </w:rPr>
              <w:t>2.2. Ý nghĩa/Mục đích đo lường:</w:t>
            </w:r>
            <w:r w:rsidRPr="00EE3AD0">
              <w:rPr>
                <w:lang w:val="en-US"/>
              </w:rPr>
              <w:t> </w:t>
            </w:r>
          </w:p>
          <w:p w:rsidRPr="00EE3AD0" w:rsidR="00EE3AD0" w:rsidRDefault="00EE3AD0" w14:paraId="251A9EBA" w14:textId="77777777">
            <w:pPr>
              <w:numPr>
                <w:ilvl w:val="0"/>
                <w:numId w:val="596"/>
              </w:numPr>
              <w:rPr>
                <w:lang w:val="en-US"/>
              </w:rPr>
            </w:pPr>
            <w:r w:rsidRPr="00EE3AD0">
              <w:rPr>
                <w:lang w:val="en-US"/>
              </w:rPr>
              <w:t>Phục vụ việc theo dõi và báo cáo dữ liệu về lương.</w:t>
            </w:r>
          </w:p>
          <w:p w:rsidRPr="00EE3AD0" w:rsidR="00EE3AD0" w:rsidP="00EE3AD0" w:rsidRDefault="00EE3AD0" w14:paraId="09480A35" w14:textId="77777777">
            <w:pPr>
              <w:rPr>
                <w:lang w:val="en-US"/>
              </w:rPr>
            </w:pPr>
            <w:r w:rsidRPr="00EE3AD0">
              <w:rPr>
                <w:b/>
                <w:bCs/>
                <w:lang w:val="en-US"/>
              </w:rPr>
              <w:t>3. Công thức tính toán:</w:t>
            </w:r>
            <w:r w:rsidRPr="00EE3AD0">
              <w:rPr>
                <w:lang w:val="en-US"/>
              </w:rPr>
              <w:t> </w:t>
            </w:r>
          </w:p>
          <w:p w:rsidRPr="00EE3AD0" w:rsidR="00EE3AD0" w:rsidRDefault="00EE3AD0" w14:paraId="2BBC556B" w14:textId="77777777">
            <w:pPr>
              <w:numPr>
                <w:ilvl w:val="0"/>
                <w:numId w:val="597"/>
              </w:numPr>
              <w:rPr>
                <w:lang w:val="en-US"/>
              </w:rPr>
            </w:pPr>
            <w:r w:rsidRPr="00EE3AD0">
              <w:rPr>
                <w:lang w:val="en-US"/>
              </w:rPr>
              <w:t>Không có.</w:t>
            </w:r>
          </w:p>
          <w:p w:rsidRPr="00EE3AD0" w:rsidR="00EE3AD0" w:rsidP="00EE3AD0" w:rsidRDefault="00EE3AD0" w14:paraId="7325AC41" w14:textId="77777777">
            <w:pPr>
              <w:rPr>
                <w:lang w:val="en-US"/>
              </w:rPr>
            </w:pPr>
            <w:r w:rsidRPr="00EE3AD0">
              <w:rPr>
                <w:b/>
                <w:bCs/>
                <w:lang w:val="en-US"/>
              </w:rPr>
              <w:t>4. Chiều tổng hợp dữ liệu:</w:t>
            </w:r>
            <w:r w:rsidRPr="00EE3AD0">
              <w:rPr>
                <w:lang w:val="en-US"/>
              </w:rPr>
              <w:t> </w:t>
            </w:r>
          </w:p>
          <w:p w:rsidRPr="00EE3AD0" w:rsidR="00EE3AD0" w:rsidRDefault="00EE3AD0" w14:paraId="074E3746" w14:textId="77777777">
            <w:pPr>
              <w:numPr>
                <w:ilvl w:val="0"/>
                <w:numId w:val="598"/>
              </w:numPr>
              <w:rPr>
                <w:lang w:val="en-US"/>
              </w:rPr>
            </w:pPr>
            <w:r w:rsidRPr="00EE3AD0">
              <w:rPr>
                <w:lang w:val="en-US"/>
              </w:rPr>
              <w:t>Thời gian: Năm </w:t>
            </w:r>
          </w:p>
          <w:p w:rsidRPr="00EE3AD0" w:rsidR="00EE3AD0" w:rsidP="00EE3AD0" w:rsidRDefault="00EE3AD0" w14:paraId="5EAB1D11" w14:textId="77777777">
            <w:pPr>
              <w:rPr>
                <w:lang w:val="en-US"/>
              </w:rPr>
            </w:pPr>
            <w:r w:rsidRPr="00EE3AD0">
              <w:rPr>
                <w:b/>
                <w:bCs/>
                <w:lang w:val="en-US"/>
              </w:rPr>
              <w:t>5. Nguồn dữ liệu:</w:t>
            </w:r>
            <w:r w:rsidRPr="00EE3AD0">
              <w:rPr>
                <w:lang w:val="en-US"/>
              </w:rPr>
              <w:t> </w:t>
            </w:r>
          </w:p>
          <w:p w:rsidRPr="00EE3AD0" w:rsidR="00EE3AD0" w:rsidRDefault="00EE3AD0" w14:paraId="65870E8F" w14:textId="77777777">
            <w:pPr>
              <w:numPr>
                <w:ilvl w:val="0"/>
                <w:numId w:val="599"/>
              </w:numPr>
              <w:rPr>
                <w:lang w:val="en-US"/>
              </w:rPr>
            </w:pPr>
            <w:r w:rsidRPr="00EE3AD0">
              <w:rPr>
                <w:lang w:val="en-US"/>
              </w:rPr>
              <w:t>Nhập tay</w:t>
            </w:r>
          </w:p>
          <w:p w:rsidRPr="00EE3AD0" w:rsidR="00EE3AD0" w:rsidP="00EE3AD0" w:rsidRDefault="00EE3AD0" w14:paraId="094667AF"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D044EFB" w14:textId="77777777">
            <w:pPr>
              <w:numPr>
                <w:ilvl w:val="0"/>
                <w:numId w:val="600"/>
              </w:numPr>
              <w:rPr>
                <w:lang w:val="en-US"/>
              </w:rPr>
            </w:pPr>
            <w:r w:rsidRPr="00EE3AD0">
              <w:rPr>
                <w:lang w:val="en-US"/>
              </w:rPr>
              <w:t>Đơn vị đo: VNĐ (Việt Nam đồng).</w:t>
            </w:r>
          </w:p>
        </w:tc>
      </w:tr>
      <w:tr w:rsidRPr="00EE3AD0" w:rsidR="00EE3AD0" w14:paraId="5FD522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AA3B62" w14:textId="77777777">
            <w:pPr>
              <w:rPr>
                <w:lang w:val="en-US"/>
              </w:rPr>
            </w:pPr>
            <w:r w:rsidRPr="00EE3AD0">
              <w:rPr>
                <w:b/>
                <w:bCs/>
                <w:lang w:val="en-US"/>
              </w:rPr>
              <w:t>CT 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B51330" w14:textId="77777777">
            <w:pPr>
              <w:rPr>
                <w:lang w:val="en-US"/>
              </w:rPr>
            </w:pPr>
            <w:r w:rsidRPr="00EE3AD0">
              <w:rPr>
                <w:b/>
                <w:bCs/>
                <w:lang w:val="en-US"/>
              </w:rPr>
              <w:t xml:space="preserve">1. Tên chỉ tiêu: </w:t>
            </w:r>
            <w:r w:rsidRPr="00EE3AD0">
              <w:rPr>
                <w:lang w:val="en-US"/>
              </w:rPr>
              <w:t>Starting wage for Permanent cabin crew (VND Million) – Lương khởi điểm tiếp viên cơ hữu (Tr.VNĐ)</w:t>
            </w:r>
          </w:p>
          <w:p w:rsidRPr="00EE3AD0" w:rsidR="00EE3AD0" w:rsidRDefault="00EE3AD0" w14:paraId="6CAE0A8D" w14:textId="77777777">
            <w:pPr>
              <w:numPr>
                <w:ilvl w:val="0"/>
                <w:numId w:val="601"/>
              </w:numPr>
              <w:rPr>
                <w:lang w:val="en-US"/>
              </w:rPr>
            </w:pPr>
            <w:r w:rsidRPr="00EE3AD0">
              <w:rPr>
                <w:lang w:val="en-US"/>
              </w:rPr>
              <w:t>Mức lương khởi điểm của tiếp viên cơ hữu. Chỉ lấy theo lương chức danh.</w:t>
            </w:r>
          </w:p>
          <w:p w:rsidRPr="00EE3AD0" w:rsidR="00EE3AD0" w:rsidP="00EE3AD0" w:rsidRDefault="00EE3AD0" w14:paraId="6BD7B5A3" w14:textId="77777777">
            <w:pPr>
              <w:rPr>
                <w:lang w:val="en-US"/>
              </w:rPr>
            </w:pPr>
            <w:r w:rsidRPr="00EE3AD0">
              <w:rPr>
                <w:b/>
                <w:bCs/>
                <w:lang w:val="en-US"/>
              </w:rPr>
              <w:t>2.2. Ý nghĩa/Mục đích đo lường:</w:t>
            </w:r>
            <w:r w:rsidRPr="00EE3AD0">
              <w:rPr>
                <w:lang w:val="en-US"/>
              </w:rPr>
              <w:t> </w:t>
            </w:r>
          </w:p>
          <w:p w:rsidRPr="00EE3AD0" w:rsidR="00EE3AD0" w:rsidRDefault="00EE3AD0" w14:paraId="4D601624" w14:textId="77777777">
            <w:pPr>
              <w:numPr>
                <w:ilvl w:val="0"/>
                <w:numId w:val="602"/>
              </w:numPr>
              <w:rPr>
                <w:lang w:val="en-US"/>
              </w:rPr>
            </w:pPr>
            <w:r w:rsidRPr="00EE3AD0">
              <w:rPr>
                <w:lang w:val="en-US"/>
              </w:rPr>
              <w:t>Phục vụ việc theo dõi và báo cáo dữ liệu về lương.</w:t>
            </w:r>
          </w:p>
          <w:p w:rsidRPr="00EE3AD0" w:rsidR="00EE3AD0" w:rsidP="00EE3AD0" w:rsidRDefault="00EE3AD0" w14:paraId="7A3E3A84" w14:textId="77777777">
            <w:pPr>
              <w:rPr>
                <w:lang w:val="en-US"/>
              </w:rPr>
            </w:pPr>
            <w:r w:rsidRPr="00EE3AD0">
              <w:rPr>
                <w:b/>
                <w:bCs/>
                <w:lang w:val="en-US"/>
              </w:rPr>
              <w:t>3. Công thức tính toán:</w:t>
            </w:r>
            <w:r w:rsidRPr="00EE3AD0">
              <w:rPr>
                <w:lang w:val="en-US"/>
              </w:rPr>
              <w:t> </w:t>
            </w:r>
          </w:p>
          <w:p w:rsidRPr="00EE3AD0" w:rsidR="00EE3AD0" w:rsidRDefault="00EE3AD0" w14:paraId="4057D92F" w14:textId="77777777">
            <w:pPr>
              <w:numPr>
                <w:ilvl w:val="0"/>
                <w:numId w:val="603"/>
              </w:numPr>
              <w:rPr>
                <w:lang w:val="en-US"/>
              </w:rPr>
            </w:pPr>
            <w:r w:rsidRPr="00EE3AD0">
              <w:rPr>
                <w:lang w:val="en-US"/>
              </w:rPr>
              <w:t>Không có.</w:t>
            </w:r>
          </w:p>
          <w:p w:rsidRPr="00EE3AD0" w:rsidR="00EE3AD0" w:rsidP="00EE3AD0" w:rsidRDefault="00EE3AD0" w14:paraId="0533A40A" w14:textId="77777777">
            <w:pPr>
              <w:rPr>
                <w:lang w:val="en-US"/>
              </w:rPr>
            </w:pPr>
            <w:r w:rsidRPr="00EE3AD0">
              <w:rPr>
                <w:b/>
                <w:bCs/>
                <w:lang w:val="en-US"/>
              </w:rPr>
              <w:t>4. Chiều tổng hợp dữ liệu:</w:t>
            </w:r>
            <w:r w:rsidRPr="00EE3AD0">
              <w:rPr>
                <w:lang w:val="en-US"/>
              </w:rPr>
              <w:t> </w:t>
            </w:r>
          </w:p>
          <w:p w:rsidRPr="00EE3AD0" w:rsidR="00EE3AD0" w:rsidRDefault="00EE3AD0" w14:paraId="2928BD72" w14:textId="77777777">
            <w:pPr>
              <w:numPr>
                <w:ilvl w:val="0"/>
                <w:numId w:val="604"/>
              </w:numPr>
              <w:rPr>
                <w:lang w:val="en-US"/>
              </w:rPr>
            </w:pPr>
            <w:r w:rsidRPr="00EE3AD0">
              <w:rPr>
                <w:lang w:val="en-US"/>
              </w:rPr>
              <w:t>Thời gian: Năm </w:t>
            </w:r>
          </w:p>
          <w:p w:rsidRPr="00EE3AD0" w:rsidR="00EE3AD0" w:rsidP="00EE3AD0" w:rsidRDefault="00EE3AD0" w14:paraId="1AF87F88" w14:textId="77777777">
            <w:pPr>
              <w:rPr>
                <w:lang w:val="en-US"/>
              </w:rPr>
            </w:pPr>
            <w:r w:rsidRPr="00EE3AD0">
              <w:rPr>
                <w:b/>
                <w:bCs/>
                <w:lang w:val="en-US"/>
              </w:rPr>
              <w:t>5. Nguồn dữ liệu:</w:t>
            </w:r>
            <w:r w:rsidRPr="00EE3AD0">
              <w:rPr>
                <w:lang w:val="en-US"/>
              </w:rPr>
              <w:t> </w:t>
            </w:r>
          </w:p>
          <w:p w:rsidRPr="00EE3AD0" w:rsidR="00EE3AD0" w:rsidRDefault="00EE3AD0" w14:paraId="4A4131F6" w14:textId="77777777">
            <w:pPr>
              <w:numPr>
                <w:ilvl w:val="0"/>
                <w:numId w:val="605"/>
              </w:numPr>
              <w:rPr>
                <w:lang w:val="en-US"/>
              </w:rPr>
            </w:pPr>
            <w:r w:rsidRPr="00EE3AD0">
              <w:rPr>
                <w:lang w:val="en-US"/>
              </w:rPr>
              <w:t>Nhập tay</w:t>
            </w:r>
          </w:p>
          <w:p w:rsidRPr="00EE3AD0" w:rsidR="00EE3AD0" w:rsidP="00EE3AD0" w:rsidRDefault="00EE3AD0" w14:paraId="422694FE"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5D2E99F5" w14:textId="77777777">
            <w:pPr>
              <w:numPr>
                <w:ilvl w:val="0"/>
                <w:numId w:val="606"/>
              </w:numPr>
              <w:rPr>
                <w:lang w:val="en-US"/>
              </w:rPr>
            </w:pPr>
            <w:r w:rsidRPr="00EE3AD0">
              <w:rPr>
                <w:lang w:val="en-US"/>
              </w:rPr>
              <w:t>Đơn vị đo: VNĐ (Việt Nam đồng).</w:t>
            </w:r>
          </w:p>
        </w:tc>
      </w:tr>
      <w:tr w:rsidRPr="00EE3AD0" w:rsidR="00EE3AD0" w14:paraId="5DFF444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AC660F" w14:textId="77777777">
            <w:pPr>
              <w:rPr>
                <w:lang w:val="en-US"/>
              </w:rPr>
            </w:pPr>
            <w:r w:rsidRPr="00EE3AD0">
              <w:rPr>
                <w:b/>
                <w:bCs/>
                <w:lang w:val="en-US"/>
              </w:rPr>
              <w:t>CT 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D403A0" w14:textId="77777777">
            <w:pPr>
              <w:rPr>
                <w:lang w:val="en-US"/>
              </w:rPr>
            </w:pPr>
            <w:r w:rsidRPr="00EE3AD0">
              <w:rPr>
                <w:b/>
                <w:bCs/>
                <w:lang w:val="en-US"/>
              </w:rPr>
              <w:t xml:space="preserve">1. Tên chỉ tiêu: </w:t>
            </w:r>
            <w:r w:rsidRPr="00EE3AD0">
              <w:rPr>
                <w:lang w:val="en-US"/>
              </w:rPr>
              <w:t>Starting wage for ground staff (VND Million) – Lương khởi điểm lao động mặt đất (Tr.VNĐ)</w:t>
            </w:r>
          </w:p>
          <w:p w:rsidRPr="00EE3AD0" w:rsidR="00EE3AD0" w:rsidRDefault="00EE3AD0" w14:paraId="0E9BD11E" w14:textId="77777777">
            <w:pPr>
              <w:numPr>
                <w:ilvl w:val="0"/>
                <w:numId w:val="607"/>
              </w:numPr>
              <w:rPr>
                <w:lang w:val="en-US"/>
              </w:rPr>
            </w:pPr>
            <w:r w:rsidRPr="00EE3AD0">
              <w:rPr>
                <w:lang w:val="en-US"/>
              </w:rPr>
              <w:t>Mức lương khởi điểm của lao động mặt đất. Lấy theo lương chức danh + lương năng suất mức 1.</w:t>
            </w:r>
          </w:p>
          <w:p w:rsidRPr="00EE3AD0" w:rsidR="00EE3AD0" w:rsidP="00EE3AD0" w:rsidRDefault="00EE3AD0" w14:paraId="0AB22406" w14:textId="77777777">
            <w:pPr>
              <w:rPr>
                <w:lang w:val="en-US"/>
              </w:rPr>
            </w:pPr>
            <w:r w:rsidRPr="00EE3AD0">
              <w:rPr>
                <w:b/>
                <w:bCs/>
                <w:lang w:val="en-US"/>
              </w:rPr>
              <w:t>2.2. Ý nghĩa/Mục đích đo lường:</w:t>
            </w:r>
            <w:r w:rsidRPr="00EE3AD0">
              <w:rPr>
                <w:lang w:val="en-US"/>
              </w:rPr>
              <w:t> </w:t>
            </w:r>
          </w:p>
          <w:p w:rsidRPr="00EE3AD0" w:rsidR="00EE3AD0" w:rsidRDefault="00EE3AD0" w14:paraId="6F1CAF87" w14:textId="77777777">
            <w:pPr>
              <w:numPr>
                <w:ilvl w:val="0"/>
                <w:numId w:val="608"/>
              </w:numPr>
              <w:rPr>
                <w:lang w:val="en-US"/>
              </w:rPr>
            </w:pPr>
            <w:r w:rsidRPr="00EE3AD0">
              <w:rPr>
                <w:lang w:val="en-US"/>
              </w:rPr>
              <w:t>Phục vụ việc theo dõi và báo cáo dữ liệu về lương.</w:t>
            </w:r>
          </w:p>
          <w:p w:rsidRPr="00EE3AD0" w:rsidR="00EE3AD0" w:rsidP="00EE3AD0" w:rsidRDefault="00EE3AD0" w14:paraId="3A86B478" w14:textId="77777777">
            <w:pPr>
              <w:rPr>
                <w:lang w:val="en-US"/>
              </w:rPr>
            </w:pPr>
            <w:r w:rsidRPr="00EE3AD0">
              <w:rPr>
                <w:b/>
                <w:bCs/>
                <w:lang w:val="en-US"/>
              </w:rPr>
              <w:t>3. Công thức tính toán:</w:t>
            </w:r>
            <w:r w:rsidRPr="00EE3AD0">
              <w:rPr>
                <w:lang w:val="en-US"/>
              </w:rPr>
              <w:t> </w:t>
            </w:r>
          </w:p>
          <w:p w:rsidRPr="00EE3AD0" w:rsidR="00EE3AD0" w:rsidRDefault="00EE3AD0" w14:paraId="5CC6451F" w14:textId="77777777">
            <w:pPr>
              <w:numPr>
                <w:ilvl w:val="0"/>
                <w:numId w:val="609"/>
              </w:numPr>
              <w:rPr>
                <w:lang w:val="en-US"/>
              </w:rPr>
            </w:pPr>
            <w:r w:rsidRPr="00EE3AD0">
              <w:rPr>
                <w:lang w:val="en-US"/>
              </w:rPr>
              <w:t>Không có.</w:t>
            </w:r>
          </w:p>
          <w:p w:rsidRPr="00EE3AD0" w:rsidR="00EE3AD0" w:rsidP="00EE3AD0" w:rsidRDefault="00EE3AD0" w14:paraId="3D5694D2" w14:textId="77777777">
            <w:pPr>
              <w:rPr>
                <w:lang w:val="en-US"/>
              </w:rPr>
            </w:pPr>
            <w:r w:rsidRPr="00EE3AD0">
              <w:rPr>
                <w:b/>
                <w:bCs/>
                <w:lang w:val="en-US"/>
              </w:rPr>
              <w:t>4. Chiều tổng hợp dữ liệu:</w:t>
            </w:r>
            <w:r w:rsidRPr="00EE3AD0">
              <w:rPr>
                <w:lang w:val="en-US"/>
              </w:rPr>
              <w:t> </w:t>
            </w:r>
          </w:p>
          <w:p w:rsidRPr="00EE3AD0" w:rsidR="00EE3AD0" w:rsidRDefault="00EE3AD0" w14:paraId="3D981EF8" w14:textId="77777777">
            <w:pPr>
              <w:numPr>
                <w:ilvl w:val="0"/>
                <w:numId w:val="610"/>
              </w:numPr>
              <w:rPr>
                <w:lang w:val="en-US"/>
              </w:rPr>
            </w:pPr>
            <w:r w:rsidRPr="00EE3AD0">
              <w:rPr>
                <w:lang w:val="en-US"/>
              </w:rPr>
              <w:t>Thời gian: Năm </w:t>
            </w:r>
          </w:p>
          <w:p w:rsidRPr="00EE3AD0" w:rsidR="00EE3AD0" w:rsidP="00EE3AD0" w:rsidRDefault="00EE3AD0" w14:paraId="0FE8F267" w14:textId="77777777">
            <w:pPr>
              <w:rPr>
                <w:lang w:val="en-US"/>
              </w:rPr>
            </w:pPr>
            <w:r w:rsidRPr="00EE3AD0">
              <w:rPr>
                <w:b/>
                <w:bCs/>
                <w:lang w:val="en-US"/>
              </w:rPr>
              <w:t>5. Nguồn dữ liệu:</w:t>
            </w:r>
            <w:r w:rsidRPr="00EE3AD0">
              <w:rPr>
                <w:lang w:val="en-US"/>
              </w:rPr>
              <w:t> </w:t>
            </w:r>
          </w:p>
          <w:p w:rsidRPr="00EE3AD0" w:rsidR="00EE3AD0" w:rsidRDefault="00EE3AD0" w14:paraId="76A818E1" w14:textId="77777777">
            <w:pPr>
              <w:numPr>
                <w:ilvl w:val="0"/>
                <w:numId w:val="611"/>
              </w:numPr>
              <w:rPr>
                <w:lang w:val="en-US"/>
              </w:rPr>
            </w:pPr>
            <w:r w:rsidRPr="00EE3AD0">
              <w:rPr>
                <w:lang w:val="en-US"/>
              </w:rPr>
              <w:t>Nhập tay</w:t>
            </w:r>
          </w:p>
          <w:p w:rsidRPr="00EE3AD0" w:rsidR="00EE3AD0" w:rsidP="00EE3AD0" w:rsidRDefault="00EE3AD0" w14:paraId="29CF6A2C"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1528EC55" w14:textId="77777777">
            <w:pPr>
              <w:numPr>
                <w:ilvl w:val="0"/>
                <w:numId w:val="612"/>
              </w:numPr>
              <w:rPr>
                <w:lang w:val="en-US"/>
              </w:rPr>
            </w:pPr>
            <w:r w:rsidRPr="00EE3AD0">
              <w:rPr>
                <w:lang w:val="en-US"/>
              </w:rPr>
              <w:t>Đơn vị đo: VNĐ (Việt Nam đồng).</w:t>
            </w:r>
          </w:p>
        </w:tc>
      </w:tr>
      <w:tr w:rsidRPr="00EE3AD0" w:rsidR="00EE3AD0" w14:paraId="3DC3112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EA677A" w14:textId="77777777">
            <w:pPr>
              <w:rPr>
                <w:lang w:val="en-US"/>
              </w:rPr>
            </w:pPr>
            <w:r w:rsidRPr="00EE3AD0">
              <w:rPr>
                <w:b/>
                <w:bCs/>
                <w:lang w:val="en-US"/>
              </w:rPr>
              <w:t>CT 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908272" w14:textId="77777777">
            <w:pPr>
              <w:rPr>
                <w:lang w:val="en-US"/>
              </w:rPr>
            </w:pPr>
            <w:r w:rsidRPr="00EE3AD0">
              <w:rPr>
                <w:b/>
                <w:bCs/>
                <w:lang w:val="en-US"/>
              </w:rPr>
              <w:t xml:space="preserve">1. Tên chỉ tiêu: </w:t>
            </w:r>
            <w:r w:rsidRPr="00EE3AD0">
              <w:rPr>
                <w:lang w:val="en-US"/>
              </w:rPr>
              <w:t>Region 1 minimum wage (VND Million) – Mức lương tối thiểu vùng 1 (Tr.VNĐ)</w:t>
            </w:r>
          </w:p>
          <w:p w:rsidRPr="00EE3AD0" w:rsidR="00EE3AD0" w:rsidRDefault="00EE3AD0" w14:paraId="75E9220F" w14:textId="77777777">
            <w:pPr>
              <w:numPr>
                <w:ilvl w:val="0"/>
                <w:numId w:val="613"/>
              </w:numPr>
              <w:rPr>
                <w:lang w:val="en-US"/>
              </w:rPr>
            </w:pPr>
            <w:r w:rsidRPr="00EE3AD0">
              <w:rPr>
                <w:lang w:val="en-US"/>
              </w:rPr>
              <w:t>Mức lương tối thiểu vùng 1 theo quy định của Nhà nước.</w:t>
            </w:r>
          </w:p>
          <w:p w:rsidRPr="00EE3AD0" w:rsidR="00EE3AD0" w:rsidP="00EE3AD0" w:rsidRDefault="00EE3AD0" w14:paraId="0BCC80B4" w14:textId="77777777">
            <w:pPr>
              <w:rPr>
                <w:lang w:val="en-US"/>
              </w:rPr>
            </w:pPr>
            <w:r w:rsidRPr="00EE3AD0">
              <w:rPr>
                <w:b/>
                <w:bCs/>
                <w:lang w:val="en-US"/>
              </w:rPr>
              <w:t>2.2. Ý nghĩa/Mục đích đo lường:</w:t>
            </w:r>
            <w:r w:rsidRPr="00EE3AD0">
              <w:rPr>
                <w:lang w:val="en-US"/>
              </w:rPr>
              <w:t> </w:t>
            </w:r>
          </w:p>
          <w:p w:rsidRPr="00EE3AD0" w:rsidR="00EE3AD0" w:rsidRDefault="00EE3AD0" w14:paraId="3F72388E" w14:textId="77777777">
            <w:pPr>
              <w:numPr>
                <w:ilvl w:val="0"/>
                <w:numId w:val="614"/>
              </w:numPr>
              <w:rPr>
                <w:lang w:val="en-US"/>
              </w:rPr>
            </w:pPr>
            <w:r w:rsidRPr="00EE3AD0">
              <w:rPr>
                <w:lang w:val="en-US"/>
              </w:rPr>
              <w:t>Phục vụ việc theo dõi và báo cáo dữ liệu về lương.</w:t>
            </w:r>
          </w:p>
          <w:p w:rsidRPr="00EE3AD0" w:rsidR="00EE3AD0" w:rsidP="00EE3AD0" w:rsidRDefault="00EE3AD0" w14:paraId="1BF07E26" w14:textId="77777777">
            <w:pPr>
              <w:rPr>
                <w:lang w:val="en-US"/>
              </w:rPr>
            </w:pPr>
            <w:r w:rsidRPr="00EE3AD0">
              <w:rPr>
                <w:b/>
                <w:bCs/>
                <w:lang w:val="en-US"/>
              </w:rPr>
              <w:t>3. Công thức tính toán:</w:t>
            </w:r>
            <w:r w:rsidRPr="00EE3AD0">
              <w:rPr>
                <w:lang w:val="en-US"/>
              </w:rPr>
              <w:t> </w:t>
            </w:r>
          </w:p>
          <w:p w:rsidRPr="00EE3AD0" w:rsidR="00EE3AD0" w:rsidRDefault="00EE3AD0" w14:paraId="7424341E" w14:textId="77777777">
            <w:pPr>
              <w:numPr>
                <w:ilvl w:val="0"/>
                <w:numId w:val="615"/>
              </w:numPr>
              <w:rPr>
                <w:lang w:val="en-US"/>
              </w:rPr>
            </w:pPr>
            <w:r w:rsidRPr="00EE3AD0">
              <w:rPr>
                <w:lang w:val="en-US"/>
              </w:rPr>
              <w:t>Không có.</w:t>
            </w:r>
          </w:p>
          <w:p w:rsidRPr="00EE3AD0" w:rsidR="00EE3AD0" w:rsidP="00EE3AD0" w:rsidRDefault="00EE3AD0" w14:paraId="2BF06B92" w14:textId="77777777">
            <w:pPr>
              <w:rPr>
                <w:lang w:val="en-US"/>
              </w:rPr>
            </w:pPr>
            <w:r w:rsidRPr="00EE3AD0">
              <w:rPr>
                <w:b/>
                <w:bCs/>
                <w:lang w:val="en-US"/>
              </w:rPr>
              <w:t>4. Chiều tổng hợp dữ liệu:</w:t>
            </w:r>
            <w:r w:rsidRPr="00EE3AD0">
              <w:rPr>
                <w:lang w:val="en-US"/>
              </w:rPr>
              <w:t> </w:t>
            </w:r>
          </w:p>
          <w:p w:rsidRPr="00EE3AD0" w:rsidR="00EE3AD0" w:rsidRDefault="00EE3AD0" w14:paraId="415B7F81" w14:textId="77777777">
            <w:pPr>
              <w:numPr>
                <w:ilvl w:val="0"/>
                <w:numId w:val="616"/>
              </w:numPr>
              <w:rPr>
                <w:lang w:val="en-US"/>
              </w:rPr>
            </w:pPr>
            <w:r w:rsidRPr="00EE3AD0">
              <w:rPr>
                <w:lang w:val="en-US"/>
              </w:rPr>
              <w:t>Thời gian: Năm </w:t>
            </w:r>
          </w:p>
          <w:p w:rsidRPr="00EE3AD0" w:rsidR="00EE3AD0" w:rsidP="00EE3AD0" w:rsidRDefault="00EE3AD0" w14:paraId="6E374BEE" w14:textId="77777777">
            <w:pPr>
              <w:rPr>
                <w:lang w:val="en-US"/>
              </w:rPr>
            </w:pPr>
            <w:r w:rsidRPr="00EE3AD0">
              <w:rPr>
                <w:b/>
                <w:bCs/>
                <w:lang w:val="en-US"/>
              </w:rPr>
              <w:t>5. Nguồn dữ liệu:</w:t>
            </w:r>
            <w:r w:rsidRPr="00EE3AD0">
              <w:rPr>
                <w:lang w:val="en-US"/>
              </w:rPr>
              <w:t> </w:t>
            </w:r>
          </w:p>
          <w:p w:rsidRPr="00EE3AD0" w:rsidR="00EE3AD0" w:rsidRDefault="00EE3AD0" w14:paraId="5A68E205" w14:textId="77777777">
            <w:pPr>
              <w:numPr>
                <w:ilvl w:val="0"/>
                <w:numId w:val="617"/>
              </w:numPr>
              <w:rPr>
                <w:lang w:val="en-US"/>
              </w:rPr>
            </w:pPr>
            <w:r w:rsidRPr="00EE3AD0">
              <w:rPr>
                <w:lang w:val="en-US"/>
              </w:rPr>
              <w:t>Nhập tay</w:t>
            </w:r>
          </w:p>
          <w:p w:rsidRPr="00EE3AD0" w:rsidR="00EE3AD0" w:rsidP="00EE3AD0" w:rsidRDefault="00EE3AD0" w14:paraId="04B3BDB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7E81345F" w14:textId="77777777">
            <w:pPr>
              <w:numPr>
                <w:ilvl w:val="0"/>
                <w:numId w:val="618"/>
              </w:numPr>
              <w:rPr>
                <w:lang w:val="en-US"/>
              </w:rPr>
            </w:pPr>
            <w:r w:rsidRPr="00EE3AD0">
              <w:rPr>
                <w:lang w:val="en-US"/>
              </w:rPr>
              <w:t>Đơn vị đo: VNĐ (Việt Nam đồng).</w:t>
            </w:r>
          </w:p>
        </w:tc>
      </w:tr>
      <w:tr w:rsidRPr="00EE3AD0" w:rsidR="00EE3AD0" w14:paraId="425115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74F920" w14:textId="77777777">
            <w:pPr>
              <w:rPr>
                <w:lang w:val="en-US"/>
              </w:rPr>
            </w:pPr>
            <w:r w:rsidRPr="00EE3AD0">
              <w:rPr>
                <w:b/>
                <w:bCs/>
                <w:lang w:val="en-US"/>
              </w:rPr>
              <w:t>CT 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862E2C" w14:textId="77777777">
            <w:pPr>
              <w:rPr>
                <w:lang w:val="en-US"/>
              </w:rPr>
            </w:pPr>
            <w:r w:rsidRPr="00EE3AD0">
              <w:rPr>
                <w:b/>
                <w:bCs/>
                <w:lang w:val="en-US"/>
              </w:rPr>
              <w:t xml:space="preserve">1. Tên chỉ tiêu: </w:t>
            </w:r>
            <w:r w:rsidRPr="00EE3AD0">
              <w:rPr>
                <w:lang w:val="en-US"/>
              </w:rPr>
              <w:t>Starting wage and Region 1 minimum wage over years (VND Million) – Mức lương khởi điểm và lương tối thiểu vùng 1 qua các năm (Tr.VNĐ)</w:t>
            </w:r>
          </w:p>
          <w:p w:rsidRPr="00EE3AD0" w:rsidR="00EE3AD0" w:rsidRDefault="00EE3AD0" w14:paraId="47A6170A" w14:textId="77777777">
            <w:pPr>
              <w:numPr>
                <w:ilvl w:val="0"/>
                <w:numId w:val="619"/>
              </w:numPr>
              <w:rPr>
                <w:lang w:val="en-US"/>
              </w:rPr>
            </w:pPr>
            <w:r w:rsidRPr="00EE3AD0">
              <w:rPr>
                <w:lang w:val="en-US"/>
              </w:rPr>
              <w:t>Mức lương khởi điểm của phi công Việt Nam, tiếp viên cơ hữu, lao động mặt đất và mức lương tối thiểu vùng 1, theo 5 năm gần nhất tính từ năm hiện tại. </w:t>
            </w:r>
          </w:p>
          <w:p w:rsidRPr="00EE3AD0" w:rsidR="00EE3AD0" w:rsidP="00EE3AD0" w:rsidRDefault="00EE3AD0" w14:paraId="49CEB84B" w14:textId="77777777">
            <w:pPr>
              <w:rPr>
                <w:lang w:val="en-US"/>
              </w:rPr>
            </w:pPr>
            <w:r w:rsidRPr="00EE3AD0">
              <w:rPr>
                <w:b/>
                <w:bCs/>
                <w:lang w:val="en-US"/>
              </w:rPr>
              <w:t>2.2. Ý nghĩa/Mục đích đo lường:</w:t>
            </w:r>
            <w:r w:rsidRPr="00EE3AD0">
              <w:rPr>
                <w:lang w:val="en-US"/>
              </w:rPr>
              <w:t> </w:t>
            </w:r>
          </w:p>
          <w:p w:rsidRPr="00EE3AD0" w:rsidR="00EE3AD0" w:rsidRDefault="00EE3AD0" w14:paraId="1A80F109" w14:textId="77777777">
            <w:pPr>
              <w:numPr>
                <w:ilvl w:val="0"/>
                <w:numId w:val="620"/>
              </w:numPr>
              <w:rPr>
                <w:lang w:val="en-US"/>
              </w:rPr>
            </w:pPr>
            <w:r w:rsidRPr="00EE3AD0">
              <w:rPr>
                <w:lang w:val="en-US"/>
              </w:rPr>
              <w:t>Phục vụ việc theo dõi và báo cáo dữ liệu về lương.</w:t>
            </w:r>
          </w:p>
          <w:p w:rsidRPr="00EE3AD0" w:rsidR="00EE3AD0" w:rsidP="00EE3AD0" w:rsidRDefault="00EE3AD0" w14:paraId="5FABAD4D" w14:textId="77777777">
            <w:pPr>
              <w:rPr>
                <w:lang w:val="en-US"/>
              </w:rPr>
            </w:pPr>
            <w:r w:rsidRPr="00EE3AD0">
              <w:rPr>
                <w:b/>
                <w:bCs/>
                <w:lang w:val="en-US"/>
              </w:rPr>
              <w:t>3. Công thức tính toán:</w:t>
            </w:r>
            <w:r w:rsidRPr="00EE3AD0">
              <w:rPr>
                <w:lang w:val="en-US"/>
              </w:rPr>
              <w:t> </w:t>
            </w:r>
          </w:p>
          <w:p w:rsidRPr="00EE3AD0" w:rsidR="00EE3AD0" w:rsidRDefault="00EE3AD0" w14:paraId="5824444E" w14:textId="77777777">
            <w:pPr>
              <w:numPr>
                <w:ilvl w:val="0"/>
                <w:numId w:val="621"/>
              </w:numPr>
              <w:rPr>
                <w:lang w:val="en-US"/>
              </w:rPr>
            </w:pPr>
            <w:r w:rsidRPr="00EE3AD0">
              <w:rPr>
                <w:lang w:val="en-US"/>
              </w:rPr>
              <w:t>Không có.</w:t>
            </w:r>
          </w:p>
          <w:p w:rsidRPr="00EE3AD0" w:rsidR="00EE3AD0" w:rsidP="00EE3AD0" w:rsidRDefault="00EE3AD0" w14:paraId="025D3C4E" w14:textId="77777777">
            <w:pPr>
              <w:rPr>
                <w:lang w:val="en-US"/>
              </w:rPr>
            </w:pPr>
            <w:r w:rsidRPr="00EE3AD0">
              <w:rPr>
                <w:b/>
                <w:bCs/>
                <w:lang w:val="en-US"/>
              </w:rPr>
              <w:t>4. Chiều tổng hợp dữ liệu:</w:t>
            </w:r>
            <w:r w:rsidRPr="00EE3AD0">
              <w:rPr>
                <w:lang w:val="en-US"/>
              </w:rPr>
              <w:t> </w:t>
            </w:r>
          </w:p>
          <w:p w:rsidRPr="00EE3AD0" w:rsidR="00EE3AD0" w:rsidRDefault="00EE3AD0" w14:paraId="4DDF3941" w14:textId="77777777">
            <w:pPr>
              <w:numPr>
                <w:ilvl w:val="0"/>
                <w:numId w:val="622"/>
              </w:numPr>
              <w:rPr>
                <w:lang w:val="en-US"/>
              </w:rPr>
            </w:pPr>
            <w:r w:rsidRPr="00EE3AD0">
              <w:rPr>
                <w:lang w:val="en-US"/>
              </w:rPr>
              <w:t>5 năm gần nhất, tính từ năm hiện tại.</w:t>
            </w:r>
          </w:p>
          <w:p w:rsidRPr="00EE3AD0" w:rsidR="00EE3AD0" w:rsidP="00EE3AD0" w:rsidRDefault="00EE3AD0" w14:paraId="07A43FF2" w14:textId="77777777">
            <w:pPr>
              <w:rPr>
                <w:lang w:val="en-US"/>
              </w:rPr>
            </w:pPr>
            <w:r w:rsidRPr="00EE3AD0">
              <w:rPr>
                <w:b/>
                <w:bCs/>
                <w:lang w:val="en-US"/>
              </w:rPr>
              <w:t>5. Nguồn dữ liệu:</w:t>
            </w:r>
            <w:r w:rsidRPr="00EE3AD0">
              <w:rPr>
                <w:lang w:val="en-US"/>
              </w:rPr>
              <w:t> </w:t>
            </w:r>
          </w:p>
          <w:p w:rsidRPr="00EE3AD0" w:rsidR="00EE3AD0" w:rsidRDefault="00EE3AD0" w14:paraId="4335DC6A" w14:textId="77777777">
            <w:pPr>
              <w:numPr>
                <w:ilvl w:val="0"/>
                <w:numId w:val="623"/>
              </w:numPr>
              <w:rPr>
                <w:lang w:val="en-US"/>
              </w:rPr>
            </w:pPr>
            <w:r w:rsidRPr="00EE3AD0">
              <w:rPr>
                <w:lang w:val="en-US"/>
              </w:rPr>
              <w:t>Nhập tay</w:t>
            </w:r>
          </w:p>
          <w:p w:rsidRPr="00EE3AD0" w:rsidR="00EE3AD0" w:rsidP="00EE3AD0" w:rsidRDefault="00EE3AD0" w14:paraId="04559C8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362046F" w14:textId="77777777">
            <w:pPr>
              <w:numPr>
                <w:ilvl w:val="0"/>
                <w:numId w:val="624"/>
              </w:numPr>
              <w:rPr>
                <w:lang w:val="en-US"/>
              </w:rPr>
            </w:pPr>
            <w:r w:rsidRPr="00EE3AD0">
              <w:rPr>
                <w:lang w:val="en-US"/>
              </w:rPr>
              <w:t>Đơn vị đo: VNĐ (Việt Nam đồng).</w:t>
            </w:r>
          </w:p>
        </w:tc>
      </w:tr>
    </w:tbl>
    <w:p w:rsidRPr="00EE3AD0" w:rsidR="00EE3AD0" w:rsidP="00EE3AD0" w:rsidRDefault="00EE3AD0" w14:paraId="3BA08D4D" w14:textId="77777777">
      <w:pPr>
        <w:rPr>
          <w:lang w:val="en-US"/>
        </w:rPr>
      </w:pPr>
    </w:p>
    <w:p w:rsidRPr="00EE3AD0" w:rsidR="00EE3AD0" w:rsidP="00EE3AD0" w:rsidRDefault="00EE3AD0" w14:paraId="1959A20F" w14:textId="77777777">
      <w:pPr>
        <w:pStyle w:val="Heading4"/>
        <w:rPr>
          <w:lang w:val="en-US"/>
        </w:rPr>
      </w:pPr>
      <w:bookmarkStart w:name="_Toc242783323" w:id="66"/>
      <w:r w:rsidRPr="00EE3AD0">
        <w:rPr>
          <w:lang w:val="en-US"/>
        </w:rPr>
        <w:t>2.3.2.5. Chỉ tiêu GRI 401-1 - New employee hires and employee turnover - Tuyển dụng và nghỉ việc</w:t>
      </w:r>
      <w:bookmarkEnd w:id="66"/>
    </w:p>
    <w:p w:rsidR="00695A4C" w:rsidRDefault="07F6679C" w14:paraId="55F610C9" w14:textId="77777777">
      <w:r w:rsidRPr="78B6F757">
        <w:rPr>
          <w:lang w:val="en-US"/>
        </w:rPr>
        <w:t>Báo cáo trên hệ thống: GRI 401-1 - Tuyển dụng và nghỉ việc (bản tiếng Anh: GRI 401-1 - New employee hires and employee turnover). Tab: Tuyển mới; Nghỉ việc. Bộ lọc: Ngày bắt đầu, Ngày kết thúc. Số chỉ tiêu con: 18.</w:t>
      </w:r>
    </w:p>
    <w:tbl>
      <w:tblPr>
        <w:tblW w:w="0" w:type="auto"/>
        <w:tblCellMar>
          <w:top w:w="15" w:type="dxa"/>
          <w:left w:w="15" w:type="dxa"/>
          <w:bottom w:w="15" w:type="dxa"/>
          <w:right w:w="15" w:type="dxa"/>
        </w:tblCellMar>
        <w:tblLook w:val="04A0" w:firstRow="1" w:lastRow="0" w:firstColumn="1" w:lastColumn="0" w:noHBand="0" w:noVBand="1"/>
      </w:tblPr>
      <w:tblGrid>
        <w:gridCol w:w="964"/>
        <w:gridCol w:w="8383"/>
      </w:tblGrid>
      <w:tr w:rsidRPr="00EE3AD0" w:rsidR="00EE3AD0" w14:paraId="3DBDB9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EAAE02F"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C673089" w14:textId="77777777">
            <w:pPr>
              <w:rPr>
                <w:b/>
                <w:bCs/>
                <w:lang w:val="en-US"/>
              </w:rPr>
            </w:pPr>
            <w:r w:rsidRPr="00EE3AD0">
              <w:rPr>
                <w:b/>
                <w:bCs/>
                <w:lang w:val="en-US"/>
              </w:rPr>
              <w:t>Mô tả/Description</w:t>
            </w:r>
          </w:p>
        </w:tc>
      </w:tr>
      <w:tr w:rsidRPr="00EE3AD0" w:rsidR="00EE3AD0" w14:paraId="114E10E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FE857" w14:textId="77777777">
            <w:pPr>
              <w:rPr>
                <w:lang w:val="en-US"/>
              </w:rPr>
            </w:pPr>
            <w:r w:rsidRPr="00EE3AD0">
              <w:rPr>
                <w:b/>
                <w:bCs/>
                <w:lang w:val="en-US"/>
              </w:rPr>
              <w:t>CT 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D12D04" w14:textId="77777777">
            <w:pPr>
              <w:rPr>
                <w:lang w:val="en-US"/>
              </w:rPr>
            </w:pPr>
            <w:r w:rsidRPr="00EE3AD0">
              <w:rPr>
                <w:b/>
                <w:bCs/>
                <w:lang w:val="en-US"/>
              </w:rPr>
              <w:t xml:space="preserve">1. Tên chỉ tiêu: </w:t>
            </w:r>
            <w:r w:rsidRPr="00EE3AD0">
              <w:rPr>
                <w:lang w:val="en-US"/>
              </w:rPr>
              <w:t>New Hires – Tuyển mới</w:t>
            </w:r>
          </w:p>
          <w:p w:rsidRPr="00EE3AD0" w:rsidR="00EE3AD0" w:rsidRDefault="00EE3AD0" w14:paraId="54B8E35E" w14:textId="77777777">
            <w:pPr>
              <w:numPr>
                <w:ilvl w:val="0"/>
                <w:numId w:val="625"/>
              </w:numPr>
              <w:rPr>
                <w:lang w:val="en-US"/>
              </w:rPr>
            </w:pPr>
            <w:r w:rsidRPr="00EE3AD0">
              <w:rPr>
                <w:lang w:val="en-US"/>
              </w:rPr>
              <w:t>Là tổng số lượng nhân sự đã gia nhập và chính thức ký hợp đồng lao động với Vietnam Airlines trong kỳ báo cáo.</w:t>
            </w:r>
          </w:p>
          <w:p w:rsidRPr="00EE3AD0" w:rsidR="00EE3AD0" w:rsidRDefault="00EE3AD0" w14:paraId="53F78316" w14:textId="77777777">
            <w:pPr>
              <w:numPr>
                <w:ilvl w:val="0"/>
                <w:numId w:val="625"/>
              </w:numPr>
              <w:rPr>
                <w:lang w:val="en-US"/>
              </w:rPr>
            </w:pPr>
            <w:r w:rsidRPr="00EE3AD0">
              <w:rPr>
                <w:lang w:val="en-US"/>
              </w:rPr>
              <w:t>Chỉ tiêu này tính đếm số lượng thực tế bằng đơn vị Người và được trích xuất trực tiếp từ dữ liệu hồ sơ nhân viên mới trên hệ thống SkyHR</w:t>
            </w:r>
          </w:p>
          <w:p w:rsidRPr="00EE3AD0" w:rsidR="00EE3AD0" w:rsidP="00EE3AD0" w:rsidRDefault="00EE3AD0" w14:paraId="596CB915" w14:textId="77777777">
            <w:pPr>
              <w:rPr>
                <w:lang w:val="en-US"/>
              </w:rPr>
            </w:pPr>
            <w:r w:rsidRPr="00EE3AD0">
              <w:rPr>
                <w:b/>
                <w:bCs/>
                <w:lang w:val="en-US"/>
              </w:rPr>
              <w:t>2.2. Ý nghĩa/Mục đích đo lường:</w:t>
            </w:r>
            <w:r w:rsidRPr="00EE3AD0">
              <w:rPr>
                <w:lang w:val="en-US"/>
              </w:rPr>
              <w:t> </w:t>
            </w:r>
          </w:p>
          <w:p w:rsidRPr="00EE3AD0" w:rsidR="00EE3AD0" w:rsidRDefault="00EE3AD0" w14:paraId="3B054F85" w14:textId="77777777">
            <w:pPr>
              <w:numPr>
                <w:ilvl w:val="0"/>
                <w:numId w:val="626"/>
              </w:numPr>
              <w:rPr>
                <w:lang w:val="en-US"/>
              </w:rPr>
            </w:pPr>
            <w:r w:rsidRPr="00EE3AD0">
              <w:rPr>
                <w:lang w:val="en-US"/>
              </w:rPr>
              <w:t>Giúp đánh giá tạo việc làm và vị thế của Vietnam Airlines trong việc thu hút nhân tài trên thị trường lao động </w:t>
            </w:r>
          </w:p>
          <w:p w:rsidRPr="00EE3AD0" w:rsidR="00EE3AD0" w:rsidP="00EE3AD0" w:rsidRDefault="00EE3AD0" w14:paraId="55C8629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37AA9A0" w14:textId="77777777">
            <w:pPr>
              <w:rPr>
                <w:lang w:val="en-US"/>
              </w:rPr>
            </w:pPr>
            <w:r w:rsidRPr="00EE3AD0">
              <w:rPr>
                <w:b/>
                <w:bCs/>
                <w:lang w:val="en-US"/>
              </w:rPr>
              <w:t>4. Chiều tổng hợp dữ liệu:</w:t>
            </w:r>
            <w:r w:rsidRPr="00EE3AD0">
              <w:rPr>
                <w:lang w:val="en-US"/>
              </w:rPr>
              <w:t> </w:t>
            </w:r>
          </w:p>
          <w:p w:rsidRPr="00EE3AD0" w:rsidR="00EE3AD0" w:rsidRDefault="00EE3AD0" w14:paraId="13CA1B25" w14:textId="77777777">
            <w:pPr>
              <w:numPr>
                <w:ilvl w:val="0"/>
                <w:numId w:val="627"/>
              </w:numPr>
              <w:rPr>
                <w:lang w:val="en-US"/>
              </w:rPr>
            </w:pPr>
            <w:r w:rsidRPr="00EE3AD0">
              <w:rPr>
                <w:lang w:val="en-US"/>
              </w:rPr>
              <w:t>Thời gian: Tháng, Năm</w:t>
            </w:r>
          </w:p>
          <w:p w:rsidRPr="00EE3AD0" w:rsidR="00EE3AD0" w:rsidP="00EE3AD0" w:rsidRDefault="00EE3AD0" w14:paraId="4B8020E0" w14:textId="77777777">
            <w:pPr>
              <w:rPr>
                <w:lang w:val="en-US"/>
              </w:rPr>
            </w:pPr>
            <w:r w:rsidRPr="00EE3AD0">
              <w:rPr>
                <w:b/>
                <w:bCs/>
                <w:lang w:val="en-US"/>
              </w:rPr>
              <w:t>5. Nguồn dữ liệu:</w:t>
            </w:r>
            <w:r w:rsidRPr="00EE3AD0">
              <w:rPr>
                <w:lang w:val="en-US"/>
              </w:rPr>
              <w:t> </w:t>
            </w:r>
          </w:p>
          <w:p w:rsidRPr="00EE3AD0" w:rsidR="00EE3AD0" w:rsidRDefault="00EE3AD0" w14:paraId="0D7A0154" w14:textId="77777777">
            <w:pPr>
              <w:numPr>
                <w:ilvl w:val="0"/>
                <w:numId w:val="628"/>
              </w:numPr>
              <w:rPr>
                <w:lang w:val="en-US"/>
              </w:rPr>
            </w:pPr>
            <w:r w:rsidRPr="00EE3AD0">
              <w:rPr>
                <w:lang w:val="en-US"/>
              </w:rPr>
              <w:t>SkyHR</w:t>
            </w:r>
          </w:p>
          <w:p w:rsidRPr="00EE3AD0" w:rsidR="00EE3AD0" w:rsidP="00EE3AD0" w:rsidRDefault="00EE3AD0" w14:paraId="1C919FB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A95C7E" w14:textId="77777777">
            <w:pPr>
              <w:numPr>
                <w:ilvl w:val="0"/>
                <w:numId w:val="629"/>
              </w:numPr>
              <w:rPr>
                <w:lang w:val="en-US"/>
              </w:rPr>
            </w:pPr>
            <w:r w:rsidRPr="00EE3AD0">
              <w:rPr>
                <w:lang w:val="en-US"/>
              </w:rPr>
              <w:t>Đơn vị đo: Người</w:t>
            </w:r>
          </w:p>
        </w:tc>
      </w:tr>
      <w:tr w:rsidRPr="00EE3AD0" w:rsidR="00EE3AD0" w14:paraId="30875C7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EB8AE4" w14:textId="77777777">
            <w:pPr>
              <w:rPr>
                <w:lang w:val="en-US"/>
              </w:rPr>
            </w:pPr>
            <w:r w:rsidRPr="00EE3AD0">
              <w:rPr>
                <w:b/>
                <w:bCs/>
                <w:lang w:val="en-US"/>
              </w:rPr>
              <w:t>CT 4.10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3C3B46" w14:textId="77777777">
            <w:pPr>
              <w:rPr>
                <w:lang w:val="en-US"/>
              </w:rPr>
            </w:pPr>
            <w:r w:rsidRPr="00EE3AD0">
              <w:rPr>
                <w:b/>
                <w:bCs/>
                <w:lang w:val="en-US"/>
              </w:rPr>
              <w:t xml:space="preserve">1. Tên chỉ tiêu: </w:t>
            </w:r>
            <w:r w:rsidRPr="00EE3AD0">
              <w:rPr>
                <w:lang w:val="en-US"/>
              </w:rPr>
              <w:t>New Hires by Month – Tuyển mới theo tháng</w:t>
            </w:r>
          </w:p>
          <w:p w:rsidRPr="00EE3AD0" w:rsidR="00EE3AD0" w:rsidP="00EE3AD0" w:rsidRDefault="00EE3AD0" w14:paraId="56BABC61" w14:textId="77777777">
            <w:pPr>
              <w:rPr>
                <w:lang w:val="en-US"/>
              </w:rPr>
            </w:pPr>
            <w:r w:rsidRPr="00EE3AD0">
              <w:rPr>
                <w:b/>
                <w:bCs/>
                <w:lang w:val="en-US"/>
              </w:rPr>
              <w:t>2.1. Định nghĩa/Diễn giải:</w:t>
            </w:r>
          </w:p>
          <w:p w:rsidRPr="00EE3AD0" w:rsidR="00EE3AD0" w:rsidRDefault="00EE3AD0" w14:paraId="54D9A7CF" w14:textId="77777777">
            <w:pPr>
              <w:numPr>
                <w:ilvl w:val="0"/>
                <w:numId w:val="630"/>
              </w:numPr>
              <w:rPr>
                <w:lang w:val="en-US"/>
              </w:rPr>
            </w:pPr>
            <w:r w:rsidRPr="00EE3AD0">
              <w:rPr>
                <w:lang w:val="en-US"/>
              </w:rPr>
              <w:t>Là số lượng lao động tuyển mới gia nhập tổ chức được ghi nhận chi tiết theo từng tháng phát sinh trong kỳ báo cáo. </w:t>
            </w:r>
          </w:p>
          <w:p w:rsidRPr="00EE3AD0" w:rsidR="00EE3AD0" w:rsidP="00EE3AD0" w:rsidRDefault="00EE3AD0" w14:paraId="3D07907C" w14:textId="77777777">
            <w:pPr>
              <w:rPr>
                <w:lang w:val="en-US"/>
              </w:rPr>
            </w:pPr>
            <w:r w:rsidRPr="00EE3AD0">
              <w:rPr>
                <w:b/>
                <w:bCs/>
                <w:lang w:val="en-US"/>
              </w:rPr>
              <w:t>2.2. Ý nghĩa/Mục đích đo lường:</w:t>
            </w:r>
            <w:r w:rsidRPr="00EE3AD0">
              <w:rPr>
                <w:lang w:val="en-US"/>
              </w:rPr>
              <w:t> </w:t>
            </w:r>
          </w:p>
          <w:p w:rsidRPr="00EE3AD0" w:rsidR="00EE3AD0" w:rsidRDefault="00EE3AD0" w14:paraId="663EA82E" w14:textId="77777777">
            <w:pPr>
              <w:numPr>
                <w:ilvl w:val="0"/>
                <w:numId w:val="631"/>
              </w:numPr>
              <w:rPr>
                <w:lang w:val="en-US"/>
              </w:rPr>
            </w:pPr>
            <w:r w:rsidRPr="00EE3AD0">
              <w:rPr>
                <w:lang w:val="en-US"/>
              </w:rPr>
              <w:t>Cung cấp bức tranh chi tiết về dòng chảy nhân sự mới theo các chu kỳ thời gian linh hoạt </w:t>
            </w:r>
          </w:p>
          <w:p w:rsidRPr="00EE3AD0" w:rsidR="00EE3AD0" w:rsidP="00EE3AD0" w:rsidRDefault="00EE3AD0" w14:paraId="0CC6E35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0BAF3C" w14:textId="77777777">
            <w:pPr>
              <w:rPr>
                <w:lang w:val="en-US"/>
              </w:rPr>
            </w:pPr>
            <w:r w:rsidRPr="00EE3AD0">
              <w:rPr>
                <w:b/>
                <w:bCs/>
                <w:lang w:val="en-US"/>
              </w:rPr>
              <w:t>4. Chiều tổng hợp dữ liệu:</w:t>
            </w:r>
            <w:r w:rsidRPr="00EE3AD0">
              <w:rPr>
                <w:lang w:val="en-US"/>
              </w:rPr>
              <w:t> </w:t>
            </w:r>
          </w:p>
          <w:p w:rsidRPr="00EE3AD0" w:rsidR="00EE3AD0" w:rsidRDefault="00EE3AD0" w14:paraId="6C4E6098" w14:textId="77777777">
            <w:pPr>
              <w:numPr>
                <w:ilvl w:val="0"/>
                <w:numId w:val="632"/>
              </w:numPr>
              <w:rPr>
                <w:lang w:val="en-US"/>
              </w:rPr>
            </w:pPr>
            <w:r w:rsidRPr="00EE3AD0">
              <w:rPr>
                <w:lang w:val="en-US"/>
              </w:rPr>
              <w:t>Thời gian: Tháng, Năm</w:t>
            </w:r>
          </w:p>
          <w:p w:rsidRPr="00EE3AD0" w:rsidR="00EE3AD0" w:rsidP="00EE3AD0" w:rsidRDefault="00EE3AD0" w14:paraId="15DC9238" w14:textId="77777777">
            <w:pPr>
              <w:rPr>
                <w:lang w:val="en-US"/>
              </w:rPr>
            </w:pPr>
            <w:r w:rsidRPr="00EE3AD0">
              <w:rPr>
                <w:b/>
                <w:bCs/>
                <w:lang w:val="en-US"/>
              </w:rPr>
              <w:t>5. Nguồn dữ liệu:</w:t>
            </w:r>
            <w:r w:rsidRPr="00EE3AD0">
              <w:rPr>
                <w:lang w:val="en-US"/>
              </w:rPr>
              <w:t> </w:t>
            </w:r>
          </w:p>
          <w:p w:rsidRPr="00EE3AD0" w:rsidR="00EE3AD0" w:rsidRDefault="00EE3AD0" w14:paraId="49E23081" w14:textId="77777777">
            <w:pPr>
              <w:numPr>
                <w:ilvl w:val="0"/>
                <w:numId w:val="633"/>
              </w:numPr>
              <w:rPr>
                <w:lang w:val="en-US"/>
              </w:rPr>
            </w:pPr>
            <w:r w:rsidRPr="00EE3AD0">
              <w:rPr>
                <w:lang w:val="en-US"/>
              </w:rPr>
              <w:t>SkyHR</w:t>
            </w:r>
          </w:p>
          <w:p w:rsidRPr="00EE3AD0" w:rsidR="00EE3AD0" w:rsidP="00EE3AD0" w:rsidRDefault="00EE3AD0" w14:paraId="056BAD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EF03754" w14:textId="77777777">
            <w:pPr>
              <w:numPr>
                <w:ilvl w:val="0"/>
                <w:numId w:val="634"/>
              </w:numPr>
              <w:rPr>
                <w:lang w:val="en-US"/>
              </w:rPr>
            </w:pPr>
            <w:r w:rsidRPr="00EE3AD0">
              <w:rPr>
                <w:lang w:val="en-US"/>
              </w:rPr>
              <w:t>Đơn vị đo: Người</w:t>
            </w:r>
          </w:p>
        </w:tc>
      </w:tr>
      <w:tr w:rsidRPr="00EE3AD0" w:rsidR="00EE3AD0" w14:paraId="0EE3FCB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F24D77" w14:textId="77777777">
            <w:pPr>
              <w:rPr>
                <w:lang w:val="en-US"/>
              </w:rPr>
            </w:pPr>
            <w:r w:rsidRPr="00EE3AD0">
              <w:rPr>
                <w:b/>
                <w:bCs/>
                <w:lang w:val="en-US"/>
              </w:rPr>
              <w:t>CT 4.11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192B616" w14:textId="77777777">
            <w:pPr>
              <w:rPr>
                <w:lang w:val="en-US"/>
              </w:rPr>
            </w:pPr>
            <w:r w:rsidRPr="00EE3AD0">
              <w:rPr>
                <w:b/>
                <w:bCs/>
                <w:lang w:val="en-US"/>
              </w:rPr>
              <w:t xml:space="preserve">1. Tên chỉ tiêu: </w:t>
            </w:r>
            <w:r w:rsidRPr="00EE3AD0">
              <w:rPr>
                <w:lang w:val="en-US"/>
              </w:rPr>
              <w:t>New Hires by Age Group – Tuyển mới theo nhóm tuổi</w:t>
            </w:r>
          </w:p>
          <w:p w:rsidRPr="00EE3AD0" w:rsidR="00EE3AD0" w:rsidP="00EE3AD0" w:rsidRDefault="00EE3AD0" w14:paraId="44601407" w14:textId="77777777">
            <w:pPr>
              <w:rPr>
                <w:lang w:val="en-US"/>
              </w:rPr>
            </w:pPr>
            <w:r w:rsidRPr="00EE3AD0">
              <w:rPr>
                <w:b/>
                <w:bCs/>
                <w:lang w:val="en-US"/>
              </w:rPr>
              <w:t>2.1. Định nghĩa/Diễn giải:</w:t>
            </w:r>
          </w:p>
          <w:p w:rsidRPr="00EE3AD0" w:rsidR="00EE3AD0" w:rsidRDefault="00EE3AD0" w14:paraId="34ED2690" w14:textId="77777777">
            <w:pPr>
              <w:numPr>
                <w:ilvl w:val="0"/>
                <w:numId w:val="635"/>
              </w:numPr>
              <w:rPr>
                <w:lang w:val="en-US"/>
              </w:rPr>
            </w:pPr>
            <w:r w:rsidRPr="00EE3AD0">
              <w:rPr>
                <w:lang w:val="en-US"/>
              </w:rPr>
              <w:t>Là chỉ tiêu bóc tách chi tiết tổng số lượng lao động được tuyển mới gia nhập tổ chức trong năm báo cáo dựa trên phân khúc độ tuổi.</w:t>
            </w:r>
          </w:p>
          <w:p w:rsidRPr="00EE3AD0" w:rsidR="00EE3AD0" w:rsidRDefault="00EE3AD0" w14:paraId="08ED29DF" w14:textId="77777777">
            <w:pPr>
              <w:numPr>
                <w:ilvl w:val="0"/>
                <w:numId w:val="635"/>
              </w:numPr>
              <w:rPr>
                <w:lang w:val="en-US"/>
              </w:rPr>
            </w:pPr>
            <w:r w:rsidRPr="00EE3AD0">
              <w:rPr>
                <w:lang w:val="en-US"/>
              </w:rPr>
              <w:t>Dữ liệu nhân sự tuyển mới được phân loại cụ thể thành 9 nhóm tuổi bao gồm: </w:t>
            </w:r>
          </w:p>
          <w:p w:rsidRPr="00EE3AD0" w:rsidR="00EE3AD0" w:rsidRDefault="00EE3AD0" w14:paraId="0D6C1566" w14:textId="77777777">
            <w:pPr>
              <w:numPr>
                <w:ilvl w:val="1"/>
                <w:numId w:val="635"/>
              </w:numPr>
              <w:rPr>
                <w:lang w:val="en-US"/>
              </w:rPr>
            </w:pPr>
            <w:r w:rsidRPr="00EE3AD0">
              <w:rPr>
                <w:lang w:val="en-US"/>
              </w:rPr>
              <w:t>(1) Từ 25 tuổi trở xuống</w:t>
            </w:r>
          </w:p>
          <w:p w:rsidRPr="00EE3AD0" w:rsidR="00EE3AD0" w:rsidRDefault="00EE3AD0" w14:paraId="067DA52D" w14:textId="77777777">
            <w:pPr>
              <w:numPr>
                <w:ilvl w:val="1"/>
                <w:numId w:val="635"/>
              </w:numPr>
              <w:rPr>
                <w:lang w:val="en-US"/>
              </w:rPr>
            </w:pPr>
            <w:r w:rsidRPr="00EE3AD0">
              <w:rPr>
                <w:lang w:val="en-US"/>
              </w:rPr>
              <w:t>(2) Từ 25 đến dưới 30 tuổi</w:t>
            </w:r>
          </w:p>
          <w:p w:rsidRPr="00EE3AD0" w:rsidR="00EE3AD0" w:rsidRDefault="00EE3AD0" w14:paraId="1D366EE4" w14:textId="77777777">
            <w:pPr>
              <w:numPr>
                <w:ilvl w:val="1"/>
                <w:numId w:val="635"/>
              </w:numPr>
              <w:rPr>
                <w:lang w:val="en-US"/>
              </w:rPr>
            </w:pPr>
            <w:r w:rsidRPr="00EE3AD0">
              <w:rPr>
                <w:lang w:val="en-US"/>
              </w:rPr>
              <w:t>(3) Từ 30 đến dưới 35 tuổi</w:t>
            </w:r>
          </w:p>
          <w:p w:rsidRPr="00EE3AD0" w:rsidR="00EE3AD0" w:rsidRDefault="00EE3AD0" w14:paraId="4C48D581" w14:textId="77777777">
            <w:pPr>
              <w:numPr>
                <w:ilvl w:val="1"/>
                <w:numId w:val="635"/>
              </w:numPr>
              <w:rPr>
                <w:lang w:val="en-US"/>
              </w:rPr>
            </w:pPr>
            <w:r w:rsidRPr="00EE3AD0">
              <w:rPr>
                <w:lang w:val="en-US"/>
              </w:rPr>
              <w:t>(4) Từ 35 đến dưới 40 tuổi</w:t>
            </w:r>
          </w:p>
          <w:p w:rsidRPr="00EE3AD0" w:rsidR="00EE3AD0" w:rsidRDefault="00EE3AD0" w14:paraId="213383F1" w14:textId="77777777">
            <w:pPr>
              <w:numPr>
                <w:ilvl w:val="1"/>
                <w:numId w:val="635"/>
              </w:numPr>
              <w:rPr>
                <w:lang w:val="en-US"/>
              </w:rPr>
            </w:pPr>
            <w:r w:rsidRPr="00EE3AD0">
              <w:rPr>
                <w:lang w:val="en-US"/>
              </w:rPr>
              <w:t>(5) Từ 40 đến dưới 45 tuổi</w:t>
            </w:r>
          </w:p>
          <w:p w:rsidRPr="00EE3AD0" w:rsidR="00EE3AD0" w:rsidRDefault="00EE3AD0" w14:paraId="5059725E" w14:textId="77777777">
            <w:pPr>
              <w:numPr>
                <w:ilvl w:val="1"/>
                <w:numId w:val="635"/>
              </w:numPr>
              <w:rPr>
                <w:lang w:val="en-US"/>
              </w:rPr>
            </w:pPr>
            <w:r w:rsidRPr="00EE3AD0">
              <w:rPr>
                <w:lang w:val="en-US"/>
              </w:rPr>
              <w:t>(6) Từ 45 đến dưới 50 tuổi</w:t>
            </w:r>
          </w:p>
          <w:p w:rsidRPr="00EE3AD0" w:rsidR="00EE3AD0" w:rsidRDefault="00EE3AD0" w14:paraId="1285545F" w14:textId="77777777">
            <w:pPr>
              <w:numPr>
                <w:ilvl w:val="1"/>
                <w:numId w:val="635"/>
              </w:numPr>
              <w:rPr>
                <w:lang w:val="en-US"/>
              </w:rPr>
            </w:pPr>
            <w:r w:rsidRPr="00EE3AD0">
              <w:rPr>
                <w:lang w:val="en-US"/>
              </w:rPr>
              <w:t>(7) Từ 50 đến dưới 55 tuổi</w:t>
            </w:r>
          </w:p>
          <w:p w:rsidRPr="00EE3AD0" w:rsidR="00EE3AD0" w:rsidRDefault="00EE3AD0" w14:paraId="20027A49" w14:textId="77777777">
            <w:pPr>
              <w:numPr>
                <w:ilvl w:val="1"/>
                <w:numId w:val="635"/>
              </w:numPr>
              <w:rPr>
                <w:lang w:val="en-US"/>
              </w:rPr>
            </w:pPr>
            <w:r w:rsidRPr="00EE3AD0">
              <w:rPr>
                <w:lang w:val="en-US"/>
              </w:rPr>
              <w:t>(8) Từ 55 đến dưới 60 tuổi</w:t>
            </w:r>
          </w:p>
          <w:p w:rsidRPr="00EE3AD0" w:rsidR="00EE3AD0" w:rsidRDefault="00EE3AD0" w14:paraId="1A19F7B9" w14:textId="77777777">
            <w:pPr>
              <w:numPr>
                <w:ilvl w:val="1"/>
                <w:numId w:val="635"/>
              </w:numPr>
              <w:rPr>
                <w:lang w:val="en-US"/>
              </w:rPr>
            </w:pPr>
            <w:r w:rsidRPr="00EE3AD0">
              <w:rPr>
                <w:lang w:val="en-US"/>
              </w:rPr>
              <w:t>(9) Trên 60 tuổi</w:t>
            </w:r>
          </w:p>
          <w:p w:rsidRPr="00EE3AD0" w:rsidR="00EE3AD0" w:rsidP="00EE3AD0" w:rsidRDefault="00EE3AD0" w14:paraId="71412655" w14:textId="77777777">
            <w:pPr>
              <w:rPr>
                <w:lang w:val="en-US"/>
              </w:rPr>
            </w:pPr>
            <w:r w:rsidRPr="00EE3AD0">
              <w:rPr>
                <w:b/>
                <w:bCs/>
                <w:lang w:val="en-US"/>
              </w:rPr>
              <w:t>2.2. Ý nghĩa/Mục đích đo lường:</w:t>
            </w:r>
            <w:r w:rsidRPr="00EE3AD0">
              <w:rPr>
                <w:lang w:val="en-US"/>
              </w:rPr>
              <w:t> </w:t>
            </w:r>
          </w:p>
          <w:p w:rsidRPr="00EE3AD0" w:rsidR="00EE3AD0" w:rsidRDefault="00EE3AD0" w14:paraId="6B687892" w14:textId="77777777">
            <w:pPr>
              <w:numPr>
                <w:ilvl w:val="0"/>
                <w:numId w:val="636"/>
              </w:numPr>
              <w:rPr>
                <w:lang w:val="en-US"/>
              </w:rPr>
            </w:pPr>
            <w:r w:rsidRPr="00EE3AD0">
              <w:rPr>
                <w:lang w:val="en-US"/>
              </w:rPr>
              <w:t>Cung cấp thông tin nhân khẩu học chi tiết để đáp ứng yêu cầu công bố dữ liệu tuyển dụng </w:t>
            </w:r>
          </w:p>
          <w:p w:rsidRPr="00EE3AD0" w:rsidR="00EE3AD0" w:rsidP="00EE3AD0" w:rsidRDefault="00EE3AD0" w14:paraId="21E6763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1531672" w14:textId="77777777">
            <w:pPr>
              <w:rPr>
                <w:lang w:val="en-US"/>
              </w:rPr>
            </w:pPr>
            <w:r w:rsidRPr="00EE3AD0">
              <w:rPr>
                <w:b/>
                <w:bCs/>
                <w:lang w:val="en-US"/>
              </w:rPr>
              <w:t>4. Chiều tổng hợp dữ liệu:</w:t>
            </w:r>
            <w:r w:rsidRPr="00EE3AD0">
              <w:rPr>
                <w:lang w:val="en-US"/>
              </w:rPr>
              <w:t> </w:t>
            </w:r>
          </w:p>
          <w:p w:rsidRPr="00EE3AD0" w:rsidR="00EE3AD0" w:rsidRDefault="00EE3AD0" w14:paraId="0B90D8CD" w14:textId="77777777">
            <w:pPr>
              <w:numPr>
                <w:ilvl w:val="0"/>
                <w:numId w:val="637"/>
              </w:numPr>
              <w:rPr>
                <w:lang w:val="en-US"/>
              </w:rPr>
            </w:pPr>
            <w:r w:rsidRPr="00EE3AD0">
              <w:rPr>
                <w:lang w:val="en-US"/>
              </w:rPr>
              <w:t>Thời gian: Tháng, Năm</w:t>
            </w:r>
          </w:p>
          <w:p w:rsidRPr="00EE3AD0" w:rsidR="00EE3AD0" w:rsidP="00EE3AD0" w:rsidRDefault="00EE3AD0" w14:paraId="4ED9EB97" w14:textId="77777777">
            <w:pPr>
              <w:rPr>
                <w:lang w:val="en-US"/>
              </w:rPr>
            </w:pPr>
            <w:r w:rsidRPr="00EE3AD0">
              <w:rPr>
                <w:b/>
                <w:bCs/>
                <w:lang w:val="en-US"/>
              </w:rPr>
              <w:t>5. Nguồn dữ liệu:</w:t>
            </w:r>
            <w:r w:rsidRPr="00EE3AD0">
              <w:rPr>
                <w:lang w:val="en-US"/>
              </w:rPr>
              <w:t> </w:t>
            </w:r>
          </w:p>
          <w:p w:rsidRPr="00EE3AD0" w:rsidR="00EE3AD0" w:rsidRDefault="00EE3AD0" w14:paraId="192FE5C3" w14:textId="77777777">
            <w:pPr>
              <w:numPr>
                <w:ilvl w:val="0"/>
                <w:numId w:val="638"/>
              </w:numPr>
              <w:rPr>
                <w:lang w:val="en-US"/>
              </w:rPr>
            </w:pPr>
            <w:r w:rsidRPr="00EE3AD0">
              <w:rPr>
                <w:lang w:val="en-US"/>
              </w:rPr>
              <w:t>SkyHR</w:t>
            </w:r>
          </w:p>
          <w:p w:rsidRPr="00EE3AD0" w:rsidR="00EE3AD0" w:rsidP="00EE3AD0" w:rsidRDefault="00EE3AD0" w14:paraId="5D8E1E8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0357C08" w14:textId="77777777">
            <w:pPr>
              <w:numPr>
                <w:ilvl w:val="0"/>
                <w:numId w:val="639"/>
              </w:numPr>
              <w:rPr>
                <w:lang w:val="en-US"/>
              </w:rPr>
            </w:pPr>
            <w:r w:rsidRPr="00EE3AD0">
              <w:rPr>
                <w:lang w:val="en-US"/>
              </w:rPr>
              <w:t>Đơn vị đo: Người</w:t>
            </w:r>
          </w:p>
        </w:tc>
      </w:tr>
      <w:tr w:rsidRPr="00EE3AD0" w:rsidR="00EE3AD0" w14:paraId="721D501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63196D" w14:textId="77777777">
            <w:pPr>
              <w:rPr>
                <w:lang w:val="en-US"/>
              </w:rPr>
            </w:pPr>
            <w:r w:rsidRPr="00EE3AD0">
              <w:rPr>
                <w:b/>
                <w:bCs/>
                <w:lang w:val="en-US"/>
              </w:rPr>
              <w:t>CT 4.12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D34ABC" w14:textId="77777777">
            <w:pPr>
              <w:rPr>
                <w:lang w:val="en-US"/>
              </w:rPr>
            </w:pPr>
            <w:r w:rsidRPr="00EE3AD0">
              <w:rPr>
                <w:b/>
                <w:bCs/>
                <w:lang w:val="en-US"/>
              </w:rPr>
              <w:t xml:space="preserve">1. Tên chỉ tiêu: </w:t>
            </w:r>
            <w:r w:rsidRPr="00EE3AD0">
              <w:rPr>
                <w:lang w:val="en-US"/>
              </w:rPr>
              <w:t>New Hires by Gender – Tuyển mới theo giới tính</w:t>
            </w:r>
          </w:p>
          <w:p w:rsidRPr="00EE3AD0" w:rsidR="00EE3AD0" w:rsidP="00EE3AD0" w:rsidRDefault="00EE3AD0" w14:paraId="5BE6C37F" w14:textId="77777777">
            <w:pPr>
              <w:rPr>
                <w:lang w:val="en-US"/>
              </w:rPr>
            </w:pPr>
            <w:r w:rsidRPr="00EE3AD0">
              <w:rPr>
                <w:b/>
                <w:bCs/>
                <w:lang w:val="en-US"/>
              </w:rPr>
              <w:t>2.1. Định nghĩa/Diễn giải:</w:t>
            </w:r>
          </w:p>
          <w:p w:rsidRPr="00EE3AD0" w:rsidR="00EE3AD0" w:rsidRDefault="00EE3AD0" w14:paraId="3EE6B7A1" w14:textId="77777777">
            <w:pPr>
              <w:numPr>
                <w:ilvl w:val="0"/>
                <w:numId w:val="640"/>
              </w:numPr>
              <w:rPr>
                <w:lang w:val="en-US"/>
              </w:rPr>
            </w:pPr>
            <w:r w:rsidRPr="00EE3AD0">
              <w:rPr>
                <w:lang w:val="en-US"/>
              </w:rPr>
              <w:t>Là chỉ tiêu bóc tách tổng số lượng lao động được tuyển mới và gia nhập tổ chức trong kỳ báo cáo dựa trên chiều phân tích về giới tính (Nam và Nữ). </w:t>
            </w:r>
          </w:p>
          <w:p w:rsidRPr="00EE3AD0" w:rsidR="00EE3AD0" w:rsidP="00EE3AD0" w:rsidRDefault="00EE3AD0" w14:paraId="341F62D2" w14:textId="77777777">
            <w:pPr>
              <w:rPr>
                <w:lang w:val="en-US"/>
              </w:rPr>
            </w:pPr>
            <w:r w:rsidRPr="00EE3AD0">
              <w:rPr>
                <w:b/>
                <w:bCs/>
                <w:lang w:val="en-US"/>
              </w:rPr>
              <w:t>2.2. Ý nghĩa/Mục đích đo lường:</w:t>
            </w:r>
            <w:r w:rsidRPr="00EE3AD0">
              <w:rPr>
                <w:lang w:val="en-US"/>
              </w:rPr>
              <w:t> </w:t>
            </w:r>
          </w:p>
          <w:p w:rsidRPr="00EE3AD0" w:rsidR="00EE3AD0" w:rsidRDefault="00EE3AD0" w14:paraId="331EE922" w14:textId="77777777">
            <w:pPr>
              <w:numPr>
                <w:ilvl w:val="0"/>
                <w:numId w:val="641"/>
              </w:numPr>
              <w:rPr>
                <w:lang w:val="en-US"/>
              </w:rPr>
            </w:pPr>
            <w:r w:rsidRPr="00EE3AD0">
              <w:rPr>
                <w:lang w:val="en-US"/>
              </w:rPr>
              <w:t>Cung cấp thông tin nhân khẩu học chi tiết để đáp ứng yêu cầu công bố dữ liệu thuộc chuẩn GRI 401-1 về Tuyển dụng và nghỉ việc.</w:t>
            </w:r>
          </w:p>
          <w:p w:rsidRPr="00EE3AD0" w:rsidR="00EE3AD0" w:rsidRDefault="00EE3AD0" w14:paraId="43E284D5" w14:textId="77777777">
            <w:pPr>
              <w:numPr>
                <w:ilvl w:val="0"/>
                <w:numId w:val="641"/>
              </w:numPr>
              <w:rPr>
                <w:lang w:val="en-US"/>
              </w:rPr>
            </w:pPr>
            <w:r w:rsidRPr="00EE3AD0">
              <w:rPr>
                <w:lang w:val="en-US"/>
              </w:rPr>
              <w:t>Giúp đánh giá mức độ cân bằng giới trong dòng chảy nhân tài mới, phản ánh mức độ hiệu quả của chính sách tuyển dụng công bằng, không phân biệt đối xử</w:t>
            </w:r>
          </w:p>
          <w:p w:rsidRPr="00EE3AD0" w:rsidR="00EE3AD0" w:rsidP="00EE3AD0" w:rsidRDefault="00EE3AD0" w14:paraId="640EC42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5881823" w14:textId="77777777">
            <w:pPr>
              <w:rPr>
                <w:lang w:val="en-US"/>
              </w:rPr>
            </w:pPr>
            <w:r w:rsidRPr="00EE3AD0">
              <w:rPr>
                <w:b/>
                <w:bCs/>
                <w:lang w:val="en-US"/>
              </w:rPr>
              <w:t>4. Chiều tổng hợp dữ liệu:</w:t>
            </w:r>
            <w:r w:rsidRPr="00EE3AD0">
              <w:rPr>
                <w:lang w:val="en-US"/>
              </w:rPr>
              <w:t> </w:t>
            </w:r>
          </w:p>
          <w:p w:rsidRPr="00EE3AD0" w:rsidR="00EE3AD0" w:rsidRDefault="00EE3AD0" w14:paraId="7112B5E0" w14:textId="77777777">
            <w:pPr>
              <w:numPr>
                <w:ilvl w:val="0"/>
                <w:numId w:val="642"/>
              </w:numPr>
              <w:rPr>
                <w:lang w:val="en-US"/>
              </w:rPr>
            </w:pPr>
            <w:r w:rsidRPr="00EE3AD0">
              <w:rPr>
                <w:lang w:val="en-US"/>
              </w:rPr>
              <w:t>Thời gian: Tháng, Năm</w:t>
            </w:r>
          </w:p>
          <w:p w:rsidRPr="00EE3AD0" w:rsidR="00EE3AD0" w:rsidP="00EE3AD0" w:rsidRDefault="00EE3AD0" w14:paraId="75D8574B" w14:textId="77777777">
            <w:pPr>
              <w:rPr>
                <w:lang w:val="en-US"/>
              </w:rPr>
            </w:pPr>
            <w:r w:rsidRPr="00EE3AD0">
              <w:rPr>
                <w:b/>
                <w:bCs/>
                <w:lang w:val="en-US"/>
              </w:rPr>
              <w:t>5. Nguồn dữ liệu:</w:t>
            </w:r>
            <w:r w:rsidRPr="00EE3AD0">
              <w:rPr>
                <w:lang w:val="en-US"/>
              </w:rPr>
              <w:t> </w:t>
            </w:r>
          </w:p>
          <w:p w:rsidRPr="00EE3AD0" w:rsidR="00EE3AD0" w:rsidRDefault="00EE3AD0" w14:paraId="0799E172" w14:textId="77777777">
            <w:pPr>
              <w:numPr>
                <w:ilvl w:val="0"/>
                <w:numId w:val="643"/>
              </w:numPr>
              <w:rPr>
                <w:lang w:val="en-US"/>
              </w:rPr>
            </w:pPr>
            <w:r w:rsidRPr="00EE3AD0">
              <w:rPr>
                <w:lang w:val="en-US"/>
              </w:rPr>
              <w:t>SkyHR</w:t>
            </w:r>
          </w:p>
          <w:p w:rsidRPr="00EE3AD0" w:rsidR="00EE3AD0" w:rsidP="00EE3AD0" w:rsidRDefault="00EE3AD0" w14:paraId="356A760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503DE8EB" w14:textId="77777777">
            <w:pPr>
              <w:numPr>
                <w:ilvl w:val="0"/>
                <w:numId w:val="644"/>
              </w:numPr>
              <w:rPr>
                <w:lang w:val="en-US"/>
              </w:rPr>
            </w:pPr>
            <w:r w:rsidRPr="00EE3AD0">
              <w:rPr>
                <w:lang w:val="en-US"/>
              </w:rPr>
              <w:t>Đơn vị đo: Người</w:t>
            </w:r>
          </w:p>
        </w:tc>
      </w:tr>
      <w:tr w:rsidRPr="00EE3AD0" w:rsidR="00EE3AD0" w14:paraId="652D683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958E11" w14:textId="77777777">
            <w:pPr>
              <w:rPr>
                <w:lang w:val="en-US"/>
              </w:rPr>
            </w:pPr>
            <w:r w:rsidRPr="00EE3AD0">
              <w:rPr>
                <w:b/>
                <w:bCs/>
                <w:lang w:val="en-US"/>
              </w:rPr>
              <w:t>CT 4.13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77FF9D" w14:textId="77777777">
            <w:pPr>
              <w:rPr>
                <w:lang w:val="en-US"/>
              </w:rPr>
            </w:pPr>
            <w:r w:rsidRPr="00EE3AD0">
              <w:rPr>
                <w:b/>
                <w:bCs/>
                <w:lang w:val="en-US"/>
              </w:rPr>
              <w:t xml:space="preserve">1. Tên chỉ tiêu: </w:t>
            </w:r>
            <w:r w:rsidRPr="00EE3AD0">
              <w:rPr>
                <w:lang w:val="en-US"/>
              </w:rPr>
              <w:t>New Hires by Division – Tuyển mới theo khối</w:t>
            </w:r>
          </w:p>
          <w:p w:rsidRPr="00EE3AD0" w:rsidR="00EE3AD0" w:rsidP="00EE3AD0" w:rsidRDefault="00EE3AD0" w14:paraId="7B95F0EA" w14:textId="77777777">
            <w:pPr>
              <w:rPr>
                <w:lang w:val="en-US"/>
              </w:rPr>
            </w:pPr>
            <w:r w:rsidRPr="00EE3AD0">
              <w:rPr>
                <w:b/>
                <w:bCs/>
                <w:lang w:val="en-US"/>
              </w:rPr>
              <w:t>2.1. Định nghĩa/Diễn giải:</w:t>
            </w:r>
          </w:p>
          <w:p w:rsidRPr="00EE3AD0" w:rsidR="00EE3AD0" w:rsidRDefault="00EE3AD0" w14:paraId="42483AC4" w14:textId="77777777">
            <w:pPr>
              <w:numPr>
                <w:ilvl w:val="0"/>
                <w:numId w:val="645"/>
              </w:numPr>
              <w:rPr>
                <w:lang w:val="en-US"/>
              </w:rPr>
            </w:pPr>
            <w:r w:rsidRPr="00EE3AD0">
              <w:rPr>
                <w:lang w:val="en-US"/>
              </w:rPr>
              <w:t>Là chỉ tiêu bóc tách tổng số lượng lao động được tuyển mới và chính thức gia nhập Vietnam Airlines trong kỳ báo cáo, được phân loại chi tiết theo các khối của Hãng.</w:t>
            </w:r>
          </w:p>
          <w:p w:rsidRPr="00EE3AD0" w:rsidR="00EE3AD0" w:rsidRDefault="00EE3AD0" w14:paraId="6803517C" w14:textId="77777777">
            <w:pPr>
              <w:numPr>
                <w:ilvl w:val="0"/>
                <w:numId w:val="645"/>
              </w:numPr>
              <w:rPr>
                <w:lang w:val="en-US"/>
              </w:rPr>
            </w:pPr>
            <w:r w:rsidRPr="00EE3AD0">
              <w:rPr>
                <w:lang w:val="en-US"/>
              </w:rPr>
              <w:t>Dòng chảy nhân sự mới được ghi nhận và phân bổ vào 6 nhóm khối chức năng chính, bao gồm: </w:t>
            </w:r>
          </w:p>
          <w:p w:rsidRPr="00EE3AD0" w:rsidR="00EE3AD0" w:rsidRDefault="00EE3AD0" w14:paraId="6259EB8B" w14:textId="77777777">
            <w:pPr>
              <w:numPr>
                <w:ilvl w:val="1"/>
                <w:numId w:val="645"/>
              </w:numPr>
              <w:rPr>
                <w:lang w:val="en-US"/>
              </w:rPr>
            </w:pPr>
            <w:r w:rsidRPr="00EE3AD0">
              <w:rPr>
                <w:lang w:val="en-US"/>
              </w:rPr>
              <w:t>(1) Khối Thương mại</w:t>
            </w:r>
          </w:p>
          <w:p w:rsidRPr="00EE3AD0" w:rsidR="00EE3AD0" w:rsidRDefault="00EE3AD0" w14:paraId="2EAE2A1C" w14:textId="77777777">
            <w:pPr>
              <w:numPr>
                <w:ilvl w:val="1"/>
                <w:numId w:val="645"/>
              </w:numPr>
              <w:rPr>
                <w:lang w:val="en-US"/>
              </w:rPr>
            </w:pPr>
            <w:r w:rsidRPr="00EE3AD0">
              <w:rPr>
                <w:lang w:val="en-US"/>
              </w:rPr>
              <w:t>(2) Khối Dịch vụ</w:t>
            </w:r>
          </w:p>
          <w:p w:rsidRPr="00EE3AD0" w:rsidR="00EE3AD0" w:rsidRDefault="00EE3AD0" w14:paraId="6A923C40" w14:textId="77777777">
            <w:pPr>
              <w:numPr>
                <w:ilvl w:val="1"/>
                <w:numId w:val="645"/>
              </w:numPr>
              <w:rPr>
                <w:lang w:val="en-US"/>
              </w:rPr>
            </w:pPr>
            <w:r w:rsidRPr="00EE3AD0">
              <w:rPr>
                <w:lang w:val="en-US"/>
              </w:rPr>
              <w:t>(3) Khối Khai thác bay</w:t>
            </w:r>
          </w:p>
          <w:p w:rsidRPr="00EE3AD0" w:rsidR="00EE3AD0" w:rsidRDefault="00EE3AD0" w14:paraId="071E596A" w14:textId="77777777">
            <w:pPr>
              <w:numPr>
                <w:ilvl w:val="1"/>
                <w:numId w:val="645"/>
              </w:numPr>
              <w:rPr>
                <w:lang w:val="en-US"/>
              </w:rPr>
            </w:pPr>
            <w:r w:rsidRPr="00EE3AD0">
              <w:rPr>
                <w:lang w:val="en-US"/>
              </w:rPr>
              <w:t>(4) Khối Kỹ thuật</w:t>
            </w:r>
          </w:p>
          <w:p w:rsidRPr="00EE3AD0" w:rsidR="00EE3AD0" w:rsidRDefault="00EE3AD0" w14:paraId="3258FC25" w14:textId="77777777">
            <w:pPr>
              <w:numPr>
                <w:ilvl w:val="1"/>
                <w:numId w:val="645"/>
              </w:numPr>
              <w:rPr>
                <w:lang w:val="en-US"/>
              </w:rPr>
            </w:pPr>
            <w:r w:rsidRPr="00EE3AD0">
              <w:rPr>
                <w:lang w:val="en-US"/>
              </w:rPr>
              <w:t>(5) Tham mưu tổng hợp (bao gồm lĩnh vực an toàn)</w:t>
            </w:r>
          </w:p>
          <w:p w:rsidRPr="00EE3AD0" w:rsidR="00EE3AD0" w:rsidRDefault="00EE3AD0" w14:paraId="1ACDD99B" w14:textId="77777777">
            <w:pPr>
              <w:numPr>
                <w:ilvl w:val="1"/>
                <w:numId w:val="645"/>
              </w:numPr>
              <w:rPr>
                <w:lang w:val="en-US"/>
              </w:rPr>
            </w:pPr>
            <w:r w:rsidRPr="00EE3AD0">
              <w:rPr>
                <w:lang w:val="en-US"/>
              </w:rPr>
              <w:t>(6) Trực thuộc khác.</w:t>
            </w:r>
          </w:p>
          <w:p w:rsidRPr="00EE3AD0" w:rsidR="00EE3AD0" w:rsidP="00EE3AD0" w:rsidRDefault="00EE3AD0" w14:paraId="6621D1B1" w14:textId="77777777">
            <w:pPr>
              <w:rPr>
                <w:lang w:val="en-US"/>
              </w:rPr>
            </w:pPr>
            <w:r w:rsidRPr="00EE3AD0">
              <w:rPr>
                <w:b/>
                <w:bCs/>
                <w:lang w:val="en-US"/>
              </w:rPr>
              <w:t>2.2. Ý nghĩa/Mục đích đo lường:</w:t>
            </w:r>
            <w:r w:rsidRPr="00EE3AD0">
              <w:rPr>
                <w:lang w:val="en-US"/>
              </w:rPr>
              <w:t> </w:t>
            </w:r>
          </w:p>
          <w:p w:rsidRPr="00EE3AD0" w:rsidR="00EE3AD0" w:rsidRDefault="00EE3AD0" w14:paraId="3A7670F5" w14:textId="77777777">
            <w:pPr>
              <w:numPr>
                <w:ilvl w:val="0"/>
                <w:numId w:val="646"/>
              </w:numPr>
              <w:rPr>
                <w:lang w:val="en-US"/>
              </w:rPr>
            </w:pPr>
            <w:r w:rsidRPr="00EE3AD0">
              <w:rPr>
                <w:lang w:val="en-US"/>
              </w:rPr>
              <w:t>Cung cấp lớp thông tin phân tích sâu hơn về cấu trúc tuyển dụng, bổ trợ đắc lực cho các dữ liệu nhân khẩu học (tuổi, giới tính) thuộc chuẩn GRI 401-1 </w:t>
            </w:r>
          </w:p>
          <w:p w:rsidRPr="00EE3AD0" w:rsidR="00EE3AD0" w:rsidP="00EE3AD0" w:rsidRDefault="00EE3AD0" w14:paraId="6CD831E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0069E0" w14:textId="77777777">
            <w:pPr>
              <w:rPr>
                <w:lang w:val="en-US"/>
              </w:rPr>
            </w:pPr>
            <w:r w:rsidRPr="00EE3AD0">
              <w:rPr>
                <w:b/>
                <w:bCs/>
                <w:lang w:val="en-US"/>
              </w:rPr>
              <w:t>4. Chiều tổng hợp dữ liệu:</w:t>
            </w:r>
            <w:r w:rsidRPr="00EE3AD0">
              <w:rPr>
                <w:lang w:val="en-US"/>
              </w:rPr>
              <w:t> </w:t>
            </w:r>
          </w:p>
          <w:p w:rsidRPr="00EE3AD0" w:rsidR="00EE3AD0" w:rsidRDefault="00EE3AD0" w14:paraId="53EA9E4D" w14:textId="77777777">
            <w:pPr>
              <w:numPr>
                <w:ilvl w:val="0"/>
                <w:numId w:val="647"/>
              </w:numPr>
              <w:rPr>
                <w:lang w:val="en-US"/>
              </w:rPr>
            </w:pPr>
            <w:r w:rsidRPr="00EE3AD0">
              <w:rPr>
                <w:lang w:val="en-US"/>
              </w:rPr>
              <w:t>Thời gian: Tháng, Năm</w:t>
            </w:r>
          </w:p>
          <w:p w:rsidRPr="00EE3AD0" w:rsidR="00EE3AD0" w:rsidP="00EE3AD0" w:rsidRDefault="00EE3AD0" w14:paraId="6AC7C756" w14:textId="77777777">
            <w:pPr>
              <w:rPr>
                <w:lang w:val="en-US"/>
              </w:rPr>
            </w:pPr>
            <w:r w:rsidRPr="00EE3AD0">
              <w:rPr>
                <w:b/>
                <w:bCs/>
                <w:lang w:val="en-US"/>
              </w:rPr>
              <w:t>5. Nguồn dữ liệu:</w:t>
            </w:r>
            <w:r w:rsidRPr="00EE3AD0">
              <w:rPr>
                <w:lang w:val="en-US"/>
              </w:rPr>
              <w:t> </w:t>
            </w:r>
          </w:p>
          <w:p w:rsidRPr="00EE3AD0" w:rsidR="00EE3AD0" w:rsidRDefault="00EE3AD0" w14:paraId="0D372681" w14:textId="77777777">
            <w:pPr>
              <w:numPr>
                <w:ilvl w:val="0"/>
                <w:numId w:val="648"/>
              </w:numPr>
              <w:rPr>
                <w:lang w:val="en-US"/>
              </w:rPr>
            </w:pPr>
            <w:r w:rsidRPr="00EE3AD0">
              <w:rPr>
                <w:lang w:val="en-US"/>
              </w:rPr>
              <w:t>SkyHR</w:t>
            </w:r>
          </w:p>
          <w:p w:rsidRPr="00EE3AD0" w:rsidR="00EE3AD0" w:rsidP="00EE3AD0" w:rsidRDefault="00EE3AD0" w14:paraId="17CCEADF"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B5B35D8" w14:textId="77777777">
            <w:pPr>
              <w:numPr>
                <w:ilvl w:val="0"/>
                <w:numId w:val="649"/>
              </w:numPr>
              <w:rPr>
                <w:lang w:val="en-US"/>
              </w:rPr>
            </w:pPr>
            <w:r w:rsidRPr="00EE3AD0">
              <w:rPr>
                <w:lang w:val="en-US"/>
              </w:rPr>
              <w:t>Đơn vị đo: Người</w:t>
            </w:r>
          </w:p>
        </w:tc>
      </w:tr>
      <w:tr w:rsidRPr="00EE3AD0" w:rsidR="00EE3AD0" w14:paraId="7D4B140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043ADC" w14:textId="77777777">
            <w:pPr>
              <w:rPr>
                <w:lang w:val="en-US"/>
              </w:rPr>
            </w:pPr>
            <w:r w:rsidRPr="00EE3AD0">
              <w:rPr>
                <w:b/>
                <w:bCs/>
                <w:lang w:val="en-US"/>
              </w:rPr>
              <w:t>CT 4.14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52CFD5" w14:textId="77777777">
            <w:pPr>
              <w:rPr>
                <w:lang w:val="en-US"/>
              </w:rPr>
            </w:pPr>
            <w:r w:rsidRPr="00EE3AD0">
              <w:rPr>
                <w:b/>
                <w:bCs/>
                <w:lang w:val="en-US"/>
              </w:rPr>
              <w:t xml:space="preserve">1. Tên chỉ tiêu: </w:t>
            </w:r>
            <w:r w:rsidRPr="00EE3AD0">
              <w:rPr>
                <w:lang w:val="en-US"/>
              </w:rPr>
              <w:t>New Hires by Recruitment Region – Tuyển mới theo khu vực tuyển dụng</w:t>
            </w:r>
          </w:p>
          <w:p w:rsidRPr="00EE3AD0" w:rsidR="00EE3AD0" w:rsidP="00EE3AD0" w:rsidRDefault="00EE3AD0" w14:paraId="16FBE3EA" w14:textId="77777777">
            <w:pPr>
              <w:rPr>
                <w:lang w:val="en-US"/>
              </w:rPr>
            </w:pPr>
            <w:r w:rsidRPr="00EE3AD0">
              <w:rPr>
                <w:b/>
                <w:bCs/>
                <w:lang w:val="en-US"/>
              </w:rPr>
              <w:t>2.1. Định nghĩa/Diễn giải:</w:t>
            </w:r>
          </w:p>
          <w:p w:rsidRPr="00EE3AD0" w:rsidR="00EE3AD0" w:rsidRDefault="00EE3AD0" w14:paraId="58635110" w14:textId="77777777">
            <w:pPr>
              <w:numPr>
                <w:ilvl w:val="0"/>
                <w:numId w:val="650"/>
              </w:numPr>
              <w:rPr>
                <w:lang w:val="en-US"/>
              </w:rPr>
            </w:pPr>
            <w:r w:rsidRPr="00EE3AD0">
              <w:rPr>
                <w:lang w:val="en-US"/>
              </w:rPr>
              <w:t>Là chỉ tiêu bóc tách tổng số lượng lao động được tuyển mới và chính thức gia nhập Vietnam Airlines trong kỳ báo cáo, phân loại dựa trên khu vực địa lý nơi nhân sự được tuyển dụng và làm việc</w:t>
            </w:r>
          </w:p>
          <w:p w:rsidRPr="00EE3AD0" w:rsidR="00EE3AD0" w:rsidP="00EE3AD0" w:rsidRDefault="00EE3AD0" w14:paraId="7529B078" w14:textId="77777777">
            <w:pPr>
              <w:rPr>
                <w:lang w:val="en-US"/>
              </w:rPr>
            </w:pPr>
            <w:r w:rsidRPr="00EE3AD0">
              <w:rPr>
                <w:lang w:val="en-US"/>
              </w:rPr>
              <w:t>Theo đặc thù cấu trúc mạng lưới của Hãng, dữ liệu được phân chia thành hai khu vực chính:</w:t>
            </w:r>
          </w:p>
          <w:p w:rsidRPr="00EE3AD0" w:rsidR="00EE3AD0" w:rsidRDefault="00EE3AD0" w14:paraId="5B63EDBE" w14:textId="77777777">
            <w:pPr>
              <w:numPr>
                <w:ilvl w:val="0"/>
                <w:numId w:val="651"/>
              </w:numPr>
              <w:rPr>
                <w:lang w:val="en-US"/>
              </w:rPr>
            </w:pPr>
            <w:r w:rsidRPr="00EE3AD0">
              <w:rPr>
                <w:b/>
                <w:bCs/>
                <w:lang w:val="en-US"/>
              </w:rPr>
              <w:t>Vietnam (Trong nước):</w:t>
            </w:r>
            <w:r w:rsidRPr="00EE3AD0">
              <w:rPr>
                <w:lang w:val="en-US"/>
              </w:rPr>
              <w:t xml:space="preserve"> Lực lượng lao động được tuyển dụng làm việc tại các cơ sở, chi nhánh, sân bay và hội sở chính trong lãnh thổ Việt Nam.</w:t>
            </w:r>
          </w:p>
          <w:p w:rsidRPr="00EE3AD0" w:rsidR="00EE3AD0" w:rsidRDefault="00EE3AD0" w14:paraId="23A47F7F" w14:textId="77777777">
            <w:pPr>
              <w:numPr>
                <w:ilvl w:val="0"/>
                <w:numId w:val="651"/>
              </w:numPr>
              <w:rPr>
                <w:lang w:val="en-US"/>
              </w:rPr>
            </w:pPr>
            <w:r w:rsidRPr="00EE3AD0">
              <w:rPr>
                <w:b/>
                <w:bCs/>
                <w:lang w:val="en-US"/>
              </w:rPr>
              <w:t>Overseas (Nước ngoài):</w:t>
            </w:r>
            <w:r w:rsidRPr="00EE3AD0">
              <w:rPr>
                <w:lang w:val="en-US"/>
              </w:rPr>
              <w:t xml:space="preserve"> Lực lượng lao động được tuyển dụng cho các chi nhánh, văn phòng đại diện của Hãng tại nước ngoài,</w:t>
            </w:r>
          </w:p>
          <w:p w:rsidRPr="00EE3AD0" w:rsidR="00EE3AD0" w:rsidP="00EE3AD0" w:rsidRDefault="00EE3AD0" w14:paraId="78BBED12" w14:textId="77777777">
            <w:pPr>
              <w:rPr>
                <w:lang w:val="en-US"/>
              </w:rPr>
            </w:pPr>
            <w:r w:rsidRPr="00EE3AD0">
              <w:rPr>
                <w:b/>
                <w:bCs/>
                <w:lang w:val="en-US"/>
              </w:rPr>
              <w:t>2.2. Ý nghĩa/Mục đích đo lường:</w:t>
            </w:r>
            <w:r w:rsidRPr="00EE3AD0">
              <w:rPr>
                <w:lang w:val="en-US"/>
              </w:rPr>
              <w:t> </w:t>
            </w:r>
          </w:p>
          <w:p w:rsidRPr="00EE3AD0" w:rsidR="00EE3AD0" w:rsidRDefault="00EE3AD0" w14:paraId="5C82C5BF" w14:textId="77777777">
            <w:pPr>
              <w:numPr>
                <w:ilvl w:val="0"/>
                <w:numId w:val="652"/>
              </w:numPr>
              <w:rPr>
                <w:lang w:val="en-US"/>
              </w:rPr>
            </w:pPr>
            <w:r w:rsidRPr="00EE3AD0">
              <w:rPr>
                <w:lang w:val="en-US"/>
              </w:rPr>
              <w:t>Thỏa mãn trực tiếp yêu cầu công bố thông tin chi tiết về biến động nhân sự theo khu vực địa lý của chuẩn GRI 401-1. </w:t>
            </w:r>
          </w:p>
          <w:p w:rsidRPr="00EE3AD0" w:rsidR="00EE3AD0" w:rsidP="00EE3AD0" w:rsidRDefault="00EE3AD0" w14:paraId="1FE9141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BB593AC" w14:textId="77777777">
            <w:pPr>
              <w:rPr>
                <w:lang w:val="en-US"/>
              </w:rPr>
            </w:pPr>
            <w:r w:rsidRPr="00EE3AD0">
              <w:rPr>
                <w:b/>
                <w:bCs/>
                <w:lang w:val="en-US"/>
              </w:rPr>
              <w:t>4. Chiều tổng hợp dữ liệu:</w:t>
            </w:r>
            <w:r w:rsidRPr="00EE3AD0">
              <w:rPr>
                <w:lang w:val="en-US"/>
              </w:rPr>
              <w:t> </w:t>
            </w:r>
          </w:p>
          <w:p w:rsidRPr="00EE3AD0" w:rsidR="00EE3AD0" w:rsidRDefault="00EE3AD0" w14:paraId="0FEEFFFC" w14:textId="77777777">
            <w:pPr>
              <w:numPr>
                <w:ilvl w:val="0"/>
                <w:numId w:val="653"/>
              </w:numPr>
              <w:rPr>
                <w:lang w:val="en-US"/>
              </w:rPr>
            </w:pPr>
            <w:r w:rsidRPr="00EE3AD0">
              <w:rPr>
                <w:lang w:val="en-US"/>
              </w:rPr>
              <w:t>Thời gian: Tháng, Năm</w:t>
            </w:r>
          </w:p>
          <w:p w:rsidRPr="00EE3AD0" w:rsidR="00EE3AD0" w:rsidP="00EE3AD0" w:rsidRDefault="00EE3AD0" w14:paraId="5EDF197F" w14:textId="77777777">
            <w:pPr>
              <w:rPr>
                <w:lang w:val="en-US"/>
              </w:rPr>
            </w:pPr>
            <w:r w:rsidRPr="00EE3AD0">
              <w:rPr>
                <w:b/>
                <w:bCs/>
                <w:lang w:val="en-US"/>
              </w:rPr>
              <w:t>5. Nguồn dữ liệu:</w:t>
            </w:r>
            <w:r w:rsidRPr="00EE3AD0">
              <w:rPr>
                <w:lang w:val="en-US"/>
              </w:rPr>
              <w:t> </w:t>
            </w:r>
          </w:p>
          <w:p w:rsidRPr="00EE3AD0" w:rsidR="00EE3AD0" w:rsidRDefault="00EE3AD0" w14:paraId="2FE20AC2" w14:textId="77777777">
            <w:pPr>
              <w:numPr>
                <w:ilvl w:val="0"/>
                <w:numId w:val="654"/>
              </w:numPr>
              <w:rPr>
                <w:lang w:val="en-US"/>
              </w:rPr>
            </w:pPr>
            <w:r w:rsidRPr="00EE3AD0">
              <w:rPr>
                <w:lang w:val="en-US"/>
              </w:rPr>
              <w:t>SkyHR</w:t>
            </w:r>
          </w:p>
          <w:p w:rsidRPr="00EE3AD0" w:rsidR="00EE3AD0" w:rsidP="00EE3AD0" w:rsidRDefault="00EE3AD0" w14:paraId="0DC3845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0B93C4D" w14:textId="77777777">
            <w:pPr>
              <w:numPr>
                <w:ilvl w:val="0"/>
                <w:numId w:val="655"/>
              </w:numPr>
              <w:rPr>
                <w:lang w:val="en-US"/>
              </w:rPr>
            </w:pPr>
            <w:r w:rsidRPr="00EE3AD0">
              <w:rPr>
                <w:lang w:val="en-US"/>
              </w:rPr>
              <w:t>Đơn vị đo: Người</w:t>
            </w:r>
          </w:p>
        </w:tc>
      </w:tr>
      <w:tr w:rsidRPr="00EE3AD0" w:rsidR="00EE3AD0" w14:paraId="51C554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4BA037" w14:textId="77777777">
            <w:pPr>
              <w:rPr>
                <w:lang w:val="en-US"/>
              </w:rPr>
            </w:pPr>
            <w:r w:rsidRPr="00EE3AD0">
              <w:rPr>
                <w:b/>
                <w:bCs/>
                <w:lang w:val="en-US"/>
              </w:rPr>
              <w:t>CT 4.15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4E31D4" w14:textId="77777777">
            <w:pPr>
              <w:rPr>
                <w:lang w:val="en-US"/>
              </w:rPr>
            </w:pPr>
            <w:r w:rsidRPr="00EE3AD0">
              <w:rPr>
                <w:b/>
                <w:bCs/>
                <w:lang w:val="en-US"/>
              </w:rPr>
              <w:t xml:space="preserve">1. Tên chỉ tiêu: </w:t>
            </w:r>
            <w:r w:rsidRPr="00EE3AD0">
              <w:rPr>
                <w:lang w:val="en-US"/>
              </w:rPr>
              <w:t>New Hires by Employee Level – Tuyển mới theo cấp bậc nhân viên</w:t>
            </w:r>
          </w:p>
          <w:p w:rsidRPr="00EE3AD0" w:rsidR="00EE3AD0" w:rsidP="00EE3AD0" w:rsidRDefault="00EE3AD0" w14:paraId="66DA4F4E" w14:textId="77777777">
            <w:pPr>
              <w:rPr>
                <w:lang w:val="en-US"/>
              </w:rPr>
            </w:pPr>
            <w:r w:rsidRPr="00EE3AD0">
              <w:rPr>
                <w:b/>
                <w:bCs/>
                <w:lang w:val="en-US"/>
              </w:rPr>
              <w:t>2.1. Định nghĩa/Diễn giải:</w:t>
            </w:r>
          </w:p>
          <w:p w:rsidRPr="00EE3AD0" w:rsidR="00EE3AD0" w:rsidRDefault="00EE3AD0" w14:paraId="60215380" w14:textId="77777777">
            <w:pPr>
              <w:numPr>
                <w:ilvl w:val="0"/>
                <w:numId w:val="656"/>
              </w:numPr>
              <w:rPr>
                <w:lang w:val="en-US"/>
              </w:rPr>
            </w:pPr>
            <w:r w:rsidRPr="00EE3AD0">
              <w:rPr>
                <w:lang w:val="en-US"/>
              </w:rPr>
              <w:t>Là chỉ tiêu bóc tách chi tiết tổng số lượng lao động được tuyển mới và gia nhập Vietnam Airlines trong kỳ báo cáo, phân loại dựa trên cấp bậc chức danh và đặc thù nghề nghiệp </w:t>
            </w:r>
          </w:p>
          <w:p w:rsidRPr="00EE3AD0" w:rsidR="00EE3AD0" w:rsidRDefault="00EE3AD0" w14:paraId="798D527A" w14:textId="77777777">
            <w:pPr>
              <w:numPr>
                <w:ilvl w:val="0"/>
                <w:numId w:val="656"/>
              </w:numPr>
              <w:rPr>
                <w:lang w:val="en-US"/>
              </w:rPr>
            </w:pPr>
            <w:r w:rsidRPr="00EE3AD0">
              <w:rPr>
                <w:lang w:val="en-US"/>
              </w:rPr>
              <w:t>Theo cấu trúc định biên của Hãng, dòng chảy nhân sự tuyển mới được ghi nhận và chia thành 4 cấp độ/nhóm chuyên môn cụ thể bao gồm: </w:t>
            </w:r>
          </w:p>
          <w:p w:rsidRPr="00EE3AD0" w:rsidR="00EE3AD0" w:rsidRDefault="00EE3AD0" w14:paraId="3DA211A0" w14:textId="77777777">
            <w:pPr>
              <w:numPr>
                <w:ilvl w:val="1"/>
                <w:numId w:val="656"/>
              </w:numPr>
              <w:rPr>
                <w:lang w:val="en-US"/>
              </w:rPr>
            </w:pPr>
            <w:r w:rsidRPr="00EE3AD0">
              <w:rPr>
                <w:lang w:val="en-US"/>
              </w:rPr>
              <w:t>(1) Cấp Quản lý trở lên (Managers and above).</w:t>
            </w:r>
          </w:p>
          <w:p w:rsidRPr="00EE3AD0" w:rsidR="00EE3AD0" w:rsidRDefault="00EE3AD0" w14:paraId="0D8AF1FB" w14:textId="77777777">
            <w:pPr>
              <w:numPr>
                <w:ilvl w:val="1"/>
                <w:numId w:val="656"/>
              </w:numPr>
              <w:rPr>
                <w:lang w:val="en-US"/>
              </w:rPr>
            </w:pPr>
            <w:r w:rsidRPr="00EE3AD0">
              <w:rPr>
                <w:lang w:val="en-US"/>
              </w:rPr>
              <w:t>(2) Chuyên viên / Nhân viên (Executives).</w:t>
            </w:r>
          </w:p>
          <w:p w:rsidRPr="00EE3AD0" w:rsidR="00EE3AD0" w:rsidRDefault="00EE3AD0" w14:paraId="2671EF45" w14:textId="77777777">
            <w:pPr>
              <w:numPr>
                <w:ilvl w:val="1"/>
                <w:numId w:val="656"/>
              </w:numPr>
              <w:rPr>
                <w:lang w:val="en-US"/>
              </w:rPr>
            </w:pPr>
            <w:r w:rsidRPr="00EE3AD0">
              <w:rPr>
                <w:lang w:val="en-US"/>
              </w:rPr>
              <w:t>(3) Phi công.</w:t>
            </w:r>
          </w:p>
          <w:p w:rsidRPr="00EE3AD0" w:rsidR="00EE3AD0" w:rsidRDefault="00EE3AD0" w14:paraId="7BF4EFAC" w14:textId="77777777">
            <w:pPr>
              <w:numPr>
                <w:ilvl w:val="1"/>
                <w:numId w:val="656"/>
              </w:numPr>
              <w:rPr>
                <w:lang w:val="en-US"/>
              </w:rPr>
            </w:pPr>
            <w:r w:rsidRPr="00EE3AD0">
              <w:rPr>
                <w:lang w:val="en-US"/>
              </w:rPr>
              <w:t>(4) Tiếp viên.</w:t>
            </w:r>
          </w:p>
          <w:p w:rsidRPr="00EE3AD0" w:rsidR="00EE3AD0" w:rsidP="00EE3AD0" w:rsidRDefault="00EE3AD0" w14:paraId="7E9B8FDE" w14:textId="77777777">
            <w:pPr>
              <w:rPr>
                <w:lang w:val="en-US"/>
              </w:rPr>
            </w:pPr>
            <w:r w:rsidRPr="00EE3AD0">
              <w:rPr>
                <w:b/>
                <w:bCs/>
                <w:lang w:val="en-US"/>
              </w:rPr>
              <w:t>2.2. Ý nghĩa/Mục đích đo lường:</w:t>
            </w:r>
            <w:r w:rsidRPr="00EE3AD0">
              <w:rPr>
                <w:lang w:val="en-US"/>
              </w:rPr>
              <w:t> </w:t>
            </w:r>
          </w:p>
          <w:p w:rsidRPr="00EE3AD0" w:rsidR="00EE3AD0" w:rsidRDefault="00EE3AD0" w14:paraId="30EB378D" w14:textId="77777777">
            <w:pPr>
              <w:numPr>
                <w:ilvl w:val="0"/>
                <w:numId w:val="65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4ABEF87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B4E9159" w14:textId="77777777">
            <w:pPr>
              <w:rPr>
                <w:lang w:val="en-US"/>
              </w:rPr>
            </w:pPr>
            <w:r w:rsidRPr="00EE3AD0">
              <w:rPr>
                <w:b/>
                <w:bCs/>
                <w:lang w:val="en-US"/>
              </w:rPr>
              <w:t>4. Chiều tổng hợp dữ liệu:</w:t>
            </w:r>
            <w:r w:rsidRPr="00EE3AD0">
              <w:rPr>
                <w:lang w:val="en-US"/>
              </w:rPr>
              <w:t> </w:t>
            </w:r>
          </w:p>
          <w:p w:rsidRPr="00EE3AD0" w:rsidR="00EE3AD0" w:rsidRDefault="00EE3AD0" w14:paraId="302ACBF0" w14:textId="77777777">
            <w:pPr>
              <w:numPr>
                <w:ilvl w:val="0"/>
                <w:numId w:val="658"/>
              </w:numPr>
              <w:rPr>
                <w:lang w:val="en-US"/>
              </w:rPr>
            </w:pPr>
            <w:r w:rsidRPr="00EE3AD0">
              <w:rPr>
                <w:lang w:val="en-US"/>
              </w:rPr>
              <w:t>Thời gian: Tháng, Năm</w:t>
            </w:r>
          </w:p>
          <w:p w:rsidRPr="00EE3AD0" w:rsidR="00EE3AD0" w:rsidP="00EE3AD0" w:rsidRDefault="00EE3AD0" w14:paraId="74DE9066" w14:textId="77777777">
            <w:pPr>
              <w:rPr>
                <w:lang w:val="en-US"/>
              </w:rPr>
            </w:pPr>
            <w:r w:rsidRPr="00EE3AD0">
              <w:rPr>
                <w:b/>
                <w:bCs/>
                <w:lang w:val="en-US"/>
              </w:rPr>
              <w:t>5. Nguồn dữ liệu:</w:t>
            </w:r>
            <w:r w:rsidRPr="00EE3AD0">
              <w:rPr>
                <w:lang w:val="en-US"/>
              </w:rPr>
              <w:t> </w:t>
            </w:r>
          </w:p>
          <w:p w:rsidRPr="00EE3AD0" w:rsidR="00EE3AD0" w:rsidRDefault="00EE3AD0" w14:paraId="19568D92" w14:textId="77777777">
            <w:pPr>
              <w:numPr>
                <w:ilvl w:val="0"/>
                <w:numId w:val="659"/>
              </w:numPr>
              <w:rPr>
                <w:lang w:val="en-US"/>
              </w:rPr>
            </w:pPr>
            <w:r w:rsidRPr="00EE3AD0">
              <w:rPr>
                <w:lang w:val="en-US"/>
              </w:rPr>
              <w:t>SkyHR</w:t>
            </w:r>
          </w:p>
          <w:p w:rsidRPr="00EE3AD0" w:rsidR="00EE3AD0" w:rsidP="00EE3AD0" w:rsidRDefault="00EE3AD0" w14:paraId="2881DEE6"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50F4A0" w14:textId="77777777">
            <w:pPr>
              <w:numPr>
                <w:ilvl w:val="0"/>
                <w:numId w:val="660"/>
              </w:numPr>
              <w:rPr>
                <w:lang w:val="en-US"/>
              </w:rPr>
            </w:pPr>
            <w:r w:rsidRPr="00EE3AD0">
              <w:rPr>
                <w:lang w:val="en-US"/>
              </w:rPr>
              <w:t>Đơn vị đo: Người</w:t>
            </w:r>
          </w:p>
        </w:tc>
      </w:tr>
      <w:tr w:rsidRPr="00EE3AD0" w:rsidR="00EE3AD0" w14:paraId="55CDF8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3A0E39" w14:textId="77777777">
            <w:pPr>
              <w:rPr>
                <w:lang w:val="en-US"/>
              </w:rPr>
            </w:pPr>
            <w:r w:rsidRPr="00EE3AD0">
              <w:rPr>
                <w:b/>
                <w:bCs/>
                <w:lang w:val="en-US"/>
              </w:rPr>
              <w:t>CT 4.16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406112" w14:textId="77777777">
            <w:pPr>
              <w:rPr>
                <w:lang w:val="en-US"/>
              </w:rPr>
            </w:pPr>
            <w:r w:rsidRPr="00EE3AD0">
              <w:rPr>
                <w:b/>
                <w:bCs/>
                <w:lang w:val="en-US"/>
              </w:rPr>
              <w:t xml:space="preserve">1. Tên chỉ tiêu: </w:t>
            </w:r>
            <w:r w:rsidRPr="00EE3AD0">
              <w:rPr>
                <w:lang w:val="en-US"/>
              </w:rPr>
              <w:t>Turnover – Nghỉ việc</w:t>
            </w:r>
          </w:p>
          <w:p w:rsidRPr="00EE3AD0" w:rsidR="00EE3AD0" w:rsidP="00EE3AD0" w:rsidRDefault="00EE3AD0" w14:paraId="00D8CA82" w14:textId="77777777">
            <w:pPr>
              <w:rPr>
                <w:lang w:val="en-US"/>
              </w:rPr>
            </w:pPr>
            <w:r w:rsidRPr="00EE3AD0">
              <w:rPr>
                <w:b/>
                <w:bCs/>
                <w:lang w:val="en-US"/>
              </w:rPr>
              <w:t>2.1. Định nghĩa/Diễn giải:</w:t>
            </w:r>
          </w:p>
          <w:p w:rsidRPr="00EE3AD0" w:rsidR="00EE3AD0" w:rsidRDefault="00EE3AD0" w14:paraId="17DD7DF9" w14:textId="77777777">
            <w:pPr>
              <w:numPr>
                <w:ilvl w:val="0"/>
                <w:numId w:val="661"/>
              </w:numPr>
              <w:rPr>
                <w:lang w:val="en-US"/>
              </w:rPr>
            </w:pPr>
            <w:r w:rsidRPr="00EE3AD0">
              <w:rPr>
                <w:lang w:val="en-US"/>
              </w:rPr>
              <w:t>Là tổng số lượng người lao động chính thức rời khỏi tổ chức hoặc chấm dứt hợp đồng lao động với Vietnam Airlines trong kỳ báo cáo.</w:t>
            </w:r>
          </w:p>
          <w:p w:rsidRPr="00EE3AD0" w:rsidR="00EE3AD0" w:rsidRDefault="00EE3AD0" w14:paraId="27367B66" w14:textId="77777777">
            <w:pPr>
              <w:numPr>
                <w:ilvl w:val="0"/>
                <w:numId w:val="661"/>
              </w:numPr>
              <w:rPr>
                <w:lang w:val="en-US"/>
              </w:rPr>
            </w:pPr>
            <w:r w:rsidRPr="00EE3AD0">
              <w:rPr>
                <w:lang w:val="en-US"/>
              </w:rPr>
              <w:t>Chỉ tiêu này bao gồm tổng hợp của tất cả các loại hình thôi việc</w:t>
            </w:r>
          </w:p>
          <w:p w:rsidRPr="00EE3AD0" w:rsidR="00EE3AD0" w:rsidP="00EE3AD0" w:rsidRDefault="00EE3AD0" w14:paraId="7028B109" w14:textId="77777777">
            <w:pPr>
              <w:rPr>
                <w:lang w:val="en-US"/>
              </w:rPr>
            </w:pPr>
            <w:r w:rsidRPr="00EE3AD0">
              <w:rPr>
                <w:b/>
                <w:bCs/>
                <w:lang w:val="en-US"/>
              </w:rPr>
              <w:t>2.2. Ý nghĩa/Mục đích đo lường:</w:t>
            </w:r>
            <w:r w:rsidRPr="00EE3AD0">
              <w:rPr>
                <w:lang w:val="en-US"/>
              </w:rPr>
              <w:t> </w:t>
            </w:r>
          </w:p>
          <w:p w:rsidRPr="00EE3AD0" w:rsidR="00EE3AD0" w:rsidRDefault="00EE3AD0" w14:paraId="641C9892" w14:textId="77777777">
            <w:pPr>
              <w:numPr>
                <w:ilvl w:val="0"/>
                <w:numId w:val="662"/>
              </w:numPr>
              <w:rPr>
                <w:lang w:val="en-US"/>
              </w:rPr>
            </w:pPr>
            <w:r w:rsidRPr="00EE3AD0">
              <w:rPr>
                <w:lang w:val="en-US"/>
              </w:rPr>
              <w:t>Khi kết hợp đối chiếu với chỉ tiêu Tuyển mới, tổ chức có thể đánh giá được mình đang trong giai đoạn mở rộng hay thu hẹp nhân sự. </w:t>
            </w:r>
          </w:p>
          <w:p w:rsidRPr="00EE3AD0" w:rsidR="00EE3AD0" w:rsidP="00EE3AD0" w:rsidRDefault="00EE3AD0" w14:paraId="381609A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07D4C18" w14:textId="77777777">
            <w:pPr>
              <w:rPr>
                <w:lang w:val="en-US"/>
              </w:rPr>
            </w:pPr>
            <w:r w:rsidRPr="00EE3AD0">
              <w:rPr>
                <w:b/>
                <w:bCs/>
                <w:lang w:val="en-US"/>
              </w:rPr>
              <w:t>4. Chiều tổng hợp dữ liệu:</w:t>
            </w:r>
            <w:r w:rsidRPr="00EE3AD0">
              <w:rPr>
                <w:lang w:val="en-US"/>
              </w:rPr>
              <w:t> </w:t>
            </w:r>
          </w:p>
          <w:p w:rsidRPr="00EE3AD0" w:rsidR="00EE3AD0" w:rsidRDefault="00EE3AD0" w14:paraId="21DD1B4C" w14:textId="77777777">
            <w:pPr>
              <w:numPr>
                <w:ilvl w:val="0"/>
                <w:numId w:val="663"/>
              </w:numPr>
              <w:rPr>
                <w:lang w:val="en-US"/>
              </w:rPr>
            </w:pPr>
            <w:r w:rsidRPr="00EE3AD0">
              <w:rPr>
                <w:lang w:val="en-US"/>
              </w:rPr>
              <w:t>Thời gian: Tháng, Năm</w:t>
            </w:r>
          </w:p>
          <w:p w:rsidRPr="00EE3AD0" w:rsidR="00EE3AD0" w:rsidP="00EE3AD0" w:rsidRDefault="00EE3AD0" w14:paraId="3A6CFFA3" w14:textId="77777777">
            <w:pPr>
              <w:rPr>
                <w:lang w:val="en-US"/>
              </w:rPr>
            </w:pPr>
            <w:r w:rsidRPr="00EE3AD0">
              <w:rPr>
                <w:b/>
                <w:bCs/>
                <w:lang w:val="en-US"/>
              </w:rPr>
              <w:t>5. Nguồn dữ liệu:</w:t>
            </w:r>
            <w:r w:rsidRPr="00EE3AD0">
              <w:rPr>
                <w:lang w:val="en-US"/>
              </w:rPr>
              <w:t> </w:t>
            </w:r>
          </w:p>
          <w:p w:rsidRPr="00EE3AD0" w:rsidR="00EE3AD0" w:rsidRDefault="00EE3AD0" w14:paraId="0297DF91" w14:textId="77777777">
            <w:pPr>
              <w:numPr>
                <w:ilvl w:val="0"/>
                <w:numId w:val="664"/>
              </w:numPr>
              <w:rPr>
                <w:lang w:val="en-US"/>
              </w:rPr>
            </w:pPr>
            <w:r w:rsidRPr="00EE3AD0">
              <w:rPr>
                <w:lang w:val="en-US"/>
              </w:rPr>
              <w:t>SkyHR</w:t>
            </w:r>
          </w:p>
          <w:p w:rsidRPr="00EE3AD0" w:rsidR="00EE3AD0" w:rsidP="00EE3AD0" w:rsidRDefault="00EE3AD0" w14:paraId="17687ED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ED7BF2E" w14:textId="77777777">
            <w:pPr>
              <w:numPr>
                <w:ilvl w:val="0"/>
                <w:numId w:val="665"/>
              </w:numPr>
              <w:rPr>
                <w:lang w:val="en-US"/>
              </w:rPr>
            </w:pPr>
            <w:r w:rsidRPr="00EE3AD0">
              <w:rPr>
                <w:lang w:val="en-US"/>
              </w:rPr>
              <w:t>Đơn vị đo: Người</w:t>
            </w:r>
          </w:p>
        </w:tc>
      </w:tr>
      <w:tr w:rsidRPr="00EE3AD0" w:rsidR="00EE3AD0" w14:paraId="17C5FB3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2B6C4" w14:textId="77777777">
            <w:pPr>
              <w:rPr>
                <w:lang w:val="en-US"/>
              </w:rPr>
            </w:pPr>
            <w:r w:rsidRPr="00EE3AD0">
              <w:rPr>
                <w:b/>
                <w:bCs/>
                <w:lang w:val="en-US"/>
              </w:rPr>
              <w:t>CT 4.17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EA5180" w14:textId="77777777">
            <w:pPr>
              <w:rPr>
                <w:lang w:val="en-US"/>
              </w:rPr>
            </w:pPr>
            <w:r w:rsidRPr="00EE3AD0">
              <w:rPr>
                <w:b/>
                <w:bCs/>
                <w:lang w:val="en-US"/>
              </w:rPr>
              <w:t xml:space="preserve">1. Tên chỉ tiêu: </w:t>
            </w:r>
            <w:r w:rsidRPr="00EE3AD0">
              <w:rPr>
                <w:lang w:val="en-US"/>
              </w:rPr>
              <w:t>Voluntary Turnover – Nghỉ việc tự nguyện</w:t>
            </w:r>
          </w:p>
          <w:p w:rsidRPr="00EE3AD0" w:rsidR="00EE3AD0" w:rsidP="00EE3AD0" w:rsidRDefault="00EE3AD0" w14:paraId="41455C3D" w14:textId="77777777">
            <w:pPr>
              <w:rPr>
                <w:lang w:val="en-US"/>
              </w:rPr>
            </w:pPr>
            <w:r w:rsidRPr="00EE3AD0">
              <w:rPr>
                <w:b/>
                <w:bCs/>
                <w:lang w:val="en-US"/>
              </w:rPr>
              <w:t>2. Định nghĩa/Diễn giải/Ý nghĩa/Mục đích đo lường:</w:t>
            </w:r>
          </w:p>
          <w:p w:rsidRPr="00EE3AD0" w:rsidR="00EE3AD0" w:rsidP="00EE3AD0" w:rsidRDefault="00EE3AD0" w14:paraId="1CF0679B" w14:textId="77777777">
            <w:pPr>
              <w:rPr>
                <w:lang w:val="en-US"/>
              </w:rPr>
            </w:pPr>
            <w:r w:rsidRPr="00EE3AD0">
              <w:rPr>
                <w:b/>
                <w:bCs/>
                <w:lang w:val="en-US"/>
              </w:rPr>
              <w:t>2.1. Định nghĩa/Diễn giải:</w:t>
            </w:r>
          </w:p>
          <w:p w:rsidRPr="00EE3AD0" w:rsidR="00EE3AD0" w:rsidRDefault="00EE3AD0" w14:paraId="4DC357CF" w14:textId="77777777">
            <w:pPr>
              <w:numPr>
                <w:ilvl w:val="0"/>
                <w:numId w:val="666"/>
              </w:numPr>
              <w:rPr>
                <w:lang w:val="en-US"/>
              </w:rPr>
            </w:pPr>
            <w:r w:rsidRPr="00EE3AD0">
              <w:rPr>
                <w:lang w:val="en-US"/>
              </w:rPr>
              <w:t>Là tổng số lượng người lao động nghỉ việc với lý do “Xin thôi việc” và chính thức rời khỏi Vietnam Airlines trong kỳ báo cáo. </w:t>
            </w:r>
          </w:p>
          <w:p w:rsidRPr="00EE3AD0" w:rsidR="00EE3AD0" w:rsidP="00EE3AD0" w:rsidRDefault="00EE3AD0" w14:paraId="5A0C8A5F" w14:textId="77777777">
            <w:pPr>
              <w:rPr>
                <w:lang w:val="en-US"/>
              </w:rPr>
            </w:pPr>
            <w:r w:rsidRPr="00EE3AD0">
              <w:rPr>
                <w:b/>
                <w:bCs/>
                <w:lang w:val="en-US"/>
              </w:rPr>
              <w:t>2.2. Ý nghĩa/Mục đích đo lường:</w:t>
            </w:r>
            <w:r w:rsidRPr="00EE3AD0">
              <w:rPr>
                <w:lang w:val="en-US"/>
              </w:rPr>
              <w:t> </w:t>
            </w:r>
          </w:p>
          <w:p w:rsidRPr="00EE3AD0" w:rsidR="00EE3AD0" w:rsidRDefault="00EE3AD0" w14:paraId="2E25471D" w14:textId="77777777">
            <w:pPr>
              <w:numPr>
                <w:ilvl w:val="0"/>
                <w:numId w:val="667"/>
              </w:numPr>
              <w:rPr>
                <w:lang w:val="en-US"/>
              </w:rPr>
            </w:pPr>
            <w:r w:rsidRPr="00EE3AD0">
              <w:rPr>
                <w:lang w:val="en-US"/>
              </w:rPr>
              <w:t>Đây là thước đo chân thực nhất phản ánh trực tiếp "sức khỏe" của môi trường làm việc, tính cạnh tranh của chính sách đãi ngộ (C&amp;B) và lộ trình phát triển nghề nghiệp </w:t>
            </w:r>
          </w:p>
          <w:p w:rsidRPr="00EE3AD0" w:rsidR="00EE3AD0" w:rsidP="00EE3AD0" w:rsidRDefault="00EE3AD0" w14:paraId="6725ECE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4FDBA00" w14:textId="77777777">
            <w:pPr>
              <w:rPr>
                <w:lang w:val="en-US"/>
              </w:rPr>
            </w:pPr>
            <w:r w:rsidRPr="00EE3AD0">
              <w:rPr>
                <w:b/>
                <w:bCs/>
                <w:lang w:val="en-US"/>
              </w:rPr>
              <w:t>4. Chiều tổng hợp dữ liệu:</w:t>
            </w:r>
            <w:r w:rsidRPr="00EE3AD0">
              <w:rPr>
                <w:lang w:val="en-US"/>
              </w:rPr>
              <w:t> </w:t>
            </w:r>
          </w:p>
          <w:p w:rsidRPr="00EE3AD0" w:rsidR="00EE3AD0" w:rsidRDefault="00EE3AD0" w14:paraId="04D55D4F" w14:textId="77777777">
            <w:pPr>
              <w:numPr>
                <w:ilvl w:val="0"/>
                <w:numId w:val="668"/>
              </w:numPr>
              <w:rPr>
                <w:lang w:val="en-US"/>
              </w:rPr>
            </w:pPr>
            <w:r w:rsidRPr="00EE3AD0">
              <w:rPr>
                <w:lang w:val="en-US"/>
              </w:rPr>
              <w:t>Thời gian: Tháng, Năm</w:t>
            </w:r>
          </w:p>
          <w:p w:rsidRPr="00EE3AD0" w:rsidR="00EE3AD0" w:rsidP="00EE3AD0" w:rsidRDefault="00EE3AD0" w14:paraId="086941DF" w14:textId="77777777">
            <w:pPr>
              <w:rPr>
                <w:lang w:val="en-US"/>
              </w:rPr>
            </w:pPr>
            <w:r w:rsidRPr="00EE3AD0">
              <w:rPr>
                <w:b/>
                <w:bCs/>
                <w:lang w:val="en-US"/>
              </w:rPr>
              <w:t>5. Nguồn dữ liệu:</w:t>
            </w:r>
            <w:r w:rsidRPr="00EE3AD0">
              <w:rPr>
                <w:lang w:val="en-US"/>
              </w:rPr>
              <w:t> </w:t>
            </w:r>
          </w:p>
          <w:p w:rsidRPr="00EE3AD0" w:rsidR="00EE3AD0" w:rsidRDefault="00EE3AD0" w14:paraId="4910B4E5" w14:textId="77777777">
            <w:pPr>
              <w:numPr>
                <w:ilvl w:val="0"/>
                <w:numId w:val="669"/>
              </w:numPr>
              <w:rPr>
                <w:lang w:val="en-US"/>
              </w:rPr>
            </w:pPr>
            <w:r w:rsidRPr="00EE3AD0">
              <w:rPr>
                <w:lang w:val="en-US"/>
              </w:rPr>
              <w:t>SkyHR</w:t>
            </w:r>
          </w:p>
          <w:p w:rsidRPr="00EE3AD0" w:rsidR="00EE3AD0" w:rsidP="00EE3AD0" w:rsidRDefault="00EE3AD0" w14:paraId="20F8877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71A4A3" w14:textId="77777777">
            <w:pPr>
              <w:numPr>
                <w:ilvl w:val="0"/>
                <w:numId w:val="670"/>
              </w:numPr>
              <w:rPr>
                <w:lang w:val="en-US"/>
              </w:rPr>
            </w:pPr>
            <w:r w:rsidRPr="00EE3AD0">
              <w:rPr>
                <w:lang w:val="en-US"/>
              </w:rPr>
              <w:t>Đơn vị đo: Người</w:t>
            </w:r>
          </w:p>
        </w:tc>
      </w:tr>
      <w:tr w:rsidRPr="00EE3AD0" w:rsidR="00EE3AD0" w14:paraId="2DAACDA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42A247" w14:textId="77777777">
            <w:pPr>
              <w:rPr>
                <w:lang w:val="en-US"/>
              </w:rPr>
            </w:pPr>
            <w:r w:rsidRPr="00EE3AD0">
              <w:rPr>
                <w:b/>
                <w:bCs/>
                <w:lang w:val="en-US"/>
              </w:rPr>
              <w:t>CT 4.18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853F7" w14:textId="77777777">
            <w:pPr>
              <w:rPr>
                <w:lang w:val="en-US"/>
              </w:rPr>
            </w:pPr>
            <w:r w:rsidRPr="00EE3AD0">
              <w:rPr>
                <w:b/>
                <w:bCs/>
                <w:lang w:val="en-US"/>
              </w:rPr>
              <w:t xml:space="preserve">1. Tên chỉ tiêu: </w:t>
            </w:r>
            <w:r w:rsidRPr="00EE3AD0">
              <w:rPr>
                <w:lang w:val="en-US"/>
              </w:rPr>
              <w:t>Voluntary Turnover Rate – Tỷ lệ nghỉ việc tự nguyện</w:t>
            </w:r>
          </w:p>
          <w:p w:rsidRPr="00EE3AD0" w:rsidR="00EE3AD0" w:rsidP="00EE3AD0" w:rsidRDefault="00EE3AD0" w14:paraId="1B99D9DD" w14:textId="77777777">
            <w:pPr>
              <w:rPr>
                <w:lang w:val="en-US"/>
              </w:rPr>
            </w:pPr>
            <w:r w:rsidRPr="00EE3AD0">
              <w:rPr>
                <w:b/>
                <w:bCs/>
                <w:lang w:val="en-US"/>
              </w:rPr>
              <w:t>2. Định nghĩa/Diễn giải/Ý nghĩa/Mục đích đo lường:</w:t>
            </w:r>
          </w:p>
          <w:p w:rsidRPr="00EE3AD0" w:rsidR="00EE3AD0" w:rsidP="00EE3AD0" w:rsidRDefault="00EE3AD0" w14:paraId="7847B06C" w14:textId="77777777">
            <w:pPr>
              <w:rPr>
                <w:lang w:val="en-US"/>
              </w:rPr>
            </w:pPr>
            <w:r w:rsidRPr="00EE3AD0">
              <w:rPr>
                <w:b/>
                <w:bCs/>
                <w:lang w:val="en-US"/>
              </w:rPr>
              <w:t>2.1. Định nghĩa/Diễn giải:</w:t>
            </w:r>
          </w:p>
          <w:p w:rsidRPr="00EE3AD0" w:rsidR="00EE3AD0" w:rsidRDefault="00EE3AD0" w14:paraId="714827D3" w14:textId="77777777">
            <w:pPr>
              <w:numPr>
                <w:ilvl w:val="0"/>
                <w:numId w:val="671"/>
              </w:numPr>
              <w:rPr>
                <w:lang w:val="en-US"/>
              </w:rPr>
            </w:pPr>
            <w:r w:rsidRPr="00EE3AD0">
              <w:rPr>
                <w:lang w:val="en-US"/>
              </w:rPr>
              <w:t>Là tỷ số phần trăm giữa số lượng người lao động nghỉ việc tự nguyện trên tổng số lao động bình quân của tổ chức trong kỳ báo cáo.</w:t>
            </w:r>
          </w:p>
          <w:p w:rsidRPr="00EE3AD0" w:rsidR="00EE3AD0" w:rsidRDefault="00EE3AD0" w14:paraId="782CCEF2" w14:textId="77777777">
            <w:pPr>
              <w:numPr>
                <w:ilvl w:val="0"/>
                <w:numId w:val="671"/>
              </w:numPr>
              <w:rPr>
                <w:lang w:val="en-US"/>
              </w:rPr>
            </w:pPr>
            <w:r w:rsidRPr="00EE3AD0">
              <w:rPr>
                <w:lang w:val="en-US"/>
              </w:rPr>
              <w:t>Chỉ tiêu này chỉ tính các trường hợp thôi việc tự nguyện (Resignation), loại trừ hoàn toàn các trường hợp nghỉ việc không tự nguyện như cắt giảm, sa thải, hết hạn hợp đồng hay nghỉ hưu.</w:t>
            </w:r>
          </w:p>
          <w:p w:rsidRPr="00EE3AD0" w:rsidR="00EE3AD0" w:rsidP="00EE3AD0" w:rsidRDefault="00EE3AD0" w14:paraId="6A0C1F82" w14:textId="77777777">
            <w:pPr>
              <w:rPr>
                <w:lang w:val="en-US"/>
              </w:rPr>
            </w:pPr>
            <w:r w:rsidRPr="00EE3AD0">
              <w:rPr>
                <w:b/>
                <w:bCs/>
                <w:lang w:val="en-US"/>
              </w:rPr>
              <w:t>2.2. Ý nghĩa/Mục đích đo lường:</w:t>
            </w:r>
            <w:r w:rsidRPr="00EE3AD0">
              <w:rPr>
                <w:lang w:val="en-US"/>
              </w:rPr>
              <w:t> </w:t>
            </w:r>
          </w:p>
          <w:p w:rsidRPr="00EE3AD0" w:rsidR="00EE3AD0" w:rsidRDefault="00EE3AD0" w14:paraId="6E21B955" w14:textId="77777777">
            <w:pPr>
              <w:numPr>
                <w:ilvl w:val="0"/>
                <w:numId w:val="672"/>
              </w:numPr>
              <w:rPr>
                <w:lang w:val="en-US"/>
              </w:rPr>
            </w:pPr>
            <w:r w:rsidRPr="00EE3AD0">
              <w:rPr>
                <w:lang w:val="en-US"/>
              </w:rPr>
              <w:t>Đây là chỉ số cốt lõi dùng để đo lường trực tiếp mức độ hài lòng và sự gắn kết của nhân viên đối với môi trường làm việc </w:t>
            </w:r>
          </w:p>
          <w:p w:rsidRPr="00EE3AD0" w:rsidR="00EE3AD0" w:rsidP="00EE3AD0" w:rsidRDefault="00EE3AD0" w14:paraId="1ECFDC6E" w14:textId="77777777">
            <w:pPr>
              <w:rPr>
                <w:lang w:val="en-US"/>
              </w:rPr>
            </w:pPr>
            <w:r w:rsidRPr="00EE3AD0">
              <w:rPr>
                <w:b/>
                <w:bCs/>
                <w:lang w:val="en-US"/>
              </w:rPr>
              <w:t>3. Công thức tính toán:</w:t>
            </w:r>
            <w:r w:rsidRPr="00EE3AD0">
              <w:rPr>
                <w:lang w:val="en-US"/>
              </w:rPr>
              <w:t xml:space="preserve"> Tỷ lệ nghỉ việc tự nguyện = Số lượng người lao động nghỉ việc tự nguyện / Tổng số lao động bình quân của tổ chức trong kỳ báo cáo</w:t>
            </w:r>
          </w:p>
          <w:p w:rsidRPr="00EE3AD0" w:rsidR="00EE3AD0" w:rsidP="00EE3AD0" w:rsidRDefault="00EE3AD0" w14:paraId="274826D4" w14:textId="77777777">
            <w:pPr>
              <w:rPr>
                <w:lang w:val="en-US"/>
              </w:rPr>
            </w:pPr>
            <w:r w:rsidRPr="00EE3AD0">
              <w:rPr>
                <w:b/>
                <w:bCs/>
                <w:lang w:val="en-US"/>
              </w:rPr>
              <w:t>4. Chiều tổng hợp dữ liệu:</w:t>
            </w:r>
            <w:r w:rsidRPr="00EE3AD0">
              <w:rPr>
                <w:lang w:val="en-US"/>
              </w:rPr>
              <w:t> </w:t>
            </w:r>
          </w:p>
          <w:p w:rsidRPr="00EE3AD0" w:rsidR="00EE3AD0" w:rsidRDefault="00EE3AD0" w14:paraId="160655B4" w14:textId="77777777">
            <w:pPr>
              <w:numPr>
                <w:ilvl w:val="0"/>
                <w:numId w:val="673"/>
              </w:numPr>
              <w:rPr>
                <w:lang w:val="en-US"/>
              </w:rPr>
            </w:pPr>
            <w:r w:rsidRPr="00EE3AD0">
              <w:rPr>
                <w:lang w:val="en-US"/>
              </w:rPr>
              <w:t>Thời gian: Tháng, Năm</w:t>
            </w:r>
          </w:p>
          <w:p w:rsidRPr="00EE3AD0" w:rsidR="00EE3AD0" w:rsidP="00EE3AD0" w:rsidRDefault="00EE3AD0" w14:paraId="0C12A732" w14:textId="77777777">
            <w:pPr>
              <w:rPr>
                <w:lang w:val="en-US"/>
              </w:rPr>
            </w:pPr>
            <w:r w:rsidRPr="00EE3AD0">
              <w:rPr>
                <w:b/>
                <w:bCs/>
                <w:lang w:val="en-US"/>
              </w:rPr>
              <w:t>5. Nguồn dữ liệu:</w:t>
            </w:r>
            <w:r w:rsidRPr="00EE3AD0">
              <w:rPr>
                <w:lang w:val="en-US"/>
              </w:rPr>
              <w:t> </w:t>
            </w:r>
          </w:p>
          <w:p w:rsidRPr="00EE3AD0" w:rsidR="00EE3AD0" w:rsidRDefault="00EE3AD0" w14:paraId="42A4E39C" w14:textId="77777777">
            <w:pPr>
              <w:numPr>
                <w:ilvl w:val="0"/>
                <w:numId w:val="674"/>
              </w:numPr>
              <w:rPr>
                <w:lang w:val="en-US"/>
              </w:rPr>
            </w:pPr>
            <w:r w:rsidRPr="00EE3AD0">
              <w:rPr>
                <w:lang w:val="en-US"/>
              </w:rPr>
              <w:t>SkyHR</w:t>
            </w:r>
          </w:p>
          <w:p w:rsidRPr="00EE3AD0" w:rsidR="00EE3AD0" w:rsidP="00EE3AD0" w:rsidRDefault="00EE3AD0" w14:paraId="4ABCA53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21B5579" w14:textId="77777777">
            <w:pPr>
              <w:numPr>
                <w:ilvl w:val="0"/>
                <w:numId w:val="675"/>
              </w:numPr>
              <w:rPr>
                <w:lang w:val="en-US"/>
              </w:rPr>
            </w:pPr>
            <w:r w:rsidRPr="00EE3AD0">
              <w:rPr>
                <w:lang w:val="en-US"/>
              </w:rPr>
              <w:t>Đơn vị đo: %</w:t>
            </w:r>
          </w:p>
        </w:tc>
      </w:tr>
      <w:tr w:rsidRPr="00EE3AD0" w:rsidR="00EE3AD0" w14:paraId="052F2D1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A0A9E9" w14:textId="77777777">
            <w:pPr>
              <w:rPr>
                <w:lang w:val="en-US"/>
              </w:rPr>
            </w:pPr>
            <w:r w:rsidRPr="00EE3AD0">
              <w:rPr>
                <w:b/>
                <w:bCs/>
                <w:lang w:val="en-US"/>
              </w:rPr>
              <w:t>CT 4.19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A2F723" w14:textId="77777777">
            <w:pPr>
              <w:rPr>
                <w:lang w:val="en-US"/>
              </w:rPr>
            </w:pPr>
            <w:r w:rsidRPr="00EE3AD0">
              <w:rPr>
                <w:b/>
                <w:bCs/>
                <w:lang w:val="en-US"/>
              </w:rPr>
              <w:t xml:space="preserve">1. Tên chỉ tiêu: </w:t>
            </w:r>
            <w:r w:rsidRPr="00EE3AD0">
              <w:rPr>
                <w:lang w:val="en-US"/>
              </w:rPr>
              <w:t>Turnover by Month – Nghỉ việc theo tháng</w:t>
            </w:r>
          </w:p>
          <w:p w:rsidRPr="00EE3AD0" w:rsidR="00EE3AD0" w:rsidP="00EE3AD0" w:rsidRDefault="00EE3AD0" w14:paraId="28EFA2A1" w14:textId="77777777">
            <w:pPr>
              <w:rPr>
                <w:lang w:val="en-US"/>
              </w:rPr>
            </w:pPr>
            <w:r w:rsidRPr="00EE3AD0">
              <w:rPr>
                <w:b/>
                <w:bCs/>
                <w:lang w:val="en-US"/>
              </w:rPr>
              <w:t>2. Định nghĩa/Diễn giải/Ý nghĩa/Mục đích đo lường:</w:t>
            </w:r>
          </w:p>
          <w:p w:rsidRPr="00EE3AD0" w:rsidR="00EE3AD0" w:rsidP="00EE3AD0" w:rsidRDefault="00EE3AD0" w14:paraId="0C3EB4B6" w14:textId="77777777">
            <w:pPr>
              <w:rPr>
                <w:lang w:val="en-US"/>
              </w:rPr>
            </w:pPr>
            <w:r w:rsidRPr="00EE3AD0">
              <w:rPr>
                <w:b/>
                <w:bCs/>
                <w:lang w:val="en-US"/>
              </w:rPr>
              <w:t>2.1. Định nghĩa/Diễn giải:</w:t>
            </w:r>
          </w:p>
          <w:p w:rsidRPr="00EE3AD0" w:rsidR="00EE3AD0" w:rsidRDefault="00EE3AD0" w14:paraId="5CA762C3" w14:textId="77777777">
            <w:pPr>
              <w:numPr>
                <w:ilvl w:val="0"/>
                <w:numId w:val="676"/>
              </w:numPr>
              <w:rPr>
                <w:lang w:val="en-US"/>
              </w:rPr>
            </w:pPr>
            <w:r w:rsidRPr="00EE3AD0">
              <w:rPr>
                <w:lang w:val="en-US"/>
              </w:rPr>
              <w:t>Là chỉ tiêu thống kê tổng số lượng người lao động chính thức chấm dứt hợp đồng và rời khỏi tổ chức (Vietnam Airlines) được ghi nhận chi tiết và bóc tách theo từng tháng phát sinh trong kỳ báo cáo </w:t>
            </w:r>
          </w:p>
          <w:p w:rsidRPr="00EE3AD0" w:rsidR="00EE3AD0" w:rsidRDefault="00EE3AD0" w14:paraId="1C84B8F8" w14:textId="77777777">
            <w:pPr>
              <w:numPr>
                <w:ilvl w:val="0"/>
                <w:numId w:val="676"/>
              </w:numPr>
              <w:rPr>
                <w:lang w:val="en-US"/>
              </w:rPr>
            </w:pPr>
            <w:r w:rsidRPr="00EE3AD0">
              <w:rPr>
                <w:lang w:val="en-US"/>
              </w:rPr>
              <w:t>Chỉ tiêu này bao hàm tất cả các lý do thôi việc </w:t>
            </w:r>
          </w:p>
          <w:p w:rsidRPr="00EE3AD0" w:rsidR="00EE3AD0" w:rsidP="00EE3AD0" w:rsidRDefault="00EE3AD0" w14:paraId="2AB8CBAD" w14:textId="77777777">
            <w:pPr>
              <w:rPr>
                <w:lang w:val="en-US"/>
              </w:rPr>
            </w:pPr>
            <w:r w:rsidRPr="00EE3AD0">
              <w:rPr>
                <w:b/>
                <w:bCs/>
                <w:lang w:val="en-US"/>
              </w:rPr>
              <w:t>2.2. Ý nghĩa/Mục đích đo lường:</w:t>
            </w:r>
            <w:r w:rsidRPr="00EE3AD0">
              <w:rPr>
                <w:lang w:val="en-US"/>
              </w:rPr>
              <w:t> </w:t>
            </w:r>
          </w:p>
          <w:p w:rsidRPr="00EE3AD0" w:rsidR="00EE3AD0" w:rsidRDefault="00EE3AD0" w14:paraId="0E6A6D90" w14:textId="77777777">
            <w:pPr>
              <w:numPr>
                <w:ilvl w:val="0"/>
                <w:numId w:val="677"/>
              </w:numPr>
              <w:rPr>
                <w:lang w:val="en-US"/>
              </w:rPr>
            </w:pPr>
            <w:r w:rsidRPr="00EE3AD0">
              <w:rPr>
                <w:lang w:val="en-US"/>
              </w:rPr>
              <w:t>Giúp nhận diện được quy luật của dòng chảy nhân sự. </w:t>
            </w:r>
          </w:p>
          <w:p w:rsidRPr="00EE3AD0" w:rsidR="00EE3AD0" w:rsidP="00EE3AD0" w:rsidRDefault="00EE3AD0" w14:paraId="23F9EC4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E94345" w14:textId="77777777">
            <w:pPr>
              <w:rPr>
                <w:lang w:val="en-US"/>
              </w:rPr>
            </w:pPr>
            <w:r w:rsidRPr="00EE3AD0">
              <w:rPr>
                <w:b/>
                <w:bCs/>
                <w:lang w:val="en-US"/>
              </w:rPr>
              <w:t>4. Chiều tổng hợp dữ liệu:</w:t>
            </w:r>
            <w:r w:rsidRPr="00EE3AD0">
              <w:rPr>
                <w:lang w:val="en-US"/>
              </w:rPr>
              <w:t> </w:t>
            </w:r>
          </w:p>
          <w:p w:rsidRPr="00EE3AD0" w:rsidR="00EE3AD0" w:rsidRDefault="00EE3AD0" w14:paraId="20C676C0" w14:textId="77777777">
            <w:pPr>
              <w:numPr>
                <w:ilvl w:val="0"/>
                <w:numId w:val="678"/>
              </w:numPr>
              <w:rPr>
                <w:lang w:val="en-US"/>
              </w:rPr>
            </w:pPr>
            <w:r w:rsidRPr="00EE3AD0">
              <w:rPr>
                <w:lang w:val="en-US"/>
              </w:rPr>
              <w:t>Thời gian: Tháng, Năm</w:t>
            </w:r>
          </w:p>
          <w:p w:rsidRPr="00EE3AD0" w:rsidR="00EE3AD0" w:rsidP="00EE3AD0" w:rsidRDefault="00EE3AD0" w14:paraId="78C65E91" w14:textId="77777777">
            <w:pPr>
              <w:rPr>
                <w:lang w:val="en-US"/>
              </w:rPr>
            </w:pPr>
            <w:r w:rsidRPr="00EE3AD0">
              <w:rPr>
                <w:b/>
                <w:bCs/>
                <w:lang w:val="en-US"/>
              </w:rPr>
              <w:t>5. Nguồn dữ liệu:</w:t>
            </w:r>
            <w:r w:rsidRPr="00EE3AD0">
              <w:rPr>
                <w:lang w:val="en-US"/>
              </w:rPr>
              <w:t> </w:t>
            </w:r>
          </w:p>
          <w:p w:rsidRPr="00EE3AD0" w:rsidR="00EE3AD0" w:rsidRDefault="00EE3AD0" w14:paraId="6D26D111" w14:textId="77777777">
            <w:pPr>
              <w:numPr>
                <w:ilvl w:val="0"/>
                <w:numId w:val="679"/>
              </w:numPr>
              <w:rPr>
                <w:lang w:val="en-US"/>
              </w:rPr>
            </w:pPr>
            <w:r w:rsidRPr="00EE3AD0">
              <w:rPr>
                <w:lang w:val="en-US"/>
              </w:rPr>
              <w:t>SkyHR</w:t>
            </w:r>
          </w:p>
          <w:p w:rsidRPr="00EE3AD0" w:rsidR="00EE3AD0" w:rsidP="00EE3AD0" w:rsidRDefault="00EE3AD0" w14:paraId="052F64B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636F3AF" w14:textId="77777777">
            <w:pPr>
              <w:numPr>
                <w:ilvl w:val="0"/>
                <w:numId w:val="680"/>
              </w:numPr>
              <w:rPr>
                <w:lang w:val="en-US"/>
              </w:rPr>
            </w:pPr>
            <w:r w:rsidRPr="00EE3AD0">
              <w:rPr>
                <w:lang w:val="en-US"/>
              </w:rPr>
              <w:t>Đơn vị đo: Người</w:t>
            </w:r>
          </w:p>
        </w:tc>
      </w:tr>
      <w:tr w:rsidRPr="00EE3AD0" w:rsidR="00EE3AD0" w14:paraId="2050ACC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E1546B" w14:textId="77777777">
            <w:pPr>
              <w:rPr>
                <w:lang w:val="en-US"/>
              </w:rPr>
            </w:pPr>
            <w:r w:rsidRPr="00EE3AD0">
              <w:rPr>
                <w:b/>
                <w:bCs/>
                <w:lang w:val="en-US"/>
              </w:rPr>
              <w:t>CT 4.20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8708C40" w14:textId="77777777">
            <w:pPr>
              <w:rPr>
                <w:lang w:val="en-US"/>
              </w:rPr>
            </w:pPr>
            <w:r w:rsidRPr="00EE3AD0">
              <w:rPr>
                <w:b/>
                <w:bCs/>
                <w:lang w:val="en-US"/>
              </w:rPr>
              <w:t xml:space="preserve">1. Tên chỉ tiêu: </w:t>
            </w:r>
            <w:r w:rsidRPr="00EE3AD0">
              <w:rPr>
                <w:lang w:val="en-US"/>
              </w:rPr>
              <w:t>Turnover by Age Group – Nghỉ việc theo nhóm tuổi</w:t>
            </w:r>
          </w:p>
          <w:p w:rsidRPr="00EE3AD0" w:rsidR="00EE3AD0" w:rsidP="00EE3AD0" w:rsidRDefault="00EE3AD0" w14:paraId="20C14500" w14:textId="77777777">
            <w:pPr>
              <w:rPr>
                <w:lang w:val="en-US"/>
              </w:rPr>
            </w:pPr>
            <w:r w:rsidRPr="00EE3AD0">
              <w:rPr>
                <w:b/>
                <w:bCs/>
                <w:lang w:val="en-US"/>
              </w:rPr>
              <w:t>2. Định nghĩa/Diễn giải/Ý nghĩa/Mục đích đo lường:</w:t>
            </w:r>
          </w:p>
          <w:p w:rsidRPr="00EE3AD0" w:rsidR="00EE3AD0" w:rsidP="00EE3AD0" w:rsidRDefault="00EE3AD0" w14:paraId="3180CAFF" w14:textId="77777777">
            <w:pPr>
              <w:rPr>
                <w:lang w:val="en-US"/>
              </w:rPr>
            </w:pPr>
            <w:r w:rsidRPr="00EE3AD0">
              <w:rPr>
                <w:b/>
                <w:bCs/>
                <w:lang w:val="en-US"/>
              </w:rPr>
              <w:t>2.1. Định nghĩa/Diễn giải:</w:t>
            </w:r>
          </w:p>
          <w:p w:rsidRPr="00EE3AD0" w:rsidR="00EE3AD0" w:rsidRDefault="00EE3AD0" w14:paraId="34F862BE" w14:textId="77777777">
            <w:pPr>
              <w:numPr>
                <w:ilvl w:val="0"/>
                <w:numId w:val="681"/>
              </w:numPr>
              <w:rPr>
                <w:lang w:val="en-US"/>
              </w:rPr>
            </w:pPr>
            <w:r w:rsidRPr="00EE3AD0">
              <w:rPr>
                <w:lang w:val="en-US"/>
              </w:rPr>
              <w:t>Là chỉ tiêu bóc tách chi tiết tổng số lượng người lao động đã chính thức chấm dứt hợp đồng lao động và rời khỏi tổ chức trong kỳ báo cáo dựa trên độ tuổi của họ. </w:t>
            </w:r>
          </w:p>
          <w:p w:rsidRPr="00EE3AD0" w:rsidR="00EE3AD0" w:rsidRDefault="00EE3AD0" w14:paraId="37F0DF27" w14:textId="77777777">
            <w:pPr>
              <w:numPr>
                <w:ilvl w:val="0"/>
                <w:numId w:val="681"/>
              </w:numPr>
              <w:rPr>
                <w:lang w:val="en-US"/>
              </w:rPr>
            </w:pPr>
            <w:r w:rsidRPr="00EE3AD0">
              <w:rPr>
                <w:lang w:val="en-US"/>
              </w:rPr>
              <w:t>Dữ liệu nhân sự nghỉ việc được phân loại cụ thể thành 9 nhóm tuổi bao gồm: </w:t>
            </w:r>
          </w:p>
          <w:p w:rsidRPr="00EE3AD0" w:rsidR="00EE3AD0" w:rsidRDefault="00EE3AD0" w14:paraId="2EADA3A0" w14:textId="77777777">
            <w:pPr>
              <w:numPr>
                <w:ilvl w:val="1"/>
                <w:numId w:val="681"/>
              </w:numPr>
              <w:rPr>
                <w:lang w:val="en-US"/>
              </w:rPr>
            </w:pPr>
            <w:r w:rsidRPr="00EE3AD0">
              <w:rPr>
                <w:lang w:val="en-US"/>
              </w:rPr>
              <w:t>(1) Từ 25 tuổi trở xuống</w:t>
            </w:r>
          </w:p>
          <w:p w:rsidRPr="00EE3AD0" w:rsidR="00EE3AD0" w:rsidRDefault="00EE3AD0" w14:paraId="566AFD67" w14:textId="77777777">
            <w:pPr>
              <w:numPr>
                <w:ilvl w:val="1"/>
                <w:numId w:val="681"/>
              </w:numPr>
              <w:rPr>
                <w:lang w:val="en-US"/>
              </w:rPr>
            </w:pPr>
            <w:r w:rsidRPr="00EE3AD0">
              <w:rPr>
                <w:lang w:val="en-US"/>
              </w:rPr>
              <w:t>(2) Từ 25 đến dưới 30 tuổi</w:t>
            </w:r>
          </w:p>
          <w:p w:rsidRPr="00EE3AD0" w:rsidR="00EE3AD0" w:rsidRDefault="00EE3AD0" w14:paraId="61882ECF" w14:textId="77777777">
            <w:pPr>
              <w:numPr>
                <w:ilvl w:val="1"/>
                <w:numId w:val="681"/>
              </w:numPr>
              <w:rPr>
                <w:lang w:val="en-US"/>
              </w:rPr>
            </w:pPr>
            <w:r w:rsidRPr="00EE3AD0">
              <w:rPr>
                <w:lang w:val="en-US"/>
              </w:rPr>
              <w:t>(3) Từ 30 đến dưới 35 tuổi</w:t>
            </w:r>
          </w:p>
          <w:p w:rsidRPr="00EE3AD0" w:rsidR="00EE3AD0" w:rsidRDefault="00EE3AD0" w14:paraId="4078A599" w14:textId="77777777">
            <w:pPr>
              <w:numPr>
                <w:ilvl w:val="1"/>
                <w:numId w:val="681"/>
              </w:numPr>
              <w:rPr>
                <w:lang w:val="en-US"/>
              </w:rPr>
            </w:pPr>
            <w:r w:rsidRPr="00EE3AD0">
              <w:rPr>
                <w:lang w:val="en-US"/>
              </w:rPr>
              <w:t>(4) Từ 35 đến dưới 40 tuổi</w:t>
            </w:r>
          </w:p>
          <w:p w:rsidRPr="00EE3AD0" w:rsidR="00EE3AD0" w:rsidRDefault="00EE3AD0" w14:paraId="6F75B5B9" w14:textId="77777777">
            <w:pPr>
              <w:numPr>
                <w:ilvl w:val="1"/>
                <w:numId w:val="681"/>
              </w:numPr>
              <w:rPr>
                <w:lang w:val="en-US"/>
              </w:rPr>
            </w:pPr>
            <w:r w:rsidRPr="00EE3AD0">
              <w:rPr>
                <w:lang w:val="en-US"/>
              </w:rPr>
              <w:t>(5) Từ 40 đến dưới 45 tuổi</w:t>
            </w:r>
          </w:p>
          <w:p w:rsidRPr="00EE3AD0" w:rsidR="00EE3AD0" w:rsidRDefault="00EE3AD0" w14:paraId="11C95D91" w14:textId="77777777">
            <w:pPr>
              <w:numPr>
                <w:ilvl w:val="1"/>
                <w:numId w:val="681"/>
              </w:numPr>
              <w:rPr>
                <w:lang w:val="en-US"/>
              </w:rPr>
            </w:pPr>
            <w:r w:rsidRPr="00EE3AD0">
              <w:rPr>
                <w:lang w:val="en-US"/>
              </w:rPr>
              <w:t>(6) Từ 45 đến dưới 50 tuổi</w:t>
            </w:r>
          </w:p>
          <w:p w:rsidRPr="00EE3AD0" w:rsidR="00EE3AD0" w:rsidRDefault="00EE3AD0" w14:paraId="751731C1" w14:textId="77777777">
            <w:pPr>
              <w:numPr>
                <w:ilvl w:val="1"/>
                <w:numId w:val="681"/>
              </w:numPr>
              <w:rPr>
                <w:lang w:val="en-US"/>
              </w:rPr>
            </w:pPr>
            <w:r w:rsidRPr="00EE3AD0">
              <w:rPr>
                <w:lang w:val="en-US"/>
              </w:rPr>
              <w:t>(7) Từ 50 đến dưới 55 tuổi</w:t>
            </w:r>
          </w:p>
          <w:p w:rsidRPr="00EE3AD0" w:rsidR="00EE3AD0" w:rsidRDefault="00EE3AD0" w14:paraId="15DCAE27" w14:textId="77777777">
            <w:pPr>
              <w:numPr>
                <w:ilvl w:val="1"/>
                <w:numId w:val="681"/>
              </w:numPr>
              <w:rPr>
                <w:lang w:val="en-US"/>
              </w:rPr>
            </w:pPr>
            <w:r w:rsidRPr="00EE3AD0">
              <w:rPr>
                <w:lang w:val="en-US"/>
              </w:rPr>
              <w:t>(8) Từ 55 đến dưới 60 tuổi</w:t>
            </w:r>
          </w:p>
          <w:p w:rsidRPr="00EE3AD0" w:rsidR="00EE3AD0" w:rsidRDefault="00EE3AD0" w14:paraId="4E11DD84" w14:textId="77777777">
            <w:pPr>
              <w:numPr>
                <w:ilvl w:val="1"/>
                <w:numId w:val="681"/>
              </w:numPr>
              <w:rPr>
                <w:lang w:val="en-US"/>
              </w:rPr>
            </w:pPr>
            <w:r w:rsidRPr="00EE3AD0">
              <w:rPr>
                <w:lang w:val="en-US"/>
              </w:rPr>
              <w:t>(9) Trên 60 tuổi</w:t>
            </w:r>
          </w:p>
          <w:p w:rsidRPr="00EE3AD0" w:rsidR="00EE3AD0" w:rsidP="00EE3AD0" w:rsidRDefault="00EE3AD0" w14:paraId="1E6BF882" w14:textId="77777777">
            <w:pPr>
              <w:rPr>
                <w:lang w:val="en-US"/>
              </w:rPr>
            </w:pPr>
            <w:r w:rsidRPr="00EE3AD0">
              <w:rPr>
                <w:b/>
                <w:bCs/>
                <w:lang w:val="en-US"/>
              </w:rPr>
              <w:t>2.2. Ý nghĩa/Mục đích đo lường:</w:t>
            </w:r>
            <w:r w:rsidRPr="00EE3AD0">
              <w:rPr>
                <w:lang w:val="en-US"/>
              </w:rPr>
              <w:t> </w:t>
            </w:r>
          </w:p>
          <w:p w:rsidRPr="00EE3AD0" w:rsidR="00EE3AD0" w:rsidRDefault="00EE3AD0" w14:paraId="2F2947C1" w14:textId="77777777">
            <w:pPr>
              <w:numPr>
                <w:ilvl w:val="0"/>
                <w:numId w:val="682"/>
              </w:numPr>
              <w:rPr>
                <w:lang w:val="en-US"/>
              </w:rPr>
            </w:pPr>
            <w:r w:rsidRPr="00EE3AD0">
              <w:rPr>
                <w:lang w:val="en-US"/>
              </w:rPr>
              <w:t>Thỏa mãn trực tiếp yêu cầu công bố thông tin chi tiết về biến động nhân sự phân loại theo nhóm tuổi của chuẩn mực GRI 401-1. </w:t>
            </w:r>
          </w:p>
          <w:p w:rsidRPr="00EE3AD0" w:rsidR="00EE3AD0" w:rsidP="00EE3AD0" w:rsidRDefault="00EE3AD0" w14:paraId="5DB2774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295BEAC" w14:textId="77777777">
            <w:pPr>
              <w:rPr>
                <w:lang w:val="en-US"/>
              </w:rPr>
            </w:pPr>
            <w:r w:rsidRPr="00EE3AD0">
              <w:rPr>
                <w:b/>
                <w:bCs/>
                <w:lang w:val="en-US"/>
              </w:rPr>
              <w:t>4. Chiều tổng hợp dữ liệu:</w:t>
            </w:r>
            <w:r w:rsidRPr="00EE3AD0">
              <w:rPr>
                <w:lang w:val="en-US"/>
              </w:rPr>
              <w:t> </w:t>
            </w:r>
          </w:p>
          <w:p w:rsidRPr="00EE3AD0" w:rsidR="00EE3AD0" w:rsidRDefault="00EE3AD0" w14:paraId="65C09FF4" w14:textId="77777777">
            <w:pPr>
              <w:numPr>
                <w:ilvl w:val="0"/>
                <w:numId w:val="683"/>
              </w:numPr>
              <w:rPr>
                <w:lang w:val="en-US"/>
              </w:rPr>
            </w:pPr>
            <w:r w:rsidRPr="00EE3AD0">
              <w:rPr>
                <w:lang w:val="en-US"/>
              </w:rPr>
              <w:t>Thời gian: Tháng, Năm</w:t>
            </w:r>
          </w:p>
          <w:p w:rsidRPr="00EE3AD0" w:rsidR="00EE3AD0" w:rsidP="00EE3AD0" w:rsidRDefault="00EE3AD0" w14:paraId="29C53AD2" w14:textId="77777777">
            <w:pPr>
              <w:rPr>
                <w:lang w:val="en-US"/>
              </w:rPr>
            </w:pPr>
            <w:r w:rsidRPr="00EE3AD0">
              <w:rPr>
                <w:b/>
                <w:bCs/>
                <w:lang w:val="en-US"/>
              </w:rPr>
              <w:t>5. Nguồn dữ liệu:</w:t>
            </w:r>
            <w:r w:rsidRPr="00EE3AD0">
              <w:rPr>
                <w:lang w:val="en-US"/>
              </w:rPr>
              <w:t> </w:t>
            </w:r>
          </w:p>
          <w:p w:rsidRPr="00EE3AD0" w:rsidR="00EE3AD0" w:rsidRDefault="00EE3AD0" w14:paraId="0E6E4257" w14:textId="77777777">
            <w:pPr>
              <w:numPr>
                <w:ilvl w:val="0"/>
                <w:numId w:val="684"/>
              </w:numPr>
              <w:rPr>
                <w:lang w:val="en-US"/>
              </w:rPr>
            </w:pPr>
            <w:r w:rsidRPr="00EE3AD0">
              <w:rPr>
                <w:lang w:val="en-US"/>
              </w:rPr>
              <w:t>SkyHR</w:t>
            </w:r>
          </w:p>
          <w:p w:rsidRPr="00EE3AD0" w:rsidR="00EE3AD0" w:rsidP="00EE3AD0" w:rsidRDefault="00EE3AD0" w14:paraId="36F3B1FD"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DFFFB18" w14:textId="77777777">
            <w:pPr>
              <w:numPr>
                <w:ilvl w:val="0"/>
                <w:numId w:val="685"/>
              </w:numPr>
              <w:rPr>
                <w:lang w:val="en-US"/>
              </w:rPr>
            </w:pPr>
            <w:r w:rsidRPr="00EE3AD0">
              <w:rPr>
                <w:lang w:val="en-US"/>
              </w:rPr>
              <w:t>Đơn vị đo: Người</w:t>
            </w:r>
          </w:p>
        </w:tc>
      </w:tr>
      <w:tr w:rsidRPr="00EE3AD0" w:rsidR="00EE3AD0" w14:paraId="6F1818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01E939" w14:textId="77777777">
            <w:pPr>
              <w:rPr>
                <w:lang w:val="en-US"/>
              </w:rPr>
            </w:pPr>
            <w:r w:rsidRPr="00EE3AD0">
              <w:rPr>
                <w:b/>
                <w:bCs/>
                <w:lang w:val="en-US"/>
              </w:rPr>
              <w:t>CT 4.21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D04C1" w14:textId="77777777">
            <w:pPr>
              <w:rPr>
                <w:lang w:val="en-US"/>
              </w:rPr>
            </w:pPr>
            <w:r w:rsidRPr="00EE3AD0">
              <w:rPr>
                <w:b/>
                <w:bCs/>
                <w:lang w:val="en-US"/>
              </w:rPr>
              <w:t xml:space="preserve">1. Tên chỉ tiêu: </w:t>
            </w:r>
            <w:r w:rsidRPr="00EE3AD0">
              <w:rPr>
                <w:lang w:val="en-US"/>
              </w:rPr>
              <w:t>Turnover by Tenure – Nghỉ việc theo thâm niên</w:t>
            </w:r>
          </w:p>
          <w:p w:rsidRPr="00EE3AD0" w:rsidR="00EE3AD0" w:rsidP="00EE3AD0" w:rsidRDefault="00EE3AD0" w14:paraId="418C19CF" w14:textId="77777777">
            <w:pPr>
              <w:rPr>
                <w:lang w:val="en-US"/>
              </w:rPr>
            </w:pPr>
            <w:r w:rsidRPr="00EE3AD0">
              <w:rPr>
                <w:b/>
                <w:bCs/>
                <w:lang w:val="en-US"/>
              </w:rPr>
              <w:t>2. Định nghĩa/Diễn giải/Ý nghĩa/Mục đích đo lường:</w:t>
            </w:r>
          </w:p>
          <w:p w:rsidRPr="00EE3AD0" w:rsidR="00EE3AD0" w:rsidP="00EE3AD0" w:rsidRDefault="00EE3AD0" w14:paraId="36C6EECB" w14:textId="77777777">
            <w:pPr>
              <w:rPr>
                <w:lang w:val="en-US"/>
              </w:rPr>
            </w:pPr>
            <w:r w:rsidRPr="00EE3AD0">
              <w:rPr>
                <w:b/>
                <w:bCs/>
                <w:lang w:val="en-US"/>
              </w:rPr>
              <w:t>2.1. Định nghĩa/Diễn giải:</w:t>
            </w:r>
          </w:p>
          <w:p w:rsidRPr="00EE3AD0" w:rsidR="00EE3AD0" w:rsidRDefault="00EE3AD0" w14:paraId="08C3BE5C" w14:textId="77777777">
            <w:pPr>
              <w:numPr>
                <w:ilvl w:val="0"/>
                <w:numId w:val="686"/>
              </w:numPr>
              <w:rPr>
                <w:lang w:val="en-US"/>
              </w:rPr>
            </w:pPr>
            <w:r w:rsidRPr="00EE3AD0">
              <w:rPr>
                <w:lang w:val="en-US"/>
              </w:rPr>
              <w:t>Là chỉ tiêu thống kê tổng số lượng người lao động đã chính thức chấm dứt hợp đồng và rời khỏi tổ chức trong kỳ báo cáo, được phân tách chi tiết dựa trên thâm niên công tác.</w:t>
            </w:r>
          </w:p>
          <w:p w:rsidRPr="00EE3AD0" w:rsidR="00EE3AD0" w:rsidRDefault="00EE3AD0" w14:paraId="586A9661" w14:textId="77777777">
            <w:pPr>
              <w:numPr>
                <w:ilvl w:val="0"/>
                <w:numId w:val="686"/>
              </w:numPr>
              <w:rPr>
                <w:lang w:val="en-US"/>
              </w:rPr>
            </w:pPr>
            <w:r w:rsidRPr="00EE3AD0">
              <w:rPr>
                <w:lang w:val="en-US"/>
              </w:rPr>
              <w:t>Thâm niên của nhân sự được tính từ ngày bắt đầu gia nhập hoặc ký hợp đồng lao động chính thức đến ngày hiệu lực nghỉ việc. Sau đó, dữ liệu được phân loại vào 4 nhóm mốc thời gian cụ thể bao gồm: </w:t>
            </w:r>
          </w:p>
          <w:p w:rsidRPr="00EE3AD0" w:rsidR="00EE3AD0" w:rsidRDefault="00EE3AD0" w14:paraId="0C17E19B" w14:textId="77777777">
            <w:pPr>
              <w:numPr>
                <w:ilvl w:val="1"/>
                <w:numId w:val="686"/>
              </w:numPr>
              <w:rPr>
                <w:lang w:val="en-US"/>
              </w:rPr>
            </w:pPr>
            <w:r w:rsidRPr="00EE3AD0">
              <w:rPr>
                <w:lang w:val="en-US"/>
              </w:rPr>
              <w:t>(1) Dưới 4 năm</w:t>
            </w:r>
          </w:p>
          <w:p w:rsidRPr="00EE3AD0" w:rsidR="00EE3AD0" w:rsidRDefault="00EE3AD0" w14:paraId="0B36AD09" w14:textId="77777777">
            <w:pPr>
              <w:numPr>
                <w:ilvl w:val="1"/>
                <w:numId w:val="686"/>
              </w:numPr>
              <w:rPr>
                <w:lang w:val="en-US"/>
              </w:rPr>
            </w:pPr>
            <w:r w:rsidRPr="00EE3AD0">
              <w:rPr>
                <w:lang w:val="en-US"/>
              </w:rPr>
              <w:t>(2) Từ 4 đến 10 năm</w:t>
            </w:r>
          </w:p>
          <w:p w:rsidRPr="00EE3AD0" w:rsidR="00EE3AD0" w:rsidRDefault="00EE3AD0" w14:paraId="4B98EED0" w14:textId="77777777">
            <w:pPr>
              <w:numPr>
                <w:ilvl w:val="1"/>
                <w:numId w:val="686"/>
              </w:numPr>
              <w:rPr>
                <w:lang w:val="en-US"/>
              </w:rPr>
            </w:pPr>
            <w:r w:rsidRPr="00EE3AD0">
              <w:rPr>
                <w:lang w:val="en-US"/>
              </w:rPr>
              <w:t>(3) Từ 10 đến 20 năm</w:t>
            </w:r>
          </w:p>
          <w:p w:rsidRPr="00EE3AD0" w:rsidR="00EE3AD0" w:rsidRDefault="00EE3AD0" w14:paraId="450E7269" w14:textId="77777777">
            <w:pPr>
              <w:numPr>
                <w:ilvl w:val="1"/>
                <w:numId w:val="686"/>
              </w:numPr>
              <w:rPr>
                <w:lang w:val="en-US"/>
              </w:rPr>
            </w:pPr>
            <w:r w:rsidRPr="00EE3AD0">
              <w:rPr>
                <w:lang w:val="en-US"/>
              </w:rPr>
              <w:t>(4) Hơn 20 năm.</w:t>
            </w:r>
          </w:p>
          <w:p w:rsidRPr="00EE3AD0" w:rsidR="00EE3AD0" w:rsidP="00EE3AD0" w:rsidRDefault="00EE3AD0" w14:paraId="5647FF9C" w14:textId="77777777">
            <w:pPr>
              <w:rPr>
                <w:lang w:val="en-US"/>
              </w:rPr>
            </w:pPr>
            <w:r w:rsidRPr="00EE3AD0">
              <w:rPr>
                <w:b/>
                <w:bCs/>
                <w:lang w:val="en-US"/>
              </w:rPr>
              <w:t>2.2. Ý nghĩa/Mục đích đo lường:</w:t>
            </w:r>
            <w:r w:rsidRPr="00EE3AD0">
              <w:rPr>
                <w:lang w:val="en-US"/>
              </w:rPr>
              <w:t> </w:t>
            </w:r>
          </w:p>
          <w:p w:rsidRPr="00EE3AD0" w:rsidR="00EE3AD0" w:rsidRDefault="00EE3AD0" w14:paraId="2325D8DE" w14:textId="77777777">
            <w:pPr>
              <w:numPr>
                <w:ilvl w:val="0"/>
                <w:numId w:val="687"/>
              </w:numPr>
              <w:rPr>
                <w:lang w:val="en-US"/>
              </w:rPr>
            </w:pPr>
            <w:r w:rsidRPr="00EE3AD0">
              <w:rPr>
                <w:lang w:val="en-US"/>
              </w:rPr>
              <w:t>Khi kết hợp phân tích thâm niên với các nhóm độ tuổi và giới tính, tổ chức sẽ có một lăng kính đa chiều để đánh giá độ ổn định của môi trường làm việc và tính bền vững của nguồn nhân lực hiện hành.  </w:t>
            </w:r>
          </w:p>
          <w:p w:rsidRPr="00EE3AD0" w:rsidR="00EE3AD0" w:rsidP="00EE3AD0" w:rsidRDefault="00EE3AD0" w14:paraId="7DFD8447"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C88A83" w14:textId="77777777">
            <w:pPr>
              <w:rPr>
                <w:lang w:val="en-US"/>
              </w:rPr>
            </w:pPr>
            <w:r w:rsidRPr="00EE3AD0">
              <w:rPr>
                <w:b/>
                <w:bCs/>
                <w:lang w:val="en-US"/>
              </w:rPr>
              <w:t>4. Chiều tổng hợp dữ liệu:</w:t>
            </w:r>
            <w:r w:rsidRPr="00EE3AD0">
              <w:rPr>
                <w:lang w:val="en-US"/>
              </w:rPr>
              <w:t> </w:t>
            </w:r>
          </w:p>
          <w:p w:rsidRPr="00EE3AD0" w:rsidR="00EE3AD0" w:rsidRDefault="00EE3AD0" w14:paraId="05767AAB" w14:textId="77777777">
            <w:pPr>
              <w:numPr>
                <w:ilvl w:val="0"/>
                <w:numId w:val="688"/>
              </w:numPr>
              <w:rPr>
                <w:lang w:val="en-US"/>
              </w:rPr>
            </w:pPr>
            <w:r w:rsidRPr="00EE3AD0">
              <w:rPr>
                <w:lang w:val="en-US"/>
              </w:rPr>
              <w:t>Thời gian: Tháng, Năm</w:t>
            </w:r>
          </w:p>
          <w:p w:rsidRPr="00EE3AD0" w:rsidR="00EE3AD0" w:rsidP="00EE3AD0" w:rsidRDefault="00EE3AD0" w14:paraId="2D4C92A5" w14:textId="77777777">
            <w:pPr>
              <w:rPr>
                <w:lang w:val="en-US"/>
              </w:rPr>
            </w:pPr>
            <w:r w:rsidRPr="00EE3AD0">
              <w:rPr>
                <w:b/>
                <w:bCs/>
                <w:lang w:val="en-US"/>
              </w:rPr>
              <w:t>5. Nguồn dữ liệu:</w:t>
            </w:r>
            <w:r w:rsidRPr="00EE3AD0">
              <w:rPr>
                <w:lang w:val="en-US"/>
              </w:rPr>
              <w:t> </w:t>
            </w:r>
          </w:p>
          <w:p w:rsidRPr="00EE3AD0" w:rsidR="00EE3AD0" w:rsidRDefault="00EE3AD0" w14:paraId="6DA287F7" w14:textId="77777777">
            <w:pPr>
              <w:numPr>
                <w:ilvl w:val="0"/>
                <w:numId w:val="689"/>
              </w:numPr>
              <w:rPr>
                <w:lang w:val="en-US"/>
              </w:rPr>
            </w:pPr>
            <w:r w:rsidRPr="00EE3AD0">
              <w:rPr>
                <w:lang w:val="en-US"/>
              </w:rPr>
              <w:t>SkyHR</w:t>
            </w:r>
          </w:p>
          <w:p w:rsidRPr="00EE3AD0" w:rsidR="00EE3AD0" w:rsidP="00EE3AD0" w:rsidRDefault="00EE3AD0" w14:paraId="0F46FCF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1644782" w14:textId="77777777">
            <w:pPr>
              <w:numPr>
                <w:ilvl w:val="0"/>
                <w:numId w:val="690"/>
              </w:numPr>
              <w:rPr>
                <w:lang w:val="en-US"/>
              </w:rPr>
            </w:pPr>
            <w:r w:rsidRPr="00EE3AD0">
              <w:rPr>
                <w:lang w:val="en-US"/>
              </w:rPr>
              <w:t>Đơn vị đo: Người</w:t>
            </w:r>
          </w:p>
        </w:tc>
      </w:tr>
      <w:tr w:rsidRPr="00EE3AD0" w:rsidR="00EE3AD0" w14:paraId="225AA43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766AA8" w14:textId="77777777">
            <w:pPr>
              <w:rPr>
                <w:lang w:val="en-US"/>
              </w:rPr>
            </w:pPr>
            <w:r w:rsidRPr="00EE3AD0">
              <w:rPr>
                <w:b/>
                <w:bCs/>
                <w:lang w:val="en-US"/>
              </w:rPr>
              <w:t>CT 4.22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E6541E" w14:textId="77777777">
            <w:pPr>
              <w:rPr>
                <w:lang w:val="en-US"/>
              </w:rPr>
            </w:pPr>
            <w:r w:rsidRPr="00EE3AD0">
              <w:rPr>
                <w:b/>
                <w:bCs/>
                <w:lang w:val="en-US"/>
              </w:rPr>
              <w:t xml:space="preserve">1. Tên chỉ tiêu: </w:t>
            </w:r>
            <w:r w:rsidRPr="00EE3AD0">
              <w:rPr>
                <w:lang w:val="en-US"/>
              </w:rPr>
              <w:t>Turnover by Gender – Nghỉ việc theo giới tính</w:t>
            </w:r>
          </w:p>
          <w:p w:rsidRPr="00EE3AD0" w:rsidR="00EE3AD0" w:rsidP="00EE3AD0" w:rsidRDefault="00EE3AD0" w14:paraId="4E35FFBA" w14:textId="77777777">
            <w:pPr>
              <w:rPr>
                <w:lang w:val="en-US"/>
              </w:rPr>
            </w:pPr>
            <w:r w:rsidRPr="00EE3AD0">
              <w:rPr>
                <w:b/>
                <w:bCs/>
                <w:lang w:val="en-US"/>
              </w:rPr>
              <w:t>2. Định nghĩa/Diễn giải/Ý nghĩa/Mục đích đo lường:</w:t>
            </w:r>
          </w:p>
          <w:p w:rsidRPr="00EE3AD0" w:rsidR="00EE3AD0" w:rsidP="00EE3AD0" w:rsidRDefault="00EE3AD0" w14:paraId="08A07417" w14:textId="77777777">
            <w:pPr>
              <w:rPr>
                <w:lang w:val="en-US"/>
              </w:rPr>
            </w:pPr>
            <w:r w:rsidRPr="00EE3AD0">
              <w:rPr>
                <w:b/>
                <w:bCs/>
                <w:lang w:val="en-US"/>
              </w:rPr>
              <w:t>2.1. Định nghĩa/Diễn giải:</w:t>
            </w:r>
          </w:p>
          <w:p w:rsidRPr="00EE3AD0" w:rsidR="00EE3AD0" w:rsidRDefault="00EE3AD0" w14:paraId="0E9250F4" w14:textId="77777777">
            <w:pPr>
              <w:numPr>
                <w:ilvl w:val="0"/>
                <w:numId w:val="691"/>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dữ liệu cụ thể theo chiều giới tính (Nam và Nữ). </w:t>
            </w:r>
          </w:p>
          <w:p w:rsidRPr="00EE3AD0" w:rsidR="00EE3AD0" w:rsidP="00EE3AD0" w:rsidRDefault="00EE3AD0" w14:paraId="1E3855C4" w14:textId="77777777">
            <w:pPr>
              <w:rPr>
                <w:lang w:val="en-US"/>
              </w:rPr>
            </w:pPr>
            <w:r w:rsidRPr="00EE3AD0">
              <w:rPr>
                <w:b/>
                <w:bCs/>
                <w:lang w:val="en-US"/>
              </w:rPr>
              <w:t>2.2. Ý nghĩa/Mục đích đo lường:</w:t>
            </w:r>
            <w:r w:rsidRPr="00EE3AD0">
              <w:rPr>
                <w:lang w:val="en-US"/>
              </w:rPr>
              <w:t> </w:t>
            </w:r>
          </w:p>
          <w:p w:rsidRPr="00EE3AD0" w:rsidR="00EE3AD0" w:rsidRDefault="00EE3AD0" w14:paraId="723F11B9" w14:textId="77777777">
            <w:pPr>
              <w:numPr>
                <w:ilvl w:val="0"/>
                <w:numId w:val="692"/>
              </w:numPr>
              <w:rPr>
                <w:lang w:val="en-US"/>
              </w:rPr>
            </w:pPr>
            <w:r w:rsidRPr="00EE3AD0">
              <w:rPr>
                <w:lang w:val="en-US"/>
              </w:rPr>
              <w:t>Cung cấp thông tin nhân khẩu học chi tiết để đáp ứng yêu cầu công bố dữ liệu minh bạch về cấu trúc biến động nhân sự theo chuẩn GRI 401-1 </w:t>
            </w:r>
          </w:p>
          <w:p w:rsidRPr="00EE3AD0" w:rsidR="00EE3AD0" w:rsidP="00EE3AD0" w:rsidRDefault="00EE3AD0" w14:paraId="7897D805"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734B8" w14:textId="77777777">
            <w:pPr>
              <w:rPr>
                <w:lang w:val="en-US"/>
              </w:rPr>
            </w:pPr>
            <w:r w:rsidRPr="00EE3AD0">
              <w:rPr>
                <w:b/>
                <w:bCs/>
                <w:lang w:val="en-US"/>
              </w:rPr>
              <w:t>4. Chiều tổng hợp dữ liệu:</w:t>
            </w:r>
            <w:r w:rsidRPr="00EE3AD0">
              <w:rPr>
                <w:lang w:val="en-US"/>
              </w:rPr>
              <w:t> </w:t>
            </w:r>
          </w:p>
          <w:p w:rsidRPr="00EE3AD0" w:rsidR="00EE3AD0" w:rsidRDefault="00EE3AD0" w14:paraId="6ABE6F40" w14:textId="77777777">
            <w:pPr>
              <w:numPr>
                <w:ilvl w:val="0"/>
                <w:numId w:val="693"/>
              </w:numPr>
              <w:rPr>
                <w:lang w:val="en-US"/>
              </w:rPr>
            </w:pPr>
            <w:r w:rsidRPr="00EE3AD0">
              <w:rPr>
                <w:lang w:val="en-US"/>
              </w:rPr>
              <w:t>Thời gian: Tháng, Năm</w:t>
            </w:r>
          </w:p>
          <w:p w:rsidRPr="00EE3AD0" w:rsidR="00EE3AD0" w:rsidP="00EE3AD0" w:rsidRDefault="00EE3AD0" w14:paraId="26BEE68F" w14:textId="77777777">
            <w:pPr>
              <w:rPr>
                <w:lang w:val="en-US"/>
              </w:rPr>
            </w:pPr>
            <w:r w:rsidRPr="00EE3AD0">
              <w:rPr>
                <w:b/>
                <w:bCs/>
                <w:lang w:val="en-US"/>
              </w:rPr>
              <w:t>5. Nguồn dữ liệu:</w:t>
            </w:r>
            <w:r w:rsidRPr="00EE3AD0">
              <w:rPr>
                <w:lang w:val="en-US"/>
              </w:rPr>
              <w:t> </w:t>
            </w:r>
          </w:p>
          <w:p w:rsidRPr="00EE3AD0" w:rsidR="00EE3AD0" w:rsidRDefault="00EE3AD0" w14:paraId="049FBC8B" w14:textId="77777777">
            <w:pPr>
              <w:numPr>
                <w:ilvl w:val="0"/>
                <w:numId w:val="694"/>
              </w:numPr>
              <w:rPr>
                <w:lang w:val="en-US"/>
              </w:rPr>
            </w:pPr>
            <w:r w:rsidRPr="00EE3AD0">
              <w:rPr>
                <w:lang w:val="en-US"/>
              </w:rPr>
              <w:t>SkyHR</w:t>
            </w:r>
          </w:p>
          <w:p w:rsidRPr="00EE3AD0" w:rsidR="00EE3AD0" w:rsidP="00EE3AD0" w:rsidRDefault="00EE3AD0" w14:paraId="7F10C3A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12E2552" w14:textId="77777777">
            <w:pPr>
              <w:numPr>
                <w:ilvl w:val="0"/>
                <w:numId w:val="695"/>
              </w:numPr>
              <w:rPr>
                <w:lang w:val="en-US"/>
              </w:rPr>
            </w:pPr>
            <w:r w:rsidRPr="00EE3AD0">
              <w:rPr>
                <w:lang w:val="en-US"/>
              </w:rPr>
              <w:t>Đơn vị đo: Người</w:t>
            </w:r>
          </w:p>
        </w:tc>
      </w:tr>
      <w:tr w:rsidRPr="00EE3AD0" w:rsidR="00EE3AD0" w14:paraId="7D0DC2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5A9B44" w14:textId="77777777">
            <w:pPr>
              <w:rPr>
                <w:lang w:val="en-US"/>
              </w:rPr>
            </w:pPr>
            <w:r w:rsidRPr="00EE3AD0">
              <w:rPr>
                <w:b/>
                <w:bCs/>
                <w:lang w:val="en-US"/>
              </w:rPr>
              <w:t>CT 4.23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03258B" w14:textId="77777777">
            <w:pPr>
              <w:rPr>
                <w:lang w:val="en-US"/>
              </w:rPr>
            </w:pPr>
            <w:r w:rsidRPr="00EE3AD0">
              <w:rPr>
                <w:b/>
                <w:bCs/>
                <w:lang w:val="en-US"/>
              </w:rPr>
              <w:t xml:space="preserve">1. Tên chỉ tiêu: </w:t>
            </w:r>
            <w:r w:rsidRPr="00EE3AD0">
              <w:rPr>
                <w:lang w:val="en-US"/>
              </w:rPr>
              <w:t>Turnover by Division – Nghỉ việc theo khối</w:t>
            </w:r>
          </w:p>
          <w:p w:rsidRPr="00EE3AD0" w:rsidR="00EE3AD0" w:rsidP="00EE3AD0" w:rsidRDefault="00EE3AD0" w14:paraId="00C414ED" w14:textId="77777777">
            <w:pPr>
              <w:rPr>
                <w:lang w:val="en-US"/>
              </w:rPr>
            </w:pPr>
            <w:r w:rsidRPr="00EE3AD0">
              <w:rPr>
                <w:b/>
                <w:bCs/>
                <w:lang w:val="en-US"/>
              </w:rPr>
              <w:t>2. Định nghĩa/Diễn giải/Ý nghĩa/Mục đích đo lường:</w:t>
            </w:r>
          </w:p>
          <w:p w:rsidRPr="00EE3AD0" w:rsidR="00EE3AD0" w:rsidP="00EE3AD0" w:rsidRDefault="00EE3AD0" w14:paraId="7D6369E3" w14:textId="77777777">
            <w:pPr>
              <w:rPr>
                <w:lang w:val="en-US"/>
              </w:rPr>
            </w:pPr>
            <w:r w:rsidRPr="00EE3AD0">
              <w:rPr>
                <w:b/>
                <w:bCs/>
                <w:lang w:val="en-US"/>
              </w:rPr>
              <w:t>2.1. Định nghĩa/Diễn giải:</w:t>
            </w:r>
          </w:p>
          <w:p w:rsidRPr="00EE3AD0" w:rsidR="00EE3AD0" w:rsidRDefault="00EE3AD0" w14:paraId="69E22698" w14:textId="77777777">
            <w:pPr>
              <w:numPr>
                <w:ilvl w:val="0"/>
                <w:numId w:val="696"/>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theo khối</w:t>
            </w:r>
          </w:p>
          <w:p w:rsidRPr="00EE3AD0" w:rsidR="00EE3AD0" w:rsidRDefault="00EE3AD0" w14:paraId="23EF87A3" w14:textId="77777777">
            <w:pPr>
              <w:numPr>
                <w:ilvl w:val="0"/>
                <w:numId w:val="696"/>
              </w:numPr>
              <w:rPr>
                <w:lang w:val="en-US"/>
              </w:rPr>
            </w:pPr>
            <w:r w:rsidRPr="00EE3AD0">
              <w:rPr>
                <w:lang w:val="en-US"/>
              </w:rPr>
              <w:t>Dòng chảy nhân sự mới được ghi nhận và phân bổ vào 6 nhóm khối chức năng chính, bao gồm: </w:t>
            </w:r>
          </w:p>
          <w:p w:rsidRPr="00EE3AD0" w:rsidR="00EE3AD0" w:rsidRDefault="00EE3AD0" w14:paraId="373339B4" w14:textId="77777777">
            <w:pPr>
              <w:numPr>
                <w:ilvl w:val="1"/>
                <w:numId w:val="696"/>
              </w:numPr>
              <w:rPr>
                <w:lang w:val="en-US"/>
              </w:rPr>
            </w:pPr>
            <w:r w:rsidRPr="00EE3AD0">
              <w:rPr>
                <w:lang w:val="en-US"/>
              </w:rPr>
              <w:t>(1) Khối Thương mại</w:t>
            </w:r>
          </w:p>
          <w:p w:rsidRPr="00EE3AD0" w:rsidR="00EE3AD0" w:rsidRDefault="00EE3AD0" w14:paraId="43397ECA" w14:textId="77777777">
            <w:pPr>
              <w:numPr>
                <w:ilvl w:val="1"/>
                <w:numId w:val="696"/>
              </w:numPr>
              <w:rPr>
                <w:lang w:val="en-US"/>
              </w:rPr>
            </w:pPr>
            <w:r w:rsidRPr="00EE3AD0">
              <w:rPr>
                <w:lang w:val="en-US"/>
              </w:rPr>
              <w:t>(2) Khối Dịch vụ</w:t>
            </w:r>
          </w:p>
          <w:p w:rsidRPr="00EE3AD0" w:rsidR="00EE3AD0" w:rsidRDefault="00EE3AD0" w14:paraId="0FC1E167" w14:textId="77777777">
            <w:pPr>
              <w:numPr>
                <w:ilvl w:val="1"/>
                <w:numId w:val="696"/>
              </w:numPr>
              <w:rPr>
                <w:lang w:val="en-US"/>
              </w:rPr>
            </w:pPr>
            <w:r w:rsidRPr="00EE3AD0">
              <w:rPr>
                <w:lang w:val="en-US"/>
              </w:rPr>
              <w:t>(3) Khối Khai thác bay</w:t>
            </w:r>
          </w:p>
          <w:p w:rsidRPr="00EE3AD0" w:rsidR="00EE3AD0" w:rsidRDefault="00EE3AD0" w14:paraId="1BF0F3FA" w14:textId="77777777">
            <w:pPr>
              <w:numPr>
                <w:ilvl w:val="1"/>
                <w:numId w:val="696"/>
              </w:numPr>
              <w:rPr>
                <w:lang w:val="en-US"/>
              </w:rPr>
            </w:pPr>
            <w:r w:rsidRPr="00EE3AD0">
              <w:rPr>
                <w:lang w:val="en-US"/>
              </w:rPr>
              <w:t>(4) Khối Kỹ thuật</w:t>
            </w:r>
          </w:p>
          <w:p w:rsidRPr="00EE3AD0" w:rsidR="00EE3AD0" w:rsidRDefault="00EE3AD0" w14:paraId="05CC8335" w14:textId="77777777">
            <w:pPr>
              <w:numPr>
                <w:ilvl w:val="1"/>
                <w:numId w:val="696"/>
              </w:numPr>
              <w:rPr>
                <w:lang w:val="en-US"/>
              </w:rPr>
            </w:pPr>
            <w:r w:rsidRPr="00EE3AD0">
              <w:rPr>
                <w:lang w:val="en-US"/>
              </w:rPr>
              <w:t>(5) Tham mưu tổng hợp (bao gồm lĩnh vực an toàn)</w:t>
            </w:r>
          </w:p>
          <w:p w:rsidRPr="00EE3AD0" w:rsidR="00EE3AD0" w:rsidRDefault="00EE3AD0" w14:paraId="11D24360" w14:textId="77777777">
            <w:pPr>
              <w:numPr>
                <w:ilvl w:val="1"/>
                <w:numId w:val="696"/>
              </w:numPr>
              <w:rPr>
                <w:lang w:val="en-US"/>
              </w:rPr>
            </w:pPr>
            <w:r w:rsidRPr="00EE3AD0">
              <w:rPr>
                <w:lang w:val="en-US"/>
              </w:rPr>
              <w:t>(6) Trực thuộc khác</w:t>
            </w:r>
          </w:p>
          <w:p w:rsidRPr="00EE3AD0" w:rsidR="00EE3AD0" w:rsidP="00EE3AD0" w:rsidRDefault="00EE3AD0" w14:paraId="4A6F796A" w14:textId="77777777">
            <w:pPr>
              <w:rPr>
                <w:lang w:val="en-US"/>
              </w:rPr>
            </w:pPr>
            <w:r w:rsidRPr="00EE3AD0">
              <w:rPr>
                <w:b/>
                <w:bCs/>
                <w:lang w:val="en-US"/>
              </w:rPr>
              <w:t>2.2. Ý nghĩa/Mục đích đo lường:</w:t>
            </w:r>
            <w:r w:rsidRPr="00EE3AD0">
              <w:rPr>
                <w:lang w:val="en-US"/>
              </w:rPr>
              <w:t> </w:t>
            </w:r>
          </w:p>
          <w:p w:rsidRPr="00EE3AD0" w:rsidR="00EE3AD0" w:rsidRDefault="00EE3AD0" w14:paraId="3191B28C" w14:textId="77777777">
            <w:pPr>
              <w:numPr>
                <w:ilvl w:val="0"/>
                <w:numId w:val="697"/>
              </w:numPr>
              <w:rPr>
                <w:lang w:val="en-US"/>
              </w:rPr>
            </w:pPr>
            <w:r w:rsidRPr="00EE3AD0">
              <w:rPr>
                <w:lang w:val="en-US"/>
              </w:rPr>
              <w:t>Cung cấp thông tin nhân khẩu học chi tiết để đáp ứng yêu cầu công bố dữ liệu minh bạch về cấu trúc biến động nhân sự theo chuẩn GRI 401-1</w:t>
            </w:r>
          </w:p>
          <w:p w:rsidRPr="00EE3AD0" w:rsidR="00EE3AD0" w:rsidP="00EE3AD0" w:rsidRDefault="00EE3AD0" w14:paraId="3D7B72E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3F51F01" w14:textId="77777777">
            <w:pPr>
              <w:rPr>
                <w:lang w:val="en-US"/>
              </w:rPr>
            </w:pPr>
            <w:r w:rsidRPr="00EE3AD0">
              <w:rPr>
                <w:b/>
                <w:bCs/>
                <w:lang w:val="en-US"/>
              </w:rPr>
              <w:t>4. Chiều tổng hợp dữ liệu:</w:t>
            </w:r>
            <w:r w:rsidRPr="00EE3AD0">
              <w:rPr>
                <w:lang w:val="en-US"/>
              </w:rPr>
              <w:t> </w:t>
            </w:r>
          </w:p>
          <w:p w:rsidRPr="00EE3AD0" w:rsidR="00EE3AD0" w:rsidRDefault="00EE3AD0" w14:paraId="2DB33D96" w14:textId="77777777">
            <w:pPr>
              <w:numPr>
                <w:ilvl w:val="0"/>
                <w:numId w:val="698"/>
              </w:numPr>
              <w:rPr>
                <w:lang w:val="en-US"/>
              </w:rPr>
            </w:pPr>
            <w:r w:rsidRPr="00EE3AD0">
              <w:rPr>
                <w:lang w:val="en-US"/>
              </w:rPr>
              <w:t>Thời gian: Tháng, Năm</w:t>
            </w:r>
          </w:p>
          <w:p w:rsidRPr="00EE3AD0" w:rsidR="00EE3AD0" w:rsidP="00EE3AD0" w:rsidRDefault="00EE3AD0" w14:paraId="504E5D43" w14:textId="77777777">
            <w:pPr>
              <w:rPr>
                <w:lang w:val="en-US"/>
              </w:rPr>
            </w:pPr>
            <w:r w:rsidRPr="00EE3AD0">
              <w:rPr>
                <w:b/>
                <w:bCs/>
                <w:lang w:val="en-US"/>
              </w:rPr>
              <w:t>5. Nguồn dữ liệu:</w:t>
            </w:r>
            <w:r w:rsidRPr="00EE3AD0">
              <w:rPr>
                <w:lang w:val="en-US"/>
              </w:rPr>
              <w:t> </w:t>
            </w:r>
          </w:p>
          <w:p w:rsidRPr="00EE3AD0" w:rsidR="00EE3AD0" w:rsidRDefault="00EE3AD0" w14:paraId="695CAEE6" w14:textId="77777777">
            <w:pPr>
              <w:numPr>
                <w:ilvl w:val="0"/>
                <w:numId w:val="699"/>
              </w:numPr>
              <w:rPr>
                <w:lang w:val="en-US"/>
              </w:rPr>
            </w:pPr>
            <w:r w:rsidRPr="00EE3AD0">
              <w:rPr>
                <w:lang w:val="en-US"/>
              </w:rPr>
              <w:t>SkyHR</w:t>
            </w:r>
          </w:p>
          <w:p w:rsidRPr="00EE3AD0" w:rsidR="00EE3AD0" w:rsidP="00EE3AD0" w:rsidRDefault="00EE3AD0" w14:paraId="23AEAC6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F18FF79" w14:textId="77777777">
            <w:pPr>
              <w:numPr>
                <w:ilvl w:val="0"/>
                <w:numId w:val="700"/>
              </w:numPr>
              <w:rPr>
                <w:lang w:val="en-US"/>
              </w:rPr>
            </w:pPr>
            <w:r w:rsidRPr="00EE3AD0">
              <w:rPr>
                <w:lang w:val="en-US"/>
              </w:rPr>
              <w:t>Đơn vị đo: Người</w:t>
            </w:r>
          </w:p>
        </w:tc>
      </w:tr>
      <w:tr w:rsidRPr="00EE3AD0" w:rsidR="00EE3AD0" w14:paraId="47BA18A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DE8CD1" w14:textId="77777777">
            <w:pPr>
              <w:rPr>
                <w:lang w:val="en-US"/>
              </w:rPr>
            </w:pPr>
            <w:r w:rsidRPr="00EE3AD0">
              <w:rPr>
                <w:b/>
                <w:bCs/>
                <w:lang w:val="en-US"/>
              </w:rPr>
              <w:t>CT 4.24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CCF362" w14:textId="77777777">
            <w:pPr>
              <w:rPr>
                <w:lang w:val="en-US"/>
              </w:rPr>
            </w:pPr>
            <w:r w:rsidRPr="00EE3AD0">
              <w:rPr>
                <w:b/>
                <w:bCs/>
                <w:lang w:val="en-US"/>
              </w:rPr>
              <w:t xml:space="preserve">1. Tên chỉ tiêu: </w:t>
            </w:r>
            <w:r w:rsidRPr="00EE3AD0">
              <w:rPr>
                <w:lang w:val="en-US"/>
              </w:rPr>
              <w:t>Turnover by Recruitment Region – Nghỉ việc theo khu vực tuyển dụng</w:t>
            </w:r>
          </w:p>
          <w:p w:rsidRPr="00EE3AD0" w:rsidR="00EE3AD0" w:rsidP="00EE3AD0" w:rsidRDefault="00EE3AD0" w14:paraId="60A1DF0D" w14:textId="77777777">
            <w:pPr>
              <w:rPr>
                <w:lang w:val="en-US"/>
              </w:rPr>
            </w:pPr>
            <w:r w:rsidRPr="00EE3AD0">
              <w:rPr>
                <w:b/>
                <w:bCs/>
                <w:lang w:val="en-US"/>
              </w:rPr>
              <w:t>2. Định nghĩa/Diễn giải/Ý nghĩa/Mục đích đo lường:</w:t>
            </w:r>
          </w:p>
          <w:p w:rsidRPr="00EE3AD0" w:rsidR="00EE3AD0" w:rsidP="00EE3AD0" w:rsidRDefault="00EE3AD0" w14:paraId="3CF6D781" w14:textId="77777777">
            <w:pPr>
              <w:rPr>
                <w:lang w:val="en-US"/>
              </w:rPr>
            </w:pPr>
            <w:r w:rsidRPr="00EE3AD0">
              <w:rPr>
                <w:b/>
                <w:bCs/>
                <w:lang w:val="en-US"/>
              </w:rPr>
              <w:t>2.1. Định nghĩa/Diễn giải:</w:t>
            </w:r>
          </w:p>
          <w:p w:rsidRPr="00EE3AD0" w:rsidR="00EE3AD0" w:rsidRDefault="00EE3AD0" w14:paraId="64B64B46" w14:textId="77777777">
            <w:pPr>
              <w:numPr>
                <w:ilvl w:val="0"/>
                <w:numId w:val="70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dựa trên khu vực địa lý nơi nhân sự đó được tuyển dụng..</w:t>
            </w:r>
          </w:p>
          <w:p w:rsidRPr="00EE3AD0" w:rsidR="00EE3AD0" w:rsidP="00EE3AD0" w:rsidRDefault="00EE3AD0" w14:paraId="4072AD59" w14:textId="77777777">
            <w:pPr>
              <w:rPr>
                <w:lang w:val="en-US"/>
              </w:rPr>
            </w:pPr>
            <w:r w:rsidRPr="00EE3AD0">
              <w:rPr>
                <w:b/>
                <w:bCs/>
                <w:lang w:val="en-US"/>
              </w:rPr>
              <w:t>2.2. Ý nghĩa/Mục đích đo lường:</w:t>
            </w:r>
            <w:r w:rsidRPr="00EE3AD0">
              <w:rPr>
                <w:lang w:val="en-US"/>
              </w:rPr>
              <w:t> </w:t>
            </w:r>
          </w:p>
          <w:p w:rsidRPr="00EE3AD0" w:rsidR="00EE3AD0" w:rsidRDefault="00EE3AD0" w14:paraId="0A70FEE9" w14:textId="77777777">
            <w:pPr>
              <w:numPr>
                <w:ilvl w:val="0"/>
                <w:numId w:val="702"/>
              </w:numPr>
              <w:rPr>
                <w:lang w:val="en-US"/>
              </w:rPr>
            </w:pPr>
            <w:r w:rsidRPr="00EE3AD0">
              <w:rPr>
                <w:lang w:val="en-US"/>
              </w:rPr>
              <w:t>Phục vụ trực tiếp cho yêu cầu công bố thông tin chi tiết về biến động nhân sự (employee turnover) phân loại theo khu vực địa lý, đáp ứng chuẩn mực GRI 401-1. </w:t>
            </w:r>
          </w:p>
          <w:p w:rsidRPr="00EE3AD0" w:rsidR="00EE3AD0" w:rsidP="00EE3AD0" w:rsidRDefault="00EE3AD0" w14:paraId="2BEFE06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C7F9167" w14:textId="77777777">
            <w:pPr>
              <w:rPr>
                <w:lang w:val="en-US"/>
              </w:rPr>
            </w:pPr>
            <w:r w:rsidRPr="00EE3AD0">
              <w:rPr>
                <w:b/>
                <w:bCs/>
                <w:lang w:val="en-US"/>
              </w:rPr>
              <w:t>4. Chiều tổng hợp dữ liệu:</w:t>
            </w:r>
            <w:r w:rsidRPr="00EE3AD0">
              <w:rPr>
                <w:lang w:val="en-US"/>
              </w:rPr>
              <w:t> </w:t>
            </w:r>
          </w:p>
          <w:p w:rsidRPr="00EE3AD0" w:rsidR="00EE3AD0" w:rsidRDefault="00EE3AD0" w14:paraId="34F9DDAE" w14:textId="77777777">
            <w:pPr>
              <w:numPr>
                <w:ilvl w:val="0"/>
                <w:numId w:val="703"/>
              </w:numPr>
              <w:rPr>
                <w:lang w:val="en-US"/>
              </w:rPr>
            </w:pPr>
            <w:r w:rsidRPr="00EE3AD0">
              <w:rPr>
                <w:lang w:val="en-US"/>
              </w:rPr>
              <w:t>Thời gian: Tháng, Năm</w:t>
            </w:r>
          </w:p>
          <w:p w:rsidRPr="00EE3AD0" w:rsidR="00EE3AD0" w:rsidP="00EE3AD0" w:rsidRDefault="00EE3AD0" w14:paraId="70BA3E11" w14:textId="77777777">
            <w:pPr>
              <w:rPr>
                <w:lang w:val="en-US"/>
              </w:rPr>
            </w:pPr>
            <w:r w:rsidRPr="00EE3AD0">
              <w:rPr>
                <w:b/>
                <w:bCs/>
                <w:lang w:val="en-US"/>
              </w:rPr>
              <w:t>5. Nguồn dữ liệu:</w:t>
            </w:r>
            <w:r w:rsidRPr="00EE3AD0">
              <w:rPr>
                <w:lang w:val="en-US"/>
              </w:rPr>
              <w:t> </w:t>
            </w:r>
          </w:p>
          <w:p w:rsidRPr="00EE3AD0" w:rsidR="00EE3AD0" w:rsidRDefault="00EE3AD0" w14:paraId="33EBF48F" w14:textId="77777777">
            <w:pPr>
              <w:numPr>
                <w:ilvl w:val="0"/>
                <w:numId w:val="704"/>
              </w:numPr>
              <w:rPr>
                <w:lang w:val="en-US"/>
              </w:rPr>
            </w:pPr>
            <w:r w:rsidRPr="00EE3AD0">
              <w:rPr>
                <w:lang w:val="en-US"/>
              </w:rPr>
              <w:t>SkyHR</w:t>
            </w:r>
          </w:p>
          <w:p w:rsidRPr="00EE3AD0" w:rsidR="00EE3AD0" w:rsidP="00EE3AD0" w:rsidRDefault="00EE3AD0" w14:paraId="7E11D87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DA9D76D" w14:textId="77777777">
            <w:pPr>
              <w:numPr>
                <w:ilvl w:val="0"/>
                <w:numId w:val="705"/>
              </w:numPr>
              <w:rPr>
                <w:lang w:val="en-US"/>
              </w:rPr>
            </w:pPr>
            <w:r w:rsidRPr="00EE3AD0">
              <w:rPr>
                <w:lang w:val="en-US"/>
              </w:rPr>
              <w:t>Đơn vị đo: Người</w:t>
            </w:r>
          </w:p>
        </w:tc>
      </w:tr>
      <w:tr w:rsidRPr="00EE3AD0" w:rsidR="00EE3AD0" w14:paraId="641F1C6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51D23B" w14:textId="77777777">
            <w:pPr>
              <w:rPr>
                <w:lang w:val="en-US"/>
              </w:rPr>
            </w:pPr>
            <w:r w:rsidRPr="00EE3AD0">
              <w:rPr>
                <w:b/>
                <w:bCs/>
                <w:lang w:val="en-US"/>
              </w:rPr>
              <w:t>CT 4.25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2FB0769" w14:textId="77777777">
            <w:pPr>
              <w:rPr>
                <w:lang w:val="en-US"/>
              </w:rPr>
            </w:pPr>
            <w:r w:rsidRPr="00EE3AD0">
              <w:rPr>
                <w:b/>
                <w:bCs/>
                <w:lang w:val="en-US"/>
              </w:rPr>
              <w:t xml:space="preserve">1. Tên chỉ tiêu: </w:t>
            </w:r>
            <w:r w:rsidRPr="00EE3AD0">
              <w:rPr>
                <w:lang w:val="en-US"/>
              </w:rPr>
              <w:t>Turnover by Employee Level – Nghỉ việc theo cấp bậc nhân viên</w:t>
            </w:r>
          </w:p>
          <w:p w:rsidRPr="00EE3AD0" w:rsidR="00EE3AD0" w:rsidP="00EE3AD0" w:rsidRDefault="00EE3AD0" w14:paraId="53582926" w14:textId="77777777">
            <w:pPr>
              <w:rPr>
                <w:lang w:val="en-US"/>
              </w:rPr>
            </w:pPr>
            <w:r w:rsidRPr="00EE3AD0">
              <w:rPr>
                <w:b/>
                <w:bCs/>
                <w:lang w:val="en-US"/>
              </w:rPr>
              <w:t>2.1. Định nghĩa/Diễn giải:</w:t>
            </w:r>
          </w:p>
          <w:p w:rsidRPr="00EE3AD0" w:rsidR="00EE3AD0" w:rsidRDefault="00EE3AD0" w14:paraId="782F871E" w14:textId="77777777">
            <w:pPr>
              <w:numPr>
                <w:ilvl w:val="0"/>
                <w:numId w:val="706"/>
              </w:numPr>
              <w:rPr>
                <w:lang w:val="en-US"/>
              </w:rPr>
            </w:pPr>
            <w:r w:rsidRPr="00EE3AD0">
              <w:rPr>
                <w:lang w:val="en-US"/>
              </w:rPr>
              <w:t>Là chỉ tiêu bóc tách chi tiết tổng số lượng người lao động đã chính thức chấm dứt hợp đồng lao động và rời khỏi Vietnam Airlines trong kỳ báo cáo, phân loại dựa trên cấp bậc chức danh và đặc thù nghề nghiệp </w:t>
            </w:r>
          </w:p>
          <w:p w:rsidRPr="00EE3AD0" w:rsidR="00EE3AD0" w:rsidRDefault="00EE3AD0" w14:paraId="525F94D1" w14:textId="77777777">
            <w:pPr>
              <w:numPr>
                <w:ilvl w:val="0"/>
                <w:numId w:val="706"/>
              </w:numPr>
              <w:rPr>
                <w:lang w:val="en-US"/>
              </w:rPr>
            </w:pPr>
            <w:r w:rsidRPr="00EE3AD0">
              <w:rPr>
                <w:lang w:val="en-US"/>
              </w:rPr>
              <w:t>Theo cấu trúc định biên của Hãng, dòng chảy nhân sự nghỉ việc được ghi nhận và chia thành 4 cấp độ/nhóm chuyên môn cụ thể bao gồm: </w:t>
            </w:r>
          </w:p>
          <w:p w:rsidRPr="00EE3AD0" w:rsidR="00EE3AD0" w:rsidRDefault="00EE3AD0" w14:paraId="37DCE6C6" w14:textId="77777777">
            <w:pPr>
              <w:numPr>
                <w:ilvl w:val="1"/>
                <w:numId w:val="706"/>
              </w:numPr>
              <w:rPr>
                <w:lang w:val="en-US"/>
              </w:rPr>
            </w:pPr>
            <w:r w:rsidRPr="00EE3AD0">
              <w:rPr>
                <w:lang w:val="en-US"/>
              </w:rPr>
              <w:t>(1) Cấp Quản lý trở lên (Managers and above).</w:t>
            </w:r>
          </w:p>
          <w:p w:rsidRPr="00EE3AD0" w:rsidR="00EE3AD0" w:rsidRDefault="00EE3AD0" w14:paraId="308E1365" w14:textId="77777777">
            <w:pPr>
              <w:numPr>
                <w:ilvl w:val="1"/>
                <w:numId w:val="706"/>
              </w:numPr>
              <w:rPr>
                <w:lang w:val="en-US"/>
              </w:rPr>
            </w:pPr>
            <w:r w:rsidRPr="00EE3AD0">
              <w:rPr>
                <w:lang w:val="en-US"/>
              </w:rPr>
              <w:t>(2) Chuyên viên / Nhân viên (Executives).</w:t>
            </w:r>
          </w:p>
          <w:p w:rsidRPr="00EE3AD0" w:rsidR="00EE3AD0" w:rsidRDefault="00EE3AD0" w14:paraId="558ADEE2" w14:textId="77777777">
            <w:pPr>
              <w:numPr>
                <w:ilvl w:val="1"/>
                <w:numId w:val="706"/>
              </w:numPr>
              <w:rPr>
                <w:lang w:val="en-US"/>
              </w:rPr>
            </w:pPr>
            <w:r w:rsidRPr="00EE3AD0">
              <w:rPr>
                <w:lang w:val="en-US"/>
              </w:rPr>
              <w:t>(3) Phi công.</w:t>
            </w:r>
          </w:p>
          <w:p w:rsidRPr="00EE3AD0" w:rsidR="00EE3AD0" w:rsidRDefault="00EE3AD0" w14:paraId="4B957219" w14:textId="77777777">
            <w:pPr>
              <w:numPr>
                <w:ilvl w:val="1"/>
                <w:numId w:val="706"/>
              </w:numPr>
              <w:rPr>
                <w:lang w:val="en-US"/>
              </w:rPr>
            </w:pPr>
            <w:r w:rsidRPr="00EE3AD0">
              <w:rPr>
                <w:lang w:val="en-US"/>
              </w:rPr>
              <w:t>(4) Tiếp viên.</w:t>
            </w:r>
          </w:p>
          <w:p w:rsidRPr="00EE3AD0" w:rsidR="00EE3AD0" w:rsidP="00EE3AD0" w:rsidRDefault="00EE3AD0" w14:paraId="3F46F56F" w14:textId="77777777">
            <w:pPr>
              <w:rPr>
                <w:lang w:val="en-US"/>
              </w:rPr>
            </w:pPr>
            <w:r w:rsidRPr="00EE3AD0">
              <w:rPr>
                <w:b/>
                <w:bCs/>
                <w:lang w:val="en-US"/>
              </w:rPr>
              <w:t>2.2. Ý nghĩa/Mục đích đo lường:</w:t>
            </w:r>
            <w:r w:rsidRPr="00EE3AD0">
              <w:rPr>
                <w:lang w:val="en-US"/>
              </w:rPr>
              <w:t> </w:t>
            </w:r>
          </w:p>
          <w:p w:rsidRPr="00EE3AD0" w:rsidR="00EE3AD0" w:rsidRDefault="00EE3AD0" w14:paraId="204280B0" w14:textId="77777777">
            <w:pPr>
              <w:numPr>
                <w:ilvl w:val="0"/>
                <w:numId w:val="70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324F9FD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3B445B6" w14:textId="77777777">
            <w:pPr>
              <w:rPr>
                <w:lang w:val="en-US"/>
              </w:rPr>
            </w:pPr>
            <w:r w:rsidRPr="00EE3AD0">
              <w:rPr>
                <w:b/>
                <w:bCs/>
                <w:lang w:val="en-US"/>
              </w:rPr>
              <w:t>4. Chiều tổng hợp dữ liệu:</w:t>
            </w:r>
            <w:r w:rsidRPr="00EE3AD0">
              <w:rPr>
                <w:lang w:val="en-US"/>
              </w:rPr>
              <w:t> </w:t>
            </w:r>
          </w:p>
          <w:p w:rsidRPr="00EE3AD0" w:rsidR="00EE3AD0" w:rsidRDefault="00EE3AD0" w14:paraId="25E336F4" w14:textId="77777777">
            <w:pPr>
              <w:numPr>
                <w:ilvl w:val="0"/>
                <w:numId w:val="708"/>
              </w:numPr>
              <w:rPr>
                <w:lang w:val="en-US"/>
              </w:rPr>
            </w:pPr>
            <w:r w:rsidRPr="00EE3AD0">
              <w:rPr>
                <w:lang w:val="en-US"/>
              </w:rPr>
              <w:t>Thời gian: Tháng, Năm</w:t>
            </w:r>
          </w:p>
          <w:p w:rsidRPr="00EE3AD0" w:rsidR="00EE3AD0" w:rsidP="00EE3AD0" w:rsidRDefault="00EE3AD0" w14:paraId="18BFEE55" w14:textId="77777777">
            <w:pPr>
              <w:rPr>
                <w:lang w:val="en-US"/>
              </w:rPr>
            </w:pPr>
            <w:r w:rsidRPr="00EE3AD0">
              <w:rPr>
                <w:b/>
                <w:bCs/>
                <w:lang w:val="en-US"/>
              </w:rPr>
              <w:t>5. Nguồn dữ liệu:</w:t>
            </w:r>
            <w:r w:rsidRPr="00EE3AD0">
              <w:rPr>
                <w:lang w:val="en-US"/>
              </w:rPr>
              <w:t> </w:t>
            </w:r>
          </w:p>
          <w:p w:rsidRPr="00EE3AD0" w:rsidR="00EE3AD0" w:rsidRDefault="00EE3AD0" w14:paraId="1626F57E" w14:textId="77777777">
            <w:pPr>
              <w:numPr>
                <w:ilvl w:val="0"/>
                <w:numId w:val="709"/>
              </w:numPr>
              <w:rPr>
                <w:lang w:val="en-US"/>
              </w:rPr>
            </w:pPr>
            <w:r w:rsidRPr="00EE3AD0">
              <w:rPr>
                <w:lang w:val="en-US"/>
              </w:rPr>
              <w:t>SkyHR</w:t>
            </w:r>
          </w:p>
          <w:p w:rsidRPr="00EE3AD0" w:rsidR="00EE3AD0" w:rsidP="00EE3AD0" w:rsidRDefault="00EE3AD0" w14:paraId="6FA4A89B"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AE5273D" w14:textId="77777777">
            <w:pPr>
              <w:numPr>
                <w:ilvl w:val="0"/>
                <w:numId w:val="710"/>
              </w:numPr>
              <w:rPr>
                <w:lang w:val="en-US"/>
              </w:rPr>
            </w:pPr>
            <w:r w:rsidRPr="00EE3AD0">
              <w:rPr>
                <w:lang w:val="en-US"/>
              </w:rPr>
              <w:t>Đơn vị đo: Người</w:t>
            </w:r>
          </w:p>
        </w:tc>
      </w:tr>
      <w:tr w:rsidRPr="00EE3AD0" w:rsidR="00EE3AD0" w14:paraId="29ACFC4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91CC67" w14:textId="77777777">
            <w:pPr>
              <w:rPr>
                <w:lang w:val="en-US"/>
              </w:rPr>
            </w:pPr>
            <w:r w:rsidRPr="00EE3AD0">
              <w:rPr>
                <w:b/>
                <w:bCs/>
                <w:lang w:val="en-US"/>
              </w:rPr>
              <w:t>CT 4.26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5B403E" w14:textId="77777777">
            <w:pPr>
              <w:rPr>
                <w:lang w:val="en-US"/>
              </w:rPr>
            </w:pPr>
            <w:r w:rsidRPr="00EE3AD0">
              <w:rPr>
                <w:b/>
                <w:bCs/>
                <w:lang w:val="en-US"/>
              </w:rPr>
              <w:t xml:space="preserve">1. Tên chỉ tiêu: </w:t>
            </w:r>
            <w:r w:rsidRPr="00EE3AD0">
              <w:rPr>
                <w:lang w:val="en-US"/>
              </w:rPr>
              <w:t>Turnover by Reason for Leaving – Nghỉ việc theo lý do nghỉ việc</w:t>
            </w:r>
          </w:p>
          <w:p w:rsidRPr="00EE3AD0" w:rsidR="00EE3AD0" w:rsidP="00EE3AD0" w:rsidRDefault="00EE3AD0" w14:paraId="43BC6689" w14:textId="77777777">
            <w:pPr>
              <w:rPr>
                <w:lang w:val="en-US"/>
              </w:rPr>
            </w:pPr>
            <w:r w:rsidRPr="00EE3AD0">
              <w:rPr>
                <w:b/>
                <w:bCs/>
                <w:lang w:val="en-US"/>
              </w:rPr>
              <w:t>2.1. Định nghĩa/Diễn giải:</w:t>
            </w:r>
          </w:p>
          <w:p w:rsidRPr="00EE3AD0" w:rsidR="00EE3AD0" w:rsidRDefault="00EE3AD0" w14:paraId="2DB671B5" w14:textId="77777777">
            <w:pPr>
              <w:numPr>
                <w:ilvl w:val="0"/>
                <w:numId w:val="71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cụ thể dựa trên nguyên nhân cốt lõi dẫn đến nghỉ việc</w:t>
            </w:r>
          </w:p>
          <w:p w:rsidRPr="00EE3AD0" w:rsidR="00EE3AD0" w:rsidP="00EE3AD0" w:rsidRDefault="00EE3AD0" w14:paraId="4B3501B9" w14:textId="77777777">
            <w:pPr>
              <w:rPr>
                <w:lang w:val="en-US"/>
              </w:rPr>
            </w:pPr>
            <w:r w:rsidRPr="00EE3AD0">
              <w:rPr>
                <w:b/>
                <w:bCs/>
                <w:lang w:val="en-US"/>
              </w:rPr>
              <w:t>2.2. Ý nghĩa/Mục đích đo lường:</w:t>
            </w:r>
            <w:r w:rsidRPr="00EE3AD0">
              <w:rPr>
                <w:lang w:val="en-US"/>
              </w:rPr>
              <w:t> </w:t>
            </w:r>
          </w:p>
          <w:p w:rsidRPr="00EE3AD0" w:rsidR="00EE3AD0" w:rsidRDefault="00EE3AD0" w14:paraId="4B8FEF4C" w14:textId="77777777">
            <w:pPr>
              <w:numPr>
                <w:ilvl w:val="0"/>
                <w:numId w:val="712"/>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6BDC0F5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4BF63" w14:textId="77777777">
            <w:pPr>
              <w:rPr>
                <w:lang w:val="en-US"/>
              </w:rPr>
            </w:pPr>
            <w:r w:rsidRPr="00EE3AD0">
              <w:rPr>
                <w:b/>
                <w:bCs/>
                <w:lang w:val="en-US"/>
              </w:rPr>
              <w:t>4. Chiều tổng hợp dữ liệu:</w:t>
            </w:r>
            <w:r w:rsidRPr="00EE3AD0">
              <w:rPr>
                <w:lang w:val="en-US"/>
              </w:rPr>
              <w:t> </w:t>
            </w:r>
          </w:p>
          <w:p w:rsidRPr="00EE3AD0" w:rsidR="00EE3AD0" w:rsidRDefault="00EE3AD0" w14:paraId="0C6F29E3" w14:textId="77777777">
            <w:pPr>
              <w:numPr>
                <w:ilvl w:val="0"/>
                <w:numId w:val="713"/>
              </w:numPr>
              <w:rPr>
                <w:lang w:val="en-US"/>
              </w:rPr>
            </w:pPr>
            <w:r w:rsidRPr="00EE3AD0">
              <w:rPr>
                <w:lang w:val="en-US"/>
              </w:rPr>
              <w:t>Thời gian: Tháng, Năm</w:t>
            </w:r>
          </w:p>
          <w:p w:rsidRPr="00EE3AD0" w:rsidR="00EE3AD0" w:rsidP="00EE3AD0" w:rsidRDefault="00EE3AD0" w14:paraId="1FA692C1" w14:textId="77777777">
            <w:pPr>
              <w:rPr>
                <w:lang w:val="en-US"/>
              </w:rPr>
            </w:pPr>
            <w:r w:rsidRPr="00EE3AD0">
              <w:rPr>
                <w:b/>
                <w:bCs/>
                <w:lang w:val="en-US"/>
              </w:rPr>
              <w:t>5. Nguồn dữ liệu:</w:t>
            </w:r>
            <w:r w:rsidRPr="00EE3AD0">
              <w:rPr>
                <w:lang w:val="en-US"/>
              </w:rPr>
              <w:t> </w:t>
            </w:r>
          </w:p>
          <w:p w:rsidRPr="00EE3AD0" w:rsidR="00EE3AD0" w:rsidRDefault="00EE3AD0" w14:paraId="5458ACCF" w14:textId="77777777">
            <w:pPr>
              <w:numPr>
                <w:ilvl w:val="0"/>
                <w:numId w:val="714"/>
              </w:numPr>
              <w:rPr>
                <w:lang w:val="en-US"/>
              </w:rPr>
            </w:pPr>
            <w:r w:rsidRPr="00EE3AD0">
              <w:rPr>
                <w:lang w:val="en-US"/>
              </w:rPr>
              <w:t>SkyHR</w:t>
            </w:r>
          </w:p>
          <w:p w:rsidRPr="00EE3AD0" w:rsidR="00EE3AD0" w:rsidP="00EE3AD0" w:rsidRDefault="00EE3AD0" w14:paraId="68EA71F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22F8BC" w14:textId="77777777">
            <w:pPr>
              <w:numPr>
                <w:ilvl w:val="0"/>
                <w:numId w:val="715"/>
              </w:numPr>
              <w:rPr>
                <w:lang w:val="en-US"/>
              </w:rPr>
            </w:pPr>
            <w:r w:rsidRPr="00EE3AD0">
              <w:rPr>
                <w:lang w:val="en-US"/>
              </w:rPr>
              <w:t>Đơn vị đo: Người</w:t>
            </w:r>
          </w:p>
        </w:tc>
      </w:tr>
    </w:tbl>
    <w:p w:rsidRPr="00EE3AD0" w:rsidR="00EE3AD0" w:rsidP="00EE3AD0" w:rsidRDefault="00EE3AD0" w14:paraId="6C56B0D7" w14:textId="77777777">
      <w:pPr>
        <w:rPr>
          <w:lang w:val="en-US"/>
        </w:rPr>
      </w:pPr>
    </w:p>
    <w:p w:rsidRPr="00EE3AD0" w:rsidR="00EE3AD0" w:rsidP="00EE3AD0" w:rsidRDefault="00EE3AD0" w14:paraId="54CB16C6" w14:textId="77777777">
      <w:pPr>
        <w:pStyle w:val="Heading4"/>
        <w:rPr>
          <w:lang w:val="en-US"/>
        </w:rPr>
      </w:pPr>
      <w:bookmarkStart w:name="_Toc242783324" w:id="67"/>
      <w:r w:rsidRPr="00EE3AD0">
        <w:rPr>
          <w:lang w:val="en-US"/>
        </w:rPr>
        <w:t>2.3.2.6. Chỉ tiêu GRI 403-9 - Work-related Injuries - Thương tật do lao động</w:t>
      </w:r>
      <w:bookmarkEnd w:id="67"/>
    </w:p>
    <w:p w:rsidR="00695A4C" w:rsidRDefault="07F6679C" w14:paraId="5BEEC81C" w14:textId="77777777">
      <w:r w:rsidRPr="78B6F757">
        <w:rPr>
          <w:lang w:val="en-US"/>
        </w:rPr>
        <w:t>Báo cáo trên hệ thống: GRI 403-9 - Thương tật do lao động (bản tiếng Anh: GRI 403-9 - Work-related Injuries). Bộ lọc: Năm, Kỳ báo cáo.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89"/>
        <w:gridCol w:w="8358"/>
      </w:tblGrid>
      <w:tr w:rsidRPr="00EE3AD0" w:rsidR="00EE3AD0" w14:paraId="0D44D79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E358EB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7B09B5C" w14:textId="77777777">
            <w:pPr>
              <w:rPr>
                <w:b/>
                <w:bCs/>
                <w:lang w:val="en-US"/>
              </w:rPr>
            </w:pPr>
            <w:r w:rsidRPr="00EE3AD0">
              <w:rPr>
                <w:b/>
                <w:bCs/>
                <w:lang w:val="en-US"/>
              </w:rPr>
              <w:t>Mô tả/Description</w:t>
            </w:r>
          </w:p>
        </w:tc>
      </w:tr>
      <w:tr w:rsidRPr="00EE3AD0" w:rsidR="00EE3AD0" w14:paraId="4F513DB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50F740E" w14:textId="77777777">
            <w:pPr>
              <w:rPr>
                <w:lang w:val="en-US"/>
              </w:rPr>
            </w:pPr>
            <w:r w:rsidRPr="00EE3AD0">
              <w:rPr>
                <w:b/>
                <w:bCs/>
                <w:lang w:val="en-US"/>
              </w:rPr>
              <w:t>CT 4.27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E3F967" w14:textId="77777777">
            <w:pPr>
              <w:rPr>
                <w:lang w:val="en-US"/>
              </w:rPr>
            </w:pPr>
            <w:r w:rsidRPr="00EE3AD0">
              <w:rPr>
                <w:b/>
                <w:bCs/>
                <w:lang w:val="en-US"/>
              </w:rPr>
              <w:t xml:space="preserve">1. Tên chỉ tiêu: </w:t>
            </w:r>
            <w:r w:rsidRPr="00EE3AD0">
              <w:rPr>
                <w:lang w:val="en-US"/>
              </w:rPr>
              <w:t>Number of Accidents – Số vụ tai nạn</w:t>
            </w:r>
          </w:p>
          <w:p w:rsidRPr="00EE3AD0" w:rsidR="00EE3AD0" w:rsidRDefault="00EE3AD0" w14:paraId="30E3C6BA" w14:textId="77777777">
            <w:pPr>
              <w:numPr>
                <w:ilvl w:val="0"/>
                <w:numId w:val="716"/>
              </w:numPr>
              <w:rPr>
                <w:lang w:val="en-US"/>
              </w:rPr>
            </w:pPr>
            <w:r w:rsidRPr="00EE3AD0">
              <w:rPr>
                <w:lang w:val="en-US"/>
              </w:rPr>
              <w:t>Là tổng số vụ tai nạn lao động xảy ra đối với người lao động trong kỳ báo cáo, bao gồm cả tai nạn nhẹ, nặng và nghiêm trọng theo quy định.</w:t>
            </w:r>
          </w:p>
          <w:p w:rsidRPr="00EE3AD0" w:rsidR="00EE3AD0" w:rsidP="00EE3AD0" w:rsidRDefault="00EE3AD0" w14:paraId="2D4B8D09" w14:textId="77777777">
            <w:pPr>
              <w:rPr>
                <w:lang w:val="en-US"/>
              </w:rPr>
            </w:pPr>
            <w:r w:rsidRPr="00EE3AD0">
              <w:rPr>
                <w:b/>
                <w:bCs/>
                <w:lang w:val="en-US"/>
              </w:rPr>
              <w:t>2.2. Ý nghĩa/Mục đích đo lường:</w:t>
            </w:r>
            <w:r w:rsidRPr="00EE3AD0">
              <w:rPr>
                <w:lang w:val="en-US"/>
              </w:rPr>
              <w:t> </w:t>
            </w:r>
          </w:p>
          <w:p w:rsidRPr="00EE3AD0" w:rsidR="00EE3AD0" w:rsidRDefault="00EE3AD0" w14:paraId="466E6657" w14:textId="77777777">
            <w:pPr>
              <w:numPr>
                <w:ilvl w:val="0"/>
                <w:numId w:val="717"/>
              </w:numPr>
              <w:rPr>
                <w:lang w:val="en-US"/>
              </w:rPr>
            </w:pPr>
            <w:r w:rsidRPr="00EE3AD0">
              <w:rPr>
                <w:lang w:val="en-US"/>
              </w:rPr>
              <w:t>Phục vụ theo dõi và đánh giá mức độ an toàn lao động trong quá trình hoạt động, hỗ trợ doanh nghiệp nhận diện xu hướng tai nạn, kiểm soát rủi ro và xây dựng các biện pháp phòng ngừa phù hợp nhằm giảm thiểu sự cố lao động </w:t>
            </w:r>
          </w:p>
          <w:p w:rsidRPr="00EE3AD0" w:rsidR="00EE3AD0" w:rsidP="00EE3AD0" w:rsidRDefault="00EE3AD0" w14:paraId="1458E9CE" w14:textId="77777777">
            <w:pPr>
              <w:rPr>
                <w:lang w:val="en-US"/>
              </w:rPr>
            </w:pPr>
            <w:r w:rsidRPr="00EE3AD0">
              <w:rPr>
                <w:b/>
                <w:bCs/>
                <w:lang w:val="en-US"/>
              </w:rPr>
              <w:t>3. Công thức tính toán:</w:t>
            </w:r>
            <w:r w:rsidRPr="00EE3AD0">
              <w:rPr>
                <w:lang w:val="en-US"/>
              </w:rPr>
              <w:t> </w:t>
            </w:r>
          </w:p>
          <w:p w:rsidRPr="00EE3AD0" w:rsidR="00EE3AD0" w:rsidRDefault="00EE3AD0" w14:paraId="320E4147" w14:textId="77777777">
            <w:pPr>
              <w:numPr>
                <w:ilvl w:val="0"/>
                <w:numId w:val="718"/>
              </w:numPr>
              <w:rPr>
                <w:lang w:val="en-US"/>
              </w:rPr>
            </w:pPr>
            <w:r w:rsidRPr="00EE3AD0">
              <w:rPr>
                <w:lang w:val="en-US"/>
              </w:rPr>
              <w:t>Tổng số vụ tai nạn trong kỳ báo cáo (6 tháng/lần)</w:t>
            </w:r>
          </w:p>
          <w:p w:rsidRPr="00EE3AD0" w:rsidR="00EE3AD0" w:rsidP="00EE3AD0" w:rsidRDefault="00EE3AD0" w14:paraId="67EB1888" w14:textId="77777777">
            <w:pPr>
              <w:rPr>
                <w:lang w:val="en-US"/>
              </w:rPr>
            </w:pPr>
            <w:r w:rsidRPr="00EE3AD0">
              <w:rPr>
                <w:b/>
                <w:bCs/>
                <w:lang w:val="en-US"/>
              </w:rPr>
              <w:t>4. Chiều tổng hợp dữ liệu:</w:t>
            </w:r>
            <w:r w:rsidRPr="00EE3AD0">
              <w:rPr>
                <w:lang w:val="en-US"/>
              </w:rPr>
              <w:t> </w:t>
            </w:r>
          </w:p>
          <w:p w:rsidRPr="00EE3AD0" w:rsidR="00EE3AD0" w:rsidRDefault="00EE3AD0" w14:paraId="41190E25" w14:textId="77777777">
            <w:pPr>
              <w:numPr>
                <w:ilvl w:val="0"/>
                <w:numId w:val="719"/>
              </w:numPr>
              <w:rPr>
                <w:lang w:val="en-US"/>
              </w:rPr>
            </w:pPr>
            <w:r w:rsidRPr="00EE3AD0">
              <w:rPr>
                <w:lang w:val="en-US"/>
              </w:rPr>
              <w:t>Thời gian: Tháng, Năm</w:t>
            </w:r>
          </w:p>
          <w:p w:rsidRPr="00EE3AD0" w:rsidR="00EE3AD0" w:rsidP="00EE3AD0" w:rsidRDefault="00EE3AD0" w14:paraId="79407B21" w14:textId="77777777">
            <w:pPr>
              <w:rPr>
                <w:lang w:val="en-US"/>
              </w:rPr>
            </w:pPr>
            <w:r w:rsidRPr="00EE3AD0">
              <w:rPr>
                <w:b/>
                <w:bCs/>
                <w:lang w:val="en-US"/>
              </w:rPr>
              <w:t>5. Nguồn dữ liệu:</w:t>
            </w:r>
            <w:r w:rsidRPr="00EE3AD0">
              <w:rPr>
                <w:lang w:val="en-US"/>
              </w:rPr>
              <w:t> </w:t>
            </w:r>
          </w:p>
          <w:p w:rsidRPr="00EE3AD0" w:rsidR="00EE3AD0" w:rsidRDefault="00EE3AD0" w14:paraId="39C08B16" w14:textId="77777777">
            <w:pPr>
              <w:numPr>
                <w:ilvl w:val="0"/>
                <w:numId w:val="720"/>
              </w:numPr>
              <w:rPr>
                <w:lang w:val="en-US"/>
              </w:rPr>
            </w:pPr>
            <w:r w:rsidRPr="00EE3AD0">
              <w:rPr>
                <w:lang w:val="en-US"/>
              </w:rPr>
              <w:t>Excel</w:t>
            </w:r>
          </w:p>
          <w:p w:rsidRPr="00EE3AD0" w:rsidR="00EE3AD0" w:rsidP="00EE3AD0" w:rsidRDefault="00EE3AD0" w14:paraId="2AA4ACA0"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A7F439B" w14:textId="77777777">
            <w:pPr>
              <w:numPr>
                <w:ilvl w:val="0"/>
                <w:numId w:val="721"/>
              </w:numPr>
              <w:rPr>
                <w:lang w:val="en-US"/>
              </w:rPr>
            </w:pPr>
            <w:r w:rsidRPr="00EE3AD0">
              <w:rPr>
                <w:lang w:val="en-US"/>
              </w:rPr>
              <w:t>Đơn vị đo: Vụ</w:t>
            </w:r>
          </w:p>
        </w:tc>
      </w:tr>
      <w:tr w:rsidRPr="00EE3AD0" w:rsidR="00EE3AD0" w14:paraId="4DDAB1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BA70D8" w14:textId="77777777">
            <w:pPr>
              <w:rPr>
                <w:lang w:val="en-US"/>
              </w:rPr>
            </w:pPr>
            <w:r w:rsidRPr="00EE3AD0">
              <w:rPr>
                <w:b/>
                <w:bCs/>
                <w:lang w:val="en-US"/>
              </w:rPr>
              <w:t>CT 4.28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D8811F7" w14:textId="77777777">
            <w:pPr>
              <w:rPr>
                <w:lang w:val="en-US"/>
              </w:rPr>
            </w:pPr>
            <w:r w:rsidRPr="00EE3AD0">
              <w:rPr>
                <w:b/>
                <w:bCs/>
                <w:lang w:val="en-US"/>
              </w:rPr>
              <w:t xml:space="preserve">1. Tên chỉ tiêu: </w:t>
            </w:r>
            <w:r w:rsidRPr="00EE3AD0">
              <w:rPr>
                <w:lang w:val="en-US"/>
              </w:rPr>
              <w:t>Number of Injured Persons – Số người bị thương</w:t>
            </w:r>
          </w:p>
          <w:p w:rsidRPr="00EE3AD0" w:rsidR="00EE3AD0" w:rsidP="00EE3AD0" w:rsidRDefault="00EE3AD0" w14:paraId="4826288A" w14:textId="77777777">
            <w:pPr>
              <w:rPr>
                <w:lang w:val="en-US"/>
              </w:rPr>
            </w:pPr>
            <w:r w:rsidRPr="00EE3AD0">
              <w:rPr>
                <w:b/>
                <w:bCs/>
                <w:lang w:val="en-US"/>
              </w:rPr>
              <w:t>2.1. Định nghĩa/Diễn giải:</w:t>
            </w:r>
          </w:p>
          <w:p w:rsidRPr="00EE3AD0" w:rsidR="00EE3AD0" w:rsidRDefault="00EE3AD0" w14:paraId="7AEE20FA" w14:textId="77777777">
            <w:pPr>
              <w:numPr>
                <w:ilvl w:val="0"/>
                <w:numId w:val="722"/>
              </w:numPr>
              <w:rPr>
                <w:lang w:val="en-US"/>
              </w:rPr>
            </w:pPr>
            <w:r w:rsidRPr="00EE3AD0">
              <w:rPr>
                <w:lang w:val="en-US"/>
              </w:rPr>
              <w:t>Tổng số người lao động bị thương do tai nạn lao động trong kỳ báo cáo.</w:t>
            </w:r>
          </w:p>
          <w:p w:rsidRPr="00EE3AD0" w:rsidR="00EE3AD0" w:rsidP="00EE3AD0" w:rsidRDefault="00EE3AD0" w14:paraId="1C7417C6" w14:textId="77777777">
            <w:pPr>
              <w:rPr>
                <w:lang w:val="en-US"/>
              </w:rPr>
            </w:pPr>
            <w:r w:rsidRPr="00EE3AD0">
              <w:rPr>
                <w:b/>
                <w:bCs/>
                <w:lang w:val="en-US"/>
              </w:rPr>
              <w:t>2.2. Ý nghĩa/Mục đích đo lường:</w:t>
            </w:r>
            <w:r w:rsidRPr="00EE3AD0">
              <w:rPr>
                <w:lang w:val="en-US"/>
              </w:rPr>
              <w:t> </w:t>
            </w:r>
          </w:p>
          <w:p w:rsidRPr="00EE3AD0" w:rsidR="00EE3AD0" w:rsidRDefault="00EE3AD0" w14:paraId="2CC0D1A2" w14:textId="77777777">
            <w:pPr>
              <w:numPr>
                <w:ilvl w:val="0"/>
                <w:numId w:val="723"/>
              </w:numPr>
              <w:rPr>
                <w:lang w:val="en-US"/>
              </w:rPr>
            </w:pPr>
            <w:r w:rsidRPr="00EE3AD0">
              <w:rPr>
                <w:lang w:val="en-US"/>
              </w:rPr>
              <w:t>Phản ánh mức độ ảnh hưởng của tai nạn lao động đến người lao động, hỗ trợ đánh giá hiệu quả của công tác an toàn, bảo hộ lao động và các biện pháp kiểm soát nguy cơ tại nơi làm việc. </w:t>
            </w:r>
          </w:p>
          <w:p w:rsidRPr="00EE3AD0" w:rsidR="00EE3AD0" w:rsidP="00EE3AD0" w:rsidRDefault="00EE3AD0" w14:paraId="7C37115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7A1EAA2" w14:textId="77777777">
            <w:pPr>
              <w:rPr>
                <w:lang w:val="en-US"/>
              </w:rPr>
            </w:pPr>
            <w:r w:rsidRPr="00EE3AD0">
              <w:rPr>
                <w:b/>
                <w:bCs/>
                <w:lang w:val="en-US"/>
              </w:rPr>
              <w:t>4. Chiều tổng hợp dữ liệu:</w:t>
            </w:r>
            <w:r w:rsidRPr="00EE3AD0">
              <w:rPr>
                <w:lang w:val="en-US"/>
              </w:rPr>
              <w:t> </w:t>
            </w:r>
          </w:p>
          <w:p w:rsidRPr="00EE3AD0" w:rsidR="00EE3AD0" w:rsidRDefault="00EE3AD0" w14:paraId="49B33E90" w14:textId="77777777">
            <w:pPr>
              <w:numPr>
                <w:ilvl w:val="0"/>
                <w:numId w:val="724"/>
              </w:numPr>
              <w:rPr>
                <w:lang w:val="en-US"/>
              </w:rPr>
            </w:pPr>
            <w:r w:rsidRPr="00EE3AD0">
              <w:rPr>
                <w:lang w:val="en-US"/>
              </w:rPr>
              <w:t>Thời gian: Tháng, Năm</w:t>
            </w:r>
          </w:p>
          <w:p w:rsidRPr="00EE3AD0" w:rsidR="00EE3AD0" w:rsidP="00EE3AD0" w:rsidRDefault="00EE3AD0" w14:paraId="7C7401DC" w14:textId="77777777">
            <w:pPr>
              <w:rPr>
                <w:lang w:val="en-US"/>
              </w:rPr>
            </w:pPr>
            <w:r w:rsidRPr="00EE3AD0">
              <w:rPr>
                <w:b/>
                <w:bCs/>
                <w:lang w:val="en-US"/>
              </w:rPr>
              <w:t>5. Nguồn dữ liệu:</w:t>
            </w:r>
            <w:r w:rsidRPr="00EE3AD0">
              <w:rPr>
                <w:lang w:val="en-US"/>
              </w:rPr>
              <w:t> </w:t>
            </w:r>
          </w:p>
          <w:p w:rsidRPr="00EE3AD0" w:rsidR="00EE3AD0" w:rsidRDefault="00EE3AD0" w14:paraId="0978562D" w14:textId="77777777">
            <w:pPr>
              <w:numPr>
                <w:ilvl w:val="0"/>
                <w:numId w:val="725"/>
              </w:numPr>
              <w:rPr>
                <w:lang w:val="en-US"/>
              </w:rPr>
            </w:pPr>
            <w:r w:rsidRPr="00EE3AD0">
              <w:rPr>
                <w:lang w:val="en-US"/>
              </w:rPr>
              <w:t>Excel</w:t>
            </w:r>
          </w:p>
          <w:p w:rsidRPr="00EE3AD0" w:rsidR="00EE3AD0" w:rsidP="00EE3AD0" w:rsidRDefault="00EE3AD0" w14:paraId="688EBC8F"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46E4AD57" w14:textId="77777777">
            <w:pPr>
              <w:numPr>
                <w:ilvl w:val="0"/>
                <w:numId w:val="726"/>
              </w:numPr>
              <w:rPr>
                <w:lang w:val="en-US"/>
              </w:rPr>
            </w:pPr>
            <w:r w:rsidRPr="00EE3AD0">
              <w:rPr>
                <w:lang w:val="en-US"/>
              </w:rPr>
              <w:t>Đơn vị đo: Người</w:t>
            </w:r>
          </w:p>
        </w:tc>
      </w:tr>
      <w:tr w:rsidRPr="00EE3AD0" w:rsidR="00EE3AD0" w14:paraId="009BF3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E9C531" w14:textId="77777777">
            <w:pPr>
              <w:rPr>
                <w:lang w:val="en-US"/>
              </w:rPr>
            </w:pPr>
            <w:r w:rsidRPr="00EE3AD0">
              <w:rPr>
                <w:b/>
                <w:bCs/>
                <w:lang w:val="en-US"/>
              </w:rPr>
              <w:t>CT 4.29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3EC3B0" w14:textId="77777777">
            <w:pPr>
              <w:rPr>
                <w:lang w:val="en-US"/>
              </w:rPr>
            </w:pPr>
            <w:r w:rsidRPr="00EE3AD0">
              <w:rPr>
                <w:b/>
                <w:bCs/>
                <w:lang w:val="en-US"/>
              </w:rPr>
              <w:t xml:space="preserve">1. Tên chỉ tiêu: </w:t>
            </w:r>
            <w:r w:rsidRPr="00EE3AD0">
              <w:rPr>
                <w:lang w:val="en-US"/>
              </w:rPr>
              <w:t>Number of Fatal Accidents – Số vụ có người tử vong</w:t>
            </w:r>
          </w:p>
          <w:p w:rsidRPr="00EE3AD0" w:rsidR="00EE3AD0" w:rsidRDefault="00EE3AD0" w14:paraId="1AE61D71" w14:textId="77777777">
            <w:pPr>
              <w:numPr>
                <w:ilvl w:val="0"/>
                <w:numId w:val="727"/>
              </w:numPr>
              <w:rPr>
                <w:lang w:val="en-US"/>
              </w:rPr>
            </w:pPr>
            <w:r w:rsidRPr="00EE3AD0">
              <w:rPr>
                <w:lang w:val="en-US"/>
              </w:rPr>
              <w:t>Số sự kiện tai nạn mà hậu quả có ít nhất một người tử vong.</w:t>
            </w:r>
          </w:p>
          <w:p w:rsidRPr="00EE3AD0" w:rsidR="00EE3AD0" w:rsidP="00EE3AD0" w:rsidRDefault="00EE3AD0" w14:paraId="09043E1D" w14:textId="77777777">
            <w:pPr>
              <w:rPr>
                <w:lang w:val="en-US"/>
              </w:rPr>
            </w:pPr>
            <w:r w:rsidRPr="00EE3AD0">
              <w:rPr>
                <w:b/>
                <w:bCs/>
                <w:lang w:val="en-US"/>
              </w:rPr>
              <w:t>2.2. Ý nghĩa/Mục đích đo lường:</w:t>
            </w:r>
            <w:r w:rsidRPr="00EE3AD0">
              <w:rPr>
                <w:lang w:val="en-US"/>
              </w:rPr>
              <w:t> </w:t>
            </w:r>
          </w:p>
          <w:p w:rsidRPr="00EE3AD0" w:rsidR="00EE3AD0" w:rsidRDefault="00EE3AD0" w14:paraId="02CF8BA5" w14:textId="77777777">
            <w:pPr>
              <w:numPr>
                <w:ilvl w:val="0"/>
                <w:numId w:val="728"/>
              </w:numPr>
              <w:rPr>
                <w:lang w:val="en-US"/>
              </w:rPr>
            </w:pPr>
            <w:r w:rsidRPr="00EE3AD0">
              <w:rPr>
                <w:lang w:val="en-US"/>
              </w:rPr>
              <w:t>Phục vụ đánh giá mức độ nghiêm trọng của các tai nạn lao động, hỗ trợ doanh nghiệp nhận diện các rủi ro trọng yếu, nâng cao công tác quản trị an toàn và đảm bảo tuân thủ các quy định pháp luật liên quan đến an toàn lao động. </w:t>
            </w:r>
          </w:p>
          <w:p w:rsidRPr="00EE3AD0" w:rsidR="00EE3AD0" w:rsidP="00EE3AD0" w:rsidRDefault="00EE3AD0" w14:paraId="6F2CF9C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763F87" w14:textId="77777777">
            <w:pPr>
              <w:rPr>
                <w:lang w:val="en-US"/>
              </w:rPr>
            </w:pPr>
            <w:r w:rsidRPr="00EE3AD0">
              <w:rPr>
                <w:b/>
                <w:bCs/>
                <w:lang w:val="en-US"/>
              </w:rPr>
              <w:t>4. Chiều tổng hợp dữ liệu:</w:t>
            </w:r>
            <w:r w:rsidRPr="00EE3AD0">
              <w:rPr>
                <w:lang w:val="en-US"/>
              </w:rPr>
              <w:t> </w:t>
            </w:r>
          </w:p>
          <w:p w:rsidRPr="00EE3AD0" w:rsidR="00EE3AD0" w:rsidRDefault="00EE3AD0" w14:paraId="726FE380" w14:textId="77777777">
            <w:pPr>
              <w:numPr>
                <w:ilvl w:val="0"/>
                <w:numId w:val="729"/>
              </w:numPr>
              <w:rPr>
                <w:lang w:val="en-US"/>
              </w:rPr>
            </w:pPr>
            <w:r w:rsidRPr="00EE3AD0">
              <w:rPr>
                <w:lang w:val="en-US"/>
              </w:rPr>
              <w:t>Thời gian: Tháng, Năm</w:t>
            </w:r>
          </w:p>
          <w:p w:rsidRPr="00EE3AD0" w:rsidR="00EE3AD0" w:rsidP="00EE3AD0" w:rsidRDefault="00EE3AD0" w14:paraId="49778DF3" w14:textId="77777777">
            <w:pPr>
              <w:rPr>
                <w:lang w:val="en-US"/>
              </w:rPr>
            </w:pPr>
            <w:r w:rsidRPr="00EE3AD0">
              <w:rPr>
                <w:b/>
                <w:bCs/>
                <w:lang w:val="en-US"/>
              </w:rPr>
              <w:t>5. Nguồn dữ liệu:</w:t>
            </w:r>
            <w:r w:rsidRPr="00EE3AD0">
              <w:rPr>
                <w:lang w:val="en-US"/>
              </w:rPr>
              <w:t> </w:t>
            </w:r>
          </w:p>
          <w:p w:rsidRPr="00EE3AD0" w:rsidR="00EE3AD0" w:rsidRDefault="00EE3AD0" w14:paraId="0A8D8536" w14:textId="77777777">
            <w:pPr>
              <w:numPr>
                <w:ilvl w:val="0"/>
                <w:numId w:val="730"/>
              </w:numPr>
              <w:rPr>
                <w:lang w:val="en-US"/>
              </w:rPr>
            </w:pPr>
            <w:r w:rsidRPr="00EE3AD0">
              <w:rPr>
                <w:lang w:val="en-US"/>
              </w:rPr>
              <w:t>Excel</w:t>
            </w:r>
          </w:p>
          <w:p w:rsidRPr="00EE3AD0" w:rsidR="00EE3AD0" w:rsidP="00EE3AD0" w:rsidRDefault="00EE3AD0" w14:paraId="723C2B9A"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9619BA0" w14:textId="77777777">
            <w:pPr>
              <w:numPr>
                <w:ilvl w:val="0"/>
                <w:numId w:val="731"/>
              </w:numPr>
              <w:rPr>
                <w:lang w:val="en-US"/>
              </w:rPr>
            </w:pPr>
            <w:r w:rsidRPr="00EE3AD0">
              <w:rPr>
                <w:lang w:val="en-US"/>
              </w:rPr>
              <w:t>Đơn vị đo: Vụ</w:t>
            </w:r>
          </w:p>
        </w:tc>
      </w:tr>
      <w:tr w:rsidRPr="00EE3AD0" w:rsidR="00EE3AD0" w14:paraId="1BBEC2A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9CC41E9" w14:textId="77777777">
            <w:pPr>
              <w:rPr>
                <w:lang w:val="en-US"/>
              </w:rPr>
            </w:pPr>
            <w:r w:rsidRPr="00EE3AD0">
              <w:rPr>
                <w:b/>
                <w:bCs/>
                <w:lang w:val="en-US"/>
              </w:rPr>
              <w:t>CT 4.30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097591" w14:textId="77777777">
            <w:pPr>
              <w:rPr>
                <w:lang w:val="en-US"/>
              </w:rPr>
            </w:pPr>
            <w:r w:rsidRPr="00EE3AD0">
              <w:rPr>
                <w:b/>
                <w:bCs/>
                <w:lang w:val="en-US"/>
              </w:rPr>
              <w:t xml:space="preserve">1. Tên chỉ tiêu: </w:t>
            </w:r>
            <w:r w:rsidRPr="00EE3AD0">
              <w:rPr>
                <w:lang w:val="en-US"/>
              </w:rPr>
              <w:t>Number of Fatalities – Số người tử vong</w:t>
            </w:r>
          </w:p>
          <w:p w:rsidRPr="00EE3AD0" w:rsidR="00EE3AD0" w:rsidP="00EE3AD0" w:rsidRDefault="00EE3AD0" w14:paraId="01F00CAD" w14:textId="77777777">
            <w:pPr>
              <w:rPr>
                <w:lang w:val="en-US"/>
              </w:rPr>
            </w:pPr>
            <w:r w:rsidRPr="00EE3AD0">
              <w:rPr>
                <w:b/>
                <w:bCs/>
                <w:lang w:val="en-US"/>
              </w:rPr>
              <w:t>2.1. Định nghĩa/Diễn giải:</w:t>
            </w:r>
          </w:p>
          <w:p w:rsidRPr="00EE3AD0" w:rsidR="00EE3AD0" w:rsidRDefault="00EE3AD0" w14:paraId="712309E2" w14:textId="77777777">
            <w:pPr>
              <w:numPr>
                <w:ilvl w:val="0"/>
                <w:numId w:val="732"/>
              </w:numPr>
              <w:rPr>
                <w:lang w:val="en-US"/>
              </w:rPr>
            </w:pPr>
            <w:r w:rsidRPr="00EE3AD0">
              <w:rPr>
                <w:lang w:val="en-US"/>
              </w:rPr>
              <w:t>Tổng số nạn nhân tử vong từ tất cả các vụ tai nạn trong kỳ báo cáo.</w:t>
            </w:r>
          </w:p>
          <w:p w:rsidRPr="00EE3AD0" w:rsidR="00EE3AD0" w:rsidP="00EE3AD0" w:rsidRDefault="00EE3AD0" w14:paraId="683F166B" w14:textId="77777777">
            <w:pPr>
              <w:rPr>
                <w:lang w:val="en-US"/>
              </w:rPr>
            </w:pPr>
            <w:r w:rsidRPr="00EE3AD0">
              <w:rPr>
                <w:b/>
                <w:bCs/>
                <w:lang w:val="en-US"/>
              </w:rPr>
              <w:t>2.2. Ý nghĩa/Mục đích đo lường:</w:t>
            </w:r>
            <w:r w:rsidRPr="00EE3AD0">
              <w:rPr>
                <w:lang w:val="en-US"/>
              </w:rPr>
              <w:t> </w:t>
            </w:r>
          </w:p>
          <w:p w:rsidRPr="00EE3AD0" w:rsidR="00EE3AD0" w:rsidRDefault="00EE3AD0" w14:paraId="574BE641" w14:textId="77777777">
            <w:pPr>
              <w:numPr>
                <w:ilvl w:val="0"/>
                <w:numId w:val="733"/>
              </w:numPr>
              <w:rPr>
                <w:lang w:val="en-US"/>
              </w:rPr>
            </w:pPr>
            <w:r w:rsidRPr="00EE3AD0">
              <w:rPr>
                <w:lang w:val="en-US"/>
              </w:rPr>
              <w:t>Phản ánh hậu quả nghiêm trọng của tai nạn lao động đối với người lao động, hỗ trợ đánh giá hiệu quả của hệ thống quản lý an toàn sức khỏe nghề nghiệp và thúc đẩy các biện pháp giảm thiểu tai nạn nghiêm trọng. </w:t>
            </w:r>
          </w:p>
          <w:p w:rsidRPr="00EE3AD0" w:rsidR="00EE3AD0" w:rsidP="00EE3AD0" w:rsidRDefault="00EE3AD0" w14:paraId="15CD2E3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72F5AE" w14:textId="77777777">
            <w:pPr>
              <w:rPr>
                <w:lang w:val="en-US"/>
              </w:rPr>
            </w:pPr>
            <w:r w:rsidRPr="00EE3AD0">
              <w:rPr>
                <w:b/>
                <w:bCs/>
                <w:lang w:val="en-US"/>
              </w:rPr>
              <w:t>4. Chiều tổng hợp dữ liệu:</w:t>
            </w:r>
            <w:r w:rsidRPr="00EE3AD0">
              <w:rPr>
                <w:lang w:val="en-US"/>
              </w:rPr>
              <w:t> </w:t>
            </w:r>
          </w:p>
          <w:p w:rsidRPr="00EE3AD0" w:rsidR="00EE3AD0" w:rsidRDefault="00EE3AD0" w14:paraId="0447FE2A" w14:textId="77777777">
            <w:pPr>
              <w:numPr>
                <w:ilvl w:val="0"/>
                <w:numId w:val="734"/>
              </w:numPr>
              <w:rPr>
                <w:lang w:val="en-US"/>
              </w:rPr>
            </w:pPr>
            <w:r w:rsidRPr="00EE3AD0">
              <w:rPr>
                <w:lang w:val="en-US"/>
              </w:rPr>
              <w:t>Thời gian: Tháng, Năm</w:t>
            </w:r>
          </w:p>
          <w:p w:rsidRPr="00EE3AD0" w:rsidR="00EE3AD0" w:rsidP="00EE3AD0" w:rsidRDefault="00EE3AD0" w14:paraId="58EE3EBD" w14:textId="77777777">
            <w:pPr>
              <w:rPr>
                <w:lang w:val="en-US"/>
              </w:rPr>
            </w:pPr>
            <w:r w:rsidRPr="00EE3AD0">
              <w:rPr>
                <w:b/>
                <w:bCs/>
                <w:lang w:val="en-US"/>
              </w:rPr>
              <w:t>5. Nguồn dữ liệu:</w:t>
            </w:r>
            <w:r w:rsidRPr="00EE3AD0">
              <w:rPr>
                <w:lang w:val="en-US"/>
              </w:rPr>
              <w:t> </w:t>
            </w:r>
          </w:p>
          <w:p w:rsidRPr="00EE3AD0" w:rsidR="00EE3AD0" w:rsidRDefault="00EE3AD0" w14:paraId="46E9BC51" w14:textId="77777777">
            <w:pPr>
              <w:numPr>
                <w:ilvl w:val="0"/>
                <w:numId w:val="735"/>
              </w:numPr>
              <w:rPr>
                <w:lang w:val="en-US"/>
              </w:rPr>
            </w:pPr>
            <w:r w:rsidRPr="00EE3AD0">
              <w:rPr>
                <w:lang w:val="en-US"/>
              </w:rPr>
              <w:t>Excel</w:t>
            </w:r>
          </w:p>
          <w:p w:rsidRPr="00EE3AD0" w:rsidR="00EE3AD0" w:rsidP="00EE3AD0" w:rsidRDefault="00EE3AD0" w14:paraId="0FEA393C"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27A2630D" w14:textId="77777777">
            <w:pPr>
              <w:numPr>
                <w:ilvl w:val="0"/>
                <w:numId w:val="736"/>
              </w:numPr>
              <w:rPr>
                <w:lang w:val="en-US"/>
              </w:rPr>
            </w:pPr>
            <w:r w:rsidRPr="00EE3AD0">
              <w:rPr>
                <w:lang w:val="en-US"/>
              </w:rPr>
              <w:t>Đơn vị đo: Người</w:t>
            </w:r>
          </w:p>
        </w:tc>
      </w:tr>
      <w:tr w:rsidRPr="00EE3AD0" w:rsidR="00EE3AD0" w14:paraId="5109F8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581DA3" w14:textId="77777777">
            <w:pPr>
              <w:rPr>
                <w:lang w:val="en-US"/>
              </w:rPr>
            </w:pPr>
            <w:r w:rsidRPr="00EE3AD0">
              <w:rPr>
                <w:b/>
                <w:bCs/>
                <w:lang w:val="en-US"/>
              </w:rPr>
              <w:t>CT 4.31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75C6AF" w14:textId="77777777">
            <w:pPr>
              <w:rPr>
                <w:lang w:val="en-US"/>
              </w:rPr>
            </w:pPr>
            <w:r w:rsidRPr="00EE3AD0">
              <w:rPr>
                <w:b/>
                <w:bCs/>
                <w:lang w:val="en-US"/>
              </w:rPr>
              <w:t xml:space="preserve">1. Tên chỉ tiêu: </w:t>
            </w:r>
            <w:r w:rsidRPr="00EE3AD0">
              <w:rPr>
                <w:lang w:val="en-US"/>
              </w:rPr>
              <w:t>Accident Causes Composition – Cơ cấu nguyên nhân xảy ra tai nạn</w:t>
            </w:r>
          </w:p>
          <w:p w:rsidRPr="00EE3AD0" w:rsidR="00EE3AD0" w:rsidP="00EE3AD0" w:rsidRDefault="00EE3AD0" w14:paraId="37542AED" w14:textId="77777777">
            <w:pPr>
              <w:rPr>
                <w:lang w:val="en-US"/>
              </w:rPr>
            </w:pPr>
            <w:r w:rsidRPr="00EE3AD0">
              <w:rPr>
                <w:b/>
                <w:bCs/>
                <w:lang w:val="en-US"/>
              </w:rPr>
              <w:t>2. Định nghĩa/Diễn giải/Ý nghĩa/Mục đích đo lường:</w:t>
            </w:r>
          </w:p>
          <w:p w:rsidRPr="00EE3AD0" w:rsidR="00EE3AD0" w:rsidP="00EE3AD0" w:rsidRDefault="00EE3AD0" w14:paraId="32FF899C" w14:textId="77777777">
            <w:pPr>
              <w:rPr>
                <w:lang w:val="en-US"/>
              </w:rPr>
            </w:pPr>
            <w:r w:rsidRPr="00EE3AD0">
              <w:rPr>
                <w:b/>
                <w:bCs/>
                <w:lang w:val="en-US"/>
              </w:rPr>
              <w:t>2.1. Định nghĩa/Diễn giải:</w:t>
            </w:r>
          </w:p>
          <w:p w:rsidRPr="00EE3AD0" w:rsidR="00EE3AD0" w:rsidRDefault="00EE3AD0" w14:paraId="104EF267" w14:textId="77777777">
            <w:pPr>
              <w:numPr>
                <w:ilvl w:val="0"/>
                <w:numId w:val="741"/>
              </w:numPr>
              <w:rPr>
                <w:lang w:val="en-US"/>
              </w:rPr>
            </w:pPr>
            <w:r w:rsidRPr="00EE3AD0">
              <w:rPr>
                <w:lang w:val="en-US"/>
              </w:rPr>
              <w:t>Tỷ trọng các vụ tai nạn theo từng nhóm nguyên nhân</w:t>
            </w:r>
          </w:p>
          <w:p w:rsidRPr="00EE3AD0" w:rsidR="00EE3AD0" w:rsidP="00EE3AD0" w:rsidRDefault="00EE3AD0" w14:paraId="3FB60CE5" w14:textId="77777777">
            <w:pPr>
              <w:rPr>
                <w:lang w:val="en-US"/>
              </w:rPr>
            </w:pPr>
            <w:r w:rsidRPr="00EE3AD0">
              <w:rPr>
                <w:b/>
                <w:bCs/>
                <w:lang w:val="en-US"/>
              </w:rPr>
              <w:t>2.2. Ý nghĩa/Mục đích đo lường:</w:t>
            </w:r>
          </w:p>
          <w:p w:rsidRPr="00EE3AD0" w:rsidR="00EE3AD0" w:rsidRDefault="00EE3AD0" w14:paraId="46197EDD" w14:textId="77777777">
            <w:pPr>
              <w:numPr>
                <w:ilvl w:val="0"/>
                <w:numId w:val="742"/>
              </w:numPr>
              <w:rPr>
                <w:lang w:val="en-US"/>
              </w:rPr>
            </w:pPr>
            <w:r w:rsidRPr="00EE3AD0">
              <w:rPr>
                <w:lang w:val="en-US"/>
              </w:rPr>
              <w:t>Hỗ trợ nhận diện và phân tích các nguyên nhân chủ yếu dẫn đến tai nạn lao động; phục vụ công tác điều tra, đánh giá rủi ro và triển khai các giải pháp kiểm soát nhằm hạn chế tái diễn tai nạn trong tương lai. </w:t>
            </w:r>
          </w:p>
          <w:p w:rsidRPr="00EE3AD0" w:rsidR="00EE3AD0" w:rsidP="00EE3AD0" w:rsidRDefault="00EE3AD0" w14:paraId="5B24BDAC" w14:textId="77777777">
            <w:pPr>
              <w:rPr>
                <w:lang w:val="en-US"/>
              </w:rPr>
            </w:pPr>
            <w:r w:rsidRPr="00EE3AD0">
              <w:rPr>
                <w:b/>
                <w:bCs/>
                <w:lang w:val="en-US"/>
              </w:rPr>
              <w:t>3. Công thức tính toán:Không có</w:t>
            </w:r>
          </w:p>
          <w:p w:rsidRPr="00EE3AD0" w:rsidR="00EE3AD0" w:rsidP="00EE3AD0" w:rsidRDefault="00EE3AD0" w14:paraId="2B8D6413" w14:textId="77777777">
            <w:pPr>
              <w:rPr>
                <w:lang w:val="en-US"/>
              </w:rPr>
            </w:pPr>
            <w:r w:rsidRPr="00EE3AD0">
              <w:rPr>
                <w:b/>
                <w:bCs/>
                <w:lang w:val="en-US"/>
              </w:rPr>
              <w:t>4. Chiều tổng hợp dữ liệu:</w:t>
            </w:r>
          </w:p>
          <w:p w:rsidRPr="00EE3AD0" w:rsidR="00EE3AD0" w:rsidRDefault="00EE3AD0" w14:paraId="6A44F8A7" w14:textId="77777777">
            <w:pPr>
              <w:numPr>
                <w:ilvl w:val="0"/>
                <w:numId w:val="743"/>
              </w:numPr>
              <w:rPr>
                <w:lang w:val="en-US"/>
              </w:rPr>
            </w:pPr>
            <w:r w:rsidRPr="00EE3AD0">
              <w:rPr>
                <w:lang w:val="en-US"/>
              </w:rPr>
              <w:t>Thời gian: Tháng, Năm</w:t>
            </w:r>
          </w:p>
          <w:p w:rsidRPr="00EE3AD0" w:rsidR="00EE3AD0" w:rsidP="00EE3AD0" w:rsidRDefault="00EE3AD0" w14:paraId="73041101" w14:textId="77777777">
            <w:pPr>
              <w:rPr>
                <w:lang w:val="en-US"/>
              </w:rPr>
            </w:pPr>
            <w:r w:rsidRPr="00EE3AD0">
              <w:rPr>
                <w:b/>
                <w:bCs/>
                <w:lang w:val="en-US"/>
              </w:rPr>
              <w:t>5. Nguồn dữ liệu:</w:t>
            </w:r>
          </w:p>
          <w:p w:rsidRPr="00EE3AD0" w:rsidR="00EE3AD0" w:rsidRDefault="00EE3AD0" w14:paraId="7E0D5A9B" w14:textId="77777777">
            <w:pPr>
              <w:numPr>
                <w:ilvl w:val="0"/>
                <w:numId w:val="744"/>
              </w:numPr>
              <w:rPr>
                <w:lang w:val="en-US"/>
              </w:rPr>
            </w:pPr>
            <w:r w:rsidRPr="00EE3AD0">
              <w:rPr>
                <w:lang w:val="en-US"/>
              </w:rPr>
              <w:t>Excel</w:t>
            </w:r>
          </w:p>
          <w:p w:rsidRPr="00EE3AD0" w:rsidR="00EE3AD0" w:rsidP="00EE3AD0" w:rsidRDefault="00EE3AD0" w14:paraId="6159E744" w14:textId="77777777">
            <w:pPr>
              <w:rPr>
                <w:lang w:val="en-US"/>
              </w:rPr>
            </w:pPr>
            <w:r w:rsidRPr="00EE3AD0">
              <w:rPr>
                <w:b/>
                <w:bCs/>
                <w:lang w:val="en-US"/>
              </w:rPr>
              <w:t xml:space="preserve">6. Tần suất cập nhật: </w:t>
            </w:r>
            <w:r w:rsidRPr="00EE3AD0">
              <w:rPr>
                <w:lang w:val="en-US"/>
              </w:rPr>
              <w:t>6 tháng/lần.</w:t>
            </w:r>
          </w:p>
        </w:tc>
      </w:tr>
      <w:tr w:rsidRPr="00EE3AD0" w:rsidR="00EE3AD0" w14:paraId="193BEF4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3EBE8A" w14:textId="77777777">
            <w:pPr>
              <w:rPr>
                <w:lang w:val="en-US"/>
              </w:rPr>
            </w:pPr>
            <w:r w:rsidRPr="00EE3AD0">
              <w:rPr>
                <w:b/>
                <w:bCs/>
                <w:lang w:val="en-US"/>
              </w:rPr>
              <w:t>CT 4.32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207241" w14:textId="77777777">
            <w:pPr>
              <w:rPr>
                <w:lang w:val="en-US"/>
              </w:rPr>
            </w:pPr>
            <w:r w:rsidRPr="00EE3AD0">
              <w:rPr>
                <w:b/>
                <w:bCs/>
                <w:lang w:val="en-US"/>
              </w:rPr>
              <w:t xml:space="preserve">1. Tên chỉ tiêu: </w:t>
            </w:r>
            <w:r w:rsidRPr="00EE3AD0">
              <w:rPr>
                <w:lang w:val="en-US"/>
              </w:rPr>
              <w:t>Injury Factors Composition – Cơ cấu yếu tố gây chấn thương</w:t>
            </w:r>
          </w:p>
          <w:p w:rsidRPr="00EE3AD0" w:rsidR="00EE3AD0" w:rsidP="00EE3AD0" w:rsidRDefault="00EE3AD0" w14:paraId="31CBCAFB" w14:textId="77777777">
            <w:pPr>
              <w:rPr>
                <w:lang w:val="en-US"/>
              </w:rPr>
            </w:pPr>
            <w:r w:rsidRPr="00EE3AD0">
              <w:rPr>
                <w:b/>
                <w:bCs/>
                <w:lang w:val="en-US"/>
              </w:rPr>
              <w:t>2. Định nghĩa/Diễn giải/Ý nghĩa/Mục đích đo lường:</w:t>
            </w:r>
          </w:p>
          <w:p w:rsidRPr="00EE3AD0" w:rsidR="00EE3AD0" w:rsidP="00EE3AD0" w:rsidRDefault="00EE3AD0" w14:paraId="7236DD34" w14:textId="77777777">
            <w:pPr>
              <w:rPr>
                <w:lang w:val="en-US"/>
              </w:rPr>
            </w:pPr>
            <w:r w:rsidRPr="00EE3AD0">
              <w:rPr>
                <w:b/>
                <w:bCs/>
                <w:lang w:val="en-US"/>
              </w:rPr>
              <w:t>2.1. Định nghĩa/Diễn giải:</w:t>
            </w:r>
          </w:p>
          <w:p w:rsidRPr="00EE3AD0" w:rsidR="00EE3AD0" w:rsidRDefault="00EE3AD0" w14:paraId="3DD112A2" w14:textId="77777777">
            <w:pPr>
              <w:numPr>
                <w:ilvl w:val="0"/>
                <w:numId w:val="737"/>
              </w:numPr>
              <w:rPr>
                <w:lang w:val="en-US"/>
              </w:rPr>
            </w:pPr>
            <w:r w:rsidRPr="00EE3AD0">
              <w:rPr>
                <w:lang w:val="en-US"/>
              </w:rPr>
              <w:t>Chỉ tiêu phản ánh tỷ trọng và sự phân bố các yếu tố trực tiếp gây ra chấn thương trong các vụ tai nạn lao động, như máy móc thiết bị, vật rơi, điện, phương tiện vận chuyển, bề mặt làm việc, hóa chất hoặc các tác nhân khác.</w:t>
            </w:r>
          </w:p>
          <w:p w:rsidRPr="00EE3AD0" w:rsidR="00EE3AD0" w:rsidP="00EE3AD0" w:rsidRDefault="00EE3AD0" w14:paraId="18C4A0F4" w14:textId="77777777">
            <w:pPr>
              <w:rPr>
                <w:lang w:val="en-US"/>
              </w:rPr>
            </w:pPr>
            <w:r w:rsidRPr="00EE3AD0">
              <w:rPr>
                <w:b/>
                <w:bCs/>
                <w:lang w:val="en-US"/>
              </w:rPr>
              <w:t>2.2. Ý nghĩa/Mục đích đo lường:</w:t>
            </w:r>
          </w:p>
          <w:p w:rsidRPr="00EE3AD0" w:rsidR="00EE3AD0" w:rsidRDefault="00EE3AD0" w14:paraId="4A5F6AC9" w14:textId="77777777">
            <w:pPr>
              <w:numPr>
                <w:ilvl w:val="0"/>
                <w:numId w:val="738"/>
              </w:numPr>
              <w:rPr>
                <w:lang w:val="en-US"/>
              </w:rPr>
            </w:pPr>
            <w:r w:rsidRPr="00EE3AD0">
              <w:rPr>
                <w:lang w:val="en-US"/>
              </w:rPr>
              <w:t>Phục vụ phân tích các yếu tố trực tiếp gây ra chấn thương trong lao động, hỗ trợ doanh nghiệp xác định nhóm nguy cơ chính để xây dựng biện pháp phòng ngừa, cải thiện điều kiện làm việc và nâng cao an toàn cho người lao động. </w:t>
            </w:r>
          </w:p>
          <w:p w:rsidRPr="00EE3AD0" w:rsidR="00EE3AD0" w:rsidP="00EE3AD0" w:rsidRDefault="00EE3AD0" w14:paraId="4990790F" w14:textId="77777777">
            <w:pPr>
              <w:rPr>
                <w:lang w:val="en-US"/>
              </w:rPr>
            </w:pPr>
            <w:r w:rsidRPr="00EE3AD0">
              <w:rPr>
                <w:b/>
                <w:bCs/>
                <w:lang w:val="en-US"/>
              </w:rPr>
              <w:t>3. Công thức tính toán:Không có</w:t>
            </w:r>
          </w:p>
          <w:p w:rsidRPr="00EE3AD0" w:rsidR="00EE3AD0" w:rsidP="00EE3AD0" w:rsidRDefault="00EE3AD0" w14:paraId="46811EB3" w14:textId="77777777">
            <w:pPr>
              <w:rPr>
                <w:lang w:val="en-US"/>
              </w:rPr>
            </w:pPr>
            <w:r w:rsidRPr="00EE3AD0">
              <w:rPr>
                <w:b/>
                <w:bCs/>
                <w:lang w:val="en-US"/>
              </w:rPr>
              <w:t>4. Chiều tổng hợp dữ liệu:</w:t>
            </w:r>
          </w:p>
          <w:p w:rsidRPr="00EE3AD0" w:rsidR="00EE3AD0" w:rsidRDefault="00EE3AD0" w14:paraId="6283823B" w14:textId="77777777">
            <w:pPr>
              <w:numPr>
                <w:ilvl w:val="0"/>
                <w:numId w:val="739"/>
              </w:numPr>
              <w:rPr>
                <w:lang w:val="en-US"/>
              </w:rPr>
            </w:pPr>
            <w:r w:rsidRPr="00EE3AD0">
              <w:rPr>
                <w:lang w:val="en-US"/>
              </w:rPr>
              <w:t>Thời gian: Tháng, Năm</w:t>
            </w:r>
          </w:p>
          <w:p w:rsidRPr="00EE3AD0" w:rsidR="00EE3AD0" w:rsidP="00EE3AD0" w:rsidRDefault="00EE3AD0" w14:paraId="6A27FD07" w14:textId="77777777">
            <w:pPr>
              <w:rPr>
                <w:lang w:val="en-US"/>
              </w:rPr>
            </w:pPr>
            <w:r w:rsidRPr="00EE3AD0">
              <w:rPr>
                <w:b/>
                <w:bCs/>
                <w:lang w:val="en-US"/>
              </w:rPr>
              <w:t>5. Nguồn dữ liệu:</w:t>
            </w:r>
          </w:p>
          <w:p w:rsidRPr="00EE3AD0" w:rsidR="00EE3AD0" w:rsidRDefault="00EE3AD0" w14:paraId="1B22EF74" w14:textId="77777777">
            <w:pPr>
              <w:numPr>
                <w:ilvl w:val="0"/>
                <w:numId w:val="740"/>
              </w:numPr>
              <w:rPr>
                <w:lang w:val="en-US"/>
              </w:rPr>
            </w:pPr>
            <w:r w:rsidRPr="00EE3AD0">
              <w:rPr>
                <w:lang w:val="en-US"/>
              </w:rPr>
              <w:t>Excel</w:t>
            </w:r>
          </w:p>
          <w:p w:rsidRPr="00EE3AD0" w:rsidR="00EE3AD0" w:rsidP="00EE3AD0" w:rsidRDefault="00EE3AD0" w14:paraId="2648FCEC" w14:textId="77777777">
            <w:pPr>
              <w:rPr>
                <w:lang w:val="en-US"/>
              </w:rPr>
            </w:pPr>
            <w:r w:rsidRPr="00EE3AD0">
              <w:rPr>
                <w:b/>
                <w:bCs/>
                <w:lang w:val="en-US"/>
              </w:rPr>
              <w:t xml:space="preserve">6. Tần suất cập nhật: </w:t>
            </w:r>
            <w:r w:rsidRPr="00EE3AD0">
              <w:rPr>
                <w:lang w:val="en-US"/>
              </w:rPr>
              <w:t>6 tháng/lần.</w:t>
            </w:r>
          </w:p>
          <w:p w:rsidRPr="00EE3AD0" w:rsidR="00EE3AD0" w:rsidP="00EE3AD0" w:rsidRDefault="00EE3AD0" w14:paraId="591BC406" w14:textId="77777777">
            <w:pPr>
              <w:rPr>
                <w:lang w:val="en-US"/>
              </w:rPr>
            </w:pPr>
            <w:r w:rsidRPr="00EE3AD0">
              <w:rPr>
                <w:b/>
                <w:bCs/>
                <w:lang w:val="en-US"/>
              </w:rPr>
              <w:t xml:space="preserve">7. Những thông tin khác: </w:t>
            </w:r>
            <w:r w:rsidRPr="00EE3AD0">
              <w:rPr>
                <w:lang w:val="en-US"/>
              </w:rPr>
              <w:t>Không có</w:t>
            </w:r>
          </w:p>
        </w:tc>
      </w:tr>
    </w:tbl>
    <w:p w:rsidRPr="00EE3AD0" w:rsidR="00EE3AD0" w:rsidP="00EE3AD0" w:rsidRDefault="00EE3AD0" w14:paraId="068AE242" w14:textId="77777777">
      <w:pPr>
        <w:rPr>
          <w:lang w:val="en-US"/>
        </w:rPr>
      </w:pPr>
    </w:p>
    <w:p w:rsidRPr="00EE3AD0" w:rsidR="00EE3AD0" w:rsidP="00EE3AD0" w:rsidRDefault="00EE3AD0" w14:paraId="1916ADDC" w14:textId="77777777">
      <w:pPr>
        <w:pStyle w:val="Heading4"/>
        <w:rPr>
          <w:lang w:val="en-US"/>
        </w:rPr>
      </w:pPr>
      <w:bookmarkStart w:name="_Toc242783325" w:id="68"/>
      <w:r w:rsidRPr="00EE3AD0">
        <w:rPr>
          <w:lang w:val="en-US"/>
        </w:rPr>
        <w:t>2.3.2.7. Chỉ tiêu GRI 405-1 - Diversity of governance bodies and employees - Đa dạng trong quản trị</w:t>
      </w:r>
      <w:bookmarkEnd w:id="68"/>
    </w:p>
    <w:p w:rsidR="00695A4C" w:rsidRDefault="07F6679C" w14:paraId="727FB2E2" w14:textId="77777777">
      <w:r w:rsidRPr="78B6F757">
        <w:rPr>
          <w:lang w:val="en-US"/>
        </w:rPr>
        <w:t>Báo cáo trên hệ thống: GRI 405-1 - Đa dạng trong quản trị (bản tiếng Anh: GRI 405-1 - Diversity of governance bodies and employees). Bộ lọc: Ngày.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90"/>
        <w:gridCol w:w="8457"/>
      </w:tblGrid>
      <w:tr w:rsidRPr="00EE3AD0" w:rsidR="00EE3AD0" w14:paraId="228E49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618870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600AA33" w14:textId="77777777">
            <w:pPr>
              <w:rPr>
                <w:b/>
                <w:bCs/>
                <w:lang w:val="en-US"/>
              </w:rPr>
            </w:pPr>
            <w:r w:rsidRPr="00EE3AD0">
              <w:rPr>
                <w:b/>
                <w:bCs/>
                <w:lang w:val="en-US"/>
              </w:rPr>
              <w:t>Mô tả/Description</w:t>
            </w:r>
          </w:p>
        </w:tc>
      </w:tr>
      <w:tr w:rsidRPr="00EE3AD0" w:rsidR="00EE3AD0" w14:paraId="2CF765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79878B0" w14:textId="77777777">
            <w:pPr>
              <w:rPr>
                <w:lang w:val="en-US"/>
              </w:rPr>
            </w:pPr>
            <w:r w:rsidRPr="00EE3AD0">
              <w:rPr>
                <w:b/>
                <w:bCs/>
                <w:lang w:val="en-US"/>
              </w:rPr>
              <w:t>CT 4.33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5AE1E3" w14:textId="77777777">
            <w:pPr>
              <w:rPr>
                <w:lang w:val="en-US"/>
              </w:rPr>
            </w:pPr>
            <w:r w:rsidRPr="00EE3AD0">
              <w:rPr>
                <w:b/>
                <w:bCs/>
                <w:lang w:val="en-US"/>
              </w:rPr>
              <w:t xml:space="preserve">1. Tên chỉ tiêu: </w:t>
            </w:r>
            <w:r w:rsidRPr="00EE3AD0">
              <w:rPr>
                <w:lang w:val="en-US"/>
              </w:rPr>
              <w:t>Total Members – Số thành viên quản trị</w:t>
            </w:r>
          </w:p>
          <w:p w:rsidRPr="00EE3AD0" w:rsidR="00EE3AD0" w:rsidRDefault="00EE3AD0" w14:paraId="1C98952A" w14:textId="77777777">
            <w:pPr>
              <w:numPr>
                <w:ilvl w:val="0"/>
                <w:numId w:val="745"/>
              </w:numPr>
              <w:rPr>
                <w:lang w:val="en-US"/>
              </w:rPr>
            </w:pPr>
            <w:r w:rsidRPr="00EE3AD0">
              <w:rPr>
                <w:lang w:val="en-US"/>
              </w:rPr>
              <w:t>Là tổng số lượng cá nhân đang chính thức giữ các chức vụ lãnh đạo cấp cao thuộc cơ quan quản trị của Vietnam Airlines trong kỳ báo cáo.</w:t>
            </w:r>
          </w:p>
          <w:p w:rsidRPr="00EE3AD0" w:rsidR="00EE3AD0" w:rsidRDefault="00EE3AD0" w14:paraId="249F1B9D" w14:textId="77777777">
            <w:pPr>
              <w:numPr>
                <w:ilvl w:val="0"/>
                <w:numId w:val="745"/>
              </w:numPr>
              <w:rPr>
                <w:lang w:val="en-US"/>
              </w:rPr>
            </w:pPr>
            <w:r w:rsidRPr="00EE3AD0">
              <w:rPr>
                <w:lang w:val="en-US"/>
              </w:rPr>
              <w:t>Theo cấu trúc của Hãng, cơ quan quản trị được xác định bao gồm Hội đồng Quản trị (HĐQT), Ban Giám đốc (BGĐ) và Ban Kiểm soát (BKS).</w:t>
            </w:r>
          </w:p>
          <w:p w:rsidRPr="00EE3AD0" w:rsidR="00EE3AD0" w:rsidP="00EE3AD0" w:rsidRDefault="00EE3AD0" w14:paraId="06F32816" w14:textId="77777777">
            <w:pPr>
              <w:rPr>
                <w:lang w:val="en-US"/>
              </w:rPr>
            </w:pPr>
            <w:r w:rsidRPr="00EE3AD0">
              <w:rPr>
                <w:b/>
                <w:bCs/>
                <w:lang w:val="en-US"/>
              </w:rPr>
              <w:t>2.2. Ý nghĩa/Mục đích đo lường:</w:t>
            </w:r>
            <w:r w:rsidRPr="00EE3AD0">
              <w:rPr>
                <w:lang w:val="en-US"/>
              </w:rPr>
              <w:t> </w:t>
            </w:r>
          </w:p>
          <w:p w:rsidRPr="00EE3AD0" w:rsidR="00EE3AD0" w:rsidRDefault="00EE3AD0" w14:paraId="3955837F" w14:textId="77777777">
            <w:pPr>
              <w:numPr>
                <w:ilvl w:val="0"/>
                <w:numId w:val="746"/>
              </w:numPr>
              <w:rPr>
                <w:lang w:val="en-US"/>
              </w:rPr>
            </w:pPr>
            <w:r w:rsidRPr="00EE3AD0">
              <w:rPr>
                <w:lang w:val="en-US"/>
              </w:rPr>
              <w:t>Cung cấp quy mô tổng thể của bộ máy lãnh đạo và ra quyết định quan trọng.</w:t>
            </w:r>
          </w:p>
          <w:p w:rsidRPr="00EE3AD0" w:rsidR="00EE3AD0" w:rsidRDefault="00EE3AD0" w14:paraId="20A27F1F" w14:textId="77777777">
            <w:pPr>
              <w:numPr>
                <w:ilvl w:val="0"/>
                <w:numId w:val="746"/>
              </w:numPr>
              <w:rPr>
                <w:lang w:val="en-US"/>
              </w:rPr>
            </w:pPr>
            <w:r w:rsidRPr="00EE3AD0">
              <w:rPr>
                <w:lang w:val="en-US"/>
              </w:rPr>
              <w:t>Đây là con số nền tảng (mẫu số gốc) bắt buộc phải có để tính toán và bóc tách các tỷ lệ phân bổ về nhân khẩu học (giới tính, độ tuổi) cho các chỉ tiêu tiếp theo thuộc nhóm GRI 405-1.</w:t>
            </w:r>
          </w:p>
          <w:p w:rsidRPr="00EE3AD0" w:rsidR="00EE3AD0" w:rsidP="00EE3AD0" w:rsidRDefault="00EE3AD0" w14:paraId="14F395E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FCA0632" w14:textId="77777777">
            <w:pPr>
              <w:rPr>
                <w:lang w:val="en-US"/>
              </w:rPr>
            </w:pPr>
            <w:r w:rsidRPr="00EE3AD0">
              <w:rPr>
                <w:b/>
                <w:bCs/>
                <w:lang w:val="en-US"/>
              </w:rPr>
              <w:t>4. Chiều tổng hợp dữ liệu:</w:t>
            </w:r>
            <w:r w:rsidRPr="00EE3AD0">
              <w:rPr>
                <w:lang w:val="en-US"/>
              </w:rPr>
              <w:t> </w:t>
            </w:r>
          </w:p>
          <w:p w:rsidRPr="00EE3AD0" w:rsidR="00EE3AD0" w:rsidRDefault="00EE3AD0" w14:paraId="645C991C" w14:textId="77777777">
            <w:pPr>
              <w:numPr>
                <w:ilvl w:val="0"/>
                <w:numId w:val="747"/>
              </w:numPr>
              <w:rPr>
                <w:lang w:val="en-US"/>
              </w:rPr>
            </w:pPr>
            <w:r w:rsidRPr="00EE3AD0">
              <w:rPr>
                <w:lang w:val="en-US"/>
              </w:rPr>
              <w:t>Thời gian: Tháng, Năm</w:t>
            </w:r>
          </w:p>
          <w:p w:rsidRPr="00EE3AD0" w:rsidR="00EE3AD0" w:rsidP="00EE3AD0" w:rsidRDefault="00EE3AD0" w14:paraId="4F6AA50E" w14:textId="77777777">
            <w:pPr>
              <w:rPr>
                <w:lang w:val="en-US"/>
              </w:rPr>
            </w:pPr>
            <w:r w:rsidRPr="00EE3AD0">
              <w:rPr>
                <w:b/>
                <w:bCs/>
                <w:lang w:val="en-US"/>
              </w:rPr>
              <w:t>5. Nguồn dữ liệu:</w:t>
            </w:r>
            <w:r w:rsidRPr="00EE3AD0">
              <w:rPr>
                <w:lang w:val="en-US"/>
              </w:rPr>
              <w:t> </w:t>
            </w:r>
          </w:p>
          <w:p w:rsidRPr="00EE3AD0" w:rsidR="00EE3AD0" w:rsidRDefault="00EE3AD0" w14:paraId="494AFAC7" w14:textId="77777777">
            <w:pPr>
              <w:numPr>
                <w:ilvl w:val="0"/>
                <w:numId w:val="748"/>
              </w:numPr>
              <w:rPr>
                <w:lang w:val="en-US"/>
              </w:rPr>
            </w:pPr>
            <w:r w:rsidRPr="00EE3AD0">
              <w:rPr>
                <w:lang w:val="en-US"/>
              </w:rPr>
              <w:t>SkyHR</w:t>
            </w:r>
          </w:p>
          <w:p w:rsidRPr="00EE3AD0" w:rsidR="00EE3AD0" w:rsidP="00EE3AD0" w:rsidRDefault="00EE3AD0" w14:paraId="5C83855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C9EA39C" w14:textId="77777777">
            <w:pPr>
              <w:numPr>
                <w:ilvl w:val="0"/>
                <w:numId w:val="749"/>
              </w:numPr>
              <w:rPr>
                <w:lang w:val="en-US"/>
              </w:rPr>
            </w:pPr>
            <w:r w:rsidRPr="00EE3AD0">
              <w:rPr>
                <w:lang w:val="en-US"/>
              </w:rPr>
              <w:t>Đơn vị đo: Người</w:t>
            </w:r>
          </w:p>
        </w:tc>
      </w:tr>
      <w:tr w:rsidRPr="00EE3AD0" w:rsidR="00EE3AD0" w14:paraId="5B7BA90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ED55BB" w14:textId="77777777">
            <w:pPr>
              <w:rPr>
                <w:lang w:val="en-US"/>
              </w:rPr>
            </w:pPr>
            <w:r w:rsidRPr="00EE3AD0">
              <w:rPr>
                <w:b/>
                <w:bCs/>
                <w:lang w:val="en-US"/>
              </w:rPr>
              <w:t>CT 4.34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0FEB9E2" w14:textId="77777777">
            <w:pPr>
              <w:rPr>
                <w:lang w:val="en-US"/>
              </w:rPr>
            </w:pPr>
            <w:r w:rsidRPr="00EE3AD0">
              <w:rPr>
                <w:b/>
                <w:bCs/>
                <w:lang w:val="en-US"/>
              </w:rPr>
              <w:t xml:space="preserve">1. Tên chỉ tiêu: </w:t>
            </w:r>
            <w:r w:rsidRPr="00EE3AD0">
              <w:rPr>
                <w:lang w:val="en-US"/>
              </w:rPr>
              <w:t>Female Ratio – Tỷ lệ thành viên nữ</w:t>
            </w:r>
          </w:p>
          <w:p w:rsidRPr="00EE3AD0" w:rsidR="00EE3AD0" w:rsidRDefault="00EE3AD0" w14:paraId="172DC981" w14:textId="77777777">
            <w:pPr>
              <w:numPr>
                <w:ilvl w:val="0"/>
                <w:numId w:val="750"/>
              </w:numPr>
              <w:rPr>
                <w:lang w:val="en-US"/>
              </w:rPr>
            </w:pPr>
            <w:r w:rsidRPr="00EE3AD0">
              <w:rPr>
                <w:lang w:val="en-US"/>
              </w:rPr>
              <w:t>Là tỷ lệ phần trăm số lượng thành viên nữ trên tổng số thành viên thuộc các cơ quan quản trị (bao gồm HĐQT, BGĐ và BKS). </w:t>
            </w:r>
          </w:p>
          <w:p w:rsidRPr="00EE3AD0" w:rsidR="00EE3AD0" w:rsidP="00EE3AD0" w:rsidRDefault="00EE3AD0" w14:paraId="52980865" w14:textId="77777777">
            <w:pPr>
              <w:rPr>
                <w:lang w:val="en-US"/>
              </w:rPr>
            </w:pPr>
            <w:r w:rsidRPr="00EE3AD0">
              <w:rPr>
                <w:b/>
                <w:bCs/>
                <w:lang w:val="en-US"/>
              </w:rPr>
              <w:t>2.2. Ý nghĩa/Mục đích đo lường:</w:t>
            </w:r>
            <w:r w:rsidRPr="00EE3AD0">
              <w:rPr>
                <w:lang w:val="en-US"/>
              </w:rPr>
              <w:t> </w:t>
            </w:r>
          </w:p>
          <w:p w:rsidRPr="00EE3AD0" w:rsidR="00EE3AD0" w:rsidRDefault="00EE3AD0" w14:paraId="2D86DCD0" w14:textId="77777777">
            <w:pPr>
              <w:numPr>
                <w:ilvl w:val="0"/>
                <w:numId w:val="751"/>
              </w:numPr>
              <w:rPr>
                <w:lang w:val="en-US"/>
              </w:rPr>
            </w:pPr>
            <w:r w:rsidRPr="00EE3AD0">
              <w:rPr>
                <w:lang w:val="en-US"/>
              </w:rPr>
              <w:t>Đây là chỉ số ESG cực kỳ quan trọng được các nhà đầu tư và cổ đông quan tâm. Nó phản ánh cam kết của Vietnam Airlines trong việc phá vỡ "trần kính" (glass ceiling), tạo cơ hội thăng tiến công bằng lên các vị trí cao</w:t>
            </w:r>
          </w:p>
          <w:p w:rsidRPr="00EE3AD0" w:rsidR="00EE3AD0" w:rsidRDefault="00EE3AD0" w14:paraId="29D1F466" w14:textId="77777777">
            <w:pPr>
              <w:numPr>
                <w:ilvl w:val="0"/>
                <w:numId w:val="751"/>
              </w:numPr>
              <w:rPr>
                <w:lang w:val="en-US"/>
              </w:rPr>
            </w:pPr>
            <w:r w:rsidRPr="00EE3AD0">
              <w:rPr>
                <w:b/>
                <w:bCs/>
                <w:lang w:val="en-US"/>
              </w:rPr>
              <w:t>Nâng cao chất lượng quản trị:</w:t>
            </w:r>
            <w:r w:rsidRPr="00EE3AD0">
              <w:rPr>
                <w:lang w:val="en-US"/>
              </w:rPr>
              <w:t xml:space="preserve"> Nhiều nghiên cứu cho thấy sự hiện diện của nữ giới ở tầng lãnh đạo giúp các quyết định chiến lược cân bằng, bao trùm và quản trị rủi ro tốt hơn. </w:t>
            </w:r>
          </w:p>
          <w:p w:rsidRPr="00EE3AD0" w:rsidR="00EE3AD0" w:rsidP="00EE3AD0" w:rsidRDefault="00EE3AD0" w14:paraId="7699C8EA" w14:textId="77777777">
            <w:pPr>
              <w:rPr>
                <w:lang w:val="en-US"/>
              </w:rPr>
            </w:pPr>
            <w:r w:rsidRPr="00EE3AD0">
              <w:rPr>
                <w:b/>
                <w:bCs/>
                <w:lang w:val="en-US"/>
              </w:rPr>
              <w:t>3. Công thức tính toán:</w:t>
            </w:r>
            <w:r w:rsidRPr="00EE3AD0">
              <w:rPr>
                <w:lang w:val="en-US"/>
              </w:rPr>
              <w:t xml:space="preserve"> Tỷ lệ thành viên nữ = Số thành viên nữ trong cơ quan quản trị / Tổng số thành viên trong cơ quan quản trị</w:t>
            </w:r>
          </w:p>
          <w:p w:rsidRPr="00EE3AD0" w:rsidR="00EE3AD0" w:rsidP="00EE3AD0" w:rsidRDefault="00EE3AD0" w14:paraId="04BDAD60" w14:textId="77777777">
            <w:pPr>
              <w:rPr>
                <w:lang w:val="en-US"/>
              </w:rPr>
            </w:pPr>
            <w:r w:rsidRPr="00EE3AD0">
              <w:rPr>
                <w:b/>
                <w:bCs/>
                <w:lang w:val="en-US"/>
              </w:rPr>
              <w:t>4. Chiều tổng hợp dữ liệu:</w:t>
            </w:r>
            <w:r w:rsidRPr="00EE3AD0">
              <w:rPr>
                <w:lang w:val="en-US"/>
              </w:rPr>
              <w:t> </w:t>
            </w:r>
          </w:p>
          <w:p w:rsidRPr="00EE3AD0" w:rsidR="00EE3AD0" w:rsidRDefault="00EE3AD0" w14:paraId="7BB0F2CB" w14:textId="77777777">
            <w:pPr>
              <w:numPr>
                <w:ilvl w:val="0"/>
                <w:numId w:val="752"/>
              </w:numPr>
              <w:rPr>
                <w:lang w:val="en-US"/>
              </w:rPr>
            </w:pPr>
            <w:r w:rsidRPr="00EE3AD0">
              <w:rPr>
                <w:lang w:val="en-US"/>
              </w:rPr>
              <w:t>Thời gian: Tháng, Năm</w:t>
            </w:r>
          </w:p>
          <w:p w:rsidRPr="00EE3AD0" w:rsidR="00EE3AD0" w:rsidP="00EE3AD0" w:rsidRDefault="00EE3AD0" w14:paraId="4E5F5B6B" w14:textId="77777777">
            <w:pPr>
              <w:rPr>
                <w:lang w:val="en-US"/>
              </w:rPr>
            </w:pPr>
            <w:r w:rsidRPr="00EE3AD0">
              <w:rPr>
                <w:b/>
                <w:bCs/>
                <w:lang w:val="en-US"/>
              </w:rPr>
              <w:t>5. Nguồn dữ liệu:</w:t>
            </w:r>
            <w:r w:rsidRPr="00EE3AD0">
              <w:rPr>
                <w:lang w:val="en-US"/>
              </w:rPr>
              <w:t> </w:t>
            </w:r>
          </w:p>
          <w:p w:rsidRPr="00EE3AD0" w:rsidR="00EE3AD0" w:rsidRDefault="00EE3AD0" w14:paraId="3B42F382" w14:textId="77777777">
            <w:pPr>
              <w:numPr>
                <w:ilvl w:val="0"/>
                <w:numId w:val="753"/>
              </w:numPr>
              <w:rPr>
                <w:lang w:val="en-US"/>
              </w:rPr>
            </w:pPr>
            <w:r w:rsidRPr="00EE3AD0">
              <w:rPr>
                <w:lang w:val="en-US"/>
              </w:rPr>
              <w:t>SkyHR</w:t>
            </w:r>
          </w:p>
          <w:p w:rsidRPr="00EE3AD0" w:rsidR="00EE3AD0" w:rsidP="00EE3AD0" w:rsidRDefault="00EE3AD0" w14:paraId="1284A1B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3BA027" w14:textId="77777777">
            <w:pPr>
              <w:numPr>
                <w:ilvl w:val="0"/>
                <w:numId w:val="754"/>
              </w:numPr>
              <w:rPr>
                <w:lang w:val="en-US"/>
              </w:rPr>
            </w:pPr>
            <w:r w:rsidRPr="00EE3AD0">
              <w:rPr>
                <w:lang w:val="en-US"/>
              </w:rPr>
              <w:t>Đơn vị đo: Người</w:t>
            </w:r>
          </w:p>
        </w:tc>
      </w:tr>
      <w:tr w:rsidRPr="00EE3AD0" w:rsidR="00EE3AD0" w14:paraId="2FFAA05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100F24" w14:textId="77777777">
            <w:pPr>
              <w:rPr>
                <w:lang w:val="en-US"/>
              </w:rPr>
            </w:pPr>
            <w:r w:rsidRPr="00EE3AD0">
              <w:rPr>
                <w:b/>
                <w:bCs/>
                <w:lang w:val="en-US"/>
              </w:rPr>
              <w:t>CT 4.35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21A841" w14:textId="77777777">
            <w:pPr>
              <w:rPr>
                <w:lang w:val="en-US"/>
              </w:rPr>
            </w:pPr>
            <w:r w:rsidRPr="00EE3AD0">
              <w:rPr>
                <w:b/>
                <w:bCs/>
                <w:lang w:val="en-US"/>
              </w:rPr>
              <w:t xml:space="preserve">1. Tên chỉ tiêu: </w:t>
            </w:r>
            <w:r w:rsidRPr="00EE3AD0">
              <w:rPr>
                <w:lang w:val="en-US"/>
              </w:rPr>
              <w:t>Members by Governance Bodies – Số thành viên theo cơ quan quản trị</w:t>
            </w:r>
          </w:p>
          <w:p w:rsidRPr="00EE3AD0" w:rsidR="00EE3AD0" w:rsidRDefault="00EE3AD0" w14:paraId="7F4086B9" w14:textId="77777777">
            <w:pPr>
              <w:numPr>
                <w:ilvl w:val="0"/>
                <w:numId w:val="755"/>
              </w:numPr>
              <w:rPr>
                <w:lang w:val="en-US"/>
              </w:rPr>
            </w:pPr>
            <w:r w:rsidRPr="00EE3AD0">
              <w:rPr>
                <w:lang w:val="en-US"/>
              </w:rPr>
              <w:t>Là chỉ tiêu bóc tách chi tiết số lượng lãnh đạo Nam và Nữ phân bổ cụ thể vào từng cấu phần của cơ quan quản trị: HĐQT, BGĐ và BKS. </w:t>
            </w:r>
          </w:p>
          <w:p w:rsidRPr="00EE3AD0" w:rsidR="00EE3AD0" w:rsidP="00EE3AD0" w:rsidRDefault="00EE3AD0" w14:paraId="697D617D" w14:textId="77777777">
            <w:pPr>
              <w:rPr>
                <w:lang w:val="en-US"/>
              </w:rPr>
            </w:pPr>
            <w:r w:rsidRPr="00EE3AD0">
              <w:rPr>
                <w:b/>
                <w:bCs/>
                <w:lang w:val="en-US"/>
              </w:rPr>
              <w:t>2.2. Ý nghĩa/Mục đích đo lường:</w:t>
            </w:r>
            <w:r w:rsidRPr="00EE3AD0">
              <w:rPr>
                <w:lang w:val="en-US"/>
              </w:rPr>
              <w:t> </w:t>
            </w:r>
          </w:p>
          <w:p w:rsidRPr="00EE3AD0" w:rsidR="00EE3AD0" w:rsidRDefault="00EE3AD0" w14:paraId="0A11E309" w14:textId="77777777">
            <w:pPr>
              <w:numPr>
                <w:ilvl w:val="0"/>
                <w:numId w:val="756"/>
              </w:numPr>
              <w:rPr>
                <w:lang w:val="en-US"/>
              </w:rPr>
            </w:pPr>
            <w:r w:rsidRPr="00EE3AD0">
              <w:rPr>
                <w:lang w:val="en-US"/>
              </w:rPr>
              <w:t>Thay vì chỉ nhìn vào một con số % tổng thể (có thể bị che lấp nếu nữ giới chỉ tập trung ở một ban nhất định), chỉ tiêu này giúp soi chiếu trực diện cấu trúc quyền lực. Việc theo dõi xem sự đa dạng giới tính đang diễn ra ở khối giám sát (BKS), khối hoạch định (HĐQT) hay khối điều hành trực tiếp (BGĐ) sẽ mang lại bức tranh quản trị minh bạch và toàn diện hơn. </w:t>
            </w:r>
          </w:p>
          <w:p w:rsidRPr="00EE3AD0" w:rsidR="00EE3AD0" w:rsidP="00EE3AD0" w:rsidRDefault="00EE3AD0" w14:paraId="6B3F95F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6888A3" w14:textId="77777777">
            <w:pPr>
              <w:rPr>
                <w:lang w:val="en-US"/>
              </w:rPr>
            </w:pPr>
            <w:r w:rsidRPr="00EE3AD0">
              <w:rPr>
                <w:b/>
                <w:bCs/>
                <w:lang w:val="en-US"/>
              </w:rPr>
              <w:t>4. Chiều tổng hợp dữ liệu:</w:t>
            </w:r>
            <w:r w:rsidRPr="00EE3AD0">
              <w:rPr>
                <w:lang w:val="en-US"/>
              </w:rPr>
              <w:t> </w:t>
            </w:r>
          </w:p>
          <w:p w:rsidRPr="00EE3AD0" w:rsidR="00EE3AD0" w:rsidRDefault="00EE3AD0" w14:paraId="224E8459" w14:textId="77777777">
            <w:pPr>
              <w:numPr>
                <w:ilvl w:val="0"/>
                <w:numId w:val="757"/>
              </w:numPr>
              <w:rPr>
                <w:lang w:val="en-US"/>
              </w:rPr>
            </w:pPr>
            <w:r w:rsidRPr="00EE3AD0">
              <w:rPr>
                <w:lang w:val="en-US"/>
              </w:rPr>
              <w:t>Thời gian: Tháng, Năm</w:t>
            </w:r>
          </w:p>
          <w:p w:rsidRPr="00EE3AD0" w:rsidR="00EE3AD0" w:rsidP="00EE3AD0" w:rsidRDefault="00EE3AD0" w14:paraId="3938077A" w14:textId="77777777">
            <w:pPr>
              <w:rPr>
                <w:lang w:val="en-US"/>
              </w:rPr>
            </w:pPr>
            <w:r w:rsidRPr="00EE3AD0">
              <w:rPr>
                <w:b/>
                <w:bCs/>
                <w:lang w:val="en-US"/>
              </w:rPr>
              <w:t>5. Nguồn dữ liệu:</w:t>
            </w:r>
            <w:r w:rsidRPr="00EE3AD0">
              <w:rPr>
                <w:lang w:val="en-US"/>
              </w:rPr>
              <w:t> </w:t>
            </w:r>
          </w:p>
          <w:p w:rsidRPr="00EE3AD0" w:rsidR="00EE3AD0" w:rsidRDefault="00EE3AD0" w14:paraId="35839AB1" w14:textId="77777777">
            <w:pPr>
              <w:numPr>
                <w:ilvl w:val="0"/>
                <w:numId w:val="758"/>
              </w:numPr>
              <w:rPr>
                <w:lang w:val="en-US"/>
              </w:rPr>
            </w:pPr>
            <w:r w:rsidRPr="00EE3AD0">
              <w:rPr>
                <w:lang w:val="en-US"/>
              </w:rPr>
              <w:t>SkyHR</w:t>
            </w:r>
          </w:p>
          <w:p w:rsidRPr="00EE3AD0" w:rsidR="00EE3AD0" w:rsidP="00EE3AD0" w:rsidRDefault="00EE3AD0" w14:paraId="14D23F7C"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0DA40F3" w14:textId="77777777">
            <w:pPr>
              <w:numPr>
                <w:ilvl w:val="0"/>
                <w:numId w:val="759"/>
              </w:numPr>
              <w:rPr>
                <w:lang w:val="en-US"/>
              </w:rPr>
            </w:pPr>
            <w:r w:rsidRPr="00EE3AD0">
              <w:rPr>
                <w:lang w:val="en-US"/>
              </w:rPr>
              <w:t>Đơn vị đo: Người</w:t>
            </w:r>
          </w:p>
        </w:tc>
      </w:tr>
      <w:tr w:rsidRPr="00EE3AD0" w:rsidR="00EE3AD0" w14:paraId="4EE221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E6F3D1" w14:textId="77777777">
            <w:pPr>
              <w:rPr>
                <w:lang w:val="en-US"/>
              </w:rPr>
            </w:pPr>
            <w:r w:rsidRPr="00EE3AD0">
              <w:rPr>
                <w:b/>
                <w:bCs/>
                <w:lang w:val="en-US"/>
              </w:rPr>
              <w:t>CT 4.36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245F36" w14:textId="77777777">
            <w:pPr>
              <w:rPr>
                <w:lang w:val="en-US"/>
              </w:rPr>
            </w:pPr>
            <w:r w:rsidRPr="00EE3AD0">
              <w:rPr>
                <w:b/>
                <w:bCs/>
                <w:lang w:val="en-US"/>
              </w:rPr>
              <w:t xml:space="preserve">1. Tên chỉ tiêu: </w:t>
            </w:r>
            <w:r w:rsidRPr="00EE3AD0">
              <w:rPr>
                <w:lang w:val="en-US"/>
              </w:rPr>
              <w:t>Members by Age Group and Gender – Số thành viên theo nhóm tuổi và giới tính</w:t>
            </w:r>
          </w:p>
          <w:p w:rsidRPr="00EE3AD0" w:rsidR="00EE3AD0" w:rsidRDefault="00EE3AD0" w14:paraId="25655CA2" w14:textId="77777777">
            <w:pPr>
              <w:numPr>
                <w:ilvl w:val="0"/>
                <w:numId w:val="760"/>
              </w:numPr>
              <w:rPr>
                <w:lang w:val="en-US"/>
              </w:rPr>
            </w:pPr>
            <w:r w:rsidRPr="00EE3AD0">
              <w:rPr>
                <w:lang w:val="en-US"/>
              </w:rPr>
              <w:t>Là chỉ tiêu phân loại chi tiết các thành viên thuộc cơ quan quản trị (HĐQT, BGĐ, BKS) thông qua kết hợp: Nhóm tuổi và Giới tính.</w:t>
            </w:r>
          </w:p>
          <w:p w:rsidRPr="00EE3AD0" w:rsidR="00EE3AD0" w:rsidP="00EE3AD0" w:rsidRDefault="00EE3AD0" w14:paraId="3C9F674E" w14:textId="77777777">
            <w:pPr>
              <w:rPr>
                <w:lang w:val="en-US"/>
              </w:rPr>
            </w:pPr>
            <w:r w:rsidRPr="00EE3AD0">
              <w:rPr>
                <w:b/>
                <w:bCs/>
                <w:lang w:val="en-US"/>
              </w:rPr>
              <w:t>2.2. Ý nghĩa/Mục đích đo lường:</w:t>
            </w:r>
            <w:r w:rsidRPr="00EE3AD0">
              <w:rPr>
                <w:lang w:val="en-US"/>
              </w:rPr>
              <w:t> </w:t>
            </w:r>
          </w:p>
          <w:p w:rsidRPr="00EE3AD0" w:rsidR="00EE3AD0" w:rsidRDefault="00EE3AD0" w14:paraId="4A4AEB82" w14:textId="77777777">
            <w:pPr>
              <w:numPr>
                <w:ilvl w:val="0"/>
                <w:numId w:val="761"/>
              </w:numPr>
              <w:rPr>
                <w:lang w:val="en-US"/>
              </w:rPr>
            </w:pPr>
            <w:r w:rsidRPr="00EE3AD0">
              <w:rPr>
                <w:lang w:val="en-US"/>
              </w:rPr>
              <w:t>Giúp tổ chức đánh giá sự cân bằng giữa bề dày kinh nghiệm/sự thận trọng (nhóm &gt;50 tuổi) và sự linh hoạt/tư duy đổi mới (nhóm 30-50 tuổi) ở giới chức lãnh đạo. </w:t>
            </w:r>
          </w:p>
          <w:p w:rsidRPr="00EE3AD0" w:rsidR="00EE3AD0" w:rsidP="00EE3AD0" w:rsidRDefault="00EE3AD0" w14:paraId="3739C1B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C8EA50" w14:textId="77777777">
            <w:pPr>
              <w:rPr>
                <w:lang w:val="en-US"/>
              </w:rPr>
            </w:pPr>
            <w:r w:rsidRPr="00EE3AD0">
              <w:rPr>
                <w:b/>
                <w:bCs/>
                <w:lang w:val="en-US"/>
              </w:rPr>
              <w:t>4. Chiều tổng hợp dữ liệu:</w:t>
            </w:r>
            <w:r w:rsidRPr="00EE3AD0">
              <w:rPr>
                <w:lang w:val="en-US"/>
              </w:rPr>
              <w:t> </w:t>
            </w:r>
          </w:p>
          <w:p w:rsidRPr="00EE3AD0" w:rsidR="00EE3AD0" w:rsidRDefault="00EE3AD0" w14:paraId="5FD1C352" w14:textId="77777777">
            <w:pPr>
              <w:numPr>
                <w:ilvl w:val="0"/>
                <w:numId w:val="762"/>
              </w:numPr>
              <w:rPr>
                <w:lang w:val="en-US"/>
              </w:rPr>
            </w:pPr>
            <w:r w:rsidRPr="00EE3AD0">
              <w:rPr>
                <w:lang w:val="en-US"/>
              </w:rPr>
              <w:t>Thời gian: Tháng, Năm</w:t>
            </w:r>
          </w:p>
          <w:p w:rsidRPr="00EE3AD0" w:rsidR="00EE3AD0" w:rsidP="00EE3AD0" w:rsidRDefault="00EE3AD0" w14:paraId="0D3F0CD7" w14:textId="77777777">
            <w:pPr>
              <w:rPr>
                <w:lang w:val="en-US"/>
              </w:rPr>
            </w:pPr>
            <w:r w:rsidRPr="00EE3AD0">
              <w:rPr>
                <w:b/>
                <w:bCs/>
                <w:lang w:val="en-US"/>
              </w:rPr>
              <w:t>5. Nguồn dữ liệu:</w:t>
            </w:r>
            <w:r w:rsidRPr="00EE3AD0">
              <w:rPr>
                <w:lang w:val="en-US"/>
              </w:rPr>
              <w:t> </w:t>
            </w:r>
          </w:p>
          <w:p w:rsidRPr="00EE3AD0" w:rsidR="00EE3AD0" w:rsidRDefault="00EE3AD0" w14:paraId="46DC44BC" w14:textId="77777777">
            <w:pPr>
              <w:numPr>
                <w:ilvl w:val="0"/>
                <w:numId w:val="763"/>
              </w:numPr>
              <w:rPr>
                <w:lang w:val="en-US"/>
              </w:rPr>
            </w:pPr>
            <w:r w:rsidRPr="00EE3AD0">
              <w:rPr>
                <w:lang w:val="en-US"/>
              </w:rPr>
              <w:t>SkyHR</w:t>
            </w:r>
          </w:p>
          <w:p w:rsidRPr="00EE3AD0" w:rsidR="00EE3AD0" w:rsidP="00EE3AD0" w:rsidRDefault="00EE3AD0" w14:paraId="0B45B5B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C590A05" w14:textId="77777777">
            <w:pPr>
              <w:numPr>
                <w:ilvl w:val="0"/>
                <w:numId w:val="764"/>
              </w:numPr>
              <w:rPr>
                <w:lang w:val="en-US"/>
              </w:rPr>
            </w:pPr>
            <w:r w:rsidRPr="00EE3AD0">
              <w:rPr>
                <w:lang w:val="en-US"/>
              </w:rPr>
              <w:t>Đơn vị đo: Người</w:t>
            </w:r>
          </w:p>
        </w:tc>
      </w:tr>
    </w:tbl>
    <w:p w:rsidRPr="00EE3AD0" w:rsidR="00EE3AD0" w:rsidP="00EE3AD0" w:rsidRDefault="00EE3AD0" w14:paraId="5437BA52" w14:textId="77777777">
      <w:pPr>
        <w:rPr>
          <w:lang w:val="en-US"/>
        </w:rPr>
      </w:pPr>
    </w:p>
    <w:p w:rsidRPr="00EE3AD0" w:rsidR="00EE3AD0" w:rsidP="00EE3AD0" w:rsidRDefault="00EE3AD0" w14:paraId="78F3B780" w14:textId="77777777">
      <w:pPr>
        <w:pStyle w:val="Heading4"/>
        <w:rPr>
          <w:lang w:val="en-US"/>
        </w:rPr>
      </w:pPr>
      <w:bookmarkStart w:name="_Toc242783326" w:id="69"/>
      <w:r w:rsidRPr="00EE3AD0">
        <w:rPr>
          <w:lang w:val="en-US"/>
        </w:rPr>
        <w:t>2.3.2.8. Chỉ tiêu GRI 2-7 - Scale of the organization - Quy mô tổ chức</w:t>
      </w:r>
      <w:bookmarkEnd w:id="69"/>
    </w:p>
    <w:p w:rsidR="00695A4C" w:rsidRDefault="07F6679C" w14:paraId="27FE8AB4" w14:textId="77777777">
      <w:r w:rsidRPr="78B6F757">
        <w:rPr>
          <w:lang w:val="en-US"/>
        </w:rPr>
        <w:t>Báo cáo trên hệ thống: GRI 2-7 - Quy mô tổ chức (bản tiếng Anh: GRI 2-7 - Scale of the organization). Bộ lọc: Ngày. Số chỉ tiêu con: 10.</w:t>
      </w:r>
    </w:p>
    <w:tbl>
      <w:tblPr>
        <w:tblW w:w="0" w:type="auto"/>
        <w:tblCellMar>
          <w:top w:w="15" w:type="dxa"/>
          <w:left w:w="15" w:type="dxa"/>
          <w:bottom w:w="15" w:type="dxa"/>
          <w:right w:w="15" w:type="dxa"/>
        </w:tblCellMar>
        <w:tblLook w:val="04A0" w:firstRow="1" w:lastRow="0" w:firstColumn="1" w:lastColumn="0" w:noHBand="0" w:noVBand="1"/>
      </w:tblPr>
      <w:tblGrid>
        <w:gridCol w:w="1011"/>
        <w:gridCol w:w="8336"/>
      </w:tblGrid>
      <w:tr w:rsidRPr="00EE3AD0" w:rsidR="00EE3AD0" w14:paraId="2AFF44B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D38FEE"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455CA1" w14:textId="77777777">
            <w:pPr>
              <w:rPr>
                <w:b/>
                <w:bCs/>
                <w:lang w:val="en-US"/>
              </w:rPr>
            </w:pPr>
            <w:r w:rsidRPr="00EE3AD0">
              <w:rPr>
                <w:b/>
                <w:bCs/>
                <w:lang w:val="en-US"/>
              </w:rPr>
              <w:t>Mô tả/Description</w:t>
            </w:r>
          </w:p>
        </w:tc>
      </w:tr>
      <w:tr w:rsidRPr="00EE3AD0" w:rsidR="00EE3AD0" w14:paraId="489C583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FAD042" w14:textId="77777777">
            <w:pPr>
              <w:rPr>
                <w:lang w:val="en-US"/>
              </w:rPr>
            </w:pPr>
            <w:r w:rsidRPr="00EE3AD0">
              <w:rPr>
                <w:b/>
                <w:bCs/>
                <w:lang w:val="en-US"/>
              </w:rPr>
              <w:t>CT 4.37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142FEB" w14:textId="77777777">
            <w:pPr>
              <w:rPr>
                <w:lang w:val="en-US"/>
              </w:rPr>
            </w:pPr>
            <w:r w:rsidRPr="00EE3AD0">
              <w:rPr>
                <w:b/>
                <w:bCs/>
                <w:lang w:val="en-US"/>
              </w:rPr>
              <w:t xml:space="preserve">1. Tên chỉ tiêu: </w:t>
            </w:r>
            <w:r w:rsidRPr="00EE3AD0">
              <w:rPr>
                <w:lang w:val="en-US"/>
              </w:rPr>
              <w:t>Employees – Số lao động</w:t>
            </w:r>
          </w:p>
          <w:p w:rsidRPr="00EE3AD0" w:rsidR="00EE3AD0" w:rsidRDefault="00EE3AD0" w14:paraId="337F3033" w14:textId="77777777">
            <w:pPr>
              <w:numPr>
                <w:ilvl w:val="0"/>
                <w:numId w:val="765"/>
              </w:numPr>
              <w:rPr>
                <w:lang w:val="en-US"/>
              </w:rPr>
            </w:pPr>
            <w:r w:rsidRPr="00EE3AD0">
              <w:rPr>
                <w:lang w:val="en-US"/>
              </w:rPr>
              <w:t>Là tổng số người lao động chính thức đang làm việc tại tổ chức trong kỳ báo cáo. </w:t>
            </w:r>
          </w:p>
          <w:p w:rsidRPr="00EE3AD0" w:rsidR="00EE3AD0" w:rsidP="00EE3AD0" w:rsidRDefault="00EE3AD0" w14:paraId="3168E899" w14:textId="77777777">
            <w:pPr>
              <w:rPr>
                <w:lang w:val="en-US"/>
              </w:rPr>
            </w:pPr>
            <w:r w:rsidRPr="00EE3AD0">
              <w:rPr>
                <w:b/>
                <w:bCs/>
                <w:lang w:val="en-US"/>
              </w:rPr>
              <w:t>2.2. Ý nghĩa/Mục đích đo lường:</w:t>
            </w:r>
            <w:r w:rsidRPr="00EE3AD0">
              <w:rPr>
                <w:lang w:val="en-US"/>
              </w:rPr>
              <w:t> </w:t>
            </w:r>
          </w:p>
          <w:p w:rsidRPr="00EE3AD0" w:rsidR="00EE3AD0" w:rsidRDefault="00EE3AD0" w14:paraId="20B007C8" w14:textId="77777777">
            <w:pPr>
              <w:numPr>
                <w:ilvl w:val="0"/>
                <w:numId w:val="766"/>
              </w:numPr>
              <w:rPr>
                <w:lang w:val="en-US"/>
              </w:rPr>
            </w:pPr>
            <w:r w:rsidRPr="00EE3AD0">
              <w:rPr>
                <w:lang w:val="en-US"/>
              </w:rPr>
              <w:t>Đo lường quy mô tổng thể của Vietnam Airlines theo chuẩn mực GRI 2-7. Đây là chỉ số nền tảng bắt buộc để tính toán các tỷ lệ phân bổ nhân khẩu học </w:t>
            </w:r>
          </w:p>
          <w:p w:rsidRPr="00EE3AD0" w:rsidR="00EE3AD0" w:rsidP="00EE3AD0" w:rsidRDefault="00EE3AD0" w14:paraId="1C27411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8F933D3" w14:textId="77777777">
            <w:pPr>
              <w:rPr>
                <w:lang w:val="en-US"/>
              </w:rPr>
            </w:pPr>
            <w:r w:rsidRPr="00EE3AD0">
              <w:rPr>
                <w:b/>
                <w:bCs/>
                <w:lang w:val="en-US"/>
              </w:rPr>
              <w:t>4. Chiều tổng hợp dữ liệu:</w:t>
            </w:r>
            <w:r w:rsidRPr="00EE3AD0">
              <w:rPr>
                <w:lang w:val="en-US"/>
              </w:rPr>
              <w:t> </w:t>
            </w:r>
          </w:p>
          <w:p w:rsidRPr="00EE3AD0" w:rsidR="00EE3AD0" w:rsidRDefault="00EE3AD0" w14:paraId="7B45F406" w14:textId="77777777">
            <w:pPr>
              <w:numPr>
                <w:ilvl w:val="0"/>
                <w:numId w:val="767"/>
              </w:numPr>
              <w:rPr>
                <w:lang w:val="en-US"/>
              </w:rPr>
            </w:pPr>
            <w:r w:rsidRPr="00EE3AD0">
              <w:rPr>
                <w:lang w:val="en-US"/>
              </w:rPr>
              <w:t>Thời gian: Tháng, Năm</w:t>
            </w:r>
          </w:p>
          <w:p w:rsidRPr="00EE3AD0" w:rsidR="00EE3AD0" w:rsidP="00EE3AD0" w:rsidRDefault="00EE3AD0" w14:paraId="45AF8A3B" w14:textId="77777777">
            <w:pPr>
              <w:rPr>
                <w:lang w:val="en-US"/>
              </w:rPr>
            </w:pPr>
            <w:r w:rsidRPr="00EE3AD0">
              <w:rPr>
                <w:b/>
                <w:bCs/>
                <w:lang w:val="en-US"/>
              </w:rPr>
              <w:t>5. Nguồn dữ liệu:</w:t>
            </w:r>
            <w:r w:rsidRPr="00EE3AD0">
              <w:rPr>
                <w:lang w:val="en-US"/>
              </w:rPr>
              <w:t> </w:t>
            </w:r>
          </w:p>
          <w:p w:rsidRPr="00EE3AD0" w:rsidR="00EE3AD0" w:rsidRDefault="00EE3AD0" w14:paraId="7A56E39B" w14:textId="77777777">
            <w:pPr>
              <w:numPr>
                <w:ilvl w:val="0"/>
                <w:numId w:val="768"/>
              </w:numPr>
              <w:rPr>
                <w:lang w:val="en-US"/>
              </w:rPr>
            </w:pPr>
            <w:r w:rsidRPr="00EE3AD0">
              <w:rPr>
                <w:lang w:val="en-US"/>
              </w:rPr>
              <w:t>SkyHR</w:t>
            </w:r>
          </w:p>
          <w:p w:rsidRPr="00EE3AD0" w:rsidR="00EE3AD0" w:rsidP="00EE3AD0" w:rsidRDefault="00EE3AD0" w14:paraId="726699E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52B48FF" w14:textId="77777777">
            <w:pPr>
              <w:numPr>
                <w:ilvl w:val="0"/>
                <w:numId w:val="769"/>
              </w:numPr>
              <w:rPr>
                <w:lang w:val="en-US"/>
              </w:rPr>
            </w:pPr>
            <w:r w:rsidRPr="00EE3AD0">
              <w:rPr>
                <w:lang w:val="en-US"/>
              </w:rPr>
              <w:t>Đơn vị đo: Người</w:t>
            </w:r>
          </w:p>
        </w:tc>
      </w:tr>
      <w:tr w:rsidRPr="00EE3AD0" w:rsidR="00EE3AD0" w14:paraId="451141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0FCE83" w14:textId="77777777">
            <w:pPr>
              <w:rPr>
                <w:lang w:val="en-US"/>
              </w:rPr>
            </w:pPr>
            <w:r w:rsidRPr="00EE3AD0">
              <w:rPr>
                <w:b/>
                <w:bCs/>
                <w:lang w:val="en-US"/>
              </w:rPr>
              <w:t>CT 4.38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723D1F" w14:textId="77777777">
            <w:pPr>
              <w:rPr>
                <w:lang w:val="en-US"/>
              </w:rPr>
            </w:pPr>
            <w:r w:rsidRPr="00EE3AD0">
              <w:rPr>
                <w:b/>
                <w:bCs/>
                <w:lang w:val="en-US"/>
              </w:rPr>
              <w:t xml:space="preserve">1. Tên chỉ tiêu: </w:t>
            </w:r>
            <w:r w:rsidRPr="00EE3AD0">
              <w:rPr>
                <w:lang w:val="en-US"/>
              </w:rPr>
              <w:t>Average Employees – Lao động bình quân</w:t>
            </w:r>
          </w:p>
          <w:p w:rsidRPr="00EE3AD0" w:rsidR="00EE3AD0" w:rsidRDefault="00EE3AD0" w14:paraId="5D9FBDAE" w14:textId="77777777">
            <w:pPr>
              <w:numPr>
                <w:ilvl w:val="0"/>
                <w:numId w:val="780"/>
              </w:numPr>
              <w:rPr>
                <w:lang w:val="en-US"/>
              </w:rPr>
            </w:pPr>
            <w:r w:rsidRPr="00EE3AD0">
              <w:rPr>
                <w:lang w:val="en-US"/>
              </w:rPr>
              <w:t>Là số lượng lao động bình quân hằng năm của tổ chức.</w:t>
            </w:r>
          </w:p>
          <w:p w:rsidRPr="00EE3AD0" w:rsidR="00EE3AD0" w:rsidRDefault="00EE3AD0" w14:paraId="543C99F2" w14:textId="77777777">
            <w:pPr>
              <w:numPr>
                <w:ilvl w:val="0"/>
                <w:numId w:val="780"/>
              </w:numPr>
              <w:rPr>
                <w:lang w:val="en-US"/>
              </w:rPr>
            </w:pPr>
            <w:r w:rsidRPr="00EE3AD0">
              <w:rPr>
                <w:lang w:val="en-US"/>
              </w:rPr>
              <w:t>Được tính toán bằng phương pháp lấy trung bình cộng số lượng nhân sự của 12 tháng trong năm</w:t>
            </w:r>
          </w:p>
          <w:p w:rsidRPr="00EE3AD0" w:rsidR="00EE3AD0" w:rsidP="00EE3AD0" w:rsidRDefault="00EE3AD0" w14:paraId="33EABBAC" w14:textId="77777777">
            <w:pPr>
              <w:rPr>
                <w:lang w:val="en-US"/>
              </w:rPr>
            </w:pPr>
            <w:r w:rsidRPr="00EE3AD0">
              <w:rPr>
                <w:b/>
                <w:bCs/>
                <w:lang w:val="en-US"/>
              </w:rPr>
              <w:t>2.2. Ý nghĩa/Mục đích đo lường:</w:t>
            </w:r>
            <w:r w:rsidRPr="00EE3AD0">
              <w:rPr>
                <w:lang w:val="en-US"/>
              </w:rPr>
              <w:t> </w:t>
            </w:r>
          </w:p>
          <w:p w:rsidRPr="00EE3AD0" w:rsidR="00EE3AD0" w:rsidRDefault="00EE3AD0" w14:paraId="4F2E7865" w14:textId="77777777">
            <w:pPr>
              <w:numPr>
                <w:ilvl w:val="0"/>
                <w:numId w:val="781"/>
              </w:numPr>
              <w:rPr>
                <w:lang w:val="en-US"/>
              </w:rPr>
            </w:pPr>
            <w:r w:rsidRPr="00EE3AD0">
              <w:rPr>
                <w:lang w:val="en-US"/>
              </w:rPr>
              <w:t>Cung cấp bức tranh thực tế về quy mô nguồn nhân lực duy trì xuyên suốt trong năm thay vì chỉ nhìn vào một thời điểm chốt sổ tĩnh. </w:t>
            </w:r>
          </w:p>
          <w:p w:rsidRPr="00EE3AD0" w:rsidR="00EE3AD0" w:rsidP="00EE3AD0" w:rsidRDefault="00EE3AD0" w14:paraId="44CD9C6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EF5C980" w14:textId="77777777">
            <w:pPr>
              <w:rPr>
                <w:lang w:val="en-US"/>
              </w:rPr>
            </w:pPr>
            <w:r w:rsidRPr="00EE3AD0">
              <w:rPr>
                <w:b/>
                <w:bCs/>
                <w:lang w:val="en-US"/>
              </w:rPr>
              <w:t>4. Chiều tổng hợp dữ liệu:</w:t>
            </w:r>
            <w:r w:rsidRPr="00EE3AD0">
              <w:rPr>
                <w:lang w:val="en-US"/>
              </w:rPr>
              <w:t> </w:t>
            </w:r>
          </w:p>
          <w:p w:rsidRPr="00EE3AD0" w:rsidR="00EE3AD0" w:rsidRDefault="00EE3AD0" w14:paraId="5640022C" w14:textId="77777777">
            <w:pPr>
              <w:numPr>
                <w:ilvl w:val="0"/>
                <w:numId w:val="782"/>
              </w:numPr>
              <w:rPr>
                <w:lang w:val="en-US"/>
              </w:rPr>
            </w:pPr>
            <w:r w:rsidRPr="00EE3AD0">
              <w:rPr>
                <w:lang w:val="en-US"/>
              </w:rPr>
              <w:t>Thời gian: Tháng, Năm</w:t>
            </w:r>
          </w:p>
          <w:p w:rsidRPr="00EE3AD0" w:rsidR="00EE3AD0" w:rsidP="00EE3AD0" w:rsidRDefault="00EE3AD0" w14:paraId="70A0478B" w14:textId="77777777">
            <w:pPr>
              <w:rPr>
                <w:lang w:val="en-US"/>
              </w:rPr>
            </w:pPr>
            <w:r w:rsidRPr="00EE3AD0">
              <w:rPr>
                <w:b/>
                <w:bCs/>
                <w:lang w:val="en-US"/>
              </w:rPr>
              <w:t>5. Nguồn dữ liệu:</w:t>
            </w:r>
            <w:r w:rsidRPr="00EE3AD0">
              <w:rPr>
                <w:lang w:val="en-US"/>
              </w:rPr>
              <w:t> </w:t>
            </w:r>
          </w:p>
          <w:p w:rsidRPr="00EE3AD0" w:rsidR="00EE3AD0" w:rsidRDefault="00EE3AD0" w14:paraId="4FE59F79" w14:textId="77777777">
            <w:pPr>
              <w:numPr>
                <w:ilvl w:val="0"/>
                <w:numId w:val="783"/>
              </w:numPr>
              <w:rPr>
                <w:lang w:val="en-US"/>
              </w:rPr>
            </w:pPr>
            <w:r w:rsidRPr="00EE3AD0">
              <w:rPr>
                <w:lang w:val="en-US"/>
              </w:rPr>
              <w:t>SkyHR</w:t>
            </w:r>
          </w:p>
          <w:p w:rsidRPr="00EE3AD0" w:rsidR="00EE3AD0" w:rsidP="00EE3AD0" w:rsidRDefault="00EE3AD0" w14:paraId="3723C81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2BFD9BE" w14:textId="77777777">
            <w:pPr>
              <w:numPr>
                <w:ilvl w:val="0"/>
                <w:numId w:val="784"/>
              </w:numPr>
              <w:rPr>
                <w:lang w:val="en-US"/>
              </w:rPr>
            </w:pPr>
            <w:r w:rsidRPr="00EE3AD0">
              <w:rPr>
                <w:lang w:val="en-US"/>
              </w:rPr>
              <w:t>Đơn vị đo: Người</w:t>
            </w:r>
          </w:p>
        </w:tc>
      </w:tr>
      <w:tr w:rsidRPr="00EE3AD0" w:rsidR="00EE3AD0" w14:paraId="1E3DD91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0F23B29" w14:textId="77777777">
            <w:pPr>
              <w:rPr>
                <w:lang w:val="en-US"/>
              </w:rPr>
            </w:pPr>
            <w:r w:rsidRPr="00EE3AD0">
              <w:rPr>
                <w:b/>
                <w:bCs/>
                <w:lang w:val="en-US"/>
              </w:rPr>
              <w:t>CT 4.39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D4584E" w14:textId="77777777">
            <w:pPr>
              <w:rPr>
                <w:lang w:val="en-US"/>
              </w:rPr>
            </w:pPr>
            <w:r w:rsidRPr="00EE3AD0">
              <w:rPr>
                <w:b/>
                <w:bCs/>
                <w:lang w:val="en-US"/>
              </w:rPr>
              <w:t xml:space="preserve">1. Tên chỉ tiêu: </w:t>
            </w:r>
            <w:r w:rsidRPr="00EE3AD0">
              <w:rPr>
                <w:lang w:val="en-US"/>
              </w:rPr>
              <w:t>Female Employee Ratio – Tỷ lệ lao động nữ (%)</w:t>
            </w:r>
          </w:p>
          <w:p w:rsidRPr="00EE3AD0" w:rsidR="00EE3AD0" w:rsidRDefault="00EE3AD0" w14:paraId="084C7BF6" w14:textId="77777777">
            <w:pPr>
              <w:numPr>
                <w:ilvl w:val="0"/>
                <w:numId w:val="770"/>
              </w:numPr>
              <w:rPr>
                <w:lang w:val="en-US"/>
              </w:rPr>
            </w:pPr>
            <w:r w:rsidRPr="00EE3AD0">
              <w:rPr>
                <w:lang w:val="en-US"/>
              </w:rPr>
              <w:t>Là tỷ lệ phần trăm lao động nữ trên tổng số lượng người lao động của tổ chức </w:t>
            </w:r>
          </w:p>
          <w:p w:rsidRPr="00EE3AD0" w:rsidR="00EE3AD0" w:rsidP="00EE3AD0" w:rsidRDefault="00EE3AD0" w14:paraId="793C34C0" w14:textId="77777777">
            <w:pPr>
              <w:rPr>
                <w:lang w:val="en-US"/>
              </w:rPr>
            </w:pPr>
            <w:r w:rsidRPr="00EE3AD0">
              <w:rPr>
                <w:b/>
                <w:bCs/>
                <w:lang w:val="en-US"/>
              </w:rPr>
              <w:t>2.2. Ý nghĩa/Mục đích đo lường:</w:t>
            </w:r>
            <w:r w:rsidRPr="00EE3AD0">
              <w:rPr>
                <w:lang w:val="en-US"/>
              </w:rPr>
              <w:t> </w:t>
            </w:r>
          </w:p>
          <w:p w:rsidRPr="00EE3AD0" w:rsidR="00EE3AD0" w:rsidRDefault="00EE3AD0" w14:paraId="15C0A649" w14:textId="77777777">
            <w:pPr>
              <w:numPr>
                <w:ilvl w:val="0"/>
                <w:numId w:val="771"/>
              </w:numPr>
              <w:rPr>
                <w:lang w:val="en-US"/>
              </w:rPr>
            </w:pPr>
            <w:r w:rsidRPr="00EE3AD0">
              <w:rPr>
                <w:lang w:val="en-US"/>
              </w:rPr>
              <w:t>Phục vụ yêu cầu phân tích số bình quân người lao động theo chiều giới tính.</w:t>
            </w:r>
          </w:p>
          <w:p w:rsidRPr="00EE3AD0" w:rsidR="00EE3AD0" w:rsidRDefault="00EE3AD0" w14:paraId="1AB7EDCD" w14:textId="77777777">
            <w:pPr>
              <w:numPr>
                <w:ilvl w:val="0"/>
                <w:numId w:val="771"/>
              </w:numPr>
              <w:rPr>
                <w:lang w:val="en-US"/>
              </w:rPr>
            </w:pPr>
            <w:r w:rsidRPr="00EE3AD0">
              <w:rPr>
                <w:lang w:val="en-US"/>
              </w:rPr>
              <w:t>Thước đo cam kết của Hãng trong việc đảm bảo cơ hội việc làm công bằng, tạo dựng môi trường làm việc đa dạng và bao trùm (Diversity &amp; Inclusion)</w:t>
            </w:r>
          </w:p>
          <w:p w:rsidRPr="00EE3AD0" w:rsidR="00EE3AD0" w:rsidP="00EE3AD0" w:rsidRDefault="00EE3AD0" w14:paraId="1D2A9C8E" w14:textId="77777777">
            <w:pPr>
              <w:rPr>
                <w:lang w:val="en-US"/>
              </w:rPr>
            </w:pPr>
            <w:r w:rsidRPr="00EE3AD0">
              <w:rPr>
                <w:b/>
                <w:bCs/>
                <w:lang w:val="en-US"/>
              </w:rPr>
              <w:t>3. Công thức tính toán:</w:t>
            </w:r>
            <w:r w:rsidRPr="00EE3AD0">
              <w:rPr>
                <w:lang w:val="en-US"/>
              </w:rPr>
              <w:t xml:space="preserve"> Tỷ lệ nhân sự nữ = Tổng số nhân sự nữ / Bình quân lao động</w:t>
            </w:r>
          </w:p>
          <w:p w:rsidRPr="00EE3AD0" w:rsidR="00EE3AD0" w:rsidP="00EE3AD0" w:rsidRDefault="00EE3AD0" w14:paraId="06C4A737" w14:textId="77777777">
            <w:pPr>
              <w:rPr>
                <w:lang w:val="en-US"/>
              </w:rPr>
            </w:pPr>
            <w:r w:rsidRPr="00EE3AD0">
              <w:rPr>
                <w:b/>
                <w:bCs/>
                <w:lang w:val="en-US"/>
              </w:rPr>
              <w:t>4. Chiều tổng hợp dữ liệu:</w:t>
            </w:r>
            <w:r w:rsidRPr="00EE3AD0">
              <w:rPr>
                <w:lang w:val="en-US"/>
              </w:rPr>
              <w:t> </w:t>
            </w:r>
          </w:p>
          <w:p w:rsidRPr="00EE3AD0" w:rsidR="00EE3AD0" w:rsidRDefault="00EE3AD0" w14:paraId="414FA23A" w14:textId="77777777">
            <w:pPr>
              <w:numPr>
                <w:ilvl w:val="0"/>
                <w:numId w:val="772"/>
              </w:numPr>
              <w:rPr>
                <w:lang w:val="en-US"/>
              </w:rPr>
            </w:pPr>
            <w:r w:rsidRPr="00EE3AD0">
              <w:rPr>
                <w:lang w:val="en-US"/>
              </w:rPr>
              <w:t>Thời gian: Tháng, Năm</w:t>
            </w:r>
          </w:p>
          <w:p w:rsidRPr="00EE3AD0" w:rsidR="00EE3AD0" w:rsidP="00EE3AD0" w:rsidRDefault="00EE3AD0" w14:paraId="270F5C38" w14:textId="77777777">
            <w:pPr>
              <w:rPr>
                <w:lang w:val="en-US"/>
              </w:rPr>
            </w:pPr>
            <w:r w:rsidRPr="00EE3AD0">
              <w:rPr>
                <w:b/>
                <w:bCs/>
                <w:lang w:val="en-US"/>
              </w:rPr>
              <w:t>5. Nguồn dữ liệu:</w:t>
            </w:r>
            <w:r w:rsidRPr="00EE3AD0">
              <w:rPr>
                <w:lang w:val="en-US"/>
              </w:rPr>
              <w:t> </w:t>
            </w:r>
          </w:p>
          <w:p w:rsidRPr="00EE3AD0" w:rsidR="00EE3AD0" w:rsidRDefault="00EE3AD0" w14:paraId="13519F52" w14:textId="77777777">
            <w:pPr>
              <w:numPr>
                <w:ilvl w:val="0"/>
                <w:numId w:val="773"/>
              </w:numPr>
              <w:rPr>
                <w:lang w:val="en-US"/>
              </w:rPr>
            </w:pPr>
            <w:r w:rsidRPr="00EE3AD0">
              <w:rPr>
                <w:lang w:val="en-US"/>
              </w:rPr>
              <w:t>SkyHR</w:t>
            </w:r>
          </w:p>
          <w:p w:rsidRPr="00EE3AD0" w:rsidR="00EE3AD0" w:rsidP="00EE3AD0" w:rsidRDefault="00EE3AD0" w14:paraId="3D59D18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9C6E4A1" w14:textId="77777777">
            <w:pPr>
              <w:numPr>
                <w:ilvl w:val="0"/>
                <w:numId w:val="774"/>
              </w:numPr>
              <w:rPr>
                <w:lang w:val="en-US"/>
              </w:rPr>
            </w:pPr>
            <w:r w:rsidRPr="00EE3AD0">
              <w:rPr>
                <w:lang w:val="en-US"/>
              </w:rPr>
              <w:t>Đơn vị đo: %</w:t>
            </w:r>
          </w:p>
        </w:tc>
      </w:tr>
      <w:tr w:rsidRPr="00EE3AD0" w:rsidR="00EE3AD0" w14:paraId="6AAE2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BF2B91" w14:textId="77777777">
            <w:pPr>
              <w:rPr>
                <w:lang w:val="en-US"/>
              </w:rPr>
            </w:pPr>
            <w:r w:rsidRPr="00EE3AD0">
              <w:rPr>
                <w:b/>
                <w:bCs/>
                <w:lang w:val="en-US"/>
              </w:rPr>
              <w:t>CT 4.40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F72115" w14:textId="77777777">
            <w:pPr>
              <w:rPr>
                <w:lang w:val="en-US"/>
              </w:rPr>
            </w:pPr>
            <w:r w:rsidRPr="00EE3AD0">
              <w:rPr>
                <w:b/>
                <w:bCs/>
                <w:lang w:val="en-US"/>
              </w:rPr>
              <w:t xml:space="preserve">1. Tên chỉ tiêu: </w:t>
            </w:r>
            <w:r w:rsidRPr="00EE3AD0">
              <w:rPr>
                <w:lang w:val="en-US"/>
              </w:rPr>
              <w:t>Female Management Ratio – Tỷ lệ cán bộ quản lý nữ (%)</w:t>
            </w:r>
          </w:p>
          <w:p w:rsidRPr="00EE3AD0" w:rsidR="00EE3AD0" w:rsidRDefault="00EE3AD0" w14:paraId="10BD0071" w14:textId="77777777">
            <w:pPr>
              <w:numPr>
                <w:ilvl w:val="0"/>
                <w:numId w:val="775"/>
              </w:numPr>
              <w:rPr>
                <w:lang w:val="en-US"/>
              </w:rPr>
            </w:pPr>
            <w:r w:rsidRPr="00EE3AD0">
              <w:rPr>
                <w:lang w:val="en-US"/>
              </w:rPr>
              <w:t>Là tỷ lệ phần trăm nhân sự nữ giữ các vị trí lãnh đạo, cụ thể được tính từ cấp phòng trở lên </w:t>
            </w:r>
          </w:p>
          <w:p w:rsidRPr="00EE3AD0" w:rsidR="00EE3AD0" w:rsidP="00EE3AD0" w:rsidRDefault="00EE3AD0" w14:paraId="3DC6B269" w14:textId="77777777">
            <w:pPr>
              <w:rPr>
                <w:lang w:val="en-US"/>
              </w:rPr>
            </w:pPr>
            <w:r w:rsidRPr="00EE3AD0">
              <w:rPr>
                <w:b/>
                <w:bCs/>
                <w:lang w:val="en-US"/>
              </w:rPr>
              <w:t>2.2. Ý nghĩa/Mục đích đo lường:</w:t>
            </w:r>
            <w:r w:rsidRPr="00EE3AD0">
              <w:rPr>
                <w:lang w:val="en-US"/>
              </w:rPr>
              <w:t> </w:t>
            </w:r>
          </w:p>
          <w:p w:rsidRPr="00EE3AD0" w:rsidR="00EE3AD0" w:rsidRDefault="00EE3AD0" w14:paraId="0AB74B4D" w14:textId="77777777">
            <w:pPr>
              <w:numPr>
                <w:ilvl w:val="0"/>
                <w:numId w:val="776"/>
              </w:numPr>
              <w:rPr>
                <w:lang w:val="en-US"/>
              </w:rPr>
            </w:pPr>
            <w:r w:rsidRPr="00EE3AD0">
              <w:rPr>
                <w:lang w:val="en-US"/>
              </w:rPr>
              <w:t>Đáp ứng yêu cầu phân tích số lượng người lao động cấp quản lý theo giới tính. </w:t>
            </w:r>
          </w:p>
          <w:p w:rsidRPr="00EE3AD0" w:rsidR="00EE3AD0" w:rsidP="00EE3AD0" w:rsidRDefault="00EE3AD0" w14:paraId="34D084B1" w14:textId="77777777">
            <w:pPr>
              <w:rPr>
                <w:lang w:val="en-US"/>
              </w:rPr>
            </w:pPr>
            <w:r w:rsidRPr="00EE3AD0">
              <w:rPr>
                <w:b/>
                <w:bCs/>
                <w:lang w:val="en-US"/>
              </w:rPr>
              <w:t>3. Công thức tính toán:</w:t>
            </w:r>
            <w:r w:rsidRPr="00EE3AD0">
              <w:rPr>
                <w:lang w:val="en-US"/>
              </w:rPr>
              <w:t xml:space="preserve"> Tỷ lệ cán bộ quản lý nữ = Tổng số cán bộ quản lý là nữ / Lao động bình quân</w:t>
            </w:r>
          </w:p>
          <w:p w:rsidRPr="00EE3AD0" w:rsidR="00EE3AD0" w:rsidP="00EE3AD0" w:rsidRDefault="00EE3AD0" w14:paraId="3E7F4B39" w14:textId="77777777">
            <w:pPr>
              <w:rPr>
                <w:lang w:val="en-US"/>
              </w:rPr>
            </w:pPr>
            <w:r w:rsidRPr="00EE3AD0">
              <w:rPr>
                <w:b/>
                <w:bCs/>
                <w:lang w:val="en-US"/>
              </w:rPr>
              <w:t>4. Chiều tổng hợp dữ liệu:</w:t>
            </w:r>
            <w:r w:rsidRPr="00EE3AD0">
              <w:rPr>
                <w:lang w:val="en-US"/>
              </w:rPr>
              <w:t> </w:t>
            </w:r>
          </w:p>
          <w:p w:rsidRPr="00EE3AD0" w:rsidR="00EE3AD0" w:rsidRDefault="00EE3AD0" w14:paraId="3475AA24" w14:textId="77777777">
            <w:pPr>
              <w:numPr>
                <w:ilvl w:val="0"/>
                <w:numId w:val="777"/>
              </w:numPr>
              <w:rPr>
                <w:lang w:val="en-US"/>
              </w:rPr>
            </w:pPr>
            <w:r w:rsidRPr="00EE3AD0">
              <w:rPr>
                <w:lang w:val="en-US"/>
              </w:rPr>
              <w:t>Thời gian: Tháng, Năm</w:t>
            </w:r>
          </w:p>
          <w:p w:rsidRPr="00EE3AD0" w:rsidR="00EE3AD0" w:rsidP="00EE3AD0" w:rsidRDefault="00EE3AD0" w14:paraId="210CF827" w14:textId="77777777">
            <w:pPr>
              <w:rPr>
                <w:lang w:val="en-US"/>
              </w:rPr>
            </w:pPr>
            <w:r w:rsidRPr="00EE3AD0">
              <w:rPr>
                <w:b/>
                <w:bCs/>
                <w:lang w:val="en-US"/>
              </w:rPr>
              <w:t>5. Nguồn dữ liệu:</w:t>
            </w:r>
            <w:r w:rsidRPr="00EE3AD0">
              <w:rPr>
                <w:lang w:val="en-US"/>
              </w:rPr>
              <w:t> </w:t>
            </w:r>
          </w:p>
          <w:p w:rsidRPr="00EE3AD0" w:rsidR="00EE3AD0" w:rsidRDefault="00EE3AD0" w14:paraId="0998B82D" w14:textId="77777777">
            <w:pPr>
              <w:numPr>
                <w:ilvl w:val="0"/>
                <w:numId w:val="778"/>
              </w:numPr>
              <w:rPr>
                <w:lang w:val="en-US"/>
              </w:rPr>
            </w:pPr>
            <w:r w:rsidRPr="00EE3AD0">
              <w:rPr>
                <w:lang w:val="en-US"/>
              </w:rPr>
              <w:t>SkyHR</w:t>
            </w:r>
          </w:p>
          <w:p w:rsidRPr="00EE3AD0" w:rsidR="00EE3AD0" w:rsidP="00EE3AD0" w:rsidRDefault="00EE3AD0" w14:paraId="42DE5F2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7F63077" w14:textId="77777777">
            <w:pPr>
              <w:numPr>
                <w:ilvl w:val="0"/>
                <w:numId w:val="779"/>
              </w:numPr>
              <w:rPr>
                <w:lang w:val="en-US"/>
              </w:rPr>
            </w:pPr>
            <w:r w:rsidRPr="00EE3AD0">
              <w:rPr>
                <w:lang w:val="en-US"/>
              </w:rPr>
              <w:t>Đơn vị đo: %</w:t>
            </w:r>
          </w:p>
        </w:tc>
      </w:tr>
      <w:tr w:rsidRPr="00EE3AD0" w:rsidR="00EE3AD0" w14:paraId="69FEAA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0A2ECD" w14:textId="77777777">
            <w:pPr>
              <w:rPr>
                <w:lang w:val="en-US"/>
              </w:rPr>
            </w:pPr>
            <w:r w:rsidRPr="00EE3AD0">
              <w:rPr>
                <w:b/>
                <w:bCs/>
                <w:lang w:val="en-US"/>
              </w:rPr>
              <w:t>CT 4.41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B258E0" w14:textId="77777777">
            <w:pPr>
              <w:rPr>
                <w:lang w:val="en-US"/>
              </w:rPr>
            </w:pPr>
            <w:r w:rsidRPr="00EE3AD0">
              <w:rPr>
                <w:b/>
                <w:bCs/>
                <w:lang w:val="en-US"/>
              </w:rPr>
              <w:t xml:space="preserve">1. Tên chỉ tiêu: </w:t>
            </w:r>
            <w:r w:rsidRPr="00EE3AD0">
              <w:rPr>
                <w:lang w:val="en-US"/>
              </w:rPr>
              <w:t>Employees as of December 31 by Year – Lao động 31/12 theo năm</w:t>
            </w:r>
          </w:p>
          <w:p w:rsidRPr="00EE3AD0" w:rsidR="00EE3AD0" w:rsidRDefault="00EE3AD0" w14:paraId="24083A28" w14:textId="77777777">
            <w:pPr>
              <w:numPr>
                <w:ilvl w:val="0"/>
                <w:numId w:val="785"/>
              </w:numPr>
              <w:rPr>
                <w:lang w:val="en-US"/>
              </w:rPr>
            </w:pPr>
            <w:r w:rsidRPr="00EE3AD0">
              <w:rPr>
                <w:lang w:val="en-US"/>
              </w:rPr>
              <w:t>Là tổng số người lao động được ghi nhận tại thời điểm chốt sổ vào ngày 31/12 hàng năm </w:t>
            </w:r>
          </w:p>
          <w:p w:rsidRPr="00EE3AD0" w:rsidR="00EE3AD0" w:rsidP="00EE3AD0" w:rsidRDefault="00EE3AD0" w14:paraId="6AABCD85" w14:textId="77777777">
            <w:pPr>
              <w:rPr>
                <w:lang w:val="en-US"/>
              </w:rPr>
            </w:pPr>
            <w:r w:rsidRPr="00EE3AD0">
              <w:rPr>
                <w:b/>
                <w:bCs/>
                <w:lang w:val="en-US"/>
              </w:rPr>
              <w:t>2.2. Ý nghĩa/Mục đích đo lường:</w:t>
            </w:r>
            <w:r w:rsidRPr="00EE3AD0">
              <w:rPr>
                <w:lang w:val="en-US"/>
              </w:rPr>
              <w:t> </w:t>
            </w:r>
          </w:p>
          <w:p w:rsidRPr="00EE3AD0" w:rsidR="00EE3AD0" w:rsidRDefault="00EE3AD0" w14:paraId="5BF861F9" w14:textId="77777777">
            <w:pPr>
              <w:numPr>
                <w:ilvl w:val="0"/>
                <w:numId w:val="78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62D3748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2B6963" w14:textId="77777777">
            <w:pPr>
              <w:rPr>
                <w:lang w:val="en-US"/>
              </w:rPr>
            </w:pPr>
            <w:r w:rsidRPr="00EE3AD0">
              <w:rPr>
                <w:b/>
                <w:bCs/>
                <w:lang w:val="en-US"/>
              </w:rPr>
              <w:t>4. Chiều tổng hợp dữ liệu:</w:t>
            </w:r>
            <w:r w:rsidRPr="00EE3AD0">
              <w:rPr>
                <w:lang w:val="en-US"/>
              </w:rPr>
              <w:t> </w:t>
            </w:r>
          </w:p>
          <w:p w:rsidRPr="00EE3AD0" w:rsidR="00EE3AD0" w:rsidRDefault="00EE3AD0" w14:paraId="4D76FA31" w14:textId="77777777">
            <w:pPr>
              <w:numPr>
                <w:ilvl w:val="0"/>
                <w:numId w:val="787"/>
              </w:numPr>
              <w:rPr>
                <w:lang w:val="en-US"/>
              </w:rPr>
            </w:pPr>
            <w:r w:rsidRPr="00EE3AD0">
              <w:rPr>
                <w:lang w:val="en-US"/>
              </w:rPr>
              <w:t>Thời gian: Tháng, Năm</w:t>
            </w:r>
          </w:p>
          <w:p w:rsidRPr="00EE3AD0" w:rsidR="00EE3AD0" w:rsidP="00EE3AD0" w:rsidRDefault="00EE3AD0" w14:paraId="686913F9" w14:textId="77777777">
            <w:pPr>
              <w:rPr>
                <w:lang w:val="en-US"/>
              </w:rPr>
            </w:pPr>
            <w:r w:rsidRPr="00EE3AD0">
              <w:rPr>
                <w:b/>
                <w:bCs/>
                <w:lang w:val="en-US"/>
              </w:rPr>
              <w:t>5. Nguồn dữ liệu:</w:t>
            </w:r>
            <w:r w:rsidRPr="00EE3AD0">
              <w:rPr>
                <w:lang w:val="en-US"/>
              </w:rPr>
              <w:t> </w:t>
            </w:r>
          </w:p>
          <w:p w:rsidRPr="00EE3AD0" w:rsidR="00EE3AD0" w:rsidRDefault="00EE3AD0" w14:paraId="2230200F" w14:textId="77777777">
            <w:pPr>
              <w:numPr>
                <w:ilvl w:val="0"/>
                <w:numId w:val="788"/>
              </w:numPr>
              <w:rPr>
                <w:lang w:val="en-US"/>
              </w:rPr>
            </w:pPr>
            <w:r w:rsidRPr="00EE3AD0">
              <w:rPr>
                <w:lang w:val="en-US"/>
              </w:rPr>
              <w:t>SkyHR</w:t>
            </w:r>
          </w:p>
          <w:p w:rsidRPr="00EE3AD0" w:rsidR="00EE3AD0" w:rsidP="00EE3AD0" w:rsidRDefault="00EE3AD0" w14:paraId="2B4AA8C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A3ABA01" w14:textId="77777777">
            <w:pPr>
              <w:numPr>
                <w:ilvl w:val="0"/>
                <w:numId w:val="789"/>
              </w:numPr>
              <w:rPr>
                <w:lang w:val="en-US"/>
              </w:rPr>
            </w:pPr>
            <w:r w:rsidRPr="00EE3AD0">
              <w:rPr>
                <w:lang w:val="en-US"/>
              </w:rPr>
              <w:t>Đơn vị đo: Người</w:t>
            </w:r>
          </w:p>
        </w:tc>
      </w:tr>
      <w:tr w:rsidRPr="00EE3AD0" w:rsidR="00EE3AD0" w14:paraId="353741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CDBD6F" w14:textId="77777777">
            <w:pPr>
              <w:rPr>
                <w:lang w:val="en-US"/>
              </w:rPr>
            </w:pPr>
            <w:r w:rsidRPr="00EE3AD0">
              <w:rPr>
                <w:b/>
                <w:bCs/>
                <w:lang w:val="en-US"/>
              </w:rPr>
              <w:t>CT 4.42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944F0" w14:textId="77777777">
            <w:pPr>
              <w:rPr>
                <w:lang w:val="en-US"/>
              </w:rPr>
            </w:pPr>
            <w:r w:rsidRPr="00EE3AD0">
              <w:rPr>
                <w:b/>
                <w:bCs/>
                <w:lang w:val="en-US"/>
              </w:rPr>
              <w:t xml:space="preserve">1. Tên chỉ tiêu: </w:t>
            </w:r>
            <w:r w:rsidRPr="00EE3AD0">
              <w:rPr>
                <w:lang w:val="en-US"/>
              </w:rPr>
              <w:t>Employees by Age Group – Lao động theo nhóm tuổi</w:t>
            </w:r>
          </w:p>
          <w:p w:rsidRPr="00EE3AD0" w:rsidR="00EE3AD0" w:rsidRDefault="00EE3AD0" w14:paraId="54065718" w14:textId="77777777">
            <w:pPr>
              <w:numPr>
                <w:ilvl w:val="0"/>
                <w:numId w:val="790"/>
              </w:numPr>
              <w:rPr>
                <w:lang w:val="en-US"/>
              </w:rPr>
            </w:pPr>
            <w:r w:rsidRPr="00EE3AD0">
              <w:rPr>
                <w:lang w:val="en-US"/>
              </w:rPr>
              <w:t>Là chỉ tiêu bóc tách tổng số lượng nhân sự hiện hành thành các phân khúc độ tuổi </w:t>
            </w:r>
          </w:p>
          <w:p w:rsidRPr="00EE3AD0" w:rsidR="00EE3AD0" w:rsidRDefault="00EE3AD0" w14:paraId="12481E7F" w14:textId="77777777">
            <w:pPr>
              <w:numPr>
                <w:ilvl w:val="1"/>
                <w:numId w:val="790"/>
              </w:numPr>
              <w:rPr>
                <w:lang w:val="en-US"/>
              </w:rPr>
            </w:pPr>
            <w:r w:rsidRPr="00EE3AD0">
              <w:rPr>
                <w:lang w:val="en-US"/>
              </w:rPr>
              <w:t>(1) Từ 25 tuổi trở xuống</w:t>
            </w:r>
          </w:p>
          <w:p w:rsidRPr="00EE3AD0" w:rsidR="00EE3AD0" w:rsidRDefault="00EE3AD0" w14:paraId="73C69B64" w14:textId="77777777">
            <w:pPr>
              <w:numPr>
                <w:ilvl w:val="1"/>
                <w:numId w:val="790"/>
              </w:numPr>
              <w:rPr>
                <w:lang w:val="en-US"/>
              </w:rPr>
            </w:pPr>
            <w:r w:rsidRPr="00EE3AD0">
              <w:rPr>
                <w:lang w:val="en-US"/>
              </w:rPr>
              <w:t>(2) Từ 25 đến dưới 30 tuổi</w:t>
            </w:r>
          </w:p>
          <w:p w:rsidRPr="00EE3AD0" w:rsidR="00EE3AD0" w:rsidRDefault="00EE3AD0" w14:paraId="25444071" w14:textId="77777777">
            <w:pPr>
              <w:numPr>
                <w:ilvl w:val="1"/>
                <w:numId w:val="790"/>
              </w:numPr>
              <w:rPr>
                <w:lang w:val="en-US"/>
              </w:rPr>
            </w:pPr>
            <w:r w:rsidRPr="00EE3AD0">
              <w:rPr>
                <w:lang w:val="en-US"/>
              </w:rPr>
              <w:t>(3) Từ 30 đến dưới 35 tuổi</w:t>
            </w:r>
          </w:p>
          <w:p w:rsidRPr="00EE3AD0" w:rsidR="00EE3AD0" w:rsidRDefault="00EE3AD0" w14:paraId="4669054B" w14:textId="77777777">
            <w:pPr>
              <w:numPr>
                <w:ilvl w:val="1"/>
                <w:numId w:val="790"/>
              </w:numPr>
              <w:rPr>
                <w:lang w:val="en-US"/>
              </w:rPr>
            </w:pPr>
            <w:r w:rsidRPr="00EE3AD0">
              <w:rPr>
                <w:lang w:val="en-US"/>
              </w:rPr>
              <w:t>(4) Từ 35 đến dưới 40 tuổi</w:t>
            </w:r>
          </w:p>
          <w:p w:rsidRPr="00EE3AD0" w:rsidR="00EE3AD0" w:rsidRDefault="00EE3AD0" w14:paraId="45FCEAB5" w14:textId="77777777">
            <w:pPr>
              <w:numPr>
                <w:ilvl w:val="1"/>
                <w:numId w:val="790"/>
              </w:numPr>
              <w:rPr>
                <w:lang w:val="en-US"/>
              </w:rPr>
            </w:pPr>
            <w:r w:rsidRPr="00EE3AD0">
              <w:rPr>
                <w:lang w:val="en-US"/>
              </w:rPr>
              <w:t>(5) Từ 40 đến dưới 45 tuổi</w:t>
            </w:r>
          </w:p>
          <w:p w:rsidRPr="00EE3AD0" w:rsidR="00EE3AD0" w:rsidRDefault="00EE3AD0" w14:paraId="12C50124" w14:textId="77777777">
            <w:pPr>
              <w:numPr>
                <w:ilvl w:val="1"/>
                <w:numId w:val="790"/>
              </w:numPr>
              <w:rPr>
                <w:lang w:val="en-US"/>
              </w:rPr>
            </w:pPr>
            <w:r w:rsidRPr="00EE3AD0">
              <w:rPr>
                <w:lang w:val="en-US"/>
              </w:rPr>
              <w:t>(6) Từ 45 đến dưới 50 tuổi</w:t>
            </w:r>
          </w:p>
          <w:p w:rsidRPr="00EE3AD0" w:rsidR="00EE3AD0" w:rsidRDefault="00EE3AD0" w14:paraId="2AC97E52" w14:textId="77777777">
            <w:pPr>
              <w:numPr>
                <w:ilvl w:val="1"/>
                <w:numId w:val="790"/>
              </w:numPr>
              <w:rPr>
                <w:lang w:val="en-US"/>
              </w:rPr>
            </w:pPr>
            <w:r w:rsidRPr="00EE3AD0">
              <w:rPr>
                <w:lang w:val="en-US"/>
              </w:rPr>
              <w:t>(7) Từ 50 đến dưới 55 tuổi</w:t>
            </w:r>
          </w:p>
          <w:p w:rsidRPr="00EE3AD0" w:rsidR="00EE3AD0" w:rsidRDefault="00EE3AD0" w14:paraId="0EFFEB21" w14:textId="77777777">
            <w:pPr>
              <w:numPr>
                <w:ilvl w:val="1"/>
                <w:numId w:val="790"/>
              </w:numPr>
              <w:rPr>
                <w:lang w:val="en-US"/>
              </w:rPr>
            </w:pPr>
            <w:r w:rsidRPr="00EE3AD0">
              <w:rPr>
                <w:lang w:val="en-US"/>
              </w:rPr>
              <w:t>(8) Từ 55 đến dưới 60 tuổi</w:t>
            </w:r>
          </w:p>
          <w:p w:rsidRPr="00EE3AD0" w:rsidR="00EE3AD0" w:rsidRDefault="00EE3AD0" w14:paraId="0AEC1494" w14:textId="77777777">
            <w:pPr>
              <w:numPr>
                <w:ilvl w:val="1"/>
                <w:numId w:val="790"/>
              </w:numPr>
              <w:rPr>
                <w:lang w:val="en-US"/>
              </w:rPr>
            </w:pPr>
            <w:r w:rsidRPr="00EE3AD0">
              <w:rPr>
                <w:lang w:val="en-US"/>
              </w:rPr>
              <w:t>(9) Trên 60 tuổi</w:t>
            </w:r>
          </w:p>
          <w:p w:rsidRPr="00EE3AD0" w:rsidR="00EE3AD0" w:rsidP="00EE3AD0" w:rsidRDefault="00EE3AD0" w14:paraId="1DDE1F1A" w14:textId="77777777">
            <w:pPr>
              <w:rPr>
                <w:lang w:val="en-US"/>
              </w:rPr>
            </w:pPr>
            <w:r w:rsidRPr="00EE3AD0">
              <w:rPr>
                <w:b/>
                <w:bCs/>
                <w:lang w:val="en-US"/>
              </w:rPr>
              <w:t>2.2. Ý nghĩa/Mục đích đo lường:</w:t>
            </w:r>
            <w:r w:rsidRPr="00EE3AD0">
              <w:rPr>
                <w:lang w:val="en-US"/>
              </w:rPr>
              <w:t> </w:t>
            </w:r>
          </w:p>
          <w:p w:rsidRPr="00EE3AD0" w:rsidR="00EE3AD0" w:rsidRDefault="00EE3AD0" w14:paraId="6D5BD7CC" w14:textId="77777777">
            <w:pPr>
              <w:numPr>
                <w:ilvl w:val="0"/>
                <w:numId w:val="791"/>
              </w:numPr>
              <w:rPr>
                <w:lang w:val="en-US"/>
              </w:rPr>
            </w:pPr>
            <w:r w:rsidRPr="00EE3AD0">
              <w:rPr>
                <w:lang w:val="en-US"/>
              </w:rPr>
              <w:t>Nhận diện cơ cấu "già hóa" hoặc trẻ hóa của lực lượng lao động </w:t>
            </w:r>
          </w:p>
          <w:p w:rsidRPr="00EE3AD0" w:rsidR="00EE3AD0" w:rsidP="00EE3AD0" w:rsidRDefault="00EE3AD0" w14:paraId="7772A5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444B543" w14:textId="77777777">
            <w:pPr>
              <w:rPr>
                <w:lang w:val="en-US"/>
              </w:rPr>
            </w:pPr>
            <w:r w:rsidRPr="00EE3AD0">
              <w:rPr>
                <w:b/>
                <w:bCs/>
                <w:lang w:val="en-US"/>
              </w:rPr>
              <w:t>4. Chiều tổng hợp dữ liệu:</w:t>
            </w:r>
            <w:r w:rsidRPr="00EE3AD0">
              <w:rPr>
                <w:lang w:val="en-US"/>
              </w:rPr>
              <w:t> </w:t>
            </w:r>
          </w:p>
          <w:p w:rsidRPr="00EE3AD0" w:rsidR="00EE3AD0" w:rsidRDefault="00EE3AD0" w14:paraId="5AEA8C00" w14:textId="77777777">
            <w:pPr>
              <w:numPr>
                <w:ilvl w:val="0"/>
                <w:numId w:val="792"/>
              </w:numPr>
              <w:rPr>
                <w:lang w:val="en-US"/>
              </w:rPr>
            </w:pPr>
            <w:r w:rsidRPr="00EE3AD0">
              <w:rPr>
                <w:lang w:val="en-US"/>
              </w:rPr>
              <w:t>Thời gian: Tháng, Năm</w:t>
            </w:r>
          </w:p>
          <w:p w:rsidRPr="00EE3AD0" w:rsidR="00EE3AD0" w:rsidP="00EE3AD0" w:rsidRDefault="00EE3AD0" w14:paraId="7309D2D5" w14:textId="77777777">
            <w:pPr>
              <w:rPr>
                <w:lang w:val="en-US"/>
              </w:rPr>
            </w:pPr>
            <w:r w:rsidRPr="00EE3AD0">
              <w:rPr>
                <w:b/>
                <w:bCs/>
                <w:lang w:val="en-US"/>
              </w:rPr>
              <w:t>5. Nguồn dữ liệu:</w:t>
            </w:r>
            <w:r w:rsidRPr="00EE3AD0">
              <w:rPr>
                <w:lang w:val="en-US"/>
              </w:rPr>
              <w:t> </w:t>
            </w:r>
          </w:p>
          <w:p w:rsidRPr="00EE3AD0" w:rsidR="00EE3AD0" w:rsidRDefault="00EE3AD0" w14:paraId="5AEA38BA" w14:textId="77777777">
            <w:pPr>
              <w:numPr>
                <w:ilvl w:val="0"/>
                <w:numId w:val="793"/>
              </w:numPr>
              <w:rPr>
                <w:lang w:val="en-US"/>
              </w:rPr>
            </w:pPr>
            <w:r w:rsidRPr="00EE3AD0">
              <w:rPr>
                <w:lang w:val="en-US"/>
              </w:rPr>
              <w:t>SkyHR</w:t>
            </w:r>
          </w:p>
          <w:p w:rsidRPr="00EE3AD0" w:rsidR="00EE3AD0" w:rsidP="00EE3AD0" w:rsidRDefault="00EE3AD0" w14:paraId="668F217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C02DF25" w14:textId="77777777">
            <w:pPr>
              <w:numPr>
                <w:ilvl w:val="0"/>
                <w:numId w:val="794"/>
              </w:numPr>
              <w:rPr>
                <w:lang w:val="en-US"/>
              </w:rPr>
            </w:pPr>
            <w:r w:rsidRPr="00EE3AD0">
              <w:rPr>
                <w:lang w:val="en-US"/>
              </w:rPr>
              <w:t>Đơn vị đo: Người</w:t>
            </w:r>
          </w:p>
        </w:tc>
      </w:tr>
      <w:tr w:rsidRPr="00EE3AD0" w:rsidR="00EE3AD0" w14:paraId="2C6AA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E8A60C" w14:textId="77777777">
            <w:pPr>
              <w:rPr>
                <w:lang w:val="en-US"/>
              </w:rPr>
            </w:pPr>
            <w:r w:rsidRPr="00EE3AD0">
              <w:rPr>
                <w:b/>
                <w:bCs/>
                <w:lang w:val="en-US"/>
              </w:rPr>
              <w:t>CT 4.43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36CD63" w14:textId="77777777">
            <w:pPr>
              <w:rPr>
                <w:lang w:val="en-US"/>
              </w:rPr>
            </w:pPr>
            <w:r w:rsidRPr="00EE3AD0">
              <w:rPr>
                <w:b/>
                <w:bCs/>
                <w:lang w:val="en-US"/>
              </w:rPr>
              <w:t xml:space="preserve">1. Tên chỉ tiêu: </w:t>
            </w:r>
            <w:r w:rsidRPr="00EE3AD0">
              <w:rPr>
                <w:lang w:val="en-US"/>
              </w:rPr>
              <w:t>Employees by Gender – Lao động theo giới tính</w:t>
            </w:r>
          </w:p>
          <w:p w:rsidRPr="00EE3AD0" w:rsidR="00EE3AD0" w:rsidRDefault="00EE3AD0" w14:paraId="64721D30" w14:textId="77777777">
            <w:pPr>
              <w:numPr>
                <w:ilvl w:val="0"/>
                <w:numId w:val="795"/>
              </w:numPr>
              <w:rPr>
                <w:lang w:val="en-US"/>
              </w:rPr>
            </w:pPr>
            <w:r w:rsidRPr="00EE3AD0">
              <w:rPr>
                <w:lang w:val="en-US"/>
              </w:rPr>
              <w:t>Là chỉ tiêu bóc tách lực lượng lao động hiện tại thành các nhóm tuyệt đối theo giới tính (số lượng Nam, số lượng Nữ). </w:t>
            </w:r>
          </w:p>
          <w:p w:rsidRPr="00EE3AD0" w:rsidR="00EE3AD0" w:rsidP="00EE3AD0" w:rsidRDefault="00EE3AD0" w14:paraId="08D6AC8F" w14:textId="77777777">
            <w:pPr>
              <w:rPr>
                <w:lang w:val="en-US"/>
              </w:rPr>
            </w:pPr>
            <w:r w:rsidRPr="00EE3AD0">
              <w:rPr>
                <w:b/>
                <w:bCs/>
                <w:lang w:val="en-US"/>
              </w:rPr>
              <w:t>2.2. Ý nghĩa/Mục đích đo lường:</w:t>
            </w:r>
            <w:r w:rsidRPr="00EE3AD0">
              <w:rPr>
                <w:lang w:val="en-US"/>
              </w:rPr>
              <w:t> </w:t>
            </w:r>
          </w:p>
          <w:p w:rsidRPr="00EE3AD0" w:rsidR="00EE3AD0" w:rsidRDefault="00EE3AD0" w14:paraId="2EA68F91" w14:textId="77777777">
            <w:pPr>
              <w:numPr>
                <w:ilvl w:val="0"/>
                <w:numId w:val="796"/>
              </w:numPr>
              <w:rPr>
                <w:lang w:val="en-US"/>
              </w:rPr>
            </w:pPr>
            <w:r w:rsidRPr="00EE3AD0">
              <w:rPr>
                <w:lang w:val="en-US"/>
              </w:rPr>
              <w:t>Theo dõi quy mô và xây dựng cơ sở vật chất, chính sách an sinh xã hội (như chế độ thai sản, y tế) phù hợp với quy mô giới tính tại nơi làm việc. </w:t>
            </w:r>
          </w:p>
          <w:p w:rsidRPr="00EE3AD0" w:rsidR="00EE3AD0" w:rsidP="00EE3AD0" w:rsidRDefault="00EE3AD0" w14:paraId="46DE683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D501AAF" w14:textId="77777777">
            <w:pPr>
              <w:rPr>
                <w:lang w:val="en-US"/>
              </w:rPr>
            </w:pPr>
            <w:r w:rsidRPr="00EE3AD0">
              <w:rPr>
                <w:b/>
                <w:bCs/>
                <w:lang w:val="en-US"/>
              </w:rPr>
              <w:t>4. Chiều tổng hợp dữ liệu:</w:t>
            </w:r>
            <w:r w:rsidRPr="00EE3AD0">
              <w:rPr>
                <w:lang w:val="en-US"/>
              </w:rPr>
              <w:t> </w:t>
            </w:r>
          </w:p>
          <w:p w:rsidRPr="00EE3AD0" w:rsidR="00EE3AD0" w:rsidRDefault="00EE3AD0" w14:paraId="651C8137" w14:textId="77777777">
            <w:pPr>
              <w:numPr>
                <w:ilvl w:val="0"/>
                <w:numId w:val="797"/>
              </w:numPr>
              <w:rPr>
                <w:lang w:val="en-US"/>
              </w:rPr>
            </w:pPr>
            <w:r w:rsidRPr="00EE3AD0">
              <w:rPr>
                <w:lang w:val="en-US"/>
              </w:rPr>
              <w:t>Thời gian: Tháng, Năm</w:t>
            </w:r>
          </w:p>
          <w:p w:rsidRPr="00EE3AD0" w:rsidR="00EE3AD0" w:rsidP="00EE3AD0" w:rsidRDefault="00EE3AD0" w14:paraId="11960C6D" w14:textId="77777777">
            <w:pPr>
              <w:rPr>
                <w:lang w:val="en-US"/>
              </w:rPr>
            </w:pPr>
            <w:r w:rsidRPr="00EE3AD0">
              <w:rPr>
                <w:b/>
                <w:bCs/>
                <w:lang w:val="en-US"/>
              </w:rPr>
              <w:t>5. Nguồn dữ liệu:</w:t>
            </w:r>
            <w:r w:rsidRPr="00EE3AD0">
              <w:rPr>
                <w:lang w:val="en-US"/>
              </w:rPr>
              <w:t> </w:t>
            </w:r>
          </w:p>
          <w:p w:rsidRPr="00EE3AD0" w:rsidR="00EE3AD0" w:rsidRDefault="00EE3AD0" w14:paraId="44676539" w14:textId="77777777">
            <w:pPr>
              <w:numPr>
                <w:ilvl w:val="0"/>
                <w:numId w:val="798"/>
              </w:numPr>
              <w:rPr>
                <w:lang w:val="en-US"/>
              </w:rPr>
            </w:pPr>
            <w:r w:rsidRPr="00EE3AD0">
              <w:rPr>
                <w:lang w:val="en-US"/>
              </w:rPr>
              <w:t>SkyHR</w:t>
            </w:r>
          </w:p>
          <w:p w:rsidRPr="00EE3AD0" w:rsidR="00EE3AD0" w:rsidP="00EE3AD0" w:rsidRDefault="00EE3AD0" w14:paraId="4DA31B5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5BC394" w14:textId="77777777">
            <w:pPr>
              <w:numPr>
                <w:ilvl w:val="0"/>
                <w:numId w:val="799"/>
              </w:numPr>
              <w:rPr>
                <w:lang w:val="en-US"/>
              </w:rPr>
            </w:pPr>
            <w:r w:rsidRPr="00EE3AD0">
              <w:rPr>
                <w:lang w:val="en-US"/>
              </w:rPr>
              <w:t>Đơn vị đo: Người</w:t>
            </w:r>
          </w:p>
        </w:tc>
      </w:tr>
      <w:tr w:rsidRPr="00EE3AD0" w:rsidR="00EE3AD0" w14:paraId="6B2581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EB03DC" w14:textId="77777777">
            <w:pPr>
              <w:rPr>
                <w:lang w:val="en-US"/>
              </w:rPr>
            </w:pPr>
            <w:r w:rsidRPr="00EE3AD0">
              <w:rPr>
                <w:b/>
                <w:bCs/>
                <w:lang w:val="en-US"/>
              </w:rPr>
              <w:t>CT 4.44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BFFE7C9" w14:textId="77777777">
            <w:pPr>
              <w:rPr>
                <w:lang w:val="en-US"/>
              </w:rPr>
            </w:pPr>
            <w:r w:rsidRPr="00EE3AD0">
              <w:rPr>
                <w:b/>
                <w:bCs/>
                <w:lang w:val="en-US"/>
              </w:rPr>
              <w:t xml:space="preserve">1. Tên chỉ tiêu: </w:t>
            </w:r>
            <w:r w:rsidRPr="00EE3AD0">
              <w:rPr>
                <w:lang w:val="en-US"/>
              </w:rPr>
              <w:t>Employees by Employee Level – Lao động theo cấp bậc nhân viên</w:t>
            </w:r>
          </w:p>
          <w:p w:rsidRPr="00EE3AD0" w:rsidR="00EE3AD0" w:rsidRDefault="00EE3AD0" w14:paraId="336BF432" w14:textId="77777777">
            <w:pPr>
              <w:numPr>
                <w:ilvl w:val="0"/>
                <w:numId w:val="805"/>
              </w:numPr>
              <w:rPr>
                <w:lang w:val="en-US"/>
              </w:rPr>
            </w:pPr>
            <w:r w:rsidRPr="00EE3AD0">
              <w:rPr>
                <w:lang w:val="en-US"/>
              </w:rPr>
              <w:t>Là chỉ tiêu phân loại tổng nhân sự dựa trên tính chất công việc và cấp bậc </w:t>
            </w:r>
          </w:p>
          <w:p w:rsidRPr="00EE3AD0" w:rsidR="00EE3AD0" w:rsidRDefault="00EE3AD0" w14:paraId="4F83E466" w14:textId="77777777">
            <w:pPr>
              <w:numPr>
                <w:ilvl w:val="1"/>
                <w:numId w:val="805"/>
              </w:numPr>
              <w:rPr>
                <w:lang w:val="en-US"/>
              </w:rPr>
            </w:pPr>
            <w:r w:rsidRPr="00EE3AD0">
              <w:rPr>
                <w:lang w:val="en-US"/>
              </w:rPr>
              <w:t>Cấp quản lý trở lên</w:t>
            </w:r>
          </w:p>
          <w:p w:rsidRPr="00EE3AD0" w:rsidR="00EE3AD0" w:rsidRDefault="00EE3AD0" w14:paraId="11DE0CC7" w14:textId="77777777">
            <w:pPr>
              <w:numPr>
                <w:ilvl w:val="1"/>
                <w:numId w:val="805"/>
              </w:numPr>
              <w:rPr>
                <w:lang w:val="en-US"/>
              </w:rPr>
            </w:pPr>
            <w:r w:rsidRPr="00EE3AD0">
              <w:rPr>
                <w:lang w:val="en-US"/>
              </w:rPr>
              <w:t>Chuyên viên/Nhân viên</w:t>
            </w:r>
          </w:p>
          <w:p w:rsidRPr="00EE3AD0" w:rsidR="00EE3AD0" w:rsidRDefault="00EE3AD0" w14:paraId="0E9CDB1A" w14:textId="77777777">
            <w:pPr>
              <w:numPr>
                <w:ilvl w:val="1"/>
                <w:numId w:val="805"/>
              </w:numPr>
              <w:rPr>
                <w:lang w:val="en-US"/>
              </w:rPr>
            </w:pPr>
            <w:r w:rsidRPr="00EE3AD0">
              <w:rPr>
                <w:lang w:val="en-US"/>
              </w:rPr>
              <w:t>Phi công</w:t>
            </w:r>
          </w:p>
          <w:p w:rsidRPr="00EE3AD0" w:rsidR="00EE3AD0" w:rsidRDefault="00EE3AD0" w14:paraId="328E3FC0" w14:textId="77777777">
            <w:pPr>
              <w:numPr>
                <w:ilvl w:val="1"/>
                <w:numId w:val="805"/>
              </w:numPr>
              <w:rPr>
                <w:lang w:val="en-US"/>
              </w:rPr>
            </w:pPr>
            <w:r w:rsidRPr="00EE3AD0">
              <w:rPr>
                <w:lang w:val="en-US"/>
              </w:rPr>
              <w:t>Tiếp viên. </w:t>
            </w:r>
          </w:p>
          <w:p w:rsidRPr="00EE3AD0" w:rsidR="00EE3AD0" w:rsidP="00EE3AD0" w:rsidRDefault="00EE3AD0" w14:paraId="16307149" w14:textId="77777777">
            <w:pPr>
              <w:rPr>
                <w:lang w:val="en-US"/>
              </w:rPr>
            </w:pPr>
            <w:r w:rsidRPr="00EE3AD0">
              <w:rPr>
                <w:b/>
                <w:bCs/>
                <w:lang w:val="en-US"/>
              </w:rPr>
              <w:t>2.2. Ý nghĩa/Mục đích đo lường:</w:t>
            </w:r>
            <w:r w:rsidRPr="00EE3AD0">
              <w:rPr>
                <w:lang w:val="en-US"/>
              </w:rPr>
              <w:t> </w:t>
            </w:r>
          </w:p>
          <w:p w:rsidRPr="00EE3AD0" w:rsidR="00EE3AD0" w:rsidRDefault="00EE3AD0" w14:paraId="5B76AA66" w14:textId="77777777">
            <w:pPr>
              <w:numPr>
                <w:ilvl w:val="0"/>
                <w:numId w:val="80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727403B0" w14:textId="77777777">
            <w:pPr>
              <w:rPr>
                <w:lang w:val="en-US"/>
              </w:rPr>
            </w:pPr>
            <w:r w:rsidRPr="00EE3AD0">
              <w:rPr>
                <w:b/>
                <w:bCs/>
                <w:lang w:val="en-US"/>
              </w:rPr>
              <w:t>3. Công thức tính toán:</w:t>
            </w:r>
            <w:r w:rsidRPr="00EE3AD0">
              <w:rPr>
                <w:lang w:val="en-US"/>
              </w:rPr>
              <w:t> </w:t>
            </w:r>
          </w:p>
          <w:p w:rsidRPr="00EE3AD0" w:rsidR="00EE3AD0" w:rsidP="00EE3AD0" w:rsidRDefault="00EE3AD0" w14:paraId="67BE61B5" w14:textId="77777777">
            <w:pPr>
              <w:rPr>
                <w:lang w:val="en-US"/>
              </w:rPr>
            </w:pPr>
            <w:r w:rsidRPr="00EE3AD0">
              <w:rPr>
                <w:b/>
                <w:bCs/>
                <w:lang w:val="en-US"/>
              </w:rPr>
              <w:t>4. Chiều tổng hợp dữ liệu:</w:t>
            </w:r>
            <w:r w:rsidRPr="00EE3AD0">
              <w:rPr>
                <w:lang w:val="en-US"/>
              </w:rPr>
              <w:t> </w:t>
            </w:r>
          </w:p>
          <w:p w:rsidRPr="00EE3AD0" w:rsidR="00EE3AD0" w:rsidRDefault="00EE3AD0" w14:paraId="0DB756D1" w14:textId="77777777">
            <w:pPr>
              <w:numPr>
                <w:ilvl w:val="0"/>
                <w:numId w:val="807"/>
              </w:numPr>
              <w:rPr>
                <w:lang w:val="en-US"/>
              </w:rPr>
            </w:pPr>
            <w:r w:rsidRPr="00EE3AD0">
              <w:rPr>
                <w:lang w:val="en-US"/>
              </w:rPr>
              <w:t>Thời gian: Tháng, Năm</w:t>
            </w:r>
          </w:p>
          <w:p w:rsidRPr="00EE3AD0" w:rsidR="00EE3AD0" w:rsidP="00EE3AD0" w:rsidRDefault="00EE3AD0" w14:paraId="4D8A3F48" w14:textId="77777777">
            <w:pPr>
              <w:rPr>
                <w:lang w:val="en-US"/>
              </w:rPr>
            </w:pPr>
            <w:r w:rsidRPr="00EE3AD0">
              <w:rPr>
                <w:b/>
                <w:bCs/>
                <w:lang w:val="en-US"/>
              </w:rPr>
              <w:t>5. Nguồn dữ liệu:</w:t>
            </w:r>
            <w:r w:rsidRPr="00EE3AD0">
              <w:rPr>
                <w:lang w:val="en-US"/>
              </w:rPr>
              <w:t> </w:t>
            </w:r>
          </w:p>
          <w:p w:rsidRPr="00EE3AD0" w:rsidR="00EE3AD0" w:rsidRDefault="00EE3AD0" w14:paraId="4BAA7F34" w14:textId="77777777">
            <w:pPr>
              <w:numPr>
                <w:ilvl w:val="0"/>
                <w:numId w:val="808"/>
              </w:numPr>
              <w:rPr>
                <w:lang w:val="en-US"/>
              </w:rPr>
            </w:pPr>
            <w:r w:rsidRPr="00EE3AD0">
              <w:rPr>
                <w:lang w:val="en-US"/>
              </w:rPr>
              <w:t>SkyHR</w:t>
            </w:r>
          </w:p>
          <w:p w:rsidRPr="00EE3AD0" w:rsidR="00EE3AD0" w:rsidP="00EE3AD0" w:rsidRDefault="00EE3AD0" w14:paraId="66DEC3C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B08C977" w14:textId="77777777">
            <w:pPr>
              <w:numPr>
                <w:ilvl w:val="0"/>
                <w:numId w:val="809"/>
              </w:numPr>
              <w:rPr>
                <w:lang w:val="en-US"/>
              </w:rPr>
            </w:pPr>
            <w:r w:rsidRPr="00EE3AD0">
              <w:rPr>
                <w:lang w:val="en-US"/>
              </w:rPr>
              <w:t>Đơn vị đo: Người</w:t>
            </w:r>
          </w:p>
        </w:tc>
      </w:tr>
      <w:tr w:rsidRPr="00EE3AD0" w:rsidR="00EE3AD0" w14:paraId="3603E1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8A26F3" w14:textId="77777777">
            <w:pPr>
              <w:rPr>
                <w:lang w:val="en-US"/>
              </w:rPr>
            </w:pPr>
            <w:r w:rsidRPr="00EE3AD0">
              <w:rPr>
                <w:b/>
                <w:bCs/>
                <w:lang w:val="en-US"/>
              </w:rPr>
              <w:t>CT 4.45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050169" w14:textId="77777777">
            <w:pPr>
              <w:rPr>
                <w:lang w:val="en-US"/>
              </w:rPr>
            </w:pPr>
            <w:r w:rsidRPr="00EE3AD0">
              <w:rPr>
                <w:b/>
                <w:bCs/>
                <w:lang w:val="en-US"/>
              </w:rPr>
              <w:t xml:space="preserve">1. Tên chỉ tiêu: </w:t>
            </w:r>
            <w:r w:rsidRPr="00EE3AD0">
              <w:rPr>
                <w:lang w:val="en-US"/>
              </w:rPr>
              <w:t>Employees by Nationality – Lao động theo quốc tịch</w:t>
            </w:r>
          </w:p>
          <w:p w:rsidRPr="00EE3AD0" w:rsidR="00EE3AD0" w:rsidRDefault="00EE3AD0" w14:paraId="7913D768" w14:textId="77777777">
            <w:pPr>
              <w:numPr>
                <w:ilvl w:val="0"/>
                <w:numId w:val="800"/>
              </w:numPr>
              <w:rPr>
                <w:lang w:val="en-US"/>
              </w:rPr>
            </w:pPr>
            <w:r w:rsidRPr="00EE3AD0">
              <w:rPr>
                <w:lang w:val="en-US"/>
              </w:rPr>
              <w:t>Là chỉ tiêu phân tách lực lượng lao động thành các nhóm quốc tịch (người Việt Nam và người nước ngoài) </w:t>
            </w:r>
          </w:p>
          <w:p w:rsidRPr="00EE3AD0" w:rsidR="00EE3AD0" w:rsidP="00EE3AD0" w:rsidRDefault="00EE3AD0" w14:paraId="093BAED0" w14:textId="77777777">
            <w:pPr>
              <w:rPr>
                <w:lang w:val="en-US"/>
              </w:rPr>
            </w:pPr>
            <w:r w:rsidRPr="00EE3AD0">
              <w:rPr>
                <w:b/>
                <w:bCs/>
                <w:lang w:val="en-US"/>
              </w:rPr>
              <w:t>2.2. Ý nghĩa/Mục đích đo lường:</w:t>
            </w:r>
            <w:r w:rsidRPr="00EE3AD0">
              <w:rPr>
                <w:lang w:val="en-US"/>
              </w:rPr>
              <w:t> </w:t>
            </w:r>
          </w:p>
          <w:p w:rsidRPr="00EE3AD0" w:rsidR="00EE3AD0" w:rsidRDefault="00EE3AD0" w14:paraId="51AE291E" w14:textId="77777777">
            <w:pPr>
              <w:numPr>
                <w:ilvl w:val="0"/>
                <w:numId w:val="801"/>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216C4FA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3384E6C" w14:textId="77777777">
            <w:pPr>
              <w:rPr>
                <w:lang w:val="en-US"/>
              </w:rPr>
            </w:pPr>
            <w:r w:rsidRPr="00EE3AD0">
              <w:rPr>
                <w:b/>
                <w:bCs/>
                <w:lang w:val="en-US"/>
              </w:rPr>
              <w:t>4. Chiều tổng hợp dữ liệu:</w:t>
            </w:r>
            <w:r w:rsidRPr="00EE3AD0">
              <w:rPr>
                <w:lang w:val="en-US"/>
              </w:rPr>
              <w:t> </w:t>
            </w:r>
          </w:p>
          <w:p w:rsidRPr="00EE3AD0" w:rsidR="00EE3AD0" w:rsidRDefault="00EE3AD0" w14:paraId="32256B23" w14:textId="77777777">
            <w:pPr>
              <w:numPr>
                <w:ilvl w:val="0"/>
                <w:numId w:val="802"/>
              </w:numPr>
              <w:rPr>
                <w:lang w:val="en-US"/>
              </w:rPr>
            </w:pPr>
            <w:r w:rsidRPr="00EE3AD0">
              <w:rPr>
                <w:lang w:val="en-US"/>
              </w:rPr>
              <w:t>Thời gian: Tháng, Năm</w:t>
            </w:r>
          </w:p>
          <w:p w:rsidRPr="00EE3AD0" w:rsidR="00EE3AD0" w:rsidP="00EE3AD0" w:rsidRDefault="00EE3AD0" w14:paraId="608BF8C0" w14:textId="77777777">
            <w:pPr>
              <w:rPr>
                <w:lang w:val="en-US"/>
              </w:rPr>
            </w:pPr>
            <w:r w:rsidRPr="00EE3AD0">
              <w:rPr>
                <w:b/>
                <w:bCs/>
                <w:lang w:val="en-US"/>
              </w:rPr>
              <w:t>5. Nguồn dữ liệu:</w:t>
            </w:r>
            <w:r w:rsidRPr="00EE3AD0">
              <w:rPr>
                <w:lang w:val="en-US"/>
              </w:rPr>
              <w:t> </w:t>
            </w:r>
          </w:p>
          <w:p w:rsidRPr="00EE3AD0" w:rsidR="00EE3AD0" w:rsidRDefault="00EE3AD0" w14:paraId="74D2D230" w14:textId="77777777">
            <w:pPr>
              <w:numPr>
                <w:ilvl w:val="0"/>
                <w:numId w:val="803"/>
              </w:numPr>
              <w:rPr>
                <w:lang w:val="en-US"/>
              </w:rPr>
            </w:pPr>
            <w:r w:rsidRPr="00EE3AD0">
              <w:rPr>
                <w:lang w:val="en-US"/>
              </w:rPr>
              <w:t>SkyHR</w:t>
            </w:r>
          </w:p>
          <w:p w:rsidRPr="00EE3AD0" w:rsidR="00EE3AD0" w:rsidP="00EE3AD0" w:rsidRDefault="00EE3AD0" w14:paraId="56D65F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1F04B1" w14:textId="77777777">
            <w:pPr>
              <w:numPr>
                <w:ilvl w:val="0"/>
                <w:numId w:val="804"/>
              </w:numPr>
              <w:rPr>
                <w:lang w:val="en-US"/>
              </w:rPr>
            </w:pPr>
            <w:r w:rsidRPr="00EE3AD0">
              <w:rPr>
                <w:lang w:val="en-US"/>
              </w:rPr>
              <w:t>Đơn vị đo: Người</w:t>
            </w:r>
          </w:p>
        </w:tc>
      </w:tr>
      <w:tr w:rsidRPr="00EE3AD0" w:rsidR="00EE3AD0" w14:paraId="4934D18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E34C05" w14:textId="77777777">
            <w:pPr>
              <w:rPr>
                <w:lang w:val="en-US"/>
              </w:rPr>
            </w:pPr>
            <w:r w:rsidRPr="00EE3AD0">
              <w:rPr>
                <w:b/>
                <w:bCs/>
                <w:lang w:val="en-US"/>
              </w:rPr>
              <w:t>CT 4.46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84CBC" w14:textId="77777777">
            <w:pPr>
              <w:rPr>
                <w:lang w:val="en-US"/>
              </w:rPr>
            </w:pPr>
            <w:r w:rsidRPr="00EE3AD0">
              <w:rPr>
                <w:b/>
                <w:bCs/>
                <w:lang w:val="en-US"/>
              </w:rPr>
              <w:t xml:space="preserve">1. Tên chỉ tiêu: </w:t>
            </w:r>
            <w:r w:rsidRPr="00EE3AD0">
              <w:rPr>
                <w:lang w:val="en-US"/>
              </w:rPr>
              <w:t>Employees by Division – Lao động theo khối</w:t>
            </w:r>
          </w:p>
          <w:p w:rsidRPr="00EE3AD0" w:rsidR="00EE3AD0" w:rsidRDefault="00EE3AD0" w14:paraId="7CD497DE" w14:textId="77777777">
            <w:pPr>
              <w:numPr>
                <w:ilvl w:val="0"/>
                <w:numId w:val="815"/>
              </w:numPr>
              <w:rPr>
                <w:lang w:val="en-US"/>
              </w:rPr>
            </w:pPr>
            <w:r w:rsidRPr="00EE3AD0">
              <w:rPr>
                <w:lang w:val="en-US"/>
              </w:rPr>
              <w:t>Là chỉ tiêu phân bổ nhân sự chi tiết theo cơ cấu tổ chức (các Khối chức năng), bao gồm: </w:t>
            </w:r>
          </w:p>
          <w:p w:rsidRPr="00EE3AD0" w:rsidR="00EE3AD0" w:rsidRDefault="00EE3AD0" w14:paraId="02D31C1C" w14:textId="77777777">
            <w:pPr>
              <w:numPr>
                <w:ilvl w:val="1"/>
                <w:numId w:val="815"/>
              </w:numPr>
              <w:rPr>
                <w:lang w:val="en-US"/>
              </w:rPr>
            </w:pPr>
            <w:r w:rsidRPr="00EE3AD0">
              <w:rPr>
                <w:lang w:val="en-US"/>
              </w:rPr>
              <w:t>(1) Khối Thương mại</w:t>
            </w:r>
          </w:p>
          <w:p w:rsidRPr="00EE3AD0" w:rsidR="00EE3AD0" w:rsidRDefault="00EE3AD0" w14:paraId="77EA0668" w14:textId="77777777">
            <w:pPr>
              <w:numPr>
                <w:ilvl w:val="1"/>
                <w:numId w:val="815"/>
              </w:numPr>
              <w:rPr>
                <w:lang w:val="en-US"/>
              </w:rPr>
            </w:pPr>
            <w:r w:rsidRPr="00EE3AD0">
              <w:rPr>
                <w:lang w:val="en-US"/>
              </w:rPr>
              <w:t>(2) Khối Dịch vụ</w:t>
            </w:r>
          </w:p>
          <w:p w:rsidRPr="00EE3AD0" w:rsidR="00EE3AD0" w:rsidRDefault="00EE3AD0" w14:paraId="6804B260" w14:textId="77777777">
            <w:pPr>
              <w:numPr>
                <w:ilvl w:val="1"/>
                <w:numId w:val="815"/>
              </w:numPr>
              <w:rPr>
                <w:lang w:val="en-US"/>
              </w:rPr>
            </w:pPr>
            <w:r w:rsidRPr="00EE3AD0">
              <w:rPr>
                <w:lang w:val="en-US"/>
              </w:rPr>
              <w:t>(3) Khối Khai thác bay</w:t>
            </w:r>
          </w:p>
          <w:p w:rsidRPr="00EE3AD0" w:rsidR="00EE3AD0" w:rsidRDefault="00EE3AD0" w14:paraId="173C01B1" w14:textId="77777777">
            <w:pPr>
              <w:numPr>
                <w:ilvl w:val="1"/>
                <w:numId w:val="815"/>
              </w:numPr>
              <w:rPr>
                <w:lang w:val="en-US"/>
              </w:rPr>
            </w:pPr>
            <w:r w:rsidRPr="00EE3AD0">
              <w:rPr>
                <w:lang w:val="en-US"/>
              </w:rPr>
              <w:t>(4) Khối Kỹ thuật</w:t>
            </w:r>
          </w:p>
          <w:p w:rsidRPr="00EE3AD0" w:rsidR="00EE3AD0" w:rsidRDefault="00EE3AD0" w14:paraId="74199D98" w14:textId="77777777">
            <w:pPr>
              <w:numPr>
                <w:ilvl w:val="1"/>
                <w:numId w:val="815"/>
              </w:numPr>
              <w:rPr>
                <w:lang w:val="en-US"/>
              </w:rPr>
            </w:pPr>
            <w:r w:rsidRPr="00EE3AD0">
              <w:rPr>
                <w:lang w:val="en-US"/>
              </w:rPr>
              <w:t>(5) Tham mưu tổng hợp (bao gồm lĩnh vực an toàn)</w:t>
            </w:r>
          </w:p>
          <w:p w:rsidRPr="00EE3AD0" w:rsidR="00EE3AD0" w:rsidRDefault="00EE3AD0" w14:paraId="15BFB633" w14:textId="77777777">
            <w:pPr>
              <w:numPr>
                <w:ilvl w:val="1"/>
                <w:numId w:val="815"/>
              </w:numPr>
              <w:rPr>
                <w:lang w:val="en-US"/>
              </w:rPr>
            </w:pPr>
            <w:r w:rsidRPr="00EE3AD0">
              <w:rPr>
                <w:lang w:val="en-US"/>
              </w:rPr>
              <w:t>(6) Trực thuộc khác.</w:t>
            </w:r>
          </w:p>
          <w:p w:rsidRPr="00EE3AD0" w:rsidR="00EE3AD0" w:rsidP="00EE3AD0" w:rsidRDefault="00EE3AD0" w14:paraId="76BD7E3E" w14:textId="77777777">
            <w:pPr>
              <w:rPr>
                <w:lang w:val="en-US"/>
              </w:rPr>
            </w:pPr>
            <w:r w:rsidRPr="00EE3AD0">
              <w:rPr>
                <w:b/>
                <w:bCs/>
                <w:lang w:val="en-US"/>
              </w:rPr>
              <w:t>2.2. Ý nghĩa/Mục đích đo lường:</w:t>
            </w:r>
            <w:r w:rsidRPr="00EE3AD0">
              <w:rPr>
                <w:lang w:val="en-US"/>
              </w:rPr>
              <w:t> </w:t>
            </w:r>
          </w:p>
          <w:p w:rsidRPr="00EE3AD0" w:rsidR="00EE3AD0" w:rsidRDefault="00EE3AD0" w14:paraId="5EA107CF" w14:textId="77777777">
            <w:pPr>
              <w:numPr>
                <w:ilvl w:val="0"/>
                <w:numId w:val="816"/>
              </w:numPr>
              <w:rPr>
                <w:lang w:val="en-US"/>
              </w:rPr>
            </w:pPr>
            <w:r w:rsidRPr="00EE3AD0">
              <w:rPr>
                <w:lang w:val="en-US"/>
              </w:rPr>
              <w:t>Đây là la bàn để giám sát định biên nhân sự. </w:t>
            </w:r>
          </w:p>
          <w:p w:rsidRPr="00EE3AD0" w:rsidR="00EE3AD0" w:rsidP="00EE3AD0" w:rsidRDefault="00EE3AD0" w14:paraId="62B570A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AEC7EC" w14:textId="77777777">
            <w:pPr>
              <w:rPr>
                <w:lang w:val="en-US"/>
              </w:rPr>
            </w:pPr>
            <w:r w:rsidRPr="00EE3AD0">
              <w:rPr>
                <w:b/>
                <w:bCs/>
                <w:lang w:val="en-US"/>
              </w:rPr>
              <w:t>4. Chiều tổng hợp dữ liệu:</w:t>
            </w:r>
            <w:r w:rsidRPr="00EE3AD0">
              <w:rPr>
                <w:lang w:val="en-US"/>
              </w:rPr>
              <w:t> </w:t>
            </w:r>
          </w:p>
          <w:p w:rsidRPr="00EE3AD0" w:rsidR="00EE3AD0" w:rsidRDefault="00EE3AD0" w14:paraId="7D38971A" w14:textId="77777777">
            <w:pPr>
              <w:numPr>
                <w:ilvl w:val="0"/>
                <w:numId w:val="817"/>
              </w:numPr>
              <w:rPr>
                <w:lang w:val="en-US"/>
              </w:rPr>
            </w:pPr>
            <w:r w:rsidRPr="00EE3AD0">
              <w:rPr>
                <w:lang w:val="en-US"/>
              </w:rPr>
              <w:t>Thời gian: Tháng, Năm</w:t>
            </w:r>
          </w:p>
          <w:p w:rsidRPr="00EE3AD0" w:rsidR="00EE3AD0" w:rsidP="00EE3AD0" w:rsidRDefault="00EE3AD0" w14:paraId="7F09AFA3" w14:textId="77777777">
            <w:pPr>
              <w:rPr>
                <w:lang w:val="en-US"/>
              </w:rPr>
            </w:pPr>
            <w:r w:rsidRPr="00EE3AD0">
              <w:rPr>
                <w:b/>
                <w:bCs/>
                <w:lang w:val="en-US"/>
              </w:rPr>
              <w:t>5. Nguồn dữ liệu:</w:t>
            </w:r>
            <w:r w:rsidRPr="00EE3AD0">
              <w:rPr>
                <w:lang w:val="en-US"/>
              </w:rPr>
              <w:t> </w:t>
            </w:r>
          </w:p>
          <w:p w:rsidRPr="00EE3AD0" w:rsidR="00EE3AD0" w:rsidRDefault="00EE3AD0" w14:paraId="31A3EF56" w14:textId="77777777">
            <w:pPr>
              <w:numPr>
                <w:ilvl w:val="0"/>
                <w:numId w:val="818"/>
              </w:numPr>
              <w:rPr>
                <w:lang w:val="en-US"/>
              </w:rPr>
            </w:pPr>
            <w:r w:rsidRPr="00EE3AD0">
              <w:rPr>
                <w:lang w:val="en-US"/>
              </w:rPr>
              <w:t>SkyHR</w:t>
            </w:r>
          </w:p>
          <w:p w:rsidRPr="00EE3AD0" w:rsidR="00EE3AD0" w:rsidP="00EE3AD0" w:rsidRDefault="00EE3AD0" w14:paraId="7921781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40970B0" w14:textId="77777777">
            <w:pPr>
              <w:numPr>
                <w:ilvl w:val="0"/>
                <w:numId w:val="819"/>
              </w:numPr>
              <w:rPr>
                <w:lang w:val="en-US"/>
              </w:rPr>
            </w:pPr>
            <w:r w:rsidRPr="00EE3AD0">
              <w:rPr>
                <w:lang w:val="en-US"/>
              </w:rPr>
              <w:t>Đơn vị đo: Người</w:t>
            </w:r>
          </w:p>
        </w:tc>
      </w:tr>
    </w:tbl>
    <w:p w:rsidRPr="00EE3AD0" w:rsidR="00EE3AD0" w:rsidP="00EE3AD0" w:rsidRDefault="00EE3AD0" w14:paraId="0A55F2DF" w14:textId="77777777">
      <w:pPr>
        <w:rPr>
          <w:lang w:val="en-US"/>
        </w:rPr>
      </w:pPr>
    </w:p>
    <w:p w:rsidRPr="00EE3AD0" w:rsidR="00EE3AD0" w:rsidP="00EE3AD0" w:rsidRDefault="00EE3AD0" w14:paraId="1E53008C" w14:textId="77777777">
      <w:pPr>
        <w:pStyle w:val="Heading4"/>
        <w:rPr>
          <w:lang w:val="en-US"/>
        </w:rPr>
      </w:pPr>
      <w:bookmarkStart w:name="_Toc242783327" w:id="70"/>
      <w:r w:rsidRPr="00EE3AD0">
        <w:rPr>
          <w:lang w:val="en-US"/>
        </w:rPr>
        <w:t>2.3.2.9. Chỉ tiêu GRI 404-2 - Programs for upgrading employee skills and transition assistance programs - Chương trình nâng cao kỹ năng</w:t>
      </w:r>
      <w:bookmarkEnd w:id="70"/>
    </w:p>
    <w:p w:rsidR="00695A4C" w:rsidRDefault="07F6679C" w14:paraId="6B1BE5F1" w14:textId="77777777">
      <w:r w:rsidRPr="78B6F757">
        <w:rPr>
          <w:lang w:val="en-US"/>
        </w:rPr>
        <w:t>Báo cáo trên hệ thống: GRI 404-2 - Chương trình nâng cao kỹ năng (bản tiếng Anh: GRI 404-2 - Programs for upgrading employee skills and transition assistance programs).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69"/>
        <w:gridCol w:w="8378"/>
      </w:tblGrid>
      <w:tr w:rsidRPr="00EE3AD0" w:rsidR="00EE3AD0" w14:paraId="49DBD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148C2C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F65A79D" w14:textId="77777777">
            <w:pPr>
              <w:rPr>
                <w:b/>
                <w:bCs/>
                <w:lang w:val="en-US"/>
              </w:rPr>
            </w:pPr>
            <w:r w:rsidRPr="00EE3AD0">
              <w:rPr>
                <w:b/>
                <w:bCs/>
                <w:lang w:val="en-US"/>
              </w:rPr>
              <w:t>Mô tả/Description</w:t>
            </w:r>
          </w:p>
        </w:tc>
      </w:tr>
      <w:tr w:rsidRPr="00EE3AD0" w:rsidR="00EE3AD0" w14:paraId="6698899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E810C1" w14:textId="77777777">
            <w:pPr>
              <w:rPr>
                <w:lang w:val="en-US"/>
              </w:rPr>
            </w:pPr>
            <w:r w:rsidRPr="00EE3AD0">
              <w:rPr>
                <w:b/>
                <w:bCs/>
                <w:lang w:val="en-US"/>
              </w:rPr>
              <w:t>CT 4.47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D78CBD" w14:textId="77777777">
            <w:pPr>
              <w:rPr>
                <w:lang w:val="en-US"/>
              </w:rPr>
            </w:pPr>
            <w:r w:rsidRPr="00EE3AD0">
              <w:rPr>
                <w:b/>
                <w:bCs/>
                <w:lang w:val="en-US"/>
              </w:rPr>
              <w:t xml:space="preserve">1. Tên chỉ tiêu: </w:t>
            </w:r>
            <w:r w:rsidRPr="00EE3AD0">
              <w:rPr>
                <w:lang w:val="en-US"/>
              </w:rPr>
              <w:t>Training Costs (Billion VND) – Chi phí đào tạo (tỷ VNĐ)</w:t>
            </w:r>
          </w:p>
          <w:p w:rsidRPr="00EE3AD0" w:rsidR="00EE3AD0" w:rsidRDefault="00EE3AD0" w14:paraId="2C3EF339" w14:textId="77777777">
            <w:pPr>
              <w:numPr>
                <w:ilvl w:val="0"/>
                <w:numId w:val="825"/>
              </w:numPr>
              <w:rPr>
                <w:lang w:val="en-US"/>
              </w:rPr>
            </w:pPr>
            <w:r w:rsidRPr="00EE3AD0">
              <w:rPr>
                <w:lang w:val="en-US"/>
              </w:rPr>
              <w:t>Là tổng ngân sách thực tế tổ chức đã giải ngân cho toàn bộ các hoạt động đào tạo, huấn luyện, cấp chứng chỉ và hỗ trợ chuyển tiếp của người lao động trong kỳ </w:t>
            </w:r>
          </w:p>
          <w:p w:rsidRPr="00EE3AD0" w:rsidR="00EE3AD0" w:rsidP="00EE3AD0" w:rsidRDefault="00EE3AD0" w14:paraId="06058CE7" w14:textId="77777777">
            <w:pPr>
              <w:rPr>
                <w:lang w:val="en-US"/>
              </w:rPr>
            </w:pPr>
            <w:r w:rsidRPr="00EE3AD0">
              <w:rPr>
                <w:b/>
                <w:bCs/>
                <w:lang w:val="en-US"/>
              </w:rPr>
              <w:t>2.2. Ý nghĩa/Mục đích đo lường:</w:t>
            </w:r>
            <w:r w:rsidRPr="00EE3AD0">
              <w:rPr>
                <w:lang w:val="en-US"/>
              </w:rPr>
              <w:t> </w:t>
            </w:r>
          </w:p>
          <w:p w:rsidRPr="00EE3AD0" w:rsidR="00EE3AD0" w:rsidRDefault="00EE3AD0" w14:paraId="1DFB406E" w14:textId="77777777">
            <w:pPr>
              <w:numPr>
                <w:ilvl w:val="0"/>
                <w:numId w:val="826"/>
              </w:numPr>
              <w:rPr>
                <w:lang w:val="en-US"/>
              </w:rPr>
            </w:pPr>
            <w:r w:rsidRPr="00EE3AD0">
              <w:rPr>
                <w:lang w:val="en-US"/>
              </w:rPr>
              <w:t>Chỉ tiêu đánh giá quy mô đầu tư của công ty vào việc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4AE36C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1C6D268" w14:textId="77777777">
            <w:pPr>
              <w:rPr>
                <w:lang w:val="en-US"/>
              </w:rPr>
            </w:pPr>
            <w:r w:rsidRPr="00EE3AD0">
              <w:rPr>
                <w:b/>
                <w:bCs/>
                <w:lang w:val="en-US"/>
              </w:rPr>
              <w:t>4. Chiều tổng hợp dữ liệu:</w:t>
            </w:r>
            <w:r w:rsidRPr="00EE3AD0">
              <w:rPr>
                <w:lang w:val="en-US"/>
              </w:rPr>
              <w:t> </w:t>
            </w:r>
          </w:p>
          <w:p w:rsidRPr="00EE3AD0" w:rsidR="00EE3AD0" w:rsidRDefault="00EE3AD0" w14:paraId="13829A14" w14:textId="77777777">
            <w:pPr>
              <w:numPr>
                <w:ilvl w:val="0"/>
                <w:numId w:val="827"/>
              </w:numPr>
              <w:rPr>
                <w:lang w:val="en-US"/>
              </w:rPr>
            </w:pPr>
            <w:r w:rsidRPr="00EE3AD0">
              <w:rPr>
                <w:lang w:val="en-US"/>
              </w:rPr>
              <w:t>Thời gian: Tháng, Năm</w:t>
            </w:r>
          </w:p>
          <w:p w:rsidRPr="00EE3AD0" w:rsidR="00EE3AD0" w:rsidP="00EE3AD0" w:rsidRDefault="00EE3AD0" w14:paraId="145DB0E2" w14:textId="77777777">
            <w:pPr>
              <w:rPr>
                <w:lang w:val="en-US"/>
              </w:rPr>
            </w:pPr>
            <w:r w:rsidRPr="00EE3AD0">
              <w:rPr>
                <w:b/>
                <w:bCs/>
                <w:lang w:val="en-US"/>
              </w:rPr>
              <w:t>5. Nguồn dữ liệu:</w:t>
            </w:r>
            <w:r w:rsidRPr="00EE3AD0">
              <w:rPr>
                <w:lang w:val="en-US"/>
              </w:rPr>
              <w:t> </w:t>
            </w:r>
          </w:p>
          <w:p w:rsidRPr="00EE3AD0" w:rsidR="00EE3AD0" w:rsidRDefault="00EE3AD0" w14:paraId="695789BE" w14:textId="77777777">
            <w:pPr>
              <w:numPr>
                <w:ilvl w:val="0"/>
                <w:numId w:val="828"/>
              </w:numPr>
              <w:rPr>
                <w:lang w:val="en-US"/>
              </w:rPr>
            </w:pPr>
            <w:r w:rsidRPr="00EE3AD0">
              <w:rPr>
                <w:lang w:val="en-US"/>
              </w:rPr>
              <w:t>SkyHR</w:t>
            </w:r>
          </w:p>
          <w:p w:rsidRPr="00EE3AD0" w:rsidR="00EE3AD0" w:rsidP="00EE3AD0" w:rsidRDefault="00EE3AD0" w14:paraId="5E4C2E5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2B9AA429" w14:textId="77777777">
            <w:pPr>
              <w:numPr>
                <w:ilvl w:val="0"/>
                <w:numId w:val="829"/>
              </w:numPr>
              <w:rPr>
                <w:lang w:val="en-US"/>
              </w:rPr>
            </w:pPr>
            <w:r w:rsidRPr="00EE3AD0">
              <w:rPr>
                <w:lang w:val="en-US"/>
              </w:rPr>
              <w:t>Đơn vị đo: VNĐ</w:t>
            </w:r>
          </w:p>
        </w:tc>
      </w:tr>
      <w:tr w:rsidRPr="00EE3AD0" w:rsidR="00EE3AD0" w14:paraId="099262E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123A82" w14:textId="77777777">
            <w:pPr>
              <w:rPr>
                <w:lang w:val="en-US"/>
              </w:rPr>
            </w:pPr>
            <w:r w:rsidRPr="00EE3AD0">
              <w:rPr>
                <w:b/>
                <w:bCs/>
                <w:lang w:val="en-US"/>
              </w:rPr>
              <w:t>CT 4.48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5B5289" w14:textId="77777777">
            <w:pPr>
              <w:rPr>
                <w:lang w:val="en-US"/>
              </w:rPr>
            </w:pPr>
            <w:r w:rsidRPr="00EE3AD0">
              <w:rPr>
                <w:b/>
                <w:bCs/>
                <w:lang w:val="en-US"/>
              </w:rPr>
              <w:t xml:space="preserve">1. Tên chỉ tiêu: </w:t>
            </w:r>
            <w:r w:rsidRPr="00EE3AD0">
              <w:rPr>
                <w:lang w:val="en-US"/>
              </w:rPr>
              <w:t>Training Participants – Lượt người tham gia đào tạo</w:t>
            </w:r>
          </w:p>
          <w:p w:rsidRPr="00EE3AD0" w:rsidR="00EE3AD0" w:rsidRDefault="00EE3AD0" w14:paraId="2A7A2C49" w14:textId="77777777">
            <w:pPr>
              <w:numPr>
                <w:ilvl w:val="0"/>
                <w:numId w:val="820"/>
              </w:numPr>
              <w:rPr>
                <w:lang w:val="en-US"/>
              </w:rPr>
            </w:pPr>
            <w:r w:rsidRPr="00EE3AD0">
              <w:rPr>
                <w:lang w:val="en-US"/>
              </w:rPr>
              <w:t>Là tổng số lượt nhân viên ghi danh và thực tế tham gia vào các chương trình đào tạo trong kỳ báo cáo </w:t>
            </w:r>
          </w:p>
          <w:p w:rsidRPr="00EE3AD0" w:rsidR="00EE3AD0" w:rsidP="00EE3AD0" w:rsidRDefault="00EE3AD0" w14:paraId="2C01B02E" w14:textId="77777777">
            <w:pPr>
              <w:rPr>
                <w:lang w:val="en-US"/>
              </w:rPr>
            </w:pPr>
            <w:r w:rsidRPr="00EE3AD0">
              <w:rPr>
                <w:b/>
                <w:bCs/>
                <w:lang w:val="en-US"/>
              </w:rPr>
              <w:t>2.2. Ý nghĩa/Mục đích đo lường:</w:t>
            </w:r>
            <w:r w:rsidRPr="00EE3AD0">
              <w:rPr>
                <w:lang w:val="en-US"/>
              </w:rPr>
              <w:t> </w:t>
            </w:r>
          </w:p>
          <w:p w:rsidRPr="00EE3AD0" w:rsidR="00EE3AD0" w:rsidRDefault="00EE3AD0" w14:paraId="57D0AF5F" w14:textId="77777777">
            <w:pPr>
              <w:numPr>
                <w:ilvl w:val="0"/>
                <w:numId w:val="821"/>
              </w:numPr>
              <w:rPr>
                <w:lang w:val="en-US"/>
              </w:rPr>
            </w:pPr>
            <w:r w:rsidRPr="00EE3AD0">
              <w:rPr>
                <w:lang w:val="en-US"/>
              </w:rPr>
              <w:t>Chỉ tiêu đánh giá hoạt động của công tác đào tạo trên phạm vi toàn TCT nhằm đảm bảo toàn bộ NLĐ của TCT được đào tạo theo đúng công việc được giao</w:t>
            </w:r>
          </w:p>
          <w:p w:rsidRPr="00EE3AD0" w:rsidR="00EE3AD0" w:rsidP="00EE3AD0" w:rsidRDefault="00EE3AD0" w14:paraId="7BE4C77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2C53F62" w14:textId="77777777">
            <w:pPr>
              <w:rPr>
                <w:lang w:val="en-US"/>
              </w:rPr>
            </w:pPr>
            <w:r w:rsidRPr="00EE3AD0">
              <w:rPr>
                <w:b/>
                <w:bCs/>
                <w:lang w:val="en-US"/>
              </w:rPr>
              <w:t>4. Chiều tổng hợp dữ liệu:</w:t>
            </w:r>
            <w:r w:rsidRPr="00EE3AD0">
              <w:rPr>
                <w:lang w:val="en-US"/>
              </w:rPr>
              <w:t> </w:t>
            </w:r>
          </w:p>
          <w:p w:rsidRPr="00EE3AD0" w:rsidR="00EE3AD0" w:rsidRDefault="00EE3AD0" w14:paraId="341D3E96" w14:textId="77777777">
            <w:pPr>
              <w:numPr>
                <w:ilvl w:val="0"/>
                <w:numId w:val="822"/>
              </w:numPr>
              <w:rPr>
                <w:lang w:val="en-US"/>
              </w:rPr>
            </w:pPr>
            <w:r w:rsidRPr="00EE3AD0">
              <w:rPr>
                <w:lang w:val="en-US"/>
              </w:rPr>
              <w:t>Thời gian: Tháng, Năm</w:t>
            </w:r>
          </w:p>
          <w:p w:rsidRPr="00EE3AD0" w:rsidR="00EE3AD0" w:rsidP="00EE3AD0" w:rsidRDefault="00EE3AD0" w14:paraId="60F6CBDE" w14:textId="77777777">
            <w:pPr>
              <w:rPr>
                <w:lang w:val="en-US"/>
              </w:rPr>
            </w:pPr>
            <w:r w:rsidRPr="00EE3AD0">
              <w:rPr>
                <w:b/>
                <w:bCs/>
                <w:lang w:val="en-US"/>
              </w:rPr>
              <w:t>5. Nguồn dữ liệu:</w:t>
            </w:r>
            <w:r w:rsidRPr="00EE3AD0">
              <w:rPr>
                <w:lang w:val="en-US"/>
              </w:rPr>
              <w:t> </w:t>
            </w:r>
          </w:p>
          <w:p w:rsidRPr="00EE3AD0" w:rsidR="00EE3AD0" w:rsidRDefault="00EE3AD0" w14:paraId="76F7F982" w14:textId="77777777">
            <w:pPr>
              <w:numPr>
                <w:ilvl w:val="0"/>
                <w:numId w:val="823"/>
              </w:numPr>
              <w:rPr>
                <w:lang w:val="en-US"/>
              </w:rPr>
            </w:pPr>
            <w:r w:rsidRPr="00EE3AD0">
              <w:rPr>
                <w:lang w:val="en-US"/>
              </w:rPr>
              <w:t>SkyHR</w:t>
            </w:r>
          </w:p>
          <w:p w:rsidRPr="00EE3AD0" w:rsidR="00EE3AD0" w:rsidP="00EE3AD0" w:rsidRDefault="00EE3AD0" w14:paraId="222BE5B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9187021" w14:textId="77777777">
            <w:pPr>
              <w:numPr>
                <w:ilvl w:val="0"/>
                <w:numId w:val="824"/>
              </w:numPr>
              <w:rPr>
                <w:lang w:val="en-US"/>
              </w:rPr>
            </w:pPr>
            <w:r w:rsidRPr="00EE3AD0">
              <w:rPr>
                <w:lang w:val="en-US"/>
              </w:rPr>
              <w:t>Đơn vị đo: Lượt người</w:t>
            </w:r>
          </w:p>
        </w:tc>
      </w:tr>
      <w:tr w:rsidRPr="00EE3AD0" w:rsidR="00EE3AD0" w14:paraId="3A7216D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357C0" w14:textId="77777777">
            <w:pPr>
              <w:rPr>
                <w:lang w:val="en-US"/>
              </w:rPr>
            </w:pPr>
            <w:r w:rsidRPr="00EE3AD0">
              <w:rPr>
                <w:b/>
                <w:bCs/>
                <w:lang w:val="en-US"/>
              </w:rPr>
              <w:t>CT 4.49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0AA17D3" w14:textId="77777777">
            <w:pPr>
              <w:rPr>
                <w:lang w:val="en-US"/>
              </w:rPr>
            </w:pPr>
            <w:r w:rsidRPr="00EE3AD0">
              <w:rPr>
                <w:b/>
                <w:bCs/>
                <w:lang w:val="en-US"/>
              </w:rPr>
              <w:t xml:space="preserve">1. Tên chỉ tiêu: </w:t>
            </w:r>
            <w:r w:rsidRPr="00EE3AD0">
              <w:rPr>
                <w:lang w:val="en-US"/>
              </w:rPr>
              <w:t>Training Participants by Employee Group – Lượt đào tạo theo đối tượng</w:t>
            </w:r>
          </w:p>
          <w:p w:rsidRPr="00EE3AD0" w:rsidR="00EE3AD0" w:rsidRDefault="00EE3AD0" w14:paraId="3860C089" w14:textId="77777777">
            <w:pPr>
              <w:numPr>
                <w:ilvl w:val="0"/>
                <w:numId w:val="830"/>
              </w:numPr>
              <w:rPr>
                <w:lang w:val="en-US"/>
              </w:rPr>
            </w:pPr>
            <w:r w:rsidRPr="00EE3AD0">
              <w:rPr>
                <w:lang w:val="en-US"/>
              </w:rPr>
              <w:t>Là chỉ tiêu bóc tách tổng số lượt người tham gia đào tạo dựa trên 3 nhóm đối tượng đặc thù của quy trình khai thác bay: Phi công, Tiếp viên, và Người lao động (NLĐ) mặt đất</w:t>
            </w:r>
          </w:p>
          <w:p w:rsidRPr="00EE3AD0" w:rsidR="00EE3AD0" w:rsidP="00EE3AD0" w:rsidRDefault="00EE3AD0" w14:paraId="72C71B29" w14:textId="77777777">
            <w:pPr>
              <w:rPr>
                <w:lang w:val="en-US"/>
              </w:rPr>
            </w:pPr>
            <w:r w:rsidRPr="00EE3AD0">
              <w:rPr>
                <w:b/>
                <w:bCs/>
                <w:lang w:val="en-US"/>
              </w:rPr>
              <w:t>2.2. Ý nghĩa/Mục đích đo lường:</w:t>
            </w:r>
            <w:r w:rsidRPr="00EE3AD0">
              <w:rPr>
                <w:lang w:val="en-US"/>
              </w:rPr>
              <w:t> </w:t>
            </w:r>
          </w:p>
          <w:p w:rsidRPr="00EE3AD0" w:rsidR="00EE3AD0" w:rsidRDefault="00EE3AD0" w14:paraId="5B69FA77" w14:textId="77777777">
            <w:pPr>
              <w:numPr>
                <w:ilvl w:val="0"/>
                <w:numId w:val="831"/>
              </w:numPr>
              <w:rPr>
                <w:lang w:val="en-US"/>
              </w:rPr>
            </w:pPr>
            <w:r w:rsidRPr="00EE3AD0">
              <w:rPr>
                <w:lang w:val="en-US"/>
              </w:rPr>
              <w:t>Chỉ tiêu đảm bảo hoạt động đào tạo được xây dựng theo đối tượng để đáp ứng yêu cầu kiến thức, kỹ năng theo vị trí công việc. </w:t>
            </w:r>
          </w:p>
          <w:p w:rsidRPr="00EE3AD0" w:rsidR="00EE3AD0" w:rsidP="00EE3AD0" w:rsidRDefault="00EE3AD0" w14:paraId="0BBA89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E43D236" w14:textId="77777777">
            <w:pPr>
              <w:rPr>
                <w:lang w:val="en-US"/>
              </w:rPr>
            </w:pPr>
            <w:r w:rsidRPr="00EE3AD0">
              <w:rPr>
                <w:b/>
                <w:bCs/>
                <w:lang w:val="en-US"/>
              </w:rPr>
              <w:t>4. Chiều tổng hợp dữ liệu:</w:t>
            </w:r>
            <w:r w:rsidRPr="00EE3AD0">
              <w:rPr>
                <w:lang w:val="en-US"/>
              </w:rPr>
              <w:t> </w:t>
            </w:r>
          </w:p>
          <w:p w:rsidRPr="00EE3AD0" w:rsidR="00EE3AD0" w:rsidRDefault="00EE3AD0" w14:paraId="5AE42952" w14:textId="77777777">
            <w:pPr>
              <w:numPr>
                <w:ilvl w:val="0"/>
                <w:numId w:val="832"/>
              </w:numPr>
              <w:rPr>
                <w:lang w:val="en-US"/>
              </w:rPr>
            </w:pPr>
            <w:r w:rsidRPr="00EE3AD0">
              <w:rPr>
                <w:lang w:val="en-US"/>
              </w:rPr>
              <w:t>Thời gian: Tháng, Năm</w:t>
            </w:r>
          </w:p>
          <w:p w:rsidRPr="00EE3AD0" w:rsidR="00EE3AD0" w:rsidP="00EE3AD0" w:rsidRDefault="00EE3AD0" w14:paraId="7E122878" w14:textId="77777777">
            <w:pPr>
              <w:rPr>
                <w:lang w:val="en-US"/>
              </w:rPr>
            </w:pPr>
            <w:r w:rsidRPr="00EE3AD0">
              <w:rPr>
                <w:b/>
                <w:bCs/>
                <w:lang w:val="en-US"/>
              </w:rPr>
              <w:t>5. Nguồn dữ liệu:</w:t>
            </w:r>
            <w:r w:rsidRPr="00EE3AD0">
              <w:rPr>
                <w:lang w:val="en-US"/>
              </w:rPr>
              <w:t> </w:t>
            </w:r>
          </w:p>
          <w:p w:rsidRPr="00EE3AD0" w:rsidR="00EE3AD0" w:rsidRDefault="00EE3AD0" w14:paraId="19A78333" w14:textId="77777777">
            <w:pPr>
              <w:numPr>
                <w:ilvl w:val="0"/>
                <w:numId w:val="833"/>
              </w:numPr>
              <w:rPr>
                <w:lang w:val="en-US"/>
              </w:rPr>
            </w:pPr>
            <w:r w:rsidRPr="00EE3AD0">
              <w:rPr>
                <w:lang w:val="en-US"/>
              </w:rPr>
              <w:t>SkyHR</w:t>
            </w:r>
          </w:p>
          <w:p w:rsidRPr="00EE3AD0" w:rsidR="00EE3AD0" w:rsidP="00EE3AD0" w:rsidRDefault="00EE3AD0" w14:paraId="4A60FBE4"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5AC34CC" w14:textId="77777777">
            <w:pPr>
              <w:numPr>
                <w:ilvl w:val="0"/>
                <w:numId w:val="834"/>
              </w:numPr>
              <w:rPr>
                <w:lang w:val="en-US"/>
              </w:rPr>
            </w:pPr>
            <w:r w:rsidRPr="00EE3AD0">
              <w:rPr>
                <w:lang w:val="en-US"/>
              </w:rPr>
              <w:t>Đơn vị đo: Lượt người</w:t>
            </w:r>
          </w:p>
        </w:tc>
      </w:tr>
      <w:tr w:rsidRPr="00EE3AD0" w:rsidR="00EE3AD0" w14:paraId="3250DF3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D52AB4" w14:textId="77777777">
            <w:pPr>
              <w:rPr>
                <w:lang w:val="en-US"/>
              </w:rPr>
            </w:pPr>
            <w:r w:rsidRPr="00EE3AD0">
              <w:rPr>
                <w:b/>
                <w:bCs/>
                <w:lang w:val="en-US"/>
              </w:rPr>
              <w:t>CT 4.50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4153A" w14:textId="77777777">
            <w:pPr>
              <w:rPr>
                <w:lang w:val="en-US"/>
              </w:rPr>
            </w:pPr>
            <w:r w:rsidRPr="00EE3AD0">
              <w:rPr>
                <w:b/>
                <w:bCs/>
                <w:lang w:val="en-US"/>
              </w:rPr>
              <w:t xml:space="preserve">1. Tên chỉ tiêu: </w:t>
            </w:r>
            <w:r w:rsidRPr="00EE3AD0">
              <w:rPr>
                <w:lang w:val="en-US"/>
              </w:rPr>
              <w:t>Training Participants by Type of Training – Lượt đào tạo theo loại hình</w:t>
            </w:r>
          </w:p>
          <w:p w:rsidRPr="00EE3AD0" w:rsidR="00EE3AD0" w:rsidRDefault="00EE3AD0" w14:paraId="143F4A1C" w14:textId="77777777">
            <w:pPr>
              <w:numPr>
                <w:ilvl w:val="0"/>
                <w:numId w:val="840"/>
              </w:numPr>
              <w:rPr>
                <w:lang w:val="en-US"/>
              </w:rPr>
            </w:pPr>
            <w:r w:rsidRPr="00EE3AD0">
              <w:rPr>
                <w:lang w:val="en-US"/>
              </w:rPr>
              <w:t>Là chỉ tiêu phân loại chi tiết tổng số lượt tham gia đào tạo dựa trên tính chất và vòng đời của khóa học.</w:t>
            </w:r>
          </w:p>
          <w:p w:rsidRPr="00EE3AD0" w:rsidR="00EE3AD0" w:rsidRDefault="00EE3AD0" w14:paraId="5B0AC732" w14:textId="77777777">
            <w:pPr>
              <w:numPr>
                <w:ilvl w:val="0"/>
                <w:numId w:val="840"/>
              </w:numPr>
              <w:rPr>
                <w:lang w:val="en-US"/>
              </w:rPr>
            </w:pPr>
            <w:r w:rsidRPr="00EE3AD0">
              <w:rPr>
                <w:lang w:val="en-US"/>
              </w:rPr>
              <w:t>Cấu trúc phân loại bao gồm 4 nhóm chính: </w:t>
            </w:r>
          </w:p>
          <w:p w:rsidRPr="00EE3AD0" w:rsidR="00EE3AD0" w:rsidRDefault="00EE3AD0" w14:paraId="4788BDC1" w14:textId="77777777">
            <w:pPr>
              <w:numPr>
                <w:ilvl w:val="1"/>
                <w:numId w:val="840"/>
              </w:numPr>
              <w:rPr>
                <w:lang w:val="en-US"/>
              </w:rPr>
            </w:pPr>
            <w:r w:rsidRPr="00EE3AD0">
              <w:rPr>
                <w:lang w:val="en-US"/>
              </w:rPr>
              <w:t>(1) Đào tạo cơ bản </w:t>
            </w:r>
          </w:p>
          <w:p w:rsidRPr="00EE3AD0" w:rsidR="00EE3AD0" w:rsidRDefault="00EE3AD0" w14:paraId="63E460DD" w14:textId="77777777">
            <w:pPr>
              <w:numPr>
                <w:ilvl w:val="1"/>
                <w:numId w:val="840"/>
              </w:numPr>
              <w:rPr>
                <w:lang w:val="en-US"/>
              </w:rPr>
            </w:pPr>
            <w:r w:rsidRPr="00EE3AD0">
              <w:rPr>
                <w:lang w:val="en-US"/>
              </w:rPr>
              <w:t>(2) Đào tạo định kỳ </w:t>
            </w:r>
          </w:p>
          <w:p w:rsidRPr="00EE3AD0" w:rsidR="00EE3AD0" w:rsidRDefault="00EE3AD0" w14:paraId="4B64F0A0" w14:textId="77777777">
            <w:pPr>
              <w:numPr>
                <w:ilvl w:val="1"/>
                <w:numId w:val="840"/>
              </w:numPr>
              <w:rPr>
                <w:lang w:val="en-US"/>
              </w:rPr>
            </w:pPr>
            <w:r w:rsidRPr="00EE3AD0">
              <w:rPr>
                <w:lang w:val="en-US"/>
              </w:rPr>
              <w:t>(3) Đào tạo chuyển loại</w:t>
            </w:r>
          </w:p>
          <w:p w:rsidRPr="00EE3AD0" w:rsidR="00EE3AD0" w:rsidRDefault="00EE3AD0" w14:paraId="7A700B01" w14:textId="77777777">
            <w:pPr>
              <w:numPr>
                <w:ilvl w:val="1"/>
                <w:numId w:val="840"/>
              </w:numPr>
              <w:rPr>
                <w:lang w:val="en-US"/>
              </w:rPr>
            </w:pPr>
            <w:r w:rsidRPr="00EE3AD0">
              <w:rPr>
                <w:lang w:val="en-US"/>
              </w:rPr>
              <w:t>(4) Đào tạo nâng cấp</w:t>
            </w:r>
          </w:p>
          <w:p w:rsidRPr="00EE3AD0" w:rsidR="00EE3AD0" w:rsidP="00EE3AD0" w:rsidRDefault="00EE3AD0" w14:paraId="3763203F" w14:textId="77777777">
            <w:pPr>
              <w:rPr>
                <w:lang w:val="en-US"/>
              </w:rPr>
            </w:pPr>
            <w:r w:rsidRPr="00EE3AD0">
              <w:rPr>
                <w:b/>
                <w:bCs/>
                <w:lang w:val="en-US"/>
              </w:rPr>
              <w:t>2.2. Ý nghĩa/Mục đích đo lường:</w:t>
            </w:r>
            <w:r w:rsidRPr="00EE3AD0">
              <w:rPr>
                <w:lang w:val="en-US"/>
              </w:rPr>
              <w:t> </w:t>
            </w:r>
          </w:p>
          <w:p w:rsidRPr="00EE3AD0" w:rsidR="00EE3AD0" w:rsidRDefault="00EE3AD0" w14:paraId="70D8E687" w14:textId="77777777">
            <w:pPr>
              <w:numPr>
                <w:ilvl w:val="0"/>
                <w:numId w:val="841"/>
              </w:numPr>
              <w:rPr>
                <w:lang w:val="en-US"/>
              </w:rPr>
            </w:pPr>
            <w:r w:rsidRPr="00EE3AD0">
              <w:rPr>
                <w:lang w:val="en-US"/>
              </w:rPr>
              <w:t>Chỉ tiêu đánh giá công tác đào tạo được xây dựng theo loại hình đào tạo đảm bảo NLĐ khi thay đổi vị trí công việc đều được tham gia đào tạo. </w:t>
            </w:r>
          </w:p>
          <w:p w:rsidRPr="00EE3AD0" w:rsidR="00EE3AD0" w:rsidP="00EE3AD0" w:rsidRDefault="00EE3AD0" w14:paraId="4C10BA7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8CF0130" w14:textId="77777777">
            <w:pPr>
              <w:rPr>
                <w:lang w:val="en-US"/>
              </w:rPr>
            </w:pPr>
            <w:r w:rsidRPr="00EE3AD0">
              <w:rPr>
                <w:b/>
                <w:bCs/>
                <w:lang w:val="en-US"/>
              </w:rPr>
              <w:t>4. Chiều tổng hợp dữ liệu:</w:t>
            </w:r>
            <w:r w:rsidRPr="00EE3AD0">
              <w:rPr>
                <w:lang w:val="en-US"/>
              </w:rPr>
              <w:t> </w:t>
            </w:r>
          </w:p>
          <w:p w:rsidRPr="00EE3AD0" w:rsidR="00EE3AD0" w:rsidRDefault="00EE3AD0" w14:paraId="786D559E" w14:textId="77777777">
            <w:pPr>
              <w:numPr>
                <w:ilvl w:val="0"/>
                <w:numId w:val="842"/>
              </w:numPr>
              <w:rPr>
                <w:lang w:val="en-US"/>
              </w:rPr>
            </w:pPr>
            <w:r w:rsidRPr="00EE3AD0">
              <w:rPr>
                <w:lang w:val="en-US"/>
              </w:rPr>
              <w:t>Thời gian: Tháng, Năm</w:t>
            </w:r>
          </w:p>
          <w:p w:rsidRPr="00EE3AD0" w:rsidR="00EE3AD0" w:rsidP="00EE3AD0" w:rsidRDefault="00EE3AD0" w14:paraId="157A7DAB" w14:textId="77777777">
            <w:pPr>
              <w:rPr>
                <w:lang w:val="en-US"/>
              </w:rPr>
            </w:pPr>
            <w:r w:rsidRPr="00EE3AD0">
              <w:rPr>
                <w:b/>
                <w:bCs/>
                <w:lang w:val="en-US"/>
              </w:rPr>
              <w:t>5. Nguồn dữ liệu:</w:t>
            </w:r>
            <w:r w:rsidRPr="00EE3AD0">
              <w:rPr>
                <w:lang w:val="en-US"/>
              </w:rPr>
              <w:t> </w:t>
            </w:r>
          </w:p>
          <w:p w:rsidRPr="00EE3AD0" w:rsidR="00EE3AD0" w:rsidRDefault="00EE3AD0" w14:paraId="1733D8EC" w14:textId="77777777">
            <w:pPr>
              <w:numPr>
                <w:ilvl w:val="0"/>
                <w:numId w:val="843"/>
              </w:numPr>
              <w:rPr>
                <w:lang w:val="en-US"/>
              </w:rPr>
            </w:pPr>
            <w:r w:rsidRPr="00EE3AD0">
              <w:rPr>
                <w:lang w:val="en-US"/>
              </w:rPr>
              <w:t>SkyHR</w:t>
            </w:r>
          </w:p>
          <w:p w:rsidRPr="00EE3AD0" w:rsidR="00EE3AD0" w:rsidP="00EE3AD0" w:rsidRDefault="00EE3AD0" w14:paraId="3B159A5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6CFF0AC" w14:textId="77777777">
            <w:pPr>
              <w:numPr>
                <w:ilvl w:val="0"/>
                <w:numId w:val="844"/>
              </w:numPr>
              <w:rPr>
                <w:lang w:val="en-US"/>
              </w:rPr>
            </w:pPr>
            <w:r w:rsidRPr="00EE3AD0">
              <w:rPr>
                <w:lang w:val="en-US"/>
              </w:rPr>
              <w:t>Đơn vị đo: Lượt người</w:t>
            </w:r>
          </w:p>
        </w:tc>
      </w:tr>
      <w:tr w:rsidRPr="00EE3AD0" w:rsidR="00EE3AD0" w14:paraId="199CC2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E3917F" w14:textId="77777777">
            <w:pPr>
              <w:rPr>
                <w:lang w:val="en-US"/>
              </w:rPr>
            </w:pPr>
            <w:r w:rsidRPr="00EE3AD0">
              <w:rPr>
                <w:b/>
                <w:bCs/>
                <w:lang w:val="en-US"/>
              </w:rPr>
              <w:t>CT 4.51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5188FB" w14:textId="77777777">
            <w:pPr>
              <w:rPr>
                <w:lang w:val="en-US"/>
              </w:rPr>
            </w:pPr>
            <w:r w:rsidRPr="00EE3AD0">
              <w:rPr>
                <w:b/>
                <w:bCs/>
                <w:lang w:val="en-US"/>
              </w:rPr>
              <w:t xml:space="preserve">1. Tên chỉ tiêu: </w:t>
            </w:r>
            <w:r w:rsidRPr="00EE3AD0">
              <w:rPr>
                <w:lang w:val="en-US"/>
              </w:rPr>
              <w:t>Training Costs by Employee Group (Billion VND) – Chi phí đào tạo theo đối tượng (tỷ VNĐ)</w:t>
            </w:r>
          </w:p>
          <w:p w:rsidRPr="00EE3AD0" w:rsidR="00EE3AD0" w:rsidRDefault="00EE3AD0" w14:paraId="4100E8D7" w14:textId="77777777">
            <w:pPr>
              <w:numPr>
                <w:ilvl w:val="0"/>
                <w:numId w:val="835"/>
              </w:numPr>
              <w:rPr>
                <w:lang w:val="en-US"/>
              </w:rPr>
            </w:pPr>
            <w:r w:rsidRPr="00EE3AD0">
              <w:rPr>
                <w:lang w:val="en-US"/>
              </w:rPr>
              <w:t>Là chỉ tiêu bóc tách tổng chi phí đào tạo phân bổ chi tiết vào 3 nhóm đối tượng thụ hưởng: Phi công, Tiếp viên, và NLĐ mặt đất. </w:t>
            </w:r>
          </w:p>
          <w:p w:rsidRPr="00EE3AD0" w:rsidR="00EE3AD0" w:rsidP="00EE3AD0" w:rsidRDefault="00EE3AD0" w14:paraId="5AF149E9" w14:textId="77777777">
            <w:pPr>
              <w:rPr>
                <w:lang w:val="en-US"/>
              </w:rPr>
            </w:pPr>
            <w:r w:rsidRPr="00EE3AD0">
              <w:rPr>
                <w:b/>
                <w:bCs/>
                <w:lang w:val="en-US"/>
              </w:rPr>
              <w:t>2.2. Ý nghĩa/Mục đích đo lường:</w:t>
            </w:r>
            <w:r w:rsidRPr="00EE3AD0">
              <w:rPr>
                <w:lang w:val="en-US"/>
              </w:rPr>
              <w:t> </w:t>
            </w:r>
          </w:p>
          <w:p w:rsidRPr="00EE3AD0" w:rsidR="00EE3AD0" w:rsidRDefault="00EE3AD0" w14:paraId="75AD4642" w14:textId="77777777">
            <w:pPr>
              <w:numPr>
                <w:ilvl w:val="0"/>
                <w:numId w:val="83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136D514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3D40202" w14:textId="77777777">
            <w:pPr>
              <w:rPr>
                <w:lang w:val="en-US"/>
              </w:rPr>
            </w:pPr>
            <w:r w:rsidRPr="00EE3AD0">
              <w:rPr>
                <w:b/>
                <w:bCs/>
                <w:lang w:val="en-US"/>
              </w:rPr>
              <w:t>4. Chiều tổng hợp dữ liệu:</w:t>
            </w:r>
            <w:r w:rsidRPr="00EE3AD0">
              <w:rPr>
                <w:lang w:val="en-US"/>
              </w:rPr>
              <w:t> </w:t>
            </w:r>
          </w:p>
          <w:p w:rsidRPr="00EE3AD0" w:rsidR="00EE3AD0" w:rsidRDefault="00EE3AD0" w14:paraId="575DF22C" w14:textId="77777777">
            <w:pPr>
              <w:numPr>
                <w:ilvl w:val="0"/>
                <w:numId w:val="837"/>
              </w:numPr>
              <w:rPr>
                <w:lang w:val="en-US"/>
              </w:rPr>
            </w:pPr>
            <w:r w:rsidRPr="00EE3AD0">
              <w:rPr>
                <w:lang w:val="en-US"/>
              </w:rPr>
              <w:t>Thời gian: Tháng, Năm</w:t>
            </w:r>
          </w:p>
          <w:p w:rsidRPr="00EE3AD0" w:rsidR="00EE3AD0" w:rsidP="00EE3AD0" w:rsidRDefault="00EE3AD0" w14:paraId="4A206DF5" w14:textId="77777777">
            <w:pPr>
              <w:rPr>
                <w:lang w:val="en-US"/>
              </w:rPr>
            </w:pPr>
            <w:r w:rsidRPr="00EE3AD0">
              <w:rPr>
                <w:b/>
                <w:bCs/>
                <w:lang w:val="en-US"/>
              </w:rPr>
              <w:t>5. Nguồn dữ liệu:</w:t>
            </w:r>
            <w:r w:rsidRPr="00EE3AD0">
              <w:rPr>
                <w:lang w:val="en-US"/>
              </w:rPr>
              <w:t> </w:t>
            </w:r>
          </w:p>
          <w:p w:rsidRPr="00EE3AD0" w:rsidR="00EE3AD0" w:rsidRDefault="00EE3AD0" w14:paraId="59272007" w14:textId="77777777">
            <w:pPr>
              <w:numPr>
                <w:ilvl w:val="0"/>
                <w:numId w:val="838"/>
              </w:numPr>
              <w:rPr>
                <w:lang w:val="en-US"/>
              </w:rPr>
            </w:pPr>
            <w:r w:rsidRPr="00EE3AD0">
              <w:rPr>
                <w:lang w:val="en-US"/>
              </w:rPr>
              <w:t>SkyHR</w:t>
            </w:r>
          </w:p>
          <w:p w:rsidRPr="00EE3AD0" w:rsidR="00EE3AD0" w:rsidP="00EE3AD0" w:rsidRDefault="00EE3AD0" w14:paraId="4D048615"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198AFCA" w14:textId="77777777">
            <w:pPr>
              <w:numPr>
                <w:ilvl w:val="0"/>
                <w:numId w:val="839"/>
              </w:numPr>
              <w:rPr>
                <w:lang w:val="en-US"/>
              </w:rPr>
            </w:pPr>
            <w:r w:rsidRPr="00EE3AD0">
              <w:rPr>
                <w:lang w:val="en-US"/>
              </w:rPr>
              <w:t>Đơn vị đo: VNĐ</w:t>
            </w:r>
          </w:p>
        </w:tc>
      </w:tr>
      <w:tr w:rsidRPr="00EE3AD0" w:rsidR="00EE3AD0" w14:paraId="642DA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90D816" w14:textId="77777777">
            <w:pPr>
              <w:rPr>
                <w:lang w:val="en-US"/>
              </w:rPr>
            </w:pPr>
            <w:r w:rsidRPr="00EE3AD0">
              <w:rPr>
                <w:b/>
                <w:bCs/>
                <w:lang w:val="en-US"/>
              </w:rPr>
              <w:t>CT 4.52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BEB549" w14:textId="77777777">
            <w:pPr>
              <w:rPr>
                <w:lang w:val="en-US"/>
              </w:rPr>
            </w:pPr>
            <w:r w:rsidRPr="00EE3AD0">
              <w:rPr>
                <w:b/>
                <w:bCs/>
                <w:lang w:val="en-US"/>
              </w:rPr>
              <w:t xml:space="preserve">1. Tên chỉ tiêu: </w:t>
            </w:r>
            <w:r w:rsidRPr="00EE3AD0">
              <w:rPr>
                <w:lang w:val="en-US"/>
              </w:rPr>
              <w:t>Training Costs by Type of Training (Billion VND) – Chi phí đào tạo theo loại hình (tỷ VNĐ)</w:t>
            </w:r>
          </w:p>
          <w:p w:rsidRPr="00EE3AD0" w:rsidR="00EE3AD0" w:rsidRDefault="00EE3AD0" w14:paraId="1D3D7D93" w14:textId="77777777">
            <w:pPr>
              <w:numPr>
                <w:ilvl w:val="0"/>
                <w:numId w:val="845"/>
              </w:numPr>
              <w:rPr>
                <w:lang w:val="en-US"/>
              </w:rPr>
            </w:pPr>
            <w:r w:rsidRPr="00EE3AD0">
              <w:rPr>
                <w:lang w:val="en-US"/>
              </w:rPr>
              <w:t>Là chỉ tiêu bóc tách và phân bổ tổng ngân sách đào tạo vào 4 nhóm tính chất khóa học </w:t>
            </w:r>
          </w:p>
          <w:p w:rsidRPr="00EE3AD0" w:rsidR="00EE3AD0" w:rsidRDefault="00EE3AD0" w14:paraId="5B0731E3" w14:textId="77777777">
            <w:pPr>
              <w:numPr>
                <w:ilvl w:val="0"/>
                <w:numId w:val="845"/>
              </w:numPr>
              <w:rPr>
                <w:lang w:val="en-US"/>
              </w:rPr>
            </w:pPr>
            <w:r w:rsidRPr="00EE3AD0">
              <w:rPr>
                <w:lang w:val="en-US"/>
              </w:rPr>
              <w:t>Cấu trúc phân loại bao gồm 4 nhóm chính: </w:t>
            </w:r>
          </w:p>
          <w:p w:rsidRPr="00EE3AD0" w:rsidR="00EE3AD0" w:rsidRDefault="00EE3AD0" w14:paraId="3E11C83A" w14:textId="77777777">
            <w:pPr>
              <w:numPr>
                <w:ilvl w:val="1"/>
                <w:numId w:val="845"/>
              </w:numPr>
              <w:rPr>
                <w:lang w:val="en-US"/>
              </w:rPr>
            </w:pPr>
            <w:r w:rsidRPr="00EE3AD0">
              <w:rPr>
                <w:lang w:val="en-US"/>
              </w:rPr>
              <w:t>(1) Đào tạo cơ bản </w:t>
            </w:r>
          </w:p>
          <w:p w:rsidRPr="00EE3AD0" w:rsidR="00EE3AD0" w:rsidRDefault="00EE3AD0" w14:paraId="4B3B2F16" w14:textId="77777777">
            <w:pPr>
              <w:numPr>
                <w:ilvl w:val="1"/>
                <w:numId w:val="845"/>
              </w:numPr>
              <w:rPr>
                <w:lang w:val="en-US"/>
              </w:rPr>
            </w:pPr>
            <w:r w:rsidRPr="00EE3AD0">
              <w:rPr>
                <w:lang w:val="en-US"/>
              </w:rPr>
              <w:t>(2) Đào tạo định kỳ </w:t>
            </w:r>
          </w:p>
          <w:p w:rsidRPr="00EE3AD0" w:rsidR="00EE3AD0" w:rsidRDefault="00EE3AD0" w14:paraId="388A4CEA" w14:textId="77777777">
            <w:pPr>
              <w:numPr>
                <w:ilvl w:val="1"/>
                <w:numId w:val="845"/>
              </w:numPr>
              <w:rPr>
                <w:lang w:val="en-US"/>
              </w:rPr>
            </w:pPr>
            <w:r w:rsidRPr="00EE3AD0">
              <w:rPr>
                <w:lang w:val="en-US"/>
              </w:rPr>
              <w:t>(3) Đào tạo chuyển loại</w:t>
            </w:r>
          </w:p>
          <w:p w:rsidRPr="00EE3AD0" w:rsidR="00EE3AD0" w:rsidRDefault="00EE3AD0" w14:paraId="2CB57265" w14:textId="77777777">
            <w:pPr>
              <w:numPr>
                <w:ilvl w:val="1"/>
                <w:numId w:val="845"/>
              </w:numPr>
              <w:rPr>
                <w:lang w:val="en-US"/>
              </w:rPr>
            </w:pPr>
            <w:r w:rsidRPr="00EE3AD0">
              <w:rPr>
                <w:lang w:val="en-US"/>
              </w:rPr>
              <w:t>(4) Đào tạo nâng cấp</w:t>
            </w:r>
          </w:p>
          <w:p w:rsidRPr="00EE3AD0" w:rsidR="00EE3AD0" w:rsidP="00EE3AD0" w:rsidRDefault="00EE3AD0" w14:paraId="47F247CF" w14:textId="77777777">
            <w:pPr>
              <w:rPr>
                <w:lang w:val="en-US"/>
              </w:rPr>
            </w:pPr>
            <w:r w:rsidRPr="00EE3AD0">
              <w:rPr>
                <w:b/>
                <w:bCs/>
                <w:lang w:val="en-US"/>
              </w:rPr>
              <w:t>2.2. Ý nghĩa/Mục đích đo lường:</w:t>
            </w:r>
            <w:r w:rsidRPr="00EE3AD0">
              <w:rPr>
                <w:lang w:val="en-US"/>
              </w:rPr>
              <w:t> </w:t>
            </w:r>
          </w:p>
          <w:p w:rsidRPr="00EE3AD0" w:rsidR="00EE3AD0" w:rsidRDefault="00EE3AD0" w14:paraId="34B9B61A" w14:textId="77777777">
            <w:pPr>
              <w:numPr>
                <w:ilvl w:val="0"/>
                <w:numId w:val="84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 </w:t>
            </w:r>
          </w:p>
          <w:p w:rsidRPr="00EE3AD0" w:rsidR="00EE3AD0" w:rsidP="00EE3AD0" w:rsidRDefault="00EE3AD0" w14:paraId="538BDE7B"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7E3091F" w14:textId="77777777">
            <w:pPr>
              <w:rPr>
                <w:lang w:val="en-US"/>
              </w:rPr>
            </w:pPr>
            <w:r w:rsidRPr="00EE3AD0">
              <w:rPr>
                <w:b/>
                <w:bCs/>
                <w:lang w:val="en-US"/>
              </w:rPr>
              <w:t>4. Chiều tổng hợp dữ liệu:</w:t>
            </w:r>
            <w:r w:rsidRPr="00EE3AD0">
              <w:rPr>
                <w:lang w:val="en-US"/>
              </w:rPr>
              <w:t> </w:t>
            </w:r>
          </w:p>
          <w:p w:rsidRPr="00EE3AD0" w:rsidR="00EE3AD0" w:rsidRDefault="00EE3AD0" w14:paraId="1BE1CE72" w14:textId="77777777">
            <w:pPr>
              <w:numPr>
                <w:ilvl w:val="0"/>
                <w:numId w:val="847"/>
              </w:numPr>
              <w:rPr>
                <w:lang w:val="en-US"/>
              </w:rPr>
            </w:pPr>
            <w:r w:rsidRPr="00EE3AD0">
              <w:rPr>
                <w:lang w:val="en-US"/>
              </w:rPr>
              <w:t>Thời gian: Tháng, Năm</w:t>
            </w:r>
          </w:p>
          <w:p w:rsidRPr="00EE3AD0" w:rsidR="00EE3AD0" w:rsidP="00EE3AD0" w:rsidRDefault="00EE3AD0" w14:paraId="40B99945" w14:textId="77777777">
            <w:pPr>
              <w:rPr>
                <w:lang w:val="en-US"/>
              </w:rPr>
            </w:pPr>
            <w:r w:rsidRPr="00EE3AD0">
              <w:rPr>
                <w:b/>
                <w:bCs/>
                <w:lang w:val="en-US"/>
              </w:rPr>
              <w:t>5. Nguồn dữ liệu:</w:t>
            </w:r>
            <w:r w:rsidRPr="00EE3AD0">
              <w:rPr>
                <w:lang w:val="en-US"/>
              </w:rPr>
              <w:t> </w:t>
            </w:r>
          </w:p>
          <w:p w:rsidRPr="00EE3AD0" w:rsidR="00EE3AD0" w:rsidRDefault="00EE3AD0" w14:paraId="2B39CC33" w14:textId="77777777">
            <w:pPr>
              <w:numPr>
                <w:ilvl w:val="0"/>
                <w:numId w:val="848"/>
              </w:numPr>
              <w:rPr>
                <w:lang w:val="en-US"/>
              </w:rPr>
            </w:pPr>
            <w:r w:rsidRPr="00EE3AD0">
              <w:rPr>
                <w:lang w:val="en-US"/>
              </w:rPr>
              <w:t>SkyHR</w:t>
            </w:r>
          </w:p>
          <w:p w:rsidRPr="00EE3AD0" w:rsidR="00EE3AD0" w:rsidP="00EE3AD0" w:rsidRDefault="00EE3AD0" w14:paraId="635B9C16"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C7FF6D8" w14:textId="77777777">
            <w:pPr>
              <w:numPr>
                <w:ilvl w:val="0"/>
                <w:numId w:val="849"/>
              </w:numPr>
              <w:rPr>
                <w:lang w:val="en-US"/>
              </w:rPr>
            </w:pPr>
            <w:r w:rsidRPr="00EE3AD0">
              <w:rPr>
                <w:lang w:val="en-US"/>
              </w:rPr>
              <w:t>Đơn vị đo: VNĐ</w:t>
            </w:r>
          </w:p>
        </w:tc>
      </w:tr>
    </w:tbl>
    <w:p w:rsidRPr="00EE3AD0" w:rsidR="00EE3AD0" w:rsidP="00EE3AD0" w:rsidRDefault="00EE3AD0" w14:paraId="46E5E419" w14:textId="77777777">
      <w:pPr>
        <w:rPr>
          <w:lang w:val="en-US"/>
        </w:rPr>
      </w:pPr>
    </w:p>
    <w:p w:rsidRPr="00EE3AD0" w:rsidR="00EE3AD0" w:rsidP="00EE3AD0" w:rsidRDefault="00EE3AD0" w14:paraId="7C6C80EC" w14:textId="77777777">
      <w:pPr>
        <w:pStyle w:val="Heading4"/>
        <w:rPr>
          <w:lang w:val="en-US"/>
        </w:rPr>
      </w:pPr>
      <w:bookmarkStart w:name="_Toc242783328" w:id="71"/>
      <w:r w:rsidRPr="00EE3AD0">
        <w:rPr>
          <w:lang w:val="en-US"/>
        </w:rPr>
        <w:t>2.3.2.10. Chỉ tiêu GRI 202-2 - Proportion of senior management hired from the local community - Tỷ lệ lãnh đạo cấp cao là người bản địa</w:t>
      </w:r>
      <w:bookmarkEnd w:id="71"/>
    </w:p>
    <w:p w:rsidR="00695A4C" w:rsidRDefault="07F6679C" w14:paraId="2851447D" w14:textId="77777777">
      <w:r w:rsidRPr="78B6F757">
        <w:rPr>
          <w:lang w:val="en-US"/>
        </w:rPr>
        <w:t>Báo cáo trên hệ thống: GRI 202-2 - Tỷ lệ lãnh đạo cấp cao là người bản địa (bản tiếng Anh: GRI 202-2 - Proportion of senior management hired from the local community).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923"/>
        <w:gridCol w:w="8424"/>
      </w:tblGrid>
      <w:tr w:rsidRPr="00EE3AD0" w:rsidR="00EE3AD0" w14:paraId="4082423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99AE8E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6E4BF0D" w14:textId="77777777">
            <w:pPr>
              <w:rPr>
                <w:b/>
                <w:bCs/>
                <w:lang w:val="en-US"/>
              </w:rPr>
            </w:pPr>
            <w:r w:rsidRPr="00EE3AD0">
              <w:rPr>
                <w:b/>
                <w:bCs/>
                <w:lang w:val="en-US"/>
              </w:rPr>
              <w:t>Mô tả/Description</w:t>
            </w:r>
          </w:p>
        </w:tc>
      </w:tr>
      <w:tr w:rsidRPr="00EE3AD0" w:rsidR="00EE3AD0" w14:paraId="316767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3338C8" w14:textId="77777777">
            <w:pPr>
              <w:rPr>
                <w:lang w:val="en-US"/>
              </w:rPr>
            </w:pPr>
            <w:r w:rsidRPr="00EE3AD0">
              <w:rPr>
                <w:b/>
                <w:bCs/>
                <w:lang w:val="en-US"/>
              </w:rPr>
              <w:t>CT 4.53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633B7" w14:textId="77777777">
            <w:pPr>
              <w:rPr>
                <w:lang w:val="en-US"/>
              </w:rPr>
            </w:pPr>
            <w:r w:rsidRPr="00EE3AD0">
              <w:rPr>
                <w:b/>
                <w:bCs/>
                <w:lang w:val="en-US"/>
              </w:rPr>
              <w:t xml:space="preserve">1. Tên chỉ tiêu: </w:t>
            </w:r>
            <w:r w:rsidRPr="00EE3AD0">
              <w:rPr>
                <w:lang w:val="en-US"/>
              </w:rPr>
              <w:t>Percentage of Senior Management Who Are Vietnamese in Vietnam – Tỷ lệ lãnh đạo cấp cao là người Việt Nam tại Việt Nam</w:t>
            </w:r>
          </w:p>
          <w:p w:rsidRPr="00EE3AD0" w:rsidR="00EE3AD0" w:rsidRDefault="00EE3AD0" w14:paraId="76CAABE6" w14:textId="77777777">
            <w:pPr>
              <w:numPr>
                <w:ilvl w:val="0"/>
                <w:numId w:val="850"/>
              </w:numPr>
              <w:rPr>
                <w:lang w:val="en-US"/>
              </w:rPr>
            </w:pPr>
            <w:r w:rsidRPr="00EE3AD0">
              <w:rPr>
                <w:lang w:val="en-US"/>
              </w:rPr>
              <w:t>Tỷ lệ phần trăm lãnh đạo cấp cao là người Việt trên tổng số lãnh đạo cấp cao tại Việt Nam.</w:t>
            </w:r>
          </w:p>
          <w:p w:rsidRPr="00EE3AD0" w:rsidR="00EE3AD0" w:rsidP="00EE3AD0" w:rsidRDefault="00EE3AD0" w14:paraId="58318E24" w14:textId="77777777">
            <w:pPr>
              <w:rPr>
                <w:lang w:val="en-US"/>
              </w:rPr>
            </w:pPr>
            <w:r w:rsidRPr="00EE3AD0">
              <w:rPr>
                <w:b/>
                <w:bCs/>
                <w:lang w:val="en-US"/>
              </w:rPr>
              <w:t>2.2. Ý nghĩa/Mục đích đo lường:</w:t>
            </w:r>
            <w:r w:rsidRPr="00EE3AD0">
              <w:rPr>
                <w:lang w:val="en-US"/>
              </w:rPr>
              <w:t> </w:t>
            </w:r>
          </w:p>
          <w:p w:rsidRPr="00EE3AD0" w:rsidR="00EE3AD0" w:rsidRDefault="00EE3AD0" w14:paraId="0026D106" w14:textId="77777777">
            <w:pPr>
              <w:numPr>
                <w:ilvl w:val="0"/>
                <w:numId w:val="851"/>
              </w:numPr>
              <w:rPr>
                <w:lang w:val="en-US"/>
              </w:rPr>
            </w:pPr>
            <w:r w:rsidRPr="00EE3AD0">
              <w:rPr>
                <w:lang w:val="en-US"/>
              </w:rPr>
              <w:t xml:space="preserve">Phục vụ đánh giá mức độ sử dụng và phát triển nguồn nhân lực quản lý là người Việt Nam trong hoạt động tại Việt Nam, hỗ trợ theo dõi hiệu quả chính </w:t>
            </w:r>
            <w:r w:rsidRPr="00EE3AD0">
              <w:rPr>
                <w:lang w:val="en-US"/>
              </w:rPr>
              <w:t>sách phát triển nhân tài nội địa, tăng cường tính ổn định trong quản trị và thúc đẩy cơ hội phát triển nghề nghiệp cho lao động trong nước. </w:t>
            </w:r>
          </w:p>
          <w:p w:rsidRPr="00EE3AD0" w:rsidR="00EE3AD0" w:rsidP="00EE3AD0" w:rsidRDefault="00EE3AD0" w14:paraId="6C2D93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8AB613" w14:textId="77777777">
            <w:pPr>
              <w:rPr>
                <w:lang w:val="en-US"/>
              </w:rPr>
            </w:pPr>
            <w:r w:rsidRPr="00EE3AD0">
              <w:rPr>
                <w:b/>
                <w:bCs/>
                <w:lang w:val="en-US"/>
              </w:rPr>
              <w:t>4. Chiều tổng hợp dữ liệu:</w:t>
            </w:r>
            <w:r w:rsidRPr="00EE3AD0">
              <w:rPr>
                <w:lang w:val="en-US"/>
              </w:rPr>
              <w:t> </w:t>
            </w:r>
          </w:p>
          <w:p w:rsidRPr="00EE3AD0" w:rsidR="00EE3AD0" w:rsidRDefault="00EE3AD0" w14:paraId="0377C01C" w14:textId="77777777">
            <w:pPr>
              <w:numPr>
                <w:ilvl w:val="0"/>
                <w:numId w:val="852"/>
              </w:numPr>
              <w:rPr>
                <w:lang w:val="en-US"/>
              </w:rPr>
            </w:pPr>
            <w:r w:rsidRPr="00EE3AD0">
              <w:rPr>
                <w:lang w:val="en-US"/>
              </w:rPr>
              <w:t>Thời gian: Tháng, Năm.</w:t>
            </w:r>
          </w:p>
          <w:p w:rsidRPr="00EE3AD0" w:rsidR="00EE3AD0" w:rsidP="00EE3AD0" w:rsidRDefault="00EE3AD0" w14:paraId="2411B768" w14:textId="77777777">
            <w:pPr>
              <w:rPr>
                <w:lang w:val="en-US"/>
              </w:rPr>
            </w:pPr>
            <w:r w:rsidRPr="00EE3AD0">
              <w:rPr>
                <w:b/>
                <w:bCs/>
                <w:lang w:val="en-US"/>
              </w:rPr>
              <w:t>5. Nguồn dữ liệu:</w:t>
            </w:r>
            <w:r w:rsidRPr="00EE3AD0">
              <w:rPr>
                <w:lang w:val="en-US"/>
              </w:rPr>
              <w:t> </w:t>
            </w:r>
          </w:p>
          <w:p w:rsidRPr="00EE3AD0" w:rsidR="00EE3AD0" w:rsidRDefault="00EE3AD0" w14:paraId="56B5E453" w14:textId="77777777">
            <w:pPr>
              <w:numPr>
                <w:ilvl w:val="0"/>
                <w:numId w:val="853"/>
              </w:numPr>
              <w:rPr>
                <w:lang w:val="en-US"/>
              </w:rPr>
            </w:pPr>
            <w:r w:rsidRPr="00EE3AD0">
              <w:rPr>
                <w:lang w:val="en-US"/>
              </w:rPr>
              <w:t>Cổng nhập liệu thủ công.</w:t>
            </w:r>
          </w:p>
          <w:p w:rsidRPr="00EE3AD0" w:rsidR="00EE3AD0" w:rsidP="00EE3AD0" w:rsidRDefault="00EE3AD0" w14:paraId="1B05324D"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r w:rsidRPr="00EE3AD0" w:rsidR="00EE3AD0" w14:paraId="7ACA40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09B7AC" w14:textId="77777777">
            <w:pPr>
              <w:rPr>
                <w:lang w:val="en-US"/>
              </w:rPr>
            </w:pPr>
            <w:r w:rsidRPr="00EE3AD0">
              <w:rPr>
                <w:b/>
                <w:bCs/>
                <w:lang w:val="en-US"/>
              </w:rPr>
              <w:t>CT 4.54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D82882" w14:textId="77777777">
            <w:pPr>
              <w:rPr>
                <w:lang w:val="en-US"/>
              </w:rPr>
            </w:pPr>
            <w:r w:rsidRPr="00EE3AD0">
              <w:rPr>
                <w:b/>
                <w:bCs/>
                <w:lang w:val="en-US"/>
              </w:rPr>
              <w:t xml:space="preserve">1. Tên chỉ tiêu: </w:t>
            </w:r>
            <w:r w:rsidRPr="00EE3AD0">
              <w:rPr>
                <w:lang w:val="en-US"/>
              </w:rPr>
              <w:t>Percentage of Senior Management Who Are Foreign Nationals Abroad – Tỷ lệ lãnh đạo cấp cao là người nước ngoài tại nước ngoài</w:t>
            </w:r>
          </w:p>
          <w:p w:rsidRPr="00EE3AD0" w:rsidR="00EE3AD0" w:rsidP="00EE3AD0" w:rsidRDefault="00EE3AD0" w14:paraId="5196FA10" w14:textId="77777777">
            <w:pPr>
              <w:rPr>
                <w:lang w:val="en-US"/>
              </w:rPr>
            </w:pPr>
            <w:r w:rsidRPr="00EE3AD0">
              <w:rPr>
                <w:b/>
                <w:bCs/>
                <w:lang w:val="en-US"/>
              </w:rPr>
              <w:t>2.1. Định nghĩa/Diễn giải:</w:t>
            </w:r>
          </w:p>
          <w:p w:rsidRPr="00EE3AD0" w:rsidR="00EE3AD0" w:rsidRDefault="00EE3AD0" w14:paraId="280414F3" w14:textId="77777777">
            <w:pPr>
              <w:numPr>
                <w:ilvl w:val="0"/>
                <w:numId w:val="854"/>
              </w:numPr>
              <w:rPr>
                <w:lang w:val="en-US"/>
              </w:rPr>
            </w:pPr>
            <w:r w:rsidRPr="00EE3AD0">
              <w:rPr>
                <w:lang w:val="en-US"/>
              </w:rPr>
              <w:t>Tỷ lệ phần trăm lãnh đạo cấp cao là người nước ngoài trên tổng số lãnh đạo cấp cao tại nước ngoài.</w:t>
            </w:r>
          </w:p>
          <w:p w:rsidRPr="00EE3AD0" w:rsidR="00EE3AD0" w:rsidP="00EE3AD0" w:rsidRDefault="00EE3AD0" w14:paraId="3FA47FA6" w14:textId="77777777">
            <w:pPr>
              <w:rPr>
                <w:lang w:val="en-US"/>
              </w:rPr>
            </w:pPr>
            <w:r w:rsidRPr="00EE3AD0">
              <w:rPr>
                <w:b/>
                <w:bCs/>
                <w:lang w:val="en-US"/>
              </w:rPr>
              <w:t>2.2. Ý nghĩa/Mục đích đo lường:</w:t>
            </w:r>
            <w:r w:rsidRPr="00EE3AD0">
              <w:rPr>
                <w:lang w:val="en-US"/>
              </w:rPr>
              <w:t> </w:t>
            </w:r>
          </w:p>
          <w:p w:rsidRPr="00EE3AD0" w:rsidR="00EE3AD0" w:rsidRDefault="00EE3AD0" w14:paraId="24C1E730" w14:textId="77777777">
            <w:pPr>
              <w:numPr>
                <w:ilvl w:val="0"/>
                <w:numId w:val="855"/>
              </w:numPr>
              <w:rPr>
                <w:lang w:val="en-US"/>
              </w:rPr>
            </w:pPr>
            <w:r w:rsidRPr="00EE3AD0">
              <w:rPr>
                <w:lang w:val="en-US"/>
              </w:rPr>
              <w:t>Phản ánh mức độ sử dụng nguồn nhân lực quản lý là người bản địa tại các đơn vị hoạt động ở nước ngoài, hỗ trợ đánh giá hiệu quả chiến lược nội địa hóa nhân sự quản lý, khả năng thích ứng với môi trường sở tại và tăng cường tính bền vững trong hoạt động quốc tế của doanh nghiệp. </w:t>
            </w:r>
          </w:p>
          <w:p w:rsidRPr="00EE3AD0" w:rsidR="00EE3AD0" w:rsidP="00EE3AD0" w:rsidRDefault="00EE3AD0" w14:paraId="3DCED4C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2C5ED46" w14:textId="77777777">
            <w:pPr>
              <w:rPr>
                <w:lang w:val="en-US"/>
              </w:rPr>
            </w:pPr>
            <w:r w:rsidRPr="00EE3AD0">
              <w:rPr>
                <w:b/>
                <w:bCs/>
                <w:lang w:val="en-US"/>
              </w:rPr>
              <w:t>4. Chiều tổng hợp dữ liệu:</w:t>
            </w:r>
            <w:r w:rsidRPr="00EE3AD0">
              <w:rPr>
                <w:lang w:val="en-US"/>
              </w:rPr>
              <w:t> </w:t>
            </w:r>
          </w:p>
          <w:p w:rsidRPr="00EE3AD0" w:rsidR="00EE3AD0" w:rsidRDefault="00EE3AD0" w14:paraId="3E2C707E" w14:textId="77777777">
            <w:pPr>
              <w:numPr>
                <w:ilvl w:val="0"/>
                <w:numId w:val="856"/>
              </w:numPr>
              <w:rPr>
                <w:lang w:val="en-US"/>
              </w:rPr>
            </w:pPr>
            <w:r w:rsidRPr="00EE3AD0">
              <w:rPr>
                <w:lang w:val="en-US"/>
              </w:rPr>
              <w:t>Thời gian: Tháng, Năm.</w:t>
            </w:r>
          </w:p>
          <w:p w:rsidRPr="00EE3AD0" w:rsidR="00EE3AD0" w:rsidP="00EE3AD0" w:rsidRDefault="00EE3AD0" w14:paraId="49E4785A" w14:textId="77777777">
            <w:pPr>
              <w:rPr>
                <w:lang w:val="en-US"/>
              </w:rPr>
            </w:pPr>
            <w:r w:rsidRPr="00EE3AD0">
              <w:rPr>
                <w:b/>
                <w:bCs/>
                <w:lang w:val="en-US"/>
              </w:rPr>
              <w:t>5. Nguồn dữ liệu:</w:t>
            </w:r>
            <w:r w:rsidRPr="00EE3AD0">
              <w:rPr>
                <w:lang w:val="en-US"/>
              </w:rPr>
              <w:t> </w:t>
            </w:r>
          </w:p>
          <w:p w:rsidRPr="00EE3AD0" w:rsidR="00EE3AD0" w:rsidRDefault="00EE3AD0" w14:paraId="5CE9E1B8" w14:textId="77777777">
            <w:pPr>
              <w:numPr>
                <w:ilvl w:val="0"/>
                <w:numId w:val="857"/>
              </w:numPr>
              <w:rPr>
                <w:lang w:val="en-US"/>
              </w:rPr>
            </w:pPr>
            <w:r w:rsidRPr="00EE3AD0">
              <w:rPr>
                <w:lang w:val="en-US"/>
              </w:rPr>
              <w:t>Cổng nhập liệu thủ công.</w:t>
            </w:r>
          </w:p>
          <w:p w:rsidRPr="00EE3AD0" w:rsidR="00EE3AD0" w:rsidP="00EE3AD0" w:rsidRDefault="00EE3AD0" w14:paraId="1385458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bl>
    <w:p w:rsidRPr="00EE3AD0" w:rsidR="00EE3AD0" w:rsidP="00EE3AD0" w:rsidRDefault="00EE3AD0" w14:paraId="3C0B599A" w14:textId="77777777">
      <w:pPr>
        <w:rPr>
          <w:lang w:val="en-US"/>
        </w:rPr>
      </w:pPr>
      <w:r w:rsidRPr="00EE3AD0">
        <w:rPr>
          <w:lang w:val="en-US"/>
        </w:rPr>
        <w:br/>
      </w:r>
    </w:p>
    <w:p w:rsidRPr="00EE3AD0" w:rsidR="00EE3AD0" w:rsidP="78B6F757" w:rsidRDefault="7E9B6BA0" w14:paraId="1A794F86" w14:textId="1AA0C706">
      <w:pPr>
        <w:pStyle w:val="Heading2"/>
        <w:ind w:left="720" w:hanging="360"/>
        <w:rPr>
          <w:lang w:val="en-US"/>
        </w:rPr>
      </w:pPr>
      <w:bookmarkStart w:name="_Toc242783329" w:id="72"/>
      <w:r w:rsidRPr="78B6F757">
        <w:rPr>
          <w:lang w:val="en-US"/>
        </w:rPr>
        <w:t>2.4. Khách hàng</w:t>
      </w:r>
      <w:bookmarkEnd w:id="72"/>
    </w:p>
    <w:p w:rsidRPr="00EE3AD0" w:rsidR="00EE3AD0" w:rsidP="78B6F757" w:rsidRDefault="3B094C9C" w14:paraId="3AEC94B5" w14:textId="2785406C">
      <w:pPr>
        <w:rPr>
          <w:lang w:val="en-US"/>
        </w:rPr>
      </w:pPr>
      <w:r w:rsidRPr="78B6F757">
        <w:rPr>
          <w:lang w:val="en-US"/>
        </w:rPr>
        <w:t xml:space="preserve">Nhóm Khách hàng dùng để theo dõi, quản trị và phân tích các chỉ số liên quan đến trải nghiệm khách hàng, chất lượng sản phẩm dịch vụ, quyền riêng tư dữ liệu và tuân thủ trong hoạt động kinh doanh của Vietnam Airlines (VNA) dưới góc độ Phát triển bền vững. Nhóm chỉ tiêu này giúp Ban Lãnh đạo và các đơn vị chuyên môn đánh giá mức độ hài lòng và tương tác của khách hàng, mức </w:t>
      </w:r>
      <w:r w:rsidRPr="78B6F757">
        <w:rPr>
          <w:lang w:val="en-US"/>
        </w:rPr>
        <w:t xml:space="preserve">độ an toàn và trách nhiệm đối với sản phẩm, dịch vụ cung cấp, đồng thời theo dõi các sự cố liên quan đến phân biệt đối xử, truyền thông tiếp thị, thông tin sản phẩm và bảo vệ dữ liệu cá nhân </w:t>
      </w:r>
      <w:r w:rsidRPr="78B6F757" w:rsidR="0C3669A3">
        <w:rPr>
          <w:lang w:val="en-US"/>
        </w:rPr>
        <w:t> </w:t>
      </w:r>
    </w:p>
    <w:p w:rsidRPr="00EE3AD0" w:rsidR="00EE3AD0" w:rsidP="78B6F757" w:rsidRDefault="281240E9" w14:paraId="2111B31B" w14:textId="4FAAB32B">
      <w:pPr>
        <w:pStyle w:val="Heading3"/>
        <w:rPr>
          <w:lang w:val="en-US"/>
        </w:rPr>
      </w:pPr>
      <w:bookmarkStart w:name="_Toc242783330" w:id="73"/>
      <w:r w:rsidRPr="78B6F757">
        <w:rPr>
          <w:lang w:val="en-US"/>
        </w:rPr>
        <w:t>2.4.1. Danh sách chỉ tiêu</w:t>
      </w:r>
      <w:bookmarkEnd w:id="73"/>
    </w:p>
    <w:p w:rsidRPr="00EE3AD0" w:rsidR="00EE3AD0" w:rsidP="78B6F757" w:rsidRDefault="51AF955A" w14:paraId="3F10D3FF" w14:textId="4FF02F9F">
      <w:r w:rsidRPr="78B6F757">
        <w:rPr>
          <w:color w:val="000000" w:themeColor="text1"/>
          <w:lang w:val="en-US"/>
        </w:rPr>
        <w:t>Nhóm Khách hàng gồm 9 chỉ tiêu:</w:t>
      </w:r>
    </w:p>
    <w:p w:rsidR="51AF955A" w:rsidP="78B6F757" w:rsidRDefault="51AF955A" w14:paraId="438BDCFB" w14:textId="176179BC">
      <w:pPr>
        <w:pStyle w:val="Heading4"/>
        <w:spacing w:before="60" w:after="60"/>
      </w:pPr>
      <w:bookmarkStart w:name="_Toc242783331" w:id="74"/>
      <w:r w:rsidRPr="78B6F757">
        <w:rPr>
          <w:color w:val="000000" w:themeColor="text1"/>
          <w:lang w:val="en-US"/>
        </w:rPr>
        <w:t>2.4.1.1. Chỉ tiêu Airline B-1 - Customer satisfaction (NPS Net Promotor Score) - Sự hài lòng của khách hàng (NPS Net Promotor Score)</w:t>
      </w:r>
      <w:bookmarkEnd w:id="74"/>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6BD8C2C6" w:rsidRDefault="24B7869E" w14:paraId="62227821" w14:textId="6218C48E">
            <w:r w:rsidRPr="6BD8C2C6">
              <w:rPr>
                <w:b/>
                <w:bCs/>
                <w:lang w:val="en-US"/>
              </w:rPr>
              <w:t>Airline B-1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9A7B89" w14:textId="77777777">
            <w:pPr>
              <w:rPr>
                <w:lang w:val="en-US"/>
              </w:rPr>
            </w:pPr>
            <w:r w:rsidRPr="00EE3AD0">
              <w:rPr>
                <w:i/>
                <w:iCs/>
                <w:lang w:val="en-US"/>
              </w:rPr>
              <w:t>Customer satisfaction (NPS Net Promotor Score) - Sự hài lòng của khách hàng (NPS Net Promotor Score)</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672EC3A" w14:textId="77777777">
            <w:pPr>
              <w:rPr>
                <w:lang w:val="en-US"/>
              </w:rPr>
            </w:pPr>
            <w:r w:rsidRPr="00EE3AD0">
              <w:rPr>
                <w:lang w:val="en-US"/>
              </w:rPr>
              <w:t>Mức độ hài lòng của khách hàng và khả năng khách hàng sẵn sàng giới thiệu dịch vụ của hãng hàng không.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DC7202" w14:textId="77777777">
            <w:pPr>
              <w:rPr>
                <w:lang w:val="en-US"/>
              </w:rPr>
            </w:pPr>
            <w:r w:rsidRPr="00EE3AD0">
              <w:rPr>
                <w:lang w:val="en-US"/>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81A07D" w14:textId="77777777">
            <w:pPr>
              <w:rPr>
                <w:lang w:val="en-US"/>
              </w:rPr>
            </w:pPr>
            <w:r w:rsidRPr="00EE3AD0">
              <w:rPr>
                <w:lang w:val="en-US"/>
              </w:rPr>
              <w:t>Tổ Dịch vụ</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sidRPr="6BD8C2C6">
              <w:rPr>
                <w:b/>
                <w:bCs/>
                <w:lang w:val="en-US"/>
              </w:rPr>
              <w:t xml:space="preserve">1. Tổng quan về Chỉ tiêu </w:t>
            </w:r>
            <w:r w:rsidRPr="6BD8C2C6" w:rsidR="318FF75A">
              <w:rPr>
                <w:b/>
                <w:bCs/>
                <w:lang w:val="en-US"/>
              </w:rPr>
              <w:t>Airline B-1</w:t>
            </w:r>
          </w:p>
          <w:p w:rsidRPr="00EE3AD0" w:rsidR="00EE3AD0" w:rsidP="6BD8C2C6" w:rsidRDefault="0A4ED42B" w14:paraId="6BEF8498" w14:textId="77777777">
            <w:pPr>
              <w:jc w:val="left"/>
              <w:rPr>
                <w:lang w:val="en-US"/>
              </w:rPr>
            </w:pPr>
            <w:r w:rsidRPr="6BD8C2C6">
              <w:rPr>
                <w:lang w:val="en-US"/>
              </w:rPr>
              <w:t>Airline B-1 – Customer Satisfaction (NPS – Net Promoter Score) là chỉ tiêu thuộc nhóm Customer Experience, được sử dụng để đo lường mức độ hài lòng, lòng trung thành và khả năng khách hàng sẵn sàng giới thiệu dịch vụ của hãng hàng không cho người khác.</w:t>
            </w:r>
          </w:p>
          <w:p w:rsidRPr="00EE3AD0" w:rsidR="00EE3AD0" w:rsidP="6BD8C2C6" w:rsidRDefault="0A4ED42B" w14:paraId="5EBEADC8" w14:textId="77777777">
            <w:pPr>
              <w:jc w:val="left"/>
              <w:rPr>
                <w:lang w:val="en-US"/>
              </w:rPr>
            </w:pPr>
            <w:r w:rsidRPr="6BD8C2C6">
              <w:rPr>
                <w:lang w:val="en-US"/>
              </w:rPr>
              <w:t>Chỉ tiêu được xây dựng dựa trên phương pháp luận Net Promoter Score (NPS), trong đó khách hàng được khảo sát theo thang điểm từ 0 đến 10 để đánh giá khả năng giới thiệu dịch vụ. Kết quả khảo sát được phân thành ba nhóm:</w:t>
            </w:r>
          </w:p>
          <w:p w:rsidRPr="00EE3AD0" w:rsidR="00EE3AD0" w:rsidRDefault="0A4ED42B" w14:paraId="541DC784" w14:textId="77777777">
            <w:pPr>
              <w:numPr>
                <w:ilvl w:val="0"/>
                <w:numId w:val="858"/>
              </w:numPr>
              <w:jc w:val="left"/>
              <w:rPr>
                <w:lang w:val="en-US"/>
              </w:rPr>
            </w:pPr>
            <w:r w:rsidRPr="6BD8C2C6">
              <w:rPr>
                <w:lang w:val="en-US"/>
              </w:rPr>
              <w:t>Detractors (0–6 điểm): Nhóm khách hàng không hài lòng;</w:t>
            </w:r>
          </w:p>
          <w:p w:rsidRPr="000E3721" w:rsidR="00EE3AD0" w:rsidRDefault="0A4ED42B" w14:paraId="157C0872" w14:textId="77777777">
            <w:pPr>
              <w:numPr>
                <w:ilvl w:val="0"/>
                <w:numId w:val="858"/>
              </w:numPr>
              <w:jc w:val="left"/>
              <w:rPr>
                <w:lang w:val="sv-SE"/>
              </w:rPr>
            </w:pPr>
            <w:r w:rsidRPr="000E3721">
              <w:rPr>
                <w:lang w:val="sv-SE"/>
              </w:rPr>
              <w:t>Passives (7–8 điểm): Nhóm khách hàng trung lập;</w:t>
            </w:r>
          </w:p>
          <w:p w:rsidRPr="000E3721" w:rsidR="00EE3AD0" w:rsidRDefault="0A4ED42B" w14:paraId="525CA9B2" w14:textId="77777777">
            <w:pPr>
              <w:numPr>
                <w:ilvl w:val="0"/>
                <w:numId w:val="858"/>
              </w:numPr>
              <w:jc w:val="left"/>
              <w:rPr>
                <w:lang w:val="sv-SE"/>
              </w:rPr>
            </w:pPr>
            <w:r w:rsidRPr="000E3721">
              <w:rPr>
                <w:lang w:val="sv-SE"/>
              </w:rPr>
              <w:t>Promoters (9–10 điểm): Nhóm khách hàng hài lòng và sẵn sàng giới thiệu dịch vụ.</w:t>
            </w:r>
          </w:p>
          <w:p w:rsidRPr="000E3721" w:rsidR="00EE3AD0" w:rsidP="6BD8C2C6" w:rsidRDefault="0A4ED42B" w14:paraId="47E6F8EA" w14:textId="77777777">
            <w:pPr>
              <w:jc w:val="left"/>
              <w:rPr>
                <w:lang w:val="sv-SE"/>
              </w:rPr>
            </w:pPr>
            <w:r w:rsidRPr="000E3721">
              <w:rPr>
                <w:lang w:val="sv-SE"/>
              </w:rPr>
              <w:t>NPS là một trong những chỉ số quan trọng phản ánh chất lượng trải nghiệm khách hàng trong ngành hàng không, nơi chất lượng phục vụ, tính đúng giờ, dịch vụ mặt đất và trải nghiệm trên chuyến bay ảnh hưởng trực tiếp đến mức độ hài lòng của hành khách.</w:t>
            </w:r>
          </w:p>
          <w:p w:rsidRPr="00EE3AD0" w:rsidR="00EE3AD0" w:rsidP="6BD8C2C6" w:rsidRDefault="0A4ED42B" w14:paraId="02E80E64" w14:textId="1430C8FD">
            <w:pPr>
              <w:jc w:val="left"/>
              <w:rPr>
                <w:b/>
                <w:bCs/>
                <w:lang w:val="en-US"/>
              </w:rPr>
            </w:pPr>
            <w:r w:rsidRPr="6BD8C2C6">
              <w:rPr>
                <w:b/>
                <w:bCs/>
                <w:lang w:val="en-US"/>
              </w:rPr>
              <w:t xml:space="preserve">2. Áp dụng </w:t>
            </w:r>
            <w:r w:rsidRPr="6BD8C2C6" w:rsidR="454C957E">
              <w:rPr>
                <w:b/>
                <w:bCs/>
                <w:lang w:val="en-US"/>
              </w:rPr>
              <w:t>Airline B-1</w:t>
            </w:r>
            <w:r w:rsidRPr="6BD8C2C6">
              <w:rPr>
                <w:b/>
                <w:bCs/>
                <w:lang w:val="en-US"/>
              </w:rPr>
              <w:t xml:space="preserve"> trong ngành hàng không</w:t>
            </w:r>
          </w:p>
          <w:p w:rsidRPr="00EE3AD0" w:rsidR="00EE3AD0" w:rsidP="6BD8C2C6" w:rsidRDefault="0A4ED42B" w14:paraId="1B7CBC97" w14:textId="77777777">
            <w:pPr>
              <w:jc w:val="left"/>
              <w:rPr>
                <w:lang w:val="en-US"/>
              </w:rPr>
            </w:pPr>
            <w:r w:rsidRPr="6BD8C2C6">
              <w:rPr>
                <w:lang w:val="en-US"/>
              </w:rPr>
              <w:t>Đối với Vietnam Airlines, chỉ tiêu Airline B-1 được triển khai nhằm theo dõi và đánh giá trải nghiệm khách hàng trên toàn bộ hành trình dịch vụ, bao gồm các chuyến bay nội địa (DOM) và quốc tế (INT).</w:t>
            </w:r>
          </w:p>
          <w:p w:rsidRPr="00EE3AD0" w:rsidR="00EE3AD0" w:rsidP="6BD8C2C6" w:rsidRDefault="0A4ED42B" w14:paraId="1B5BB16B" w14:textId="77777777">
            <w:pPr>
              <w:jc w:val="left"/>
              <w:rPr>
                <w:lang w:val="en-US"/>
              </w:rPr>
            </w:pPr>
            <w:r w:rsidRPr="6BD8C2C6">
              <w:rPr>
                <w:lang w:val="en-US"/>
              </w:rPr>
              <w:t>Việc theo dõi biến động NPS theo thời gian giúp doanh nghiệp đánh giá hiệu quả triển khai các chương trình cải thiện dịch vụ và mức độ hoàn thành KPI chăm sóc khách hàng.</w:t>
            </w:r>
          </w:p>
          <w:p w:rsidRPr="00EE3AD0" w:rsidR="00EE3AD0" w:rsidP="6BD8C2C6" w:rsidRDefault="0A4ED42B" w14:paraId="27B22812" w14:textId="77777777">
            <w:pPr>
              <w:jc w:val="left"/>
              <w:rPr>
                <w:b/>
                <w:bCs/>
                <w:lang w:val="en-US"/>
              </w:rPr>
            </w:pPr>
            <w:r w:rsidRPr="6BD8C2C6">
              <w:rPr>
                <w:b/>
                <w:bCs/>
                <w:lang w:val="en-US"/>
              </w:rPr>
              <w:t>3. Ý nghĩa quản trị và báo cáo</w:t>
            </w:r>
          </w:p>
          <w:p w:rsidRPr="00EE3AD0" w:rsidR="00EE3AD0" w:rsidP="6BD8C2C6" w:rsidRDefault="0A4ED42B" w14:paraId="78B7F7FA" w14:textId="77777777">
            <w:pPr>
              <w:jc w:val="left"/>
              <w:rPr>
                <w:lang w:val="en-US"/>
              </w:rPr>
            </w:pPr>
            <w:r w:rsidRPr="6BD8C2C6">
              <w:rPr>
                <w:lang w:val="en-US"/>
              </w:rPr>
              <w:t>Dữ liệu Airline B-1 là cơ sở quan trọng phục vụ:</w:t>
            </w:r>
          </w:p>
          <w:p w:rsidRPr="00EE3AD0" w:rsidR="00EE3AD0" w:rsidRDefault="0A4ED42B" w14:paraId="44B12FED" w14:textId="77777777">
            <w:pPr>
              <w:numPr>
                <w:ilvl w:val="0"/>
                <w:numId w:val="859"/>
              </w:numPr>
              <w:jc w:val="left"/>
              <w:rPr>
                <w:lang w:val="en-US"/>
              </w:rPr>
            </w:pPr>
            <w:r w:rsidRPr="6BD8C2C6">
              <w:rPr>
                <w:b/>
                <w:bCs/>
                <w:lang w:val="en-US"/>
              </w:rPr>
              <w:t>Đánh giá chất lượng dịch vụ tổng thể:</w:t>
            </w:r>
            <w:r w:rsidRPr="6BD8C2C6">
              <w:rPr>
                <w:lang w:val="en-US"/>
              </w:rPr>
              <w:t xml:space="preserve"> Phản ánh trực tiếp cảm nhận và trải nghiệm thực tế của khách hàng đối với dịch vụ hàng không.</w:t>
            </w:r>
          </w:p>
          <w:p w:rsidRPr="00EE3AD0" w:rsidR="00EE3AD0" w:rsidRDefault="0A4ED42B" w14:paraId="5C88658C" w14:textId="77777777">
            <w:pPr>
              <w:numPr>
                <w:ilvl w:val="0"/>
                <w:numId w:val="859"/>
              </w:numPr>
              <w:jc w:val="left"/>
              <w:rPr>
                <w:lang w:val="en-US"/>
              </w:rPr>
            </w:pPr>
            <w:r w:rsidRPr="6BD8C2C6">
              <w:rPr>
                <w:b/>
                <w:bCs/>
                <w:lang w:val="en-US"/>
              </w:rPr>
              <w:t>Hỗ trợ cải thiện trải nghiệm khách hàng:</w:t>
            </w:r>
            <w:r w:rsidRPr="6BD8C2C6">
              <w:rPr>
                <w:lang w:val="en-US"/>
              </w:rPr>
              <w:t xml:space="preserve"> Phân tích NPS theo nhóm chuyến bay, hạng hội viên hoặc theo thời gian giúp xác định các điểm cần cải thiện trong hoạt động khai thác và phục vụ.</w:t>
            </w:r>
          </w:p>
          <w:p w:rsidRPr="00EE3AD0" w:rsidR="00EE3AD0" w:rsidRDefault="0A4ED42B" w14:paraId="77AC8C84" w14:textId="77777777">
            <w:pPr>
              <w:numPr>
                <w:ilvl w:val="0"/>
                <w:numId w:val="859"/>
              </w:numPr>
              <w:jc w:val="left"/>
              <w:rPr>
                <w:lang w:val="en-US"/>
              </w:rPr>
            </w:pPr>
            <w:r w:rsidRPr="6BD8C2C6">
              <w:rPr>
                <w:b/>
                <w:bCs/>
                <w:lang w:val="en-US"/>
              </w:rPr>
              <w:t>Theo dõi hiệu quả KPI dịch vụ:</w:t>
            </w:r>
            <w:r w:rsidRPr="6BD8C2C6">
              <w:rPr>
                <w:lang w:val="en-US"/>
              </w:rPr>
              <w:t xml:space="preserve"> So sánh NPS thực tế với mục tiêu kế hoạch hỗ trợ đánh giá hiệu quả vận hành và chất lượng chăm sóc khách hàng của doanh nghiệp.</w:t>
            </w:r>
          </w:p>
          <w:p w:rsidRPr="00EE3AD0" w:rsidR="00EE3AD0" w:rsidRDefault="0A4ED42B" w14:paraId="319789EF" w14:textId="77777777">
            <w:pPr>
              <w:numPr>
                <w:ilvl w:val="0"/>
                <w:numId w:val="859"/>
              </w:numPr>
              <w:jc w:val="left"/>
              <w:rPr>
                <w:lang w:val="en-US"/>
              </w:rPr>
            </w:pPr>
            <w:r w:rsidRPr="6BD8C2C6">
              <w:rPr>
                <w:b/>
                <w:bCs/>
                <w:lang w:val="en-US"/>
              </w:rPr>
              <w:t>Nâng cao năng lực cạnh tranh thương hiệu:</w:t>
            </w:r>
            <w:r w:rsidRPr="6BD8C2C6">
              <w:rPr>
                <w:lang w:val="en-US"/>
              </w:rPr>
              <w:t xml:space="preserve"> Mức độ hài lòng cao của khách hàng góp phần cải thiện hình ảnh thương hiệu, tăng khả năng giữ chân khách hàng và nâng cao vị thế cạnh tranh của hãng hàng không trên thị trường.</w:t>
            </w:r>
          </w:p>
          <w:p w:rsidRPr="00EE3AD0" w:rsidR="00EE3AD0" w:rsidP="6BD8C2C6" w:rsidRDefault="0FD7A053" w14:paraId="78E3690B" w14:textId="0CE54486">
            <w:pPr>
              <w:jc w:val="left"/>
              <w:rPr>
                <w:lang w:val="en-US"/>
              </w:rPr>
            </w:pPr>
            <w:r w:rsidRPr="6BD8C2C6">
              <w:rPr>
                <w:b/>
                <w:bCs/>
                <w:lang w:val="en-US"/>
              </w:rPr>
              <w:t>4. Danh sách chỉ tiêu thành phần</w:t>
            </w:r>
          </w:p>
          <w:p w:rsidRPr="00EE3AD0" w:rsidR="00EE3AD0" w:rsidP="6BD8C2C6" w:rsidRDefault="0FD7A053" w14:paraId="37AC126B" w14:textId="202B1663">
            <w:pPr>
              <w:jc w:val="left"/>
              <w:rPr>
                <w:lang w:val="en-US"/>
              </w:rPr>
            </w:pPr>
            <w:r w:rsidRPr="6BD8C2C6">
              <w:rPr>
                <w:lang w:val="en-US"/>
              </w:rPr>
              <w:t>Chỉ tiêu</w:t>
            </w:r>
            <w:r w:rsidRPr="6BD8C2C6" w:rsidR="5B87421A">
              <w:rPr>
                <w:lang w:val="en-US"/>
              </w:rPr>
              <w:t xml:space="preserve"> Airline B-1</w:t>
            </w:r>
            <w:r w:rsidRPr="6BD8C2C6">
              <w:rPr>
                <w:lang w:val="en-US"/>
              </w:rPr>
              <w:t xml:space="preserve"> được làm rõ qua những chỉ tiêu con sau:</w:t>
            </w:r>
          </w:p>
          <w:p w:rsidR="0A4ED42B" w:rsidRDefault="0A4ED42B" w14:paraId="649CBEB9" w14:textId="5E132D4D">
            <w:pPr>
              <w:numPr>
                <w:ilvl w:val="0"/>
                <w:numId w:val="860"/>
              </w:numPr>
              <w:jc w:val="left"/>
              <w:rPr>
                <w:lang w:val="en-US"/>
              </w:rPr>
            </w:pPr>
            <w:r w:rsidRPr="6BD8C2C6">
              <w:rPr>
                <w:lang w:val="en-US"/>
              </w:rPr>
              <w:t>CT 3.14 - NPS (ALL) - NPS (ALL) (Thẻ số)</w:t>
            </w:r>
          </w:p>
          <w:p w:rsidRPr="00683D2F" w:rsidR="0A4ED42B" w:rsidRDefault="0A4ED42B" w14:paraId="50BD45A7" w14:textId="77777777">
            <w:pPr>
              <w:numPr>
                <w:ilvl w:val="0"/>
                <w:numId w:val="860"/>
              </w:numPr>
              <w:jc w:val="left"/>
              <w:rPr>
                <w:lang w:val="sv-SE"/>
              </w:rPr>
            </w:pPr>
            <w:r w:rsidRPr="00683D2F">
              <w:rPr>
                <w:lang w:val="sv-SE"/>
              </w:rPr>
              <w:t>CT 3.15 - NPS (DOM) - NPS (DOM) (Thẻ số)</w:t>
            </w:r>
          </w:p>
          <w:p w:rsidR="0A4ED42B" w:rsidRDefault="0A4ED42B" w14:paraId="0825F422" w14:textId="77777777">
            <w:pPr>
              <w:numPr>
                <w:ilvl w:val="0"/>
                <w:numId w:val="860"/>
              </w:numPr>
              <w:jc w:val="left"/>
              <w:rPr>
                <w:lang w:val="en-US"/>
              </w:rPr>
            </w:pPr>
            <w:r w:rsidRPr="6BD8C2C6">
              <w:rPr>
                <w:lang w:val="en-US"/>
              </w:rPr>
              <w:t>CT 3.16 - NPS (INT) - NPS (INT) (Thẻ số)</w:t>
            </w:r>
          </w:p>
          <w:p w:rsidR="0A4ED42B" w:rsidRDefault="0A4ED42B" w14:paraId="33137560" w14:textId="77777777">
            <w:pPr>
              <w:numPr>
                <w:ilvl w:val="0"/>
                <w:numId w:val="860"/>
              </w:numPr>
              <w:jc w:val="left"/>
              <w:rPr>
                <w:lang w:val="en-US"/>
              </w:rPr>
            </w:pPr>
            <w:r w:rsidRPr="6BD8C2C6">
              <w:rPr>
                <w:lang w:val="en-US"/>
              </w:rPr>
              <w:t>CT 3.17 - Survey Responses - Số phản hồi khảo sát (Thẻ số)</w:t>
            </w:r>
          </w:p>
          <w:p w:rsidR="0A4ED42B" w:rsidRDefault="0A4ED42B" w14:paraId="0C8AA01F" w14:textId="77777777">
            <w:pPr>
              <w:numPr>
                <w:ilvl w:val="0"/>
                <w:numId w:val="860"/>
              </w:numPr>
              <w:jc w:val="left"/>
              <w:rPr>
                <w:lang w:val="en-US"/>
              </w:rPr>
            </w:pPr>
            <w:r w:rsidRPr="6BD8C2C6">
              <w:rPr>
                <w:lang w:val="en-US"/>
              </w:rPr>
              <w:t>CT 3.18 - Promoter Customer Rate (%) - Tỷ lệ khách hàng Promotor (%) (Thẻ số)</w:t>
            </w:r>
          </w:p>
          <w:p w:rsidR="0A4ED42B" w:rsidRDefault="0A4ED42B" w14:paraId="3D2D7A3D" w14:textId="77777777">
            <w:pPr>
              <w:numPr>
                <w:ilvl w:val="0"/>
                <w:numId w:val="860"/>
              </w:numPr>
              <w:jc w:val="left"/>
              <w:rPr>
                <w:lang w:val="en-US"/>
              </w:rPr>
            </w:pPr>
            <w:r w:rsidRPr="6BD8C2C6">
              <w:rPr>
                <w:lang w:val="en-US"/>
              </w:rPr>
              <w:t>CT 3.19 - Monthly NPS and Promoter Rate - NPS (ALL) và tỷ lệ khách hàng Promoter theo tháng (Biểu đồ cột)</w:t>
            </w:r>
          </w:p>
          <w:p w:rsidR="0A4ED42B" w:rsidRDefault="0A4ED42B" w14:paraId="14B739C0" w14:textId="77777777">
            <w:pPr>
              <w:numPr>
                <w:ilvl w:val="0"/>
                <w:numId w:val="860"/>
              </w:numPr>
              <w:jc w:val="left"/>
              <w:rPr>
                <w:lang w:val="en-US"/>
              </w:rPr>
            </w:pPr>
            <w:r w:rsidRPr="6BD8C2C6">
              <w:rPr>
                <w:lang w:val="en-US"/>
              </w:rPr>
              <w:t>CT 3.34 - NPS (DOM) vs. Target - NPS (DOM) theo tháng (Biểu đồ đường)</w:t>
            </w:r>
          </w:p>
          <w:p w:rsidR="0A4ED42B" w:rsidRDefault="0A4ED42B" w14:paraId="542F2815" w14:textId="77777777">
            <w:pPr>
              <w:numPr>
                <w:ilvl w:val="0"/>
                <w:numId w:val="860"/>
              </w:numPr>
              <w:jc w:val="left"/>
              <w:rPr>
                <w:lang w:val="en-US"/>
              </w:rPr>
            </w:pPr>
            <w:r w:rsidRPr="6BD8C2C6">
              <w:rPr>
                <w:lang w:val="en-US"/>
              </w:rPr>
              <w:t>CT 3.35 - NPS (INT) vs. Target - NPS (INT) theo tháng (Biểu đồ đường)</w:t>
            </w:r>
          </w:p>
        </w:tc>
      </w:tr>
    </w:tbl>
    <w:p w:rsidRPr="00EE3AD0" w:rsidR="00EE3AD0" w:rsidP="00EE3AD0" w:rsidRDefault="00EE3AD0" w14:paraId="7DCEF3FF" w14:textId="77777777">
      <w:pPr>
        <w:rPr>
          <w:lang w:val="en-US"/>
        </w:rPr>
      </w:pPr>
    </w:p>
    <w:p w:rsidR="3CFBD217" w:rsidP="78B6F757" w:rsidRDefault="3CFBD217" w14:paraId="65751612" w14:textId="37454EDB">
      <w:pPr>
        <w:pStyle w:val="Heading4"/>
      </w:pPr>
      <w:bookmarkStart w:name="_Toc242783332" w:id="75"/>
      <w:r w:rsidRPr="78B6F757">
        <w:rPr>
          <w:color w:val="000000" w:themeColor="text1"/>
          <w:lang w:val="en-US"/>
        </w:rPr>
        <w:t>2.4.1.2. Chỉ tiêu Airline B-2 - Customer engagement - Tương tác khách hàng</w:t>
      </w:r>
      <w:bookmarkEnd w:id="75"/>
    </w:p>
    <w:tbl>
      <w:tblPr>
        <w:tblW w:w="0" w:type="auto"/>
        <w:tblCellMar>
          <w:top w:w="15" w:type="dxa"/>
          <w:left w:w="15" w:type="dxa"/>
          <w:bottom w:w="15" w:type="dxa"/>
          <w:right w:w="15" w:type="dxa"/>
        </w:tblCellMar>
        <w:tblLook w:val="0600" w:firstRow="0" w:lastRow="0" w:firstColumn="0" w:lastColumn="0" w:noHBand="1" w:noVBand="1"/>
      </w:tblPr>
      <w:tblGrid>
        <w:gridCol w:w="2570"/>
        <w:gridCol w:w="6777"/>
      </w:tblGrid>
      <w:tr w:rsidRPr="00EE3AD0" w:rsidR="00EE3AD0" w:rsidTr="6BD8C2C6" w14:paraId="6AE1E23F" w14:textId="77777777">
        <w:trPr>
          <w:trHeight w:val="30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589E905"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2B629B8A" w14:paraId="46BD653E" w14:textId="72C95D5A">
            <w:r w:rsidRPr="6BD8C2C6">
              <w:rPr>
                <w:b/>
                <w:bCs/>
                <w:lang w:val="en-US"/>
              </w:rPr>
              <w:t>Airline B-2</w:t>
            </w:r>
          </w:p>
        </w:tc>
      </w:tr>
      <w:tr w:rsidRPr="00EE3AD0" w:rsidR="00EE3AD0" w:rsidTr="6BD8C2C6" w14:paraId="4A39B11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6B18C36"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C3669A3" w14:paraId="145CE13E" w14:textId="77777777">
            <w:pPr>
              <w:rPr>
                <w:lang w:val="en-US"/>
              </w:rPr>
            </w:pPr>
            <w:r w:rsidRPr="78B6F757">
              <w:rPr>
                <w:i/>
                <w:iCs/>
                <w:lang w:val="en-US"/>
              </w:rPr>
              <w:t>Customer engagement - Tương tác khách hàng</w:t>
            </w:r>
          </w:p>
        </w:tc>
      </w:tr>
      <w:tr w:rsidRPr="00EE3AD0" w:rsidR="00EE3AD0" w:rsidTr="6BD8C2C6" w14:paraId="510C8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24C51BF"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E8C64E" w14:textId="77777777">
            <w:pPr>
              <w:rPr>
                <w:lang w:val="en-US"/>
              </w:rPr>
            </w:pPr>
            <w:r w:rsidRPr="00EE3AD0">
              <w:rPr>
                <w:lang w:val="en-US"/>
              </w:rPr>
              <w:t>Tổng số hội viên Bông Sen Vàng theo tháng/quý/năm.</w:t>
            </w:r>
          </w:p>
        </w:tc>
      </w:tr>
      <w:tr w:rsidRPr="00EE3AD0" w:rsidR="00EE3AD0" w:rsidTr="6BD8C2C6" w14:paraId="03B336D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8C3ECF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67945B" w14:textId="77777777">
            <w:pPr>
              <w:rPr>
                <w:lang w:val="en-US"/>
              </w:rPr>
            </w:pPr>
            <w:r w:rsidRPr="00EE3AD0">
              <w:rPr>
                <w:lang w:val="en-US"/>
              </w:rPr>
              <w:t>Social - Xã hội</w:t>
            </w:r>
          </w:p>
        </w:tc>
      </w:tr>
      <w:tr w:rsidRPr="00683D2F" w:rsidR="00EE3AD0" w:rsidTr="6BD8C2C6" w14:paraId="7F0134E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4C5A8F"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453AE21C" w14:textId="77777777">
            <w:pPr>
              <w:rPr>
                <w:lang w:val="sv-SE"/>
              </w:rPr>
            </w:pPr>
            <w:r w:rsidRPr="000E3721">
              <w:rPr>
                <w:lang w:val="sv-SE"/>
              </w:rPr>
              <w:t>Trung tâm Bông Sen Vàng</w:t>
            </w:r>
          </w:p>
        </w:tc>
      </w:tr>
      <w:tr w:rsidRPr="00EE3AD0" w:rsidR="00EE3AD0" w:rsidTr="6BD8C2C6" w14:paraId="0AC4EC8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C581906" w14:textId="77777777">
            <w:pPr>
              <w:rPr>
                <w:lang w:val="en-US"/>
              </w:rPr>
            </w:pPr>
            <w:r w:rsidRPr="00EE3AD0">
              <w:rPr>
                <w:b/>
                <w:bCs/>
                <w:lang w:val="en-US"/>
              </w:rPr>
              <w:t>Mô tả chi tiết</w:t>
            </w:r>
          </w:p>
        </w:tc>
      </w:tr>
      <w:tr w:rsidRPr="00EE3AD0" w:rsidR="00EE3AD0" w:rsidTr="6BD8C2C6" w14:paraId="27D5DEDF"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FB389F5" w14:textId="77777777">
            <w:pPr>
              <w:rPr>
                <w:lang w:val="en-US"/>
              </w:rPr>
            </w:pPr>
            <w:r w:rsidRPr="00EE3AD0">
              <w:rPr>
                <w:b/>
                <w:bCs/>
                <w:lang w:val="en-US"/>
              </w:rPr>
              <w:t>1. Tổng quan về Chỉ tiêu Airline B-2:</w:t>
            </w:r>
          </w:p>
          <w:p w:rsidRPr="00EE3AD0" w:rsidR="00EE3AD0" w:rsidP="00EE3AD0" w:rsidRDefault="00EE3AD0" w14:paraId="65C04056" w14:textId="77777777">
            <w:pPr>
              <w:rPr>
                <w:lang w:val="en-US"/>
              </w:rPr>
            </w:pPr>
            <w:r w:rsidRPr="00EE3AD0">
              <w:rPr>
                <w:lang w:val="en-US"/>
              </w:rPr>
              <w:t>Airline B-2 – Customer Engagement là chỉ tiêu dùng để theo dõi tổng số hội viên tham gia chương trình khách hàng thân thiết Bông Sen Vàng của Vietnam Airlines theo từng kỳ báo cáo.</w:t>
            </w:r>
          </w:p>
          <w:p w:rsidRPr="00EE3AD0" w:rsidR="00EE3AD0" w:rsidP="00EE3AD0" w:rsidRDefault="00EE3AD0" w14:paraId="1B711642" w14:textId="77777777">
            <w:pPr>
              <w:rPr>
                <w:lang w:val="en-US"/>
              </w:rPr>
            </w:pPr>
            <w:r w:rsidRPr="00EE3AD0">
              <w:rPr>
                <w:lang w:val="en-US"/>
              </w:rPr>
              <w:t>Trong ngành hàng không, chương trình khách hàng thân thiết đóng vai trò quan trọng trong việc duy trì mối quan hệ với hành khách và nâng cao mức độ gắn kết giữa khách hàng với hãng hàng không.</w:t>
            </w:r>
          </w:p>
          <w:p w:rsidRPr="00EE3AD0" w:rsidR="00EE3AD0" w:rsidP="00EE3AD0" w:rsidRDefault="00EE3AD0" w14:paraId="5C6FB4D9" w14:textId="77777777">
            <w:pPr>
              <w:rPr>
                <w:lang w:val="en-US"/>
              </w:rPr>
            </w:pPr>
            <w:r w:rsidRPr="00EE3AD0">
              <w:rPr>
                <w:lang w:val="en-US"/>
              </w:rPr>
              <w:t>Chỉ tiêu này được sử dụng để thống kê và theo dõi quy mô hội viên của chương trình Bông Sen Vàng theo Tháng/Quý/Năm. Dữ liệu được tổng hợp phục vụ mục đích quản trị nội bộ, theo dõi xu hướng phát triển chương trình hội viên và hỗ trợ công tác báo cáo phát triển bền vững liên quan đến khách hàng.</w:t>
            </w:r>
          </w:p>
          <w:p w:rsidRPr="00EE3AD0" w:rsidR="00EE3AD0" w:rsidP="00EE3AD0" w:rsidRDefault="0A4ED42B" w14:paraId="4479BEA0" w14:textId="4D11D805">
            <w:pPr>
              <w:rPr>
                <w:b/>
                <w:bCs/>
                <w:lang w:val="en-US"/>
              </w:rPr>
            </w:pPr>
            <w:r w:rsidRPr="6BD8C2C6">
              <w:rPr>
                <w:b/>
                <w:bCs/>
                <w:lang w:val="en-US"/>
              </w:rPr>
              <w:t xml:space="preserve">2. Áp dụng </w:t>
            </w:r>
            <w:r w:rsidRPr="6BD8C2C6" w:rsidR="382D1822">
              <w:rPr>
                <w:b/>
                <w:bCs/>
                <w:lang w:val="en-US"/>
              </w:rPr>
              <w:t>Airline B-2 t</w:t>
            </w:r>
            <w:r w:rsidRPr="6BD8C2C6">
              <w:rPr>
                <w:b/>
                <w:bCs/>
                <w:lang w:val="en-US"/>
              </w:rPr>
              <w:t>rong ngành hàng không</w:t>
            </w:r>
          </w:p>
          <w:p w:rsidRPr="00EE3AD0" w:rsidR="00EE3AD0" w:rsidP="00EE3AD0" w:rsidRDefault="00EE3AD0" w14:paraId="0D92D925" w14:textId="77777777">
            <w:pPr>
              <w:rPr>
                <w:lang w:val="en-US"/>
              </w:rPr>
            </w:pPr>
            <w:r w:rsidRPr="00EE3AD0">
              <w:rPr>
                <w:lang w:val="en-US"/>
              </w:rPr>
              <w:t>Đối với Vietnam Airlines, phạm vi triển khai hiện tại của chỉ tiêu tập trung vào việc quản lý tổng số hội viên Bông Sen Vàng theo từng kỳ báo cáo.</w:t>
            </w:r>
          </w:p>
          <w:p w:rsidRPr="00EE3AD0" w:rsidR="00EE3AD0" w:rsidP="00EE3AD0" w:rsidRDefault="00EE3AD0" w14:paraId="55A10BD3" w14:textId="77777777">
            <w:pPr>
              <w:rPr>
                <w:lang w:val="en-US"/>
              </w:rPr>
            </w:pPr>
            <w:r w:rsidRPr="00EE3AD0">
              <w:rPr>
                <w:lang w:val="en-US"/>
              </w:rPr>
              <w:t>Dữ liệu được tổng hợp theo:</w:t>
            </w:r>
          </w:p>
          <w:p w:rsidRPr="00EE3AD0" w:rsidR="00EE3AD0" w:rsidRDefault="00EE3AD0" w14:paraId="1E4F7E03" w14:textId="77777777">
            <w:pPr>
              <w:numPr>
                <w:ilvl w:val="0"/>
                <w:numId w:val="861"/>
              </w:numPr>
              <w:rPr>
                <w:b/>
                <w:bCs/>
                <w:lang w:val="en-US"/>
              </w:rPr>
            </w:pPr>
            <w:r w:rsidRPr="00EE3AD0">
              <w:rPr>
                <w:lang w:val="en-US"/>
              </w:rPr>
              <w:t>Thời gian báo cáo (tháng/quý/năm).</w:t>
            </w:r>
          </w:p>
          <w:p w:rsidRPr="00EE3AD0" w:rsidR="00EE3AD0" w:rsidRDefault="00EE3AD0" w14:paraId="6AA20331" w14:textId="77777777">
            <w:pPr>
              <w:numPr>
                <w:ilvl w:val="0"/>
                <w:numId w:val="861"/>
              </w:numPr>
              <w:rPr>
                <w:b/>
                <w:bCs/>
                <w:lang w:val="en-US"/>
              </w:rPr>
            </w:pPr>
            <w:r w:rsidRPr="00EE3AD0">
              <w:rPr>
                <w:lang w:val="en-US"/>
              </w:rPr>
              <w:t>Tổng số hội viên tại thời điểm ghi nhận.</w:t>
            </w:r>
          </w:p>
          <w:p w:rsidRPr="00EE3AD0" w:rsidR="00EE3AD0" w:rsidP="00EE3AD0" w:rsidRDefault="00EE3AD0" w14:paraId="6461614A" w14:textId="77777777">
            <w:pPr>
              <w:rPr>
                <w:b/>
                <w:bCs/>
                <w:lang w:val="en-US"/>
              </w:rPr>
            </w:pPr>
            <w:r w:rsidRPr="00EE3AD0">
              <w:rPr>
                <w:b/>
                <w:bCs/>
                <w:lang w:val="en-US"/>
              </w:rPr>
              <w:t>3. Ý nghĩa quản trị và báo cáo</w:t>
            </w:r>
          </w:p>
          <w:p w:rsidRPr="00EE3AD0" w:rsidR="00EE3AD0" w:rsidP="00EE3AD0" w:rsidRDefault="00EE3AD0" w14:paraId="06DE42B5" w14:textId="77777777">
            <w:pPr>
              <w:rPr>
                <w:lang w:val="en-US"/>
              </w:rPr>
            </w:pPr>
            <w:r w:rsidRPr="00EE3AD0">
              <w:rPr>
                <w:lang w:val="en-US"/>
              </w:rPr>
              <w:t>Chỉ tiêu Customer Engagement là cơ sở quan trọng phục vụ:</w:t>
            </w:r>
          </w:p>
          <w:p w:rsidRPr="00EE3AD0" w:rsidR="00EE3AD0" w:rsidRDefault="00EE3AD0" w14:paraId="17B1BFAC" w14:textId="77777777">
            <w:pPr>
              <w:numPr>
                <w:ilvl w:val="0"/>
                <w:numId w:val="862"/>
              </w:numPr>
              <w:rPr>
                <w:lang w:val="en-US"/>
              </w:rPr>
            </w:pPr>
            <w:r w:rsidRPr="00EE3AD0">
              <w:rPr>
                <w:lang w:val="en-US"/>
              </w:rPr>
              <w:t>Theo dõi quy mô chương trình hội viên Bông Sen Vàng.</w:t>
            </w:r>
          </w:p>
          <w:p w:rsidRPr="00EE3AD0" w:rsidR="00EE3AD0" w:rsidRDefault="00EE3AD0" w14:paraId="1912D984" w14:textId="77777777">
            <w:pPr>
              <w:numPr>
                <w:ilvl w:val="0"/>
                <w:numId w:val="862"/>
              </w:numPr>
              <w:rPr>
                <w:lang w:val="en-US"/>
              </w:rPr>
            </w:pPr>
            <w:r w:rsidRPr="00EE3AD0">
              <w:rPr>
                <w:lang w:val="en-US"/>
              </w:rPr>
              <w:t>Đánh giá xu hướng tăng trưởng hội viên qua các kỳ báo cáo.</w:t>
            </w:r>
          </w:p>
          <w:p w:rsidRPr="00EE3AD0" w:rsidR="00EE3AD0" w:rsidRDefault="00EE3AD0" w14:paraId="032F60FE" w14:textId="77777777">
            <w:pPr>
              <w:numPr>
                <w:ilvl w:val="0"/>
                <w:numId w:val="862"/>
              </w:numPr>
              <w:rPr>
                <w:lang w:val="en-US"/>
              </w:rPr>
            </w:pPr>
            <w:r w:rsidRPr="00EE3AD0">
              <w:rPr>
                <w:lang w:val="en-US"/>
              </w:rPr>
              <w:t>Hỗ trợ công tác tổng hợp số liệu quản trị nội bộ.</w:t>
            </w:r>
          </w:p>
          <w:p w:rsidRPr="00EE3AD0" w:rsidR="00EE3AD0" w:rsidRDefault="00EE3AD0" w14:paraId="4BA8A10D" w14:textId="77777777">
            <w:pPr>
              <w:numPr>
                <w:ilvl w:val="0"/>
                <w:numId w:val="862"/>
              </w:numPr>
              <w:rPr>
                <w:lang w:val="en-US"/>
              </w:rPr>
            </w:pPr>
            <w:r w:rsidRPr="00EE3AD0">
              <w:rPr>
                <w:lang w:val="en-US"/>
              </w:rPr>
              <w:t>Phục vụ báo cáo ESG và báo cáo phát triển bền vững liên quan đến khách hàng.</w:t>
            </w:r>
          </w:p>
          <w:p w:rsidRPr="00EE3AD0" w:rsidR="00EE3AD0" w:rsidP="00EE3AD0" w:rsidRDefault="00EE3AD0" w14:paraId="1F375315" w14:textId="77777777">
            <w:pPr>
              <w:rPr>
                <w:lang w:val="en-US"/>
              </w:rPr>
            </w:pPr>
            <w:r w:rsidRPr="00EE3AD0">
              <w:rPr>
                <w:lang w:val="en-US"/>
              </w:rPr>
              <w:t>Ngoài mục tiêu báo cáo, chỉ tiêu này còn giúp doanh nghiệp theo dõi mức độ duy trì và phát triển của chương trình khách hàng thân thiết trong dài hạn.</w:t>
            </w:r>
          </w:p>
          <w:p w:rsidRPr="00EE3AD0" w:rsidR="00EE3AD0" w:rsidP="00EE3AD0" w:rsidRDefault="00EE3AD0" w14:paraId="287B1191" w14:textId="77777777">
            <w:pPr>
              <w:rPr>
                <w:lang w:val="en-US"/>
              </w:rPr>
            </w:pPr>
            <w:r w:rsidRPr="00EE3AD0">
              <w:rPr>
                <w:b/>
                <w:bCs/>
                <w:lang w:val="en-US"/>
              </w:rPr>
              <w:t>4. Danh sách chỉ tiêu thành phần</w:t>
            </w:r>
          </w:p>
          <w:p w:rsidRPr="00EE3AD0" w:rsidR="00EE3AD0" w:rsidP="00EE3AD0" w:rsidRDefault="00EE3AD0" w14:paraId="145D9F5A" w14:textId="77777777">
            <w:pPr>
              <w:rPr>
                <w:lang w:val="en-US"/>
              </w:rPr>
            </w:pPr>
            <w:r w:rsidRPr="00EE3AD0">
              <w:rPr>
                <w:lang w:val="en-US"/>
              </w:rPr>
              <w:t>Đối với chỉ tiêu Airline B-2 được làm rõ qua những chỉ số sau:</w:t>
            </w:r>
          </w:p>
          <w:p w:rsidRPr="00EE3AD0" w:rsidR="00EE3AD0" w:rsidRDefault="00EE3AD0" w14:paraId="66B6F198" w14:textId="77777777">
            <w:pPr>
              <w:numPr>
                <w:ilvl w:val="0"/>
                <w:numId w:val="863"/>
              </w:numPr>
              <w:rPr>
                <w:lang w:val="en-US"/>
              </w:rPr>
            </w:pPr>
            <w:r w:rsidRPr="00EE3AD0">
              <w:rPr>
                <w:lang w:val="en-US"/>
              </w:rPr>
              <w:t>CT 9.1 - Total Lotus Members - Số hội viên Bông Sen Vàng (Thẻ số)</w:t>
            </w:r>
          </w:p>
          <w:p w:rsidRPr="00EE3AD0" w:rsidR="00EE3AD0" w:rsidRDefault="00EE3AD0" w14:paraId="30218359" w14:textId="77777777">
            <w:pPr>
              <w:numPr>
                <w:ilvl w:val="0"/>
                <w:numId w:val="863"/>
              </w:numPr>
              <w:rPr>
                <w:lang w:val="en-US"/>
              </w:rPr>
            </w:pPr>
            <w:r w:rsidRPr="00EE3AD0">
              <w:rPr>
                <w:lang w:val="en-US"/>
              </w:rPr>
              <w:t>CT 9.2 - Annual Membership - Hội viên theo năm (Biểu đồ miền)</w:t>
            </w:r>
          </w:p>
          <w:p w:rsidRPr="00EE3AD0" w:rsidR="00EE3AD0" w:rsidRDefault="00EE3AD0" w14:paraId="10B8BF62" w14:textId="77777777">
            <w:pPr>
              <w:numPr>
                <w:ilvl w:val="0"/>
                <w:numId w:val="863"/>
              </w:numPr>
              <w:rPr>
                <w:lang w:val="en-US"/>
              </w:rPr>
            </w:pPr>
            <w:r w:rsidRPr="00EE3AD0">
              <w:rPr>
                <w:lang w:val="en-US"/>
              </w:rPr>
              <w:t>CT 9.3 - Quarterly Membership - Hội viên theo quý (Biểu đồ cột)</w:t>
            </w:r>
          </w:p>
          <w:p w:rsidRPr="00EE3AD0" w:rsidR="00EE3AD0" w:rsidRDefault="00EE3AD0" w14:paraId="1A92C21C" w14:textId="77777777">
            <w:pPr>
              <w:numPr>
                <w:ilvl w:val="0"/>
                <w:numId w:val="863"/>
              </w:numPr>
              <w:rPr>
                <w:lang w:val="en-US"/>
              </w:rPr>
            </w:pPr>
            <w:r w:rsidRPr="00EE3AD0">
              <w:rPr>
                <w:lang w:val="en-US"/>
              </w:rPr>
              <w:t>CT 9.4 - Monthly Membership - Hội viên theo tháng (Biểu đồ cột)</w:t>
            </w:r>
          </w:p>
        </w:tc>
      </w:tr>
    </w:tbl>
    <w:p w:rsidRPr="00EE3AD0" w:rsidR="00EE3AD0" w:rsidP="00EE3AD0" w:rsidRDefault="00EE3AD0" w14:paraId="52D3E7DA" w14:textId="77777777">
      <w:pPr>
        <w:rPr>
          <w:lang w:val="en-US"/>
        </w:rPr>
      </w:pPr>
    </w:p>
    <w:p w:rsidR="230EE6AD" w:rsidP="78B6F757" w:rsidRDefault="230EE6AD" w14:paraId="3AA27506" w14:textId="25D99C5C">
      <w:pPr>
        <w:pStyle w:val="Heading4"/>
      </w:pPr>
      <w:bookmarkStart w:name="_Toc242783333" w:id="76"/>
      <w:r w:rsidRPr="78B6F757">
        <w:rPr>
          <w:color w:val="000000" w:themeColor="text1"/>
          <w:lang w:val="en-US"/>
        </w:rPr>
        <w:t>2.4.1.3. Chỉ tiêu GRI 204-1 - Proportion of spending on local suppliers - Số lượng NCC địa phương / tổng số NCC</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158"/>
        <w:gridCol w:w="7189"/>
      </w:tblGrid>
      <w:tr w:rsidRPr="00EE3AD0" w:rsidR="00EE3AD0" w14:paraId="31F319E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40586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98C99BF" w14:textId="77777777">
            <w:pPr>
              <w:rPr>
                <w:lang w:val="en-US"/>
              </w:rPr>
            </w:pPr>
            <w:r w:rsidRPr="00EE3AD0">
              <w:rPr>
                <w:b/>
                <w:bCs/>
                <w:lang w:val="en-US"/>
              </w:rPr>
              <w:t>GRI 204-1</w:t>
            </w:r>
          </w:p>
        </w:tc>
      </w:tr>
      <w:tr w:rsidRPr="00EE3AD0" w:rsidR="00EE3AD0" w14:paraId="2758B2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636049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15A115B" w14:textId="77777777">
            <w:pPr>
              <w:rPr>
                <w:lang w:val="en-US"/>
              </w:rPr>
            </w:pPr>
            <w:r w:rsidRPr="00EE3AD0">
              <w:rPr>
                <w:i/>
                <w:iCs/>
                <w:lang w:val="en-US"/>
              </w:rPr>
              <w:t>Proportion of spending on local suppliers - Số lượng NCC địa phương / tổng số NCC</w:t>
            </w:r>
          </w:p>
        </w:tc>
      </w:tr>
      <w:tr w:rsidRPr="00EE3AD0" w:rsidR="00EE3AD0" w14:paraId="24E5A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0BF7F9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8F7E1B" w14:textId="77777777">
            <w:pPr>
              <w:rPr>
                <w:lang w:val="en-US"/>
              </w:rPr>
            </w:pPr>
            <w:r w:rsidRPr="00EE3AD0">
              <w:rPr>
                <w:lang w:val="en-US"/>
              </w:rPr>
              <w:t>Tổng số nhà cung cấp địa phương trên tổng số nhà cung cấp</w:t>
            </w:r>
          </w:p>
        </w:tc>
      </w:tr>
      <w:tr w:rsidRPr="00EE3AD0" w:rsidR="00EE3AD0" w14:paraId="6E2D512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D19E2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ADAF5D" w14:textId="77777777">
            <w:pPr>
              <w:rPr>
                <w:lang w:val="en-US"/>
              </w:rPr>
            </w:pPr>
            <w:r w:rsidRPr="00EE3AD0">
              <w:rPr>
                <w:lang w:val="en-US"/>
              </w:rPr>
              <w:t>Social – Xã hội</w:t>
            </w:r>
          </w:p>
        </w:tc>
      </w:tr>
      <w:tr w:rsidRPr="00EE3AD0" w:rsidR="00EE3AD0" w14:paraId="4CB3FB9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B8F6B9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F1D4E" w14:textId="77777777">
            <w:pPr>
              <w:rPr>
                <w:lang w:val="en-US"/>
              </w:rPr>
            </w:pPr>
            <w:r w:rsidRPr="00EE3AD0">
              <w:rPr>
                <w:lang w:val="en-US"/>
              </w:rPr>
              <w:t>Ban TCKT-KHPT</w:t>
            </w:r>
          </w:p>
        </w:tc>
      </w:tr>
      <w:tr w:rsidRPr="00EE3AD0" w:rsidR="00EE3AD0" w14:paraId="004E88A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FC6FFC2" w14:textId="77777777">
            <w:pPr>
              <w:rPr>
                <w:lang w:val="en-US"/>
              </w:rPr>
            </w:pPr>
            <w:r w:rsidRPr="00EE3AD0">
              <w:rPr>
                <w:b/>
                <w:bCs/>
                <w:lang w:val="en-US"/>
              </w:rPr>
              <w:t>Mô tả chi tiết</w:t>
            </w:r>
          </w:p>
        </w:tc>
      </w:tr>
      <w:tr w:rsidRPr="00EE3AD0" w:rsidR="00EE3AD0" w14:paraId="1EEAEDE6"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DD139B" w14:textId="77777777">
            <w:pPr>
              <w:rPr>
                <w:lang w:val="en-US"/>
              </w:rPr>
            </w:pPr>
            <w:r w:rsidRPr="00EE3AD0">
              <w:rPr>
                <w:b/>
                <w:bCs/>
                <w:lang w:val="en-US"/>
              </w:rPr>
              <w:t>1. Tổng quan về Chỉ tiêu GRI 204-1</w:t>
            </w:r>
          </w:p>
          <w:p w:rsidRPr="00EE3AD0" w:rsidR="00EE3AD0" w:rsidP="00EE3AD0" w:rsidRDefault="00EE3AD0" w14:paraId="3F461034" w14:textId="77777777">
            <w:pPr>
              <w:rPr>
                <w:lang w:val="en-US"/>
              </w:rPr>
            </w:pPr>
            <w:r w:rsidRPr="00EE3AD0">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Pr="00EE3AD0" w:rsidR="00EE3AD0" w:rsidP="00EE3AD0" w:rsidRDefault="00EE3AD0" w14:paraId="7DE87C85" w14:textId="77777777">
            <w:pPr>
              <w:rPr>
                <w:lang w:val="en-US"/>
              </w:rPr>
            </w:pPr>
            <w:r w:rsidRPr="00EE3AD0">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Pr="00EE3AD0" w:rsidR="00EE3AD0" w:rsidP="00EE3AD0" w:rsidRDefault="00EE3AD0" w14:paraId="5AFDEE27" w14:textId="77777777">
            <w:pPr>
              <w:rPr>
                <w:b/>
                <w:bCs/>
                <w:lang w:val="en-US"/>
              </w:rPr>
            </w:pPr>
            <w:r w:rsidRPr="00EE3AD0">
              <w:rPr>
                <w:b/>
                <w:bCs/>
                <w:lang w:val="en-US"/>
              </w:rPr>
              <w:t>2. Áp dụng GRI 204-1 trong ngành hàng không</w:t>
            </w:r>
          </w:p>
          <w:p w:rsidRPr="00EE3AD0" w:rsidR="00EE3AD0" w:rsidP="00EE3AD0" w:rsidRDefault="00EE3AD0" w14:paraId="5AA6477A" w14:textId="77777777">
            <w:pPr>
              <w:rPr>
                <w:lang w:val="en-US"/>
              </w:rPr>
            </w:pPr>
            <w:r w:rsidRPr="00EE3AD0">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Pr="00EE3AD0" w:rsidR="00EE3AD0" w:rsidP="00EE3AD0" w:rsidRDefault="00EE3AD0" w14:paraId="3810F015" w14:textId="77777777">
            <w:pPr>
              <w:rPr>
                <w:b/>
                <w:bCs/>
                <w:lang w:val="en-US"/>
              </w:rPr>
            </w:pPr>
            <w:r w:rsidRPr="00EE3AD0">
              <w:rPr>
                <w:b/>
                <w:bCs/>
                <w:lang w:val="en-US"/>
              </w:rPr>
              <w:t>3. Ý nghĩa quản trị và báo cáo</w:t>
            </w:r>
          </w:p>
          <w:p w:rsidRPr="00EE3AD0" w:rsidR="00EE3AD0" w:rsidP="00EE3AD0" w:rsidRDefault="00EE3AD0" w14:paraId="7CD72A85" w14:textId="77777777">
            <w:pPr>
              <w:rPr>
                <w:lang w:val="en-US"/>
              </w:rPr>
            </w:pPr>
            <w:r w:rsidRPr="00EE3AD0">
              <w:rPr>
                <w:lang w:val="en-US"/>
              </w:rPr>
              <w:t>Dữ liệu GRI 204-1 là cơ sở quan trọng phục vụ:</w:t>
            </w:r>
          </w:p>
          <w:p w:rsidRPr="00EE3AD0" w:rsidR="00EE3AD0" w:rsidRDefault="00EE3AD0" w14:paraId="658728CD" w14:textId="77777777">
            <w:pPr>
              <w:numPr>
                <w:ilvl w:val="0"/>
                <w:numId w:val="864"/>
              </w:numPr>
              <w:rPr>
                <w:lang w:val="en-US"/>
              </w:rPr>
            </w:pPr>
            <w:r w:rsidRPr="00EE3AD0">
              <w:rPr>
                <w:b/>
                <w:bCs/>
                <w:lang w:val="en-US"/>
              </w:rPr>
              <w:t>Đảm bảo tính ổn định và linh hoạt vận hành:</w:t>
            </w:r>
            <w:r w:rsidRPr="00EE3AD0">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Pr="00EE3AD0" w:rsidR="00EE3AD0" w:rsidRDefault="00EE3AD0" w14:paraId="0D351D50" w14:textId="77777777">
            <w:pPr>
              <w:numPr>
                <w:ilvl w:val="0"/>
                <w:numId w:val="864"/>
              </w:numPr>
              <w:rPr>
                <w:lang w:val="en-US"/>
              </w:rPr>
            </w:pPr>
            <w:r w:rsidRPr="00EE3AD0">
              <w:rPr>
                <w:b/>
                <w:bCs/>
                <w:lang w:val="en-US"/>
              </w:rPr>
              <w:t>Quản trị rủi ro đứt gãy chuỗi cung ứng:</w:t>
            </w:r>
            <w:r w:rsidRPr="00EE3AD0">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Pr="00EE3AD0" w:rsidR="00EE3AD0" w:rsidRDefault="00EE3AD0" w14:paraId="49B23B90" w14:textId="77777777">
            <w:pPr>
              <w:numPr>
                <w:ilvl w:val="0"/>
                <w:numId w:val="864"/>
              </w:numPr>
              <w:rPr>
                <w:lang w:val="en-US"/>
              </w:rPr>
            </w:pPr>
            <w:r w:rsidRPr="00EE3AD0">
              <w:rPr>
                <w:b/>
                <w:bCs/>
                <w:lang w:val="en-US"/>
              </w:rPr>
              <w:t>Củng cố uy tín và trách nhiệm xã hội (ESG):</w:t>
            </w:r>
            <w:r w:rsidRPr="00EE3AD0">
              <w:rPr>
                <w:lang w:val="en-US"/>
              </w:rPr>
              <w:t xml:space="preserve"> Việc minh bạch hóa tỷ lệ đối tác bản địa là bằng chứng rõ ràng về đóng góp của hãng trong việc tạo cơ hội việc làm, hỗ trợ các doanh nghiệp tại địa phương.</w:t>
            </w:r>
          </w:p>
          <w:p w:rsidRPr="00EE3AD0" w:rsidR="00EE3AD0" w:rsidRDefault="00EE3AD0" w14:paraId="55A3D150" w14:textId="77777777">
            <w:pPr>
              <w:numPr>
                <w:ilvl w:val="0"/>
                <w:numId w:val="864"/>
              </w:numPr>
              <w:rPr>
                <w:lang w:val="en-US"/>
              </w:rPr>
            </w:pPr>
            <w:r w:rsidRPr="00EE3AD0">
              <w:rPr>
                <w:b/>
                <w:bCs/>
                <w:lang w:val="en-US"/>
              </w:rPr>
              <w:t>Tuân thủ tiêu chuẩn báo cáo quốc tế:</w:t>
            </w:r>
            <w:r w:rsidRPr="00EE3AD0">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Pr="00EE3AD0" w:rsidR="00EE3AD0" w:rsidP="00EE3AD0" w:rsidRDefault="00EE3AD0" w14:paraId="08A1C747" w14:textId="77777777">
            <w:pPr>
              <w:rPr>
                <w:lang w:val="en-US"/>
              </w:rPr>
            </w:pPr>
            <w:r w:rsidRPr="00EE3AD0">
              <w:rPr>
                <w:b/>
                <w:bCs/>
                <w:lang w:val="en-US"/>
              </w:rPr>
              <w:t>4. Danh sách chỉ tiêu thành phần</w:t>
            </w:r>
          </w:p>
          <w:p w:rsidRPr="00EE3AD0" w:rsidR="00EE3AD0" w:rsidP="00EE3AD0" w:rsidRDefault="00EE3AD0" w14:paraId="4166A0C5" w14:textId="77777777">
            <w:pPr>
              <w:rPr>
                <w:lang w:val="en-US"/>
              </w:rPr>
            </w:pPr>
            <w:r w:rsidRPr="00EE3AD0">
              <w:rPr>
                <w:lang w:val="en-US"/>
              </w:rPr>
              <w:t>Chỉ tiêu GRI 204-1 được làm rõ qua những chỉ tiêu con sau:</w:t>
            </w:r>
          </w:p>
          <w:p w:rsidRPr="00EE3AD0" w:rsidR="00EE3AD0" w:rsidRDefault="00EE3AD0" w14:paraId="19328554" w14:textId="77777777">
            <w:pPr>
              <w:numPr>
                <w:ilvl w:val="0"/>
                <w:numId w:val="865"/>
              </w:numPr>
              <w:rPr>
                <w:lang w:val="en-US"/>
              </w:rPr>
            </w:pPr>
            <w:r w:rsidRPr="00EE3AD0">
              <w:rPr>
                <w:lang w:val="en-US"/>
              </w:rPr>
              <w:t>CT 10.1 - Total suppliers - Tổng số NCC (Thẻ số)</w:t>
            </w:r>
          </w:p>
          <w:p w:rsidRPr="00EE3AD0" w:rsidR="00EE3AD0" w:rsidRDefault="00EE3AD0" w14:paraId="0B2D65CC" w14:textId="77777777">
            <w:pPr>
              <w:numPr>
                <w:ilvl w:val="0"/>
                <w:numId w:val="865"/>
              </w:numPr>
              <w:rPr>
                <w:lang w:val="en-US"/>
              </w:rPr>
            </w:pPr>
            <w:r w:rsidRPr="00EE3AD0">
              <w:rPr>
                <w:lang w:val="en-US"/>
              </w:rPr>
              <w:t>CT 10.2 - Sustainable suppliers - NCC có cam kết về PTBV (Thẻ số)</w:t>
            </w:r>
          </w:p>
          <w:p w:rsidRPr="00EE3AD0" w:rsidR="00EE3AD0" w:rsidRDefault="00EE3AD0" w14:paraId="67A6EA5F" w14:textId="77777777">
            <w:pPr>
              <w:numPr>
                <w:ilvl w:val="0"/>
                <w:numId w:val="865"/>
              </w:numPr>
              <w:rPr>
                <w:lang w:val="en-US"/>
              </w:rPr>
            </w:pPr>
            <w:r w:rsidRPr="00EE3AD0">
              <w:rPr>
                <w:lang w:val="en-US"/>
              </w:rPr>
              <w:t>CT 10.3 - Local suppliers - NCC Việt Nam (Thẻ số)</w:t>
            </w:r>
          </w:p>
          <w:p w:rsidRPr="00EE3AD0" w:rsidR="00EE3AD0" w:rsidRDefault="00EE3AD0" w14:paraId="097A1F3F" w14:textId="77777777">
            <w:pPr>
              <w:numPr>
                <w:ilvl w:val="0"/>
                <w:numId w:val="865"/>
              </w:numPr>
              <w:rPr>
                <w:lang w:val="en-US"/>
              </w:rPr>
            </w:pPr>
            <w:r w:rsidRPr="00EE3AD0">
              <w:rPr>
                <w:lang w:val="en-US"/>
              </w:rPr>
              <w:t>CT 10.4 - Sustainable local suppliers - NCC Việt Nam có cam kết về PTBV (Thẻ số)</w:t>
            </w:r>
          </w:p>
          <w:p w:rsidRPr="00EE3AD0" w:rsidR="00EE3AD0" w:rsidRDefault="00EE3AD0" w14:paraId="2D0D7A78" w14:textId="77777777">
            <w:pPr>
              <w:numPr>
                <w:ilvl w:val="0"/>
                <w:numId w:val="865"/>
              </w:numPr>
              <w:rPr>
                <w:lang w:val="en-US"/>
              </w:rPr>
            </w:pPr>
            <w:r w:rsidRPr="00EE3AD0">
              <w:rPr>
                <w:lang w:val="en-US"/>
              </w:rPr>
              <w:t>CT 10.5 - International suppliers - NCC nước ngoài (Thẻ số)</w:t>
            </w:r>
          </w:p>
          <w:p w:rsidRPr="00EE3AD0" w:rsidR="00EE3AD0" w:rsidRDefault="00EE3AD0" w14:paraId="79202B7A" w14:textId="77777777">
            <w:pPr>
              <w:numPr>
                <w:ilvl w:val="0"/>
                <w:numId w:val="865"/>
              </w:numPr>
              <w:rPr>
                <w:lang w:val="en-US"/>
              </w:rPr>
            </w:pPr>
            <w:r w:rsidRPr="00EE3AD0">
              <w:rPr>
                <w:lang w:val="en-US"/>
              </w:rPr>
              <w:t>CT 10.6 - Sustainable international suppliers - NCC nước ngoài có cam kết về PTBV (Thẻ số)</w:t>
            </w:r>
          </w:p>
          <w:p w:rsidRPr="00EE3AD0" w:rsidR="00EE3AD0" w:rsidRDefault="00EE3AD0" w14:paraId="6230D803" w14:textId="77777777">
            <w:pPr>
              <w:numPr>
                <w:ilvl w:val="0"/>
                <w:numId w:val="865"/>
              </w:numPr>
              <w:rPr>
                <w:lang w:val="en-US"/>
              </w:rPr>
            </w:pPr>
            <w:r w:rsidRPr="00EE3AD0">
              <w:rPr>
                <w:lang w:val="en-US"/>
              </w:rPr>
              <w:t>CT 10.7 - Supplier statistics and sustainability commitments - Thống kê các NCC và cam kết về PTBV (Biểu đồ tròn)</w:t>
            </w:r>
          </w:p>
          <w:p w:rsidRPr="00EE3AD0" w:rsidR="00EE3AD0" w:rsidRDefault="00EE3AD0" w14:paraId="06DBCC20" w14:textId="77777777">
            <w:pPr>
              <w:numPr>
                <w:ilvl w:val="0"/>
                <w:numId w:val="865"/>
              </w:numPr>
              <w:rPr>
                <w:lang w:val="en-US"/>
              </w:rPr>
            </w:pPr>
            <w:r w:rsidRPr="00EE3AD0">
              <w:rPr>
                <w:lang w:val="en-US"/>
              </w:rPr>
              <w:t>CT 10.8 - Number of suppliers for the last 3 years - Số lượng NCC 3 năm gần nhất (Biểu đồ kết hợp)</w:t>
            </w:r>
          </w:p>
          <w:p w:rsidRPr="00EE3AD0" w:rsidR="00EE3AD0" w:rsidRDefault="00EE3AD0" w14:paraId="3932A3B8" w14:textId="77777777">
            <w:pPr>
              <w:numPr>
                <w:ilvl w:val="0"/>
                <w:numId w:val="865"/>
              </w:numPr>
              <w:rPr>
                <w:lang w:val="en-US"/>
              </w:rPr>
            </w:pPr>
            <w:r w:rsidRPr="00EE3AD0">
              <w:rPr>
                <w:lang w:val="en-US"/>
              </w:rPr>
              <w:t>CT 10.9 - %Sustainable suppliers/Total suppliers - %NCC có cam kết về PTBV/Tổng số NCC (Thẻ số)</w:t>
            </w:r>
          </w:p>
          <w:p w:rsidRPr="00EE3AD0" w:rsidR="00EE3AD0" w:rsidRDefault="00EE3AD0" w14:paraId="66BF973E" w14:textId="77777777">
            <w:pPr>
              <w:numPr>
                <w:ilvl w:val="0"/>
                <w:numId w:val="865"/>
              </w:numPr>
              <w:rPr>
                <w:lang w:val="en-US"/>
              </w:rPr>
            </w:pPr>
            <w:r w:rsidRPr="00EE3AD0">
              <w:rPr>
                <w:lang w:val="en-US"/>
              </w:rPr>
              <w:t>CT 10.10 - %Local suppliers/Total suppliers - %NCC Việt Nam/Tổng số NCC (Thẻ số)</w:t>
            </w:r>
          </w:p>
          <w:p w:rsidRPr="00EE3AD0" w:rsidR="00EE3AD0" w:rsidRDefault="00EE3AD0" w14:paraId="5F1A17B6" w14:textId="77777777">
            <w:pPr>
              <w:numPr>
                <w:ilvl w:val="0"/>
                <w:numId w:val="865"/>
              </w:numPr>
              <w:rPr>
                <w:lang w:val="en-US"/>
              </w:rPr>
            </w:pPr>
            <w:r w:rsidRPr="00EE3AD0">
              <w:rPr>
                <w:lang w:val="en-US"/>
              </w:rPr>
              <w:t>CT 10.11 - %Sustainable local suppliers/Local suppliers - %NCC VN có cam kết về PTBV/NCC Việt Nam (Thẻ số)</w:t>
            </w:r>
          </w:p>
          <w:p w:rsidRPr="00EE3AD0" w:rsidR="00EE3AD0" w:rsidRDefault="00EE3AD0" w14:paraId="070C9A6E" w14:textId="77777777">
            <w:pPr>
              <w:numPr>
                <w:ilvl w:val="0"/>
                <w:numId w:val="865"/>
              </w:numPr>
              <w:rPr>
                <w:lang w:val="en-US"/>
              </w:rPr>
            </w:pPr>
            <w:r w:rsidRPr="00EE3AD0">
              <w:rPr>
                <w:lang w:val="en-US"/>
              </w:rPr>
              <w:t>CT 10.12 - %International suppliers/Total suppliers - %NCC nước ngoài/Tổng số NCC (Thẻ số)</w:t>
            </w:r>
          </w:p>
          <w:p w:rsidRPr="00EE3AD0" w:rsidR="00EE3AD0" w:rsidRDefault="00EE3AD0" w14:paraId="098D245D" w14:textId="77777777">
            <w:pPr>
              <w:numPr>
                <w:ilvl w:val="0"/>
                <w:numId w:val="865"/>
              </w:numPr>
              <w:rPr>
                <w:lang w:val="en-US"/>
              </w:rPr>
            </w:pPr>
            <w:r w:rsidRPr="00EE3AD0">
              <w:rPr>
                <w:lang w:val="en-US"/>
              </w:rPr>
              <w:t>CT 10.13 - %Sustainable international suppliers/International suppliers - %NCC nước ngoài có cam kết về PTBV/NCC nước ngoài (Thẻ số)</w:t>
            </w:r>
          </w:p>
          <w:p w:rsidRPr="00EE3AD0" w:rsidR="00EE3AD0" w:rsidRDefault="00EE3AD0" w14:paraId="06B8B252" w14:textId="77777777">
            <w:pPr>
              <w:numPr>
                <w:ilvl w:val="0"/>
                <w:numId w:val="865"/>
              </w:numPr>
              <w:rPr>
                <w:lang w:val="en-US"/>
              </w:rPr>
            </w:pPr>
            <w:r w:rsidRPr="00EE3AD0">
              <w:rPr>
                <w:lang w:val="en-US"/>
              </w:rPr>
              <w:t>CT 10.14 - Percentage of Sustainable Suppliers - Tỷ lệ NCC có cam kết về PTBV (Biểu đồ tròn)</w:t>
            </w:r>
          </w:p>
        </w:tc>
      </w:tr>
    </w:tbl>
    <w:p w:rsidRPr="00EE3AD0" w:rsidR="00EE3AD0" w:rsidP="00EE3AD0" w:rsidRDefault="00EE3AD0" w14:paraId="35B545AE" w14:textId="77777777">
      <w:pPr>
        <w:rPr>
          <w:lang w:val="en-US"/>
        </w:rPr>
      </w:pPr>
    </w:p>
    <w:p w:rsidR="6FBDBCD5" w:rsidP="78B6F757" w:rsidRDefault="6FBDBCD5" w14:paraId="00EA58B6" w14:textId="35038DA4">
      <w:pPr>
        <w:pStyle w:val="Heading4"/>
      </w:pPr>
      <w:bookmarkStart w:name="_Toc242783334" w:id="77"/>
      <w:r w:rsidRPr="78B6F757">
        <w:rPr>
          <w:color w:val="000000" w:themeColor="text1"/>
          <w:lang w:val="en-US"/>
        </w:rPr>
        <w:t>2.4.1.4. Chỉ tiêu GRI 406-1 - Incidents of discrimination and corrective actions taken (Customers) - Sự cố phân biệt đối xử và biện pháp xử lý (Phần khách hàng)</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578"/>
        <w:gridCol w:w="7769"/>
      </w:tblGrid>
      <w:tr w:rsidRPr="00EE3AD0" w:rsidR="00EE3AD0" w14:paraId="3E829359"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865F8C0"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B04B438" w14:textId="77777777">
            <w:pPr>
              <w:rPr>
                <w:lang w:val="en-US"/>
              </w:rPr>
            </w:pPr>
            <w:r w:rsidRPr="00EE3AD0">
              <w:rPr>
                <w:b/>
                <w:bCs/>
                <w:lang w:val="en-US"/>
              </w:rPr>
              <w:t>GRI 406-1</w:t>
            </w:r>
          </w:p>
        </w:tc>
      </w:tr>
      <w:tr w:rsidRPr="00EE3AD0" w:rsidR="00EE3AD0" w14:paraId="712616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5B905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DBDB06C" w14:textId="77777777">
            <w:pPr>
              <w:rPr>
                <w:lang w:val="en-US"/>
              </w:rPr>
            </w:pPr>
            <w:r w:rsidRPr="00EE3AD0">
              <w:rPr>
                <w:i/>
                <w:iCs/>
                <w:lang w:val="en-US"/>
              </w:rPr>
              <w:t>Incidents of discrimination and corrective actions taken (Customers) - Sự cố phân biệt đối xử và biện pháp xử lý (Phần khách hàng)</w:t>
            </w:r>
          </w:p>
        </w:tc>
      </w:tr>
      <w:tr w:rsidRPr="00EE3AD0" w:rsidR="00EE3AD0" w14:paraId="4B4923E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350D28"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469EDB" w14:textId="77777777">
            <w:pPr>
              <w:rPr>
                <w:lang w:val="en-US"/>
              </w:rPr>
            </w:pPr>
            <w:r w:rsidRPr="00EE3AD0">
              <w:rPr>
                <w:lang w:val="en-US"/>
              </w:rPr>
              <w:t>Các vụ việc phân biệt đối xử và biện pháp khắc phục đã thực hiện.</w:t>
            </w:r>
          </w:p>
        </w:tc>
      </w:tr>
      <w:tr w:rsidRPr="00EE3AD0" w:rsidR="00EE3AD0" w14:paraId="31E5A4A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FF347C8"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315AEF4" w14:textId="77777777">
            <w:pPr>
              <w:rPr>
                <w:lang w:val="en-US"/>
              </w:rPr>
            </w:pPr>
            <w:r w:rsidRPr="00EE3AD0">
              <w:rPr>
                <w:lang w:val="en-US"/>
              </w:rPr>
              <w:t>Social – Xã hội</w:t>
            </w:r>
          </w:p>
        </w:tc>
      </w:tr>
      <w:tr w:rsidRPr="00EE3AD0" w:rsidR="00EE3AD0" w14:paraId="771C015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1EB591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CC68653" w14:textId="77777777">
            <w:pPr>
              <w:rPr>
                <w:lang w:val="en-US"/>
              </w:rPr>
            </w:pPr>
            <w:r w:rsidRPr="00EE3AD0">
              <w:rPr>
                <w:lang w:val="en-US"/>
              </w:rPr>
              <w:t>Tổ Dịch vụ</w:t>
            </w:r>
          </w:p>
        </w:tc>
      </w:tr>
      <w:tr w:rsidRPr="00EE3AD0" w:rsidR="00EE3AD0" w14:paraId="55C47DB6"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6CECC9" w14:textId="77777777">
            <w:pPr>
              <w:rPr>
                <w:lang w:val="en-US"/>
              </w:rPr>
            </w:pPr>
            <w:r w:rsidRPr="00EE3AD0">
              <w:rPr>
                <w:b/>
                <w:bCs/>
                <w:lang w:val="en-US"/>
              </w:rPr>
              <w:t>Mô tả chi tiết</w:t>
            </w:r>
          </w:p>
        </w:tc>
      </w:tr>
      <w:tr w:rsidRPr="00EE3AD0" w:rsidR="00EE3AD0" w14:paraId="1E8BAB5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178CC6" w14:textId="77777777">
            <w:pPr>
              <w:rPr>
                <w:lang w:val="en-US"/>
              </w:rPr>
            </w:pPr>
            <w:r w:rsidRPr="00EE3AD0">
              <w:rPr>
                <w:b/>
                <w:bCs/>
                <w:lang w:val="en-US"/>
              </w:rPr>
              <w:t>1. Tổng quan về Chỉ tiêu GRI 406-1</w:t>
            </w:r>
          </w:p>
          <w:p w:rsidRPr="00EE3AD0" w:rsidR="00EE3AD0" w:rsidP="00EE3AD0" w:rsidRDefault="00EE3AD0" w14:paraId="18808A15" w14:textId="77777777">
            <w:pPr>
              <w:rPr>
                <w:lang w:val="en-US"/>
              </w:rPr>
            </w:pPr>
            <w:r w:rsidRPr="00EE3AD0">
              <w:rPr>
                <w:lang w:val="en-US"/>
              </w:rPr>
              <w:t>GRI 406-1 là chỉ tiêu thuộc bộ tiêu chuẩn báo cáo phát triển bền vững GRI, tập trung vào việc công bố các vụ việc phân biệt đối xử và các biện pháp khắc phục đã được thực hiện trong tổ chức. Chỉ tiêu phản ánh mức độ tuân thủ các nguyên tắc về bình đẳng, đa dạng và không phân biệt đối xử trong môi trường làm việc cũng như trong hoạt động cung cấp dịch vụ cho khách hàng.</w:t>
            </w:r>
          </w:p>
          <w:p w:rsidRPr="00EE3AD0" w:rsidR="00EE3AD0" w:rsidP="00EE3AD0" w:rsidRDefault="00EE3AD0" w14:paraId="163E0EBD" w14:textId="77777777">
            <w:pPr>
              <w:rPr>
                <w:lang w:val="en-US"/>
              </w:rPr>
            </w:pPr>
            <w:r w:rsidRPr="00EE3AD0">
              <w:rPr>
                <w:lang w:val="en-US"/>
              </w:rPr>
              <w:t xml:space="preserve">Trong ngành hàng không, chỉ tiêu này có ý nghĩa đặc biệt quan trọng do đặc thù phục vụ số lượng lớn hành khách đa quốc tịch, độ tuổi, giới tính và điều kiện thể chất khác nhau. Các nhóm </w:t>
            </w:r>
            <w:r w:rsidRPr="00EE3AD0">
              <w:rPr>
                <w:lang w:val="en-US"/>
              </w:rPr>
              <w:t>hành khách dễ bị tổn thương như người khuyết tật, người cao tuổi, phụ nữ mang thai, người đi cùng trẻ em hoặc người suy giảm thị giác/thính giác có nguy cơ đối mặt với các hành vi phân biệt đối xử hoặc bất bình đẳng trong quá trình sử dụng dịch vụ hàng không.</w:t>
            </w:r>
          </w:p>
          <w:p w:rsidRPr="00EE3AD0" w:rsidR="00EE3AD0" w:rsidP="00EE3AD0" w:rsidRDefault="00EE3AD0" w14:paraId="65C82A98" w14:textId="77777777">
            <w:pPr>
              <w:rPr>
                <w:b/>
                <w:bCs/>
                <w:lang w:val="en-US"/>
              </w:rPr>
            </w:pPr>
            <w:r w:rsidRPr="00EE3AD0">
              <w:rPr>
                <w:b/>
                <w:bCs/>
                <w:lang w:val="en-US"/>
              </w:rPr>
              <w:t>2. Áp dụng GRI 406-1 trong ngành hàng không</w:t>
            </w:r>
          </w:p>
          <w:p w:rsidRPr="00EE3AD0" w:rsidR="00EE3AD0" w:rsidP="00EE3AD0" w:rsidRDefault="00EE3AD0" w14:paraId="4B17036D" w14:textId="77777777">
            <w:pPr>
              <w:rPr>
                <w:lang w:val="en-US"/>
              </w:rPr>
            </w:pPr>
            <w:r w:rsidRPr="00EE3AD0">
              <w:rPr>
                <w:lang w:val="en-US"/>
              </w:rPr>
              <w:t>Đối với Vietnam Airlines, phạm vi triển khai GRI 406-1 tập trung vào việc ghi nhận, theo dõi và quản lý các vụ việc liên quan đến phân biệt đối xử phát sinh trong quá trình khai thác và phục vụ khách hàng. Dữ liệu được tổng hợp từ các hệ thống quản lý phản ánh/khiếu nại khách hàng, bao gồm thông tin vụ việc, trạng thái xử lý, thời gian xử lý và biện pháp khắc phục đã thực hiện.</w:t>
            </w:r>
          </w:p>
          <w:p w:rsidRPr="00EE3AD0" w:rsidR="00EE3AD0" w:rsidP="00EE3AD0" w:rsidRDefault="00EE3AD0" w14:paraId="4CEB5040" w14:textId="77777777">
            <w:pPr>
              <w:rPr>
                <w:b/>
                <w:bCs/>
                <w:lang w:val="en-US"/>
              </w:rPr>
            </w:pPr>
            <w:r w:rsidRPr="00EE3AD0">
              <w:rPr>
                <w:b/>
                <w:bCs/>
                <w:lang w:val="en-US"/>
              </w:rPr>
              <w:t>3. Ý nghĩa quản trị và báo cáo</w:t>
            </w:r>
          </w:p>
          <w:p w:rsidRPr="00EE3AD0" w:rsidR="00EE3AD0" w:rsidP="00EE3AD0" w:rsidRDefault="00EE3AD0" w14:paraId="7A72976A" w14:textId="77777777">
            <w:pPr>
              <w:rPr>
                <w:lang w:val="en-US"/>
              </w:rPr>
            </w:pPr>
            <w:r w:rsidRPr="00EE3AD0">
              <w:rPr>
                <w:lang w:val="en-US"/>
              </w:rPr>
              <w:t>Dữ liệu GRI 406-1 là cơ sở quan trọng phục vụ:</w:t>
            </w:r>
          </w:p>
          <w:p w:rsidRPr="00EE3AD0" w:rsidR="00EE3AD0" w:rsidRDefault="00EE3AD0" w14:paraId="1927BA7E" w14:textId="77777777">
            <w:pPr>
              <w:numPr>
                <w:ilvl w:val="0"/>
                <w:numId w:val="866"/>
              </w:numPr>
              <w:rPr>
                <w:lang w:val="en-US"/>
              </w:rPr>
            </w:pPr>
            <w:r w:rsidRPr="00EE3AD0">
              <w:rPr>
                <w:b/>
                <w:bCs/>
                <w:lang w:val="en-US"/>
              </w:rPr>
              <w:t>Nâng cao chất lượng dịch vụ và trải nghiệm hành khách:</w:t>
            </w:r>
            <w:r w:rsidRPr="00EE3AD0">
              <w:rPr>
                <w:lang w:val="en-US"/>
              </w:rPr>
              <w:t xml:space="preserve"> Giúp nhận diện sớm các hành vi hoặc quy trình có nguy cơ gây phân biệt đối xử để kịp thời điều chỉnh và cải thiện trải nghiệm khách hàng.</w:t>
            </w:r>
          </w:p>
          <w:p w:rsidRPr="00EE3AD0" w:rsidR="00EE3AD0" w:rsidRDefault="00EE3AD0" w14:paraId="242A265A" w14:textId="77777777">
            <w:pPr>
              <w:numPr>
                <w:ilvl w:val="0"/>
                <w:numId w:val="866"/>
              </w:numPr>
              <w:rPr>
                <w:lang w:val="en-US"/>
              </w:rPr>
            </w:pPr>
            <w:r w:rsidRPr="00EE3AD0">
              <w:rPr>
                <w:b/>
                <w:bCs/>
                <w:lang w:val="en-US"/>
              </w:rPr>
              <w:t>Bảo vệ quyền lợi các nhóm hành khách dễ bị tổn thương:</w:t>
            </w:r>
            <w:r w:rsidRPr="00EE3AD0">
              <w:rPr>
                <w:lang w:val="en-US"/>
              </w:rPr>
              <w:t xml:space="preserve"> Theo dõi các vụ việc liên quan đến người khuyết tật, người cao tuổi, phụ nữ mang thai hoặc hành khách có nhu cầu hỗ trợ đặc biệt nhằm đảm bảo khả năng tiếp cận dịch vụ công bằng và an toàn.</w:t>
            </w:r>
          </w:p>
          <w:p w:rsidRPr="00EE3AD0" w:rsidR="00EE3AD0" w:rsidRDefault="00EE3AD0" w14:paraId="000E157A" w14:textId="77777777">
            <w:pPr>
              <w:numPr>
                <w:ilvl w:val="0"/>
                <w:numId w:val="866"/>
              </w:numPr>
              <w:rPr>
                <w:lang w:val="en-US"/>
              </w:rPr>
            </w:pPr>
            <w:r w:rsidRPr="00EE3AD0">
              <w:rPr>
                <w:b/>
                <w:bCs/>
                <w:lang w:val="en-US"/>
              </w:rPr>
              <w:t>Tăng cường quản trị tuân thủ và kiểm soát rủi ro:</w:t>
            </w:r>
            <w:r w:rsidRPr="00EE3AD0">
              <w:rPr>
                <w:lang w:val="en-US"/>
              </w:rPr>
              <w:t xml:space="preserve"> Hỗ trợ giám sát việc tuân thủ các chính sách nội bộ, quy định pháp luật và tiêu chuẩn quốc tế liên quan đến bình đẳng và chống phân biệt đối xử.</w:t>
            </w:r>
          </w:p>
          <w:p w:rsidRPr="00EE3AD0" w:rsidR="00EE3AD0" w:rsidRDefault="00EE3AD0" w14:paraId="375AA770" w14:textId="77777777">
            <w:pPr>
              <w:numPr>
                <w:ilvl w:val="0"/>
                <w:numId w:val="866"/>
              </w:numPr>
              <w:rPr>
                <w:lang w:val="en-US"/>
              </w:rPr>
            </w:pPr>
            <w:r w:rsidRPr="00EE3AD0">
              <w:rPr>
                <w:b/>
                <w:bCs/>
                <w:lang w:val="en-US"/>
              </w:rPr>
              <w:t>Củng cố uy tín và cam kết ESG:</w:t>
            </w:r>
            <w:r w:rsidRPr="00EE3AD0">
              <w:rPr>
                <w:lang w:val="en-US"/>
              </w:rPr>
              <w:t xml:space="preserve"> Việc minh bạch hóa số lượng vụ việc và biện pháp khắc phục thể hiện cam kết của hãng đối với trách nhiệm xã hội, đa dạng và hòa nhập trong hoạt động kinh doanh.</w:t>
            </w:r>
          </w:p>
          <w:p w:rsidRPr="00EE3AD0" w:rsidR="00EE3AD0" w:rsidP="00EE3AD0" w:rsidRDefault="00EE3AD0" w14:paraId="2BD63D6B" w14:textId="77777777">
            <w:pPr>
              <w:rPr>
                <w:lang w:val="en-US"/>
              </w:rPr>
            </w:pPr>
            <w:r w:rsidRPr="00EE3AD0">
              <w:rPr>
                <w:b/>
                <w:bCs/>
                <w:lang w:val="en-US"/>
              </w:rPr>
              <w:t>4. Danh sách chỉ tiêu thành phần</w:t>
            </w:r>
          </w:p>
          <w:p w:rsidRPr="00EE3AD0" w:rsidR="00EE3AD0" w:rsidP="00EE3AD0" w:rsidRDefault="00EE3AD0" w14:paraId="54FF0F28" w14:textId="77777777">
            <w:pPr>
              <w:rPr>
                <w:lang w:val="en-US"/>
              </w:rPr>
            </w:pPr>
            <w:r w:rsidRPr="00EE3AD0">
              <w:rPr>
                <w:lang w:val="en-US"/>
              </w:rPr>
              <w:t>Chỉ tiêu GRI 406-1 được làm rõ qua những chỉ tiêu con sau:</w:t>
            </w:r>
          </w:p>
          <w:p w:rsidRPr="00EE3AD0" w:rsidR="00EE3AD0" w:rsidRDefault="00EE3AD0" w14:paraId="57F550D7" w14:textId="77777777">
            <w:pPr>
              <w:numPr>
                <w:ilvl w:val="0"/>
                <w:numId w:val="867"/>
              </w:numPr>
              <w:rPr>
                <w:lang w:val="en-US"/>
              </w:rPr>
            </w:pPr>
            <w:r w:rsidRPr="00EE3AD0">
              <w:rPr>
                <w:lang w:val="en-US"/>
              </w:rPr>
              <w:t>CT 3.20 - Discrimination Cases - Số vụ việc phân biệt đối xử (Thẻ số)</w:t>
            </w:r>
          </w:p>
          <w:p w:rsidRPr="00EE3AD0" w:rsidR="00EE3AD0" w:rsidRDefault="00EE3AD0" w14:paraId="769D9F8B" w14:textId="77777777">
            <w:pPr>
              <w:numPr>
                <w:ilvl w:val="0"/>
                <w:numId w:val="867"/>
              </w:numPr>
              <w:rPr>
                <w:lang w:val="en-US"/>
              </w:rPr>
            </w:pPr>
            <w:r w:rsidRPr="00EE3AD0">
              <w:rPr>
                <w:lang w:val="en-US"/>
              </w:rPr>
              <w:t>CT 3.21 - Resolved Cases - Số vụ việc đã xử lý xong (Thẻ số)</w:t>
            </w:r>
          </w:p>
          <w:p w:rsidRPr="00EE3AD0" w:rsidR="00EE3AD0" w:rsidRDefault="00EE3AD0" w14:paraId="17FE9AB3" w14:textId="77777777">
            <w:pPr>
              <w:numPr>
                <w:ilvl w:val="0"/>
                <w:numId w:val="867"/>
              </w:numPr>
              <w:rPr>
                <w:lang w:val="en-US"/>
              </w:rPr>
            </w:pPr>
            <w:r w:rsidRPr="00EE3AD0">
              <w:rPr>
                <w:lang w:val="en-US"/>
              </w:rPr>
              <w:t>CT 3.22 - Cases Under Review - Số vụ việc đang được xem xét (Thẻ số)</w:t>
            </w:r>
          </w:p>
          <w:p w:rsidRPr="00EE3AD0" w:rsidR="00EE3AD0" w:rsidRDefault="00EE3AD0" w14:paraId="1D817A9A" w14:textId="77777777">
            <w:pPr>
              <w:numPr>
                <w:ilvl w:val="0"/>
                <w:numId w:val="867"/>
              </w:numPr>
              <w:rPr>
                <w:lang w:val="en-US"/>
              </w:rPr>
            </w:pPr>
            <w:r w:rsidRPr="00EE3AD0">
              <w:rPr>
                <w:lang w:val="en-US"/>
              </w:rPr>
              <w:t>CT 3.23 - Average Resolution Time (days) - Thời gian xử lý trung bình (ngày) (Thẻ số)</w:t>
            </w:r>
          </w:p>
          <w:p w:rsidRPr="00EE3AD0" w:rsidR="00EE3AD0" w:rsidRDefault="00EE3AD0" w14:paraId="0B493AEB" w14:textId="77777777">
            <w:pPr>
              <w:numPr>
                <w:ilvl w:val="0"/>
                <w:numId w:val="867"/>
              </w:numPr>
              <w:rPr>
                <w:lang w:val="en-US"/>
              </w:rPr>
            </w:pPr>
            <w:r w:rsidRPr="00EE3AD0">
              <w:rPr>
                <w:lang w:val="en-US"/>
              </w:rPr>
              <w:t>CT 3.24 - Number of Discrimination Cases overtime - Số vụ phân biệt đối xử theo thời gian (Biểu đồ đường)</w:t>
            </w:r>
          </w:p>
          <w:p w:rsidRPr="00EE3AD0" w:rsidR="00EE3AD0" w:rsidRDefault="00EE3AD0" w14:paraId="1365FC1A" w14:textId="77777777">
            <w:pPr>
              <w:numPr>
                <w:ilvl w:val="0"/>
                <w:numId w:val="867"/>
              </w:numPr>
              <w:rPr>
                <w:lang w:val="en-US"/>
              </w:rPr>
            </w:pPr>
            <w:r w:rsidRPr="00EE3AD0">
              <w:rPr>
                <w:lang w:val="en-US"/>
              </w:rPr>
              <w:t>CT 3.25 - Case Resolution Status - Tình trạng xử lý vụ việc (Biểu đồ cột)</w:t>
            </w:r>
          </w:p>
          <w:p w:rsidRPr="00EE3AD0" w:rsidR="00EE3AD0" w:rsidRDefault="00EE3AD0" w14:paraId="4A8523CC" w14:textId="77777777">
            <w:pPr>
              <w:numPr>
                <w:ilvl w:val="0"/>
                <w:numId w:val="867"/>
              </w:numPr>
              <w:rPr>
                <w:lang w:val="en-US"/>
              </w:rPr>
            </w:pPr>
            <w:r w:rsidRPr="00EE3AD0">
              <w:rPr>
                <w:lang w:val="en-US"/>
              </w:rPr>
              <w:t>CT 3.26 - Corrective Action Statistics - Thống kê biện pháp khắc phục (Biểu đồ cột)</w:t>
            </w:r>
          </w:p>
        </w:tc>
      </w:tr>
    </w:tbl>
    <w:p w:rsidRPr="00EE3AD0" w:rsidR="00EE3AD0" w:rsidP="00EE3AD0" w:rsidRDefault="00EE3AD0" w14:paraId="6F386039" w14:textId="77777777">
      <w:pPr>
        <w:rPr>
          <w:lang w:val="en-US"/>
        </w:rPr>
      </w:pPr>
    </w:p>
    <w:p w:rsidR="3EB8ECB1" w:rsidP="78B6F757" w:rsidRDefault="3EB8ECB1" w14:paraId="64BE3434" w14:textId="7E1FA50A">
      <w:pPr>
        <w:pStyle w:val="Heading4"/>
      </w:pPr>
      <w:bookmarkStart w:name="_Toc242783335" w:id="78"/>
      <w:r w:rsidRPr="78B6F757">
        <w:rPr>
          <w:color w:val="000000" w:themeColor="text1"/>
          <w:lang w:val="en-US"/>
        </w:rPr>
        <w:t>2.4.1.5. Chỉ tiêu GRI 416-1 - Assessment of the health and safety impacts of product and service categories - Đánh giá tác động sức khỏe và an toàn của các sản phẩm/dịch vụ</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532"/>
        <w:gridCol w:w="7815"/>
      </w:tblGrid>
      <w:tr w:rsidRPr="00EE3AD0" w:rsidR="00EE3AD0" w:rsidTr="6BD8C2C6" w14:paraId="752433C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3F61D2C"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3C9F0B6" w14:textId="77777777">
            <w:pPr>
              <w:rPr>
                <w:lang w:val="en-US"/>
              </w:rPr>
            </w:pPr>
            <w:r w:rsidRPr="00EE3AD0">
              <w:rPr>
                <w:b/>
                <w:bCs/>
                <w:lang w:val="en-US"/>
              </w:rPr>
              <w:t>GRI 416-1</w:t>
            </w:r>
          </w:p>
        </w:tc>
      </w:tr>
      <w:tr w:rsidRPr="00EE3AD0" w:rsidR="00EE3AD0" w:rsidTr="6BD8C2C6" w14:paraId="093926E4" w14:textId="77777777">
        <w:trPr>
          <w:trHeight w:val="100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8E36C4E"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7BEAE80" w14:textId="77777777">
            <w:pPr>
              <w:rPr>
                <w:b/>
                <w:bCs/>
                <w:lang w:val="en-US"/>
              </w:rPr>
            </w:pPr>
            <w:r w:rsidRPr="00EE3AD0">
              <w:rPr>
                <w:i/>
                <w:iCs/>
                <w:lang w:val="en-US"/>
              </w:rPr>
              <w:t>Assessment of the health and safety impacts of product and service categories - Đánh giá tác động sức khỏe và an toàn của các sản phẩm/dịch vụ</w:t>
            </w:r>
          </w:p>
        </w:tc>
      </w:tr>
      <w:tr w:rsidRPr="00EE3AD0" w:rsidR="00EE3AD0" w:rsidTr="6BD8C2C6" w14:paraId="2A665B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95A9C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89E4268" w14:textId="77777777">
            <w:pPr>
              <w:rPr>
                <w:lang w:val="en-US"/>
              </w:rPr>
            </w:pPr>
            <w:r w:rsidRPr="00EE3AD0">
              <w:rPr>
                <w:lang w:val="en-US"/>
              </w:rPr>
              <w:t>Đánh giá tác động sức khỏe và an toàn của các sản phẩm/dịch vụ.</w:t>
            </w:r>
          </w:p>
        </w:tc>
      </w:tr>
      <w:tr w:rsidRPr="00EE3AD0" w:rsidR="00EE3AD0" w:rsidTr="6BD8C2C6" w14:paraId="4FE4DE6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3DDE23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3CC1D4" w14:textId="77777777">
            <w:pPr>
              <w:rPr>
                <w:lang w:val="en-US"/>
              </w:rPr>
            </w:pPr>
            <w:r w:rsidRPr="00EE3AD0">
              <w:rPr>
                <w:lang w:val="en-US"/>
              </w:rPr>
              <w:t>Social – Xã hội</w:t>
            </w:r>
          </w:p>
        </w:tc>
      </w:tr>
      <w:tr w:rsidRPr="00EE3AD0" w:rsidR="00EE3AD0" w:rsidTr="6BD8C2C6" w14:paraId="22556C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A34B69D"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4E6A6A" w14:textId="77777777">
            <w:pPr>
              <w:rPr>
                <w:lang w:val="en-US"/>
              </w:rPr>
            </w:pPr>
            <w:r w:rsidRPr="00EE3AD0">
              <w:rPr>
                <w:lang w:val="en-US"/>
              </w:rPr>
              <w:t>Tổ Dịch vụ</w:t>
            </w:r>
          </w:p>
        </w:tc>
      </w:tr>
      <w:tr w:rsidRPr="00EE3AD0" w:rsidR="00EE3AD0" w:rsidTr="6BD8C2C6" w14:paraId="78160E7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22A9EAC" w14:textId="77777777">
            <w:pPr>
              <w:rPr>
                <w:lang w:val="en-US"/>
              </w:rPr>
            </w:pPr>
            <w:r w:rsidRPr="00EE3AD0">
              <w:rPr>
                <w:b/>
                <w:bCs/>
                <w:lang w:val="en-US"/>
              </w:rPr>
              <w:t>Mô tả chi tiết</w:t>
            </w:r>
          </w:p>
        </w:tc>
      </w:tr>
      <w:tr w:rsidRPr="00EE3AD0" w:rsidR="00EE3AD0" w:rsidTr="6BD8C2C6" w14:paraId="442B0AD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36C1BB" w14:textId="77777777">
            <w:pPr>
              <w:rPr>
                <w:lang w:val="en-US"/>
              </w:rPr>
            </w:pPr>
            <w:r w:rsidRPr="00EE3AD0">
              <w:rPr>
                <w:b/>
                <w:bCs/>
                <w:lang w:val="en-US"/>
              </w:rPr>
              <w:t>1. Tổng quan về Chỉ tiêu GRI 416-1</w:t>
            </w:r>
          </w:p>
          <w:p w:rsidRPr="00EE3AD0" w:rsidR="00EE3AD0" w:rsidP="00EE3AD0" w:rsidRDefault="00EE3AD0" w14:paraId="2CB2E133" w14:textId="77777777">
            <w:pPr>
              <w:rPr>
                <w:lang w:val="en-US"/>
              </w:rPr>
            </w:pPr>
            <w:r w:rsidRPr="00EE3AD0">
              <w:rPr>
                <w:lang w:val="en-US"/>
              </w:rPr>
              <w:t>GRI 416-1 là chỉ tiêu thuộc bộ tiêu chuẩn báo cáo phát triển bền vững GRI, tập trung vào việc công bố tỷ lệ các danh mục sản phẩm và dịch vụ được đánh giá tác động về sức khỏe và an toàn. </w:t>
            </w:r>
          </w:p>
          <w:p w:rsidRPr="00EE3AD0" w:rsidR="00EE3AD0" w:rsidP="00EE3AD0" w:rsidRDefault="00EE3AD0" w14:paraId="65763931" w14:textId="77777777">
            <w:pPr>
              <w:rPr>
                <w:b/>
                <w:bCs/>
                <w:lang w:val="en-US"/>
              </w:rPr>
            </w:pPr>
            <w:r w:rsidRPr="00EE3AD0">
              <w:rPr>
                <w:b/>
                <w:bCs/>
                <w:lang w:val="en-US"/>
              </w:rPr>
              <w:t>2. Áp dụng GRI 416-1 trong ngành hàng không</w:t>
            </w:r>
          </w:p>
          <w:p w:rsidRPr="00EE3AD0" w:rsidR="00EE3AD0" w:rsidP="00EE3AD0" w:rsidRDefault="00EE3AD0" w14:paraId="037D0614" w14:textId="77777777">
            <w:pPr>
              <w:rPr>
                <w:lang w:val="en-US"/>
              </w:rPr>
            </w:pPr>
            <w:r w:rsidRPr="00EE3AD0">
              <w:rPr>
                <w:lang w:val="en-US"/>
              </w:rPr>
              <w:t>Đối với Vietnam Airlines, phạm vi triển khai GRI 416-1 tập trung vào việc theo dõi và đánh giá các sản phẩm, dịch vụ trọng yếu nhằm đảm bảo đáp ứng các yêu cầu về an toàn và chất lượng trước khi đưa vào khai thác. Việc đánh giá được thực hiện thông qua các quy trình kiểm soát nội bộ, tiêu chuẩn kỹ thuật, quy định an toàn khai thác và các hoạt động kiểm định/chứng nhận theo yêu cầu của cơ quan quản lý ngành hàng không. </w:t>
            </w:r>
          </w:p>
          <w:p w:rsidRPr="00EE3AD0" w:rsidR="00EE3AD0" w:rsidP="00EE3AD0" w:rsidRDefault="00EE3AD0" w14:paraId="6E5ECD08" w14:textId="77777777">
            <w:pPr>
              <w:rPr>
                <w:b/>
                <w:bCs/>
                <w:lang w:val="en-US"/>
              </w:rPr>
            </w:pPr>
            <w:r w:rsidRPr="00EE3AD0">
              <w:rPr>
                <w:b/>
                <w:bCs/>
                <w:lang w:val="en-US"/>
              </w:rPr>
              <w:t>3. Ý nghĩa quản trị và báo cáo</w:t>
            </w:r>
          </w:p>
          <w:p w:rsidRPr="00EE3AD0" w:rsidR="00EE3AD0" w:rsidP="00EE3AD0" w:rsidRDefault="00EE3AD0" w14:paraId="45ECACB5" w14:textId="77777777">
            <w:pPr>
              <w:rPr>
                <w:lang w:val="en-US"/>
              </w:rPr>
            </w:pPr>
            <w:r w:rsidRPr="00EE3AD0">
              <w:rPr>
                <w:lang w:val="en-US"/>
              </w:rPr>
              <w:t>Dữ liệu GRI 416-1 là cơ sở quan trọng phục vụ: </w:t>
            </w:r>
          </w:p>
          <w:p w:rsidRPr="00EE3AD0" w:rsidR="00EE3AD0" w:rsidRDefault="00EE3AD0" w14:paraId="23AA7EE3" w14:textId="77777777">
            <w:pPr>
              <w:numPr>
                <w:ilvl w:val="0"/>
                <w:numId w:val="868"/>
              </w:numPr>
              <w:rPr>
                <w:lang w:val="en-US"/>
              </w:rPr>
            </w:pPr>
            <w:r w:rsidRPr="00EE3AD0">
              <w:rPr>
                <w:b/>
                <w:bCs/>
                <w:lang w:val="en-US"/>
              </w:rPr>
              <w:t>Nâng cao chất lượng và an toàn dịch vụ:</w:t>
            </w:r>
            <w:r w:rsidRPr="00EE3AD0">
              <w:rPr>
                <w:lang w:val="en-US"/>
              </w:rPr>
              <w:t xml:space="preserve"> Giúp doanh nghiệp đảm bảo các sản phẩm và dịch vụ được đánh giá đầy đủ về rủi ro sức khỏe và an toàn trước khi cung cấp tới khách hàng, từ đó giảm thiểu nguy cơ phát sinh sự cố trong quá trình khai thác. </w:t>
            </w:r>
          </w:p>
          <w:p w:rsidRPr="00EE3AD0" w:rsidR="00EE3AD0" w:rsidRDefault="00EE3AD0" w14:paraId="5ED289DA" w14:textId="77777777">
            <w:pPr>
              <w:numPr>
                <w:ilvl w:val="0"/>
                <w:numId w:val="868"/>
              </w:numPr>
              <w:rPr>
                <w:lang w:val="en-US"/>
              </w:rPr>
            </w:pPr>
            <w:r w:rsidRPr="00EE3AD0">
              <w:rPr>
                <w:b/>
                <w:bCs/>
                <w:lang w:val="en-US"/>
              </w:rPr>
              <w:t>Tăng cường kiểm soát rủi ro vận hành:</w:t>
            </w:r>
            <w:r w:rsidRPr="00EE3AD0">
              <w:rPr>
                <w:lang w:val="en-US"/>
              </w:rPr>
              <w:t xml:space="preserve"> Hỗ trợ nhận diện sớm các nguy cơ liên quan đến kỹ thuật, chất lượng dịch vụ hoặc an toàn khai thác để kịp thời triển khai biện pháp phòng ngừa và cải tiến. </w:t>
            </w:r>
          </w:p>
          <w:p w:rsidRPr="00EE3AD0" w:rsidR="00EE3AD0" w:rsidRDefault="00EE3AD0" w14:paraId="4DFF63A9" w14:textId="77777777">
            <w:pPr>
              <w:numPr>
                <w:ilvl w:val="0"/>
                <w:numId w:val="868"/>
              </w:numPr>
              <w:rPr>
                <w:lang w:val="en-US"/>
              </w:rPr>
            </w:pPr>
            <w:r w:rsidRPr="00EE3AD0">
              <w:rPr>
                <w:b/>
                <w:bCs/>
                <w:lang w:val="en-US"/>
              </w:rPr>
              <w:t xml:space="preserve">Đảm bảo tuân thủ quy định và tiêu chuẩn quốc tế: </w:t>
            </w:r>
            <w:r w:rsidRPr="00EE3AD0">
              <w:rPr>
                <w:lang w:val="en-US"/>
              </w:rPr>
              <w:t>Hỗ trợ doanh nghiệp đáp ứng các yêu cầu của cơ quan quản lý hàng không, tiêu chuẩn an toàn quốc tế và các cam kết ESG liên quan đến sức khỏe và an toàn khách hàng. </w:t>
            </w:r>
          </w:p>
          <w:p w:rsidRPr="00EE3AD0" w:rsidR="00EE3AD0" w:rsidP="00EE3AD0" w:rsidRDefault="00EE3AD0" w14:paraId="599F20B6" w14:textId="77777777">
            <w:pPr>
              <w:rPr>
                <w:lang w:val="en-US"/>
              </w:rPr>
            </w:pPr>
            <w:r w:rsidRPr="00EE3AD0">
              <w:rPr>
                <w:b/>
                <w:bCs/>
                <w:lang w:val="en-US"/>
              </w:rPr>
              <w:t>4. Danh sách chỉ tiêu thành phần</w:t>
            </w:r>
          </w:p>
          <w:p w:rsidRPr="00EE3AD0" w:rsidR="00EE3AD0" w:rsidP="00EE3AD0" w:rsidRDefault="00EE3AD0" w14:paraId="48B6C98C" w14:textId="77777777">
            <w:pPr>
              <w:rPr>
                <w:lang w:val="en-US"/>
              </w:rPr>
            </w:pPr>
            <w:r w:rsidRPr="00EE3AD0">
              <w:rPr>
                <w:lang w:val="en-US"/>
              </w:rPr>
              <w:t>Chỉ tiêu GRI 416-1 được làm rõ qua những chỉ tiêu con sau:</w:t>
            </w:r>
          </w:p>
          <w:p w:rsidRPr="00EE3AD0" w:rsidR="00EE3AD0" w:rsidRDefault="0A4ED42B" w14:paraId="275EDB20" w14:textId="156A8D32">
            <w:pPr>
              <w:numPr>
                <w:ilvl w:val="0"/>
                <w:numId w:val="869"/>
              </w:numPr>
              <w:rPr>
                <w:lang w:val="en-US"/>
              </w:rPr>
            </w:pPr>
            <w:r w:rsidRPr="6BD8C2C6">
              <w:rPr>
                <w:lang w:val="en-US"/>
              </w:rPr>
              <w:t>CT 3.27 - Percentage of Products Assessed Before Being Put into Service - Tỷ lệ sản phẩm được đánh giá trước khai thác (Biểu đồ đồng hồ)</w:t>
            </w:r>
          </w:p>
          <w:p w:rsidRPr="00EE3AD0" w:rsidR="00EE3AD0" w:rsidRDefault="0A4ED42B" w14:paraId="70BB2558" w14:textId="77777777">
            <w:pPr>
              <w:numPr>
                <w:ilvl w:val="0"/>
                <w:numId w:val="869"/>
              </w:numPr>
              <w:rPr>
                <w:lang w:val="en-US"/>
              </w:rPr>
            </w:pPr>
            <w:r w:rsidRPr="6BD8C2C6">
              <w:rPr>
                <w:lang w:val="en-US"/>
              </w:rPr>
              <w:t>CT 3.28 - Product Composition by Category - Cơ cấu sản phẩm theo danh mục (Biểu đồ tròn)</w:t>
            </w:r>
          </w:p>
          <w:p w:rsidRPr="00EE3AD0" w:rsidR="00EE3AD0" w:rsidRDefault="0A4ED42B" w14:paraId="569491CF" w14:textId="77777777">
            <w:pPr>
              <w:numPr>
                <w:ilvl w:val="0"/>
                <w:numId w:val="869"/>
              </w:numPr>
              <w:rPr>
                <w:lang w:val="en-US"/>
              </w:rPr>
            </w:pPr>
            <w:r w:rsidRPr="6BD8C2C6">
              <w:rPr>
                <w:lang w:val="en-US"/>
              </w:rPr>
              <w:t>CT 3.29 - Summary Table - Bảng tổng hợp (Bảng)</w:t>
            </w:r>
          </w:p>
          <w:p w:rsidRPr="00EE3AD0" w:rsidR="00EE3AD0" w:rsidP="6BD8C2C6" w:rsidRDefault="00EE3AD0" w14:paraId="464E47F3" w14:textId="3191C761">
            <w:pPr>
              <w:rPr>
                <w:lang w:val="en-US"/>
              </w:rPr>
            </w:pPr>
          </w:p>
        </w:tc>
      </w:tr>
    </w:tbl>
    <w:p w:rsidRPr="00EE3AD0" w:rsidR="00EE3AD0" w:rsidP="00EE3AD0" w:rsidRDefault="00EE3AD0" w14:paraId="424BEAF1" w14:textId="77777777">
      <w:pPr>
        <w:rPr>
          <w:lang w:val="en-US"/>
        </w:rPr>
      </w:pPr>
    </w:p>
    <w:p w:rsidR="5176B3EB" w:rsidP="78B6F757" w:rsidRDefault="5176B3EB" w14:paraId="12BB52DC" w14:textId="6D6796B7">
      <w:pPr>
        <w:pStyle w:val="Heading4"/>
      </w:pPr>
      <w:bookmarkStart w:name="_Toc242783336" w:id="79"/>
      <w:r w:rsidRPr="78B6F757">
        <w:rPr>
          <w:color w:val="000000" w:themeColor="text1"/>
          <w:lang w:val="en-US"/>
        </w:rPr>
        <w:t>2.4.1.6. Chỉ tiêu GRI 416-2 - Incidents of noncompliance concerning the health and safety impacts of products and services - Các sự cố vi phạm liên quan đến tác động sức khỏe và an toàn của sản phẩm/dịch vụ</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334"/>
        <w:gridCol w:w="8013"/>
      </w:tblGrid>
      <w:tr w:rsidRPr="00EE3AD0" w:rsidR="00EE3AD0" w:rsidTr="6BD8C2C6" w14:paraId="5DF4F6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0901BA0"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380C43B" w14:textId="77777777">
            <w:pPr>
              <w:rPr>
                <w:lang w:val="en-US"/>
              </w:rPr>
            </w:pPr>
            <w:r w:rsidRPr="00EE3AD0">
              <w:rPr>
                <w:b/>
                <w:bCs/>
                <w:lang w:val="en-US"/>
              </w:rPr>
              <w:t>GRI 416-2</w:t>
            </w:r>
          </w:p>
        </w:tc>
      </w:tr>
      <w:tr w:rsidRPr="00EE3AD0" w:rsidR="00EE3AD0" w:rsidTr="6BD8C2C6" w14:paraId="228C93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9906323"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337E658" w14:textId="77777777">
            <w:pPr>
              <w:rPr>
                <w:b/>
                <w:bCs/>
                <w:lang w:val="en-US"/>
              </w:rPr>
            </w:pPr>
            <w:r w:rsidRPr="00EE3AD0">
              <w:rPr>
                <w:i/>
                <w:iCs/>
                <w:lang w:val="en-US"/>
              </w:rPr>
              <w:t>Incidents of noncompliance concerning the health and safety impacts of products and services - Các sự cố vi phạm liên quan đến tác động sức khỏe và an toàn của sản phẩm/dịch vụ</w:t>
            </w:r>
          </w:p>
        </w:tc>
      </w:tr>
      <w:tr w:rsidRPr="00EE3AD0" w:rsidR="00EE3AD0" w:rsidTr="6BD8C2C6" w14:paraId="6A8C6E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5FF198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8229DB" w14:textId="77777777">
            <w:pPr>
              <w:rPr>
                <w:b/>
                <w:bCs/>
                <w:lang w:val="en-US"/>
              </w:rPr>
            </w:pPr>
            <w:r w:rsidRPr="00EE3AD0">
              <w:rPr>
                <w:lang w:val="en-US"/>
              </w:rPr>
              <w:t>Các sự cố vi phạm liên quan đến tác động sức khỏe và an toàn của sản phẩm/dịch vụ.</w:t>
            </w:r>
          </w:p>
        </w:tc>
      </w:tr>
      <w:tr w:rsidRPr="00EE3AD0" w:rsidR="00EE3AD0" w:rsidTr="6BD8C2C6" w14:paraId="3BA8C25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87EE4E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21182A" w14:textId="77777777">
            <w:pPr>
              <w:rPr>
                <w:lang w:val="en-US"/>
              </w:rPr>
            </w:pPr>
            <w:r w:rsidRPr="00EE3AD0">
              <w:rPr>
                <w:lang w:val="en-US"/>
              </w:rPr>
              <w:t>Social – Xã hội</w:t>
            </w:r>
          </w:p>
        </w:tc>
      </w:tr>
      <w:tr w:rsidRPr="00EE3AD0" w:rsidR="00EE3AD0" w:rsidTr="6BD8C2C6" w14:paraId="3B643CB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434A7EC"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31AEF8A" w14:textId="77777777">
            <w:pPr>
              <w:rPr>
                <w:lang w:val="en-US"/>
              </w:rPr>
            </w:pPr>
            <w:r w:rsidRPr="00EE3AD0">
              <w:rPr>
                <w:lang w:val="en-US"/>
              </w:rPr>
              <w:t>Tổ Dịch vụ</w:t>
            </w:r>
          </w:p>
        </w:tc>
      </w:tr>
      <w:tr w:rsidRPr="00EE3AD0" w:rsidR="00EE3AD0" w:rsidTr="6BD8C2C6" w14:paraId="4471CA8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F798862" w14:textId="77777777">
            <w:pPr>
              <w:rPr>
                <w:lang w:val="en-US"/>
              </w:rPr>
            </w:pPr>
            <w:r w:rsidRPr="00EE3AD0">
              <w:rPr>
                <w:b/>
                <w:bCs/>
                <w:lang w:val="en-US"/>
              </w:rPr>
              <w:t>Mô tả chi tiết</w:t>
            </w:r>
          </w:p>
        </w:tc>
      </w:tr>
      <w:tr w:rsidRPr="00EE3AD0" w:rsidR="00EE3AD0" w:rsidTr="6BD8C2C6" w14:paraId="53B46133"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C7470D7" w14:textId="77777777">
            <w:pPr>
              <w:rPr>
                <w:lang w:val="en-US"/>
              </w:rPr>
            </w:pPr>
            <w:r w:rsidRPr="00EE3AD0">
              <w:rPr>
                <w:b/>
                <w:bCs/>
                <w:lang w:val="en-US"/>
              </w:rPr>
              <w:t>1. Tổng quan về Chỉ tiêu GRI 416-2</w:t>
            </w:r>
          </w:p>
          <w:p w:rsidRPr="00EE3AD0" w:rsidR="00EE3AD0" w:rsidP="00EE3AD0" w:rsidRDefault="00EE3AD0" w14:paraId="7A19DE57" w14:textId="77777777">
            <w:pPr>
              <w:rPr>
                <w:lang w:val="en-US"/>
              </w:rPr>
            </w:pPr>
            <w:r w:rsidRPr="00EE3AD0">
              <w:rPr>
                <w:lang w:val="en-US"/>
              </w:rPr>
              <w:t>GRI 416-2 là chỉ tiêu thuộc bộ tiêu chuẩn báo cáo phát triển bền vững GRI, tập trung vào việc công bố các vụ việc không tuân thủ liên quan đến tác động sức khỏe và an toàn của sản phẩm và dịch vụ. Chỉ tiêu phản ánh mức độ tuân thủ của doanh nghiệp đối với các quy định pháp luật, tiêu chuẩn ngành và các bộ quy tắc tự nguyện liên quan đến an toàn khách hàng. </w:t>
            </w:r>
          </w:p>
          <w:p w:rsidRPr="00EE3AD0" w:rsidR="00EE3AD0" w:rsidP="00EE3AD0" w:rsidRDefault="00EE3AD0" w14:paraId="4D73A192" w14:textId="77777777">
            <w:pPr>
              <w:rPr>
                <w:b/>
                <w:bCs/>
                <w:lang w:val="en-US"/>
              </w:rPr>
            </w:pPr>
            <w:r w:rsidRPr="00EE3AD0">
              <w:rPr>
                <w:b/>
                <w:bCs/>
                <w:lang w:val="en-US"/>
              </w:rPr>
              <w:t>2. Áp dụng GRI 416-2 trong ngành hàng không</w:t>
            </w:r>
          </w:p>
          <w:p w:rsidRPr="00EE3AD0" w:rsidR="00EE3AD0" w:rsidP="00EE3AD0" w:rsidRDefault="00EE3AD0" w14:paraId="680A4284" w14:textId="77777777">
            <w:pPr>
              <w:rPr>
                <w:lang w:val="en-US"/>
              </w:rPr>
            </w:pPr>
            <w:r w:rsidRPr="00EE3AD0">
              <w:rPr>
                <w:lang w:val="en-US"/>
              </w:rPr>
              <w:t>Đối với Vietnam Airlines, phạm vi triển khai GRI 416-2 tập trung vào việc ghi nhận, theo dõi và quản lý các vụ việc không tuân thủ liên quan đến sức khỏe và an toàn của sản phẩm/dịch vụ phát sinh trong quá trình khai thác và phục vụ khách hàng. </w:t>
            </w:r>
          </w:p>
          <w:p w:rsidRPr="00EE3AD0" w:rsidR="00EE3AD0" w:rsidP="00EE3AD0" w:rsidRDefault="00EE3AD0" w14:paraId="6CA6B20B" w14:textId="77777777">
            <w:pPr>
              <w:rPr>
                <w:b/>
                <w:bCs/>
                <w:lang w:val="en-US"/>
              </w:rPr>
            </w:pPr>
            <w:r w:rsidRPr="00EE3AD0">
              <w:rPr>
                <w:b/>
                <w:bCs/>
                <w:lang w:val="en-US"/>
              </w:rPr>
              <w:t>3. Ý nghĩa quản trị và báo cáo</w:t>
            </w:r>
          </w:p>
          <w:p w:rsidRPr="00EE3AD0" w:rsidR="00EE3AD0" w:rsidP="00EE3AD0" w:rsidRDefault="00EE3AD0" w14:paraId="52094602" w14:textId="77777777">
            <w:pPr>
              <w:rPr>
                <w:lang w:val="en-US"/>
              </w:rPr>
            </w:pPr>
            <w:r w:rsidRPr="00EE3AD0">
              <w:rPr>
                <w:lang w:val="en-US"/>
              </w:rPr>
              <w:t>Dữ liệu GRI 416-2 là cơ sở quan trọng phục vụ:  </w:t>
            </w:r>
          </w:p>
          <w:p w:rsidRPr="00EE3AD0" w:rsidR="00EE3AD0" w:rsidRDefault="00EE3AD0" w14:paraId="48CF97DD" w14:textId="77777777">
            <w:pPr>
              <w:numPr>
                <w:ilvl w:val="0"/>
                <w:numId w:val="871"/>
              </w:numPr>
              <w:rPr>
                <w:lang w:val="en-US"/>
              </w:rPr>
            </w:pPr>
            <w:r w:rsidRPr="00EE3AD0">
              <w:rPr>
                <w:b/>
                <w:bCs/>
                <w:lang w:val="en-US"/>
              </w:rPr>
              <w:t>Tăng cường kiểm soát tuân thủ và quản trị rủi ro:</w:t>
            </w:r>
            <w:r w:rsidRPr="00EE3AD0">
              <w:rPr>
                <w:lang w:val="en-US"/>
              </w:rPr>
              <w:t xml:space="preserve"> Giúp doanh nghiệp theo dõi và nhận diện các vấn đề liên quan đến an toàn sản phẩm/dịch vụ nhằm kịp thời triển khai biện pháp khắc phục và phòng ngừa tái diễn.  </w:t>
            </w:r>
          </w:p>
          <w:p w:rsidRPr="00EE3AD0" w:rsidR="00EE3AD0" w:rsidRDefault="00EE3AD0" w14:paraId="5F01CAA8" w14:textId="77777777">
            <w:pPr>
              <w:numPr>
                <w:ilvl w:val="0"/>
                <w:numId w:val="871"/>
              </w:numPr>
              <w:rPr>
                <w:lang w:val="en-US"/>
              </w:rPr>
            </w:pPr>
            <w:r w:rsidRPr="00EE3AD0">
              <w:rPr>
                <w:b/>
                <w:bCs/>
                <w:lang w:val="en-US"/>
              </w:rPr>
              <w:t>Nâng cao chất lượng và độ an toàn dịch vụ:</w:t>
            </w:r>
            <w:r w:rsidRPr="00EE3AD0">
              <w:rPr>
                <w:lang w:val="en-US"/>
              </w:rPr>
              <w:t xml:space="preserve"> Thông qua việc phân tích các vụ việc vi phạm hoặc cảnh báo, doanh nghiệp có thể cải thiện quy trình vận hành, kiểm soát chất lượng và nâng cao trải nghiệm khách hàng.  </w:t>
            </w:r>
          </w:p>
          <w:p w:rsidRPr="00EE3AD0" w:rsidR="00EE3AD0" w:rsidRDefault="0A4ED42B" w14:paraId="62C872E9" w14:textId="312EBC0F">
            <w:pPr>
              <w:numPr>
                <w:ilvl w:val="0"/>
                <w:numId w:val="871"/>
              </w:numPr>
              <w:rPr>
                <w:lang w:val="en-US"/>
              </w:rPr>
            </w:pPr>
            <w:r w:rsidRPr="6BD8C2C6">
              <w:rPr>
                <w:b/>
                <w:bCs/>
                <w:lang w:val="en-US"/>
              </w:rPr>
              <w:t xml:space="preserve">Đảm bảo tuân thủ quy định và tiêu chuẩn quốc tế: </w:t>
            </w:r>
            <w:r w:rsidRPr="6BD8C2C6">
              <w:rPr>
                <w:lang w:val="en-US"/>
              </w:rPr>
              <w:t>Hỗ trợ doanh nghiệp đáp ứng yêu cầu của cơ quan quản lý hàng không, tiêu chuẩn an toàn quốc tế và các cam kết ESG liên quan đến sức khỏe và an toàn khách hàng. </w:t>
            </w:r>
          </w:p>
          <w:p w:rsidRPr="00EE3AD0" w:rsidR="00EE3AD0" w:rsidP="00EE3AD0" w:rsidRDefault="0A4ED42B" w14:paraId="3EED335B" w14:textId="4FEDF332">
            <w:pPr>
              <w:rPr>
                <w:lang w:val="en-US"/>
              </w:rPr>
            </w:pPr>
            <w:r w:rsidRPr="6BD8C2C6">
              <w:rPr>
                <w:b/>
                <w:bCs/>
                <w:lang w:val="en-US"/>
              </w:rPr>
              <w:t>4. Cách thức hiển thị </w:t>
            </w:r>
          </w:p>
          <w:p w:rsidRPr="00EE3AD0" w:rsidR="00EE3AD0" w:rsidRDefault="0A4ED42B" w14:paraId="2CD7F450" w14:textId="170D4EDF">
            <w:pPr>
              <w:numPr>
                <w:ilvl w:val="0"/>
                <w:numId w:val="872"/>
              </w:numPr>
              <w:rPr>
                <w:lang w:val="en-US"/>
              </w:rPr>
            </w:pPr>
            <w:r w:rsidRPr="6BD8C2C6">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1F45B821" w14:textId="2EBD0A3C">
            <w:pPr>
              <w:numPr>
                <w:ilvl w:val="0"/>
                <w:numId w:val="872"/>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1391A7EA" w14:paraId="1DC58F91" w14:textId="671B8E95">
            <w:pPr>
              <w:spacing w:before="0" w:after="160"/>
            </w:pPr>
            <w:r w:rsidRPr="6BD8C2C6">
              <w:rPr>
                <w:color w:val="000000" w:themeColor="text1"/>
                <w:lang w:val="en-US"/>
              </w:rPr>
              <w:t>Chỉ tiêu GRI 416-2 được làm rõ qua những chỉ tiêu con sau:</w:t>
            </w:r>
          </w:p>
          <w:p w:rsidRPr="00EE3AD0" w:rsidR="00EE3AD0" w:rsidP="6BD8C2C6" w:rsidRDefault="1391A7EA" w14:paraId="173C3BE3" w14:textId="429ADB4C">
            <w:pPr>
              <w:pStyle w:val="ListParagraph"/>
              <w:numPr>
                <w:ilvl w:val="0"/>
                <w:numId w:val="30"/>
              </w:numPr>
              <w:spacing w:before="0" w:after="160"/>
              <w:rPr>
                <w:color w:val="000000" w:themeColor="text1"/>
                <w:lang w:val="en-US"/>
              </w:rPr>
            </w:pPr>
            <w:r w:rsidRPr="6BD8C2C6">
              <w:rPr>
                <w:color w:val="000000" w:themeColor="text1"/>
                <w:lang w:val="en-US"/>
              </w:rPr>
              <w:t>CT 3.30 - Monthly Incident Trend - Xu hướng sự cố theo tháng (Biểu đồ đường)</w:t>
            </w:r>
          </w:p>
          <w:p w:rsidRPr="00EE3AD0" w:rsidR="00EE3AD0" w:rsidP="6BD8C2C6" w:rsidRDefault="1391A7EA" w14:paraId="1CAAA152" w14:textId="77777777">
            <w:pPr>
              <w:pStyle w:val="ListParagraph"/>
              <w:numPr>
                <w:ilvl w:val="0"/>
                <w:numId w:val="30"/>
              </w:numPr>
              <w:spacing w:before="0" w:after="160"/>
              <w:rPr>
                <w:color w:val="000000" w:themeColor="text1"/>
                <w:lang w:val="en-US"/>
              </w:rPr>
            </w:pPr>
            <w:r w:rsidRPr="6BD8C2C6">
              <w:rPr>
                <w:color w:val="000000" w:themeColor="text1"/>
                <w:lang w:val="en-US"/>
              </w:rPr>
              <w:t>CT 3.31 - Incident Type Composition - Cơ cấu loại sự cố (Biểu đồ tròn)</w:t>
            </w:r>
          </w:p>
          <w:p w:rsidRPr="00EE3AD0" w:rsidR="00EE3AD0" w:rsidP="6BD8C2C6" w:rsidRDefault="1391A7EA" w14:paraId="58FB8893" w14:textId="77777777">
            <w:pPr>
              <w:pStyle w:val="ListParagraph"/>
              <w:numPr>
                <w:ilvl w:val="0"/>
                <w:numId w:val="30"/>
              </w:numPr>
              <w:spacing w:before="0" w:after="160"/>
              <w:rPr>
                <w:color w:val="000000" w:themeColor="text1"/>
                <w:lang w:val="en-US"/>
              </w:rPr>
            </w:pPr>
            <w:r w:rsidRPr="6BD8C2C6">
              <w:rPr>
                <w:color w:val="000000" w:themeColor="text1"/>
                <w:lang w:val="en-US"/>
              </w:rPr>
              <w:t>CT 3.36 - Incident List - Danh sách các sự cố (Bảng)</w:t>
            </w:r>
          </w:p>
          <w:p w:rsidRPr="00EE3AD0" w:rsidR="00EE3AD0" w:rsidP="6BD8C2C6" w:rsidRDefault="00EE3AD0" w14:paraId="73C47B20" w14:textId="116574C6">
            <w:pPr>
              <w:rPr>
                <w:lang w:val="en-US"/>
              </w:rPr>
            </w:pPr>
          </w:p>
        </w:tc>
      </w:tr>
    </w:tbl>
    <w:p w:rsidRPr="00EE3AD0" w:rsidR="00EE3AD0" w:rsidP="00EE3AD0" w:rsidRDefault="00EE3AD0" w14:paraId="4A01D4FE" w14:textId="77777777">
      <w:pPr>
        <w:rPr>
          <w:lang w:val="en-US"/>
        </w:rPr>
      </w:pPr>
    </w:p>
    <w:p w:rsidR="0428297B" w:rsidP="78B6F757" w:rsidRDefault="0428297B" w14:paraId="668F8973" w14:textId="1DBF47EA">
      <w:pPr>
        <w:pStyle w:val="Heading4"/>
      </w:pPr>
      <w:bookmarkStart w:name="_Toc242783337" w:id="80"/>
      <w:r w:rsidRPr="78B6F757">
        <w:rPr>
          <w:color w:val="000000" w:themeColor="text1"/>
          <w:lang w:val="en-US"/>
        </w:rPr>
        <w:t>2.4.1.7. Chỉ tiêu GRI 417-2 - Incidents of noncompliance concerning product and service information and labeling - Các sự cố vi phạm về thông tin và nhãn sản phẩm/dịch vụ</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478"/>
        <w:gridCol w:w="7869"/>
      </w:tblGrid>
      <w:tr w:rsidRPr="00EE3AD0" w:rsidR="00EE3AD0" w:rsidTr="6BD8C2C6" w14:paraId="03C0D0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B88649"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10479C8" w14:textId="77777777">
            <w:pPr>
              <w:rPr>
                <w:lang w:val="en-US"/>
              </w:rPr>
            </w:pPr>
            <w:r w:rsidRPr="00EE3AD0">
              <w:rPr>
                <w:b/>
                <w:bCs/>
                <w:lang w:val="en-US"/>
              </w:rPr>
              <w:t>GRI 417-2</w:t>
            </w:r>
          </w:p>
        </w:tc>
      </w:tr>
      <w:tr w:rsidRPr="00EE3AD0" w:rsidR="00EE3AD0" w:rsidTr="6BD8C2C6" w14:paraId="78D791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10D509"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C9693F" w14:textId="77777777">
            <w:pPr>
              <w:rPr>
                <w:b/>
                <w:bCs/>
                <w:lang w:val="en-US"/>
              </w:rPr>
            </w:pPr>
            <w:r w:rsidRPr="00EE3AD0">
              <w:rPr>
                <w:i/>
                <w:iCs/>
                <w:lang w:val="en-US"/>
              </w:rPr>
              <w:t>Incidents of noncompliance concerning product and service information and labeling - Các sự cố vi phạm về thông tin và nhãn sản phẩm/dịch vụ</w:t>
            </w:r>
          </w:p>
        </w:tc>
      </w:tr>
      <w:tr w:rsidRPr="00EE3AD0" w:rsidR="00EE3AD0" w:rsidTr="6BD8C2C6" w14:paraId="092BFA2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01E98E"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698BFB" w14:textId="77777777">
            <w:pPr>
              <w:rPr>
                <w:b/>
                <w:bCs/>
                <w:lang w:val="en-US"/>
              </w:rPr>
            </w:pPr>
            <w:r w:rsidRPr="00EE3AD0">
              <w:rPr>
                <w:lang w:val="en-US"/>
              </w:rPr>
              <w:t>Các sự cố vi phạm về thông tin và nhãn sản phẩm/dịch vụ.</w:t>
            </w:r>
          </w:p>
        </w:tc>
      </w:tr>
      <w:tr w:rsidRPr="00EE3AD0" w:rsidR="00EE3AD0" w:rsidTr="6BD8C2C6" w14:paraId="08AA3E38" w14:textId="77777777">
        <w:trPr>
          <w:trHeight w:val="55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7283A33"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D4DB1C8" w14:textId="77777777">
            <w:pPr>
              <w:rPr>
                <w:lang w:val="en-US"/>
              </w:rPr>
            </w:pPr>
            <w:r w:rsidRPr="00EE3AD0">
              <w:rPr>
                <w:lang w:val="en-US"/>
              </w:rPr>
              <w:t>Social – Xã hội</w:t>
            </w:r>
          </w:p>
        </w:tc>
      </w:tr>
      <w:tr w:rsidRPr="00EE3AD0" w:rsidR="00EE3AD0" w:rsidTr="6BD8C2C6" w14:paraId="1C00843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621A7CA"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2EA1C2" w14:textId="77777777">
            <w:pPr>
              <w:rPr>
                <w:lang w:val="en-US"/>
              </w:rPr>
            </w:pPr>
            <w:r w:rsidRPr="00EE3AD0">
              <w:rPr>
                <w:lang w:val="en-US"/>
              </w:rPr>
              <w:t>Tổ Dịch vụ</w:t>
            </w:r>
          </w:p>
        </w:tc>
      </w:tr>
      <w:tr w:rsidRPr="00EE3AD0" w:rsidR="00EE3AD0" w:rsidTr="6BD8C2C6" w14:paraId="6D15893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ADD0BAB" w14:textId="77777777">
            <w:pPr>
              <w:rPr>
                <w:lang w:val="en-US"/>
              </w:rPr>
            </w:pPr>
            <w:r w:rsidRPr="00EE3AD0">
              <w:rPr>
                <w:b/>
                <w:bCs/>
                <w:lang w:val="en-US"/>
              </w:rPr>
              <w:t>Mô tả chi tiết</w:t>
            </w:r>
          </w:p>
        </w:tc>
      </w:tr>
      <w:tr w:rsidRPr="00EE3AD0" w:rsidR="00EE3AD0" w:rsidTr="6BD8C2C6" w14:paraId="592D21C0"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E3E0AF9" w14:textId="77777777">
            <w:pPr>
              <w:rPr>
                <w:lang w:val="en-US"/>
              </w:rPr>
            </w:pPr>
            <w:r w:rsidRPr="00EE3AD0">
              <w:rPr>
                <w:b/>
                <w:bCs/>
                <w:lang w:val="en-US"/>
              </w:rPr>
              <w:t>1. Tổng quan về Chỉ tiêu GRI 417-2</w:t>
            </w:r>
          </w:p>
          <w:p w:rsidRPr="00EE3AD0" w:rsidR="00EE3AD0" w:rsidP="00EE3AD0" w:rsidRDefault="00EE3AD0" w14:paraId="5D37E65F" w14:textId="77777777">
            <w:pPr>
              <w:rPr>
                <w:lang w:val="en-US"/>
              </w:rPr>
            </w:pPr>
            <w:r w:rsidRPr="00EE3AD0">
              <w:rPr>
                <w:lang w:val="en-US"/>
              </w:rPr>
              <w:t>GRI 417-2 là chỉ tiêu thuộc bộ tiêu chuẩn báo cáo phát triển bền vững GRI, tập trung vào việc công bố các vụ việc không tuân thủ liên quan đến thông tin và ghi nhãn sản phẩm/dịch vụ. Chỉ tiêu phản ánh mức độ tuân thủ của doanh nghiệp đối với các quy định pháp luật, tiêu chuẩn ngành. </w:t>
            </w:r>
          </w:p>
          <w:p w:rsidRPr="00EE3AD0" w:rsidR="00EE3AD0" w:rsidP="00EE3AD0" w:rsidRDefault="00EE3AD0" w14:paraId="448DA45A" w14:textId="77777777">
            <w:pPr>
              <w:rPr>
                <w:b/>
                <w:bCs/>
                <w:lang w:val="en-US"/>
              </w:rPr>
            </w:pPr>
            <w:r w:rsidRPr="00EE3AD0">
              <w:rPr>
                <w:b/>
                <w:bCs/>
                <w:lang w:val="en-US"/>
              </w:rPr>
              <w:t>2. Áp dụng GRI 417-2 trong ngành hàng không</w:t>
            </w:r>
          </w:p>
          <w:p w:rsidRPr="00EE3AD0" w:rsidR="00EE3AD0" w:rsidP="00EE3AD0" w:rsidRDefault="00EE3AD0" w14:paraId="08E6E25F" w14:textId="77777777">
            <w:pPr>
              <w:rPr>
                <w:lang w:val="en-US"/>
              </w:rPr>
            </w:pPr>
            <w:r w:rsidRPr="00EE3AD0">
              <w:rPr>
                <w:lang w:val="en-US"/>
              </w:rPr>
              <w:t>Đối với Vietnam Airlines, phạm vi triển khai GRI 417-2 tập trung vào việc ghi nhận, theo dõi và quản lý các vụ việc không tuân thủ liên quan đến việc cung cấp thông tin và ghi nhãn sản phẩm/dịch vụ trong quá trình kinh doanh và phục vụ khách hàng. </w:t>
            </w:r>
          </w:p>
          <w:p w:rsidRPr="00EE3AD0" w:rsidR="00EE3AD0" w:rsidP="00EE3AD0" w:rsidRDefault="00EE3AD0" w14:paraId="1C87098A" w14:textId="77777777">
            <w:pPr>
              <w:rPr>
                <w:b/>
                <w:bCs/>
                <w:lang w:val="en-US"/>
              </w:rPr>
            </w:pPr>
            <w:r w:rsidRPr="00EE3AD0">
              <w:rPr>
                <w:b/>
                <w:bCs/>
                <w:lang w:val="en-US"/>
              </w:rPr>
              <w:t>3. Ý nghĩa quản trị và báo cáo</w:t>
            </w:r>
          </w:p>
          <w:p w:rsidRPr="00EE3AD0" w:rsidR="00EE3AD0" w:rsidP="00EE3AD0" w:rsidRDefault="00EE3AD0" w14:paraId="0385C15D" w14:textId="77777777">
            <w:pPr>
              <w:rPr>
                <w:lang w:val="en-US"/>
              </w:rPr>
            </w:pPr>
            <w:r w:rsidRPr="00EE3AD0">
              <w:rPr>
                <w:lang w:val="en-US"/>
              </w:rPr>
              <w:t>Dữ liệu GRI 416-2 là cơ sở quan trọng phục vụ:  </w:t>
            </w:r>
          </w:p>
          <w:p w:rsidRPr="00EE3AD0" w:rsidR="00EE3AD0" w:rsidRDefault="00EE3AD0" w14:paraId="3D57B22D" w14:textId="77777777">
            <w:pPr>
              <w:numPr>
                <w:ilvl w:val="0"/>
                <w:numId w:val="873"/>
              </w:numPr>
              <w:rPr>
                <w:lang w:val="en-US"/>
              </w:rPr>
            </w:pPr>
            <w:r w:rsidRPr="00EE3AD0">
              <w:rPr>
                <w:b/>
                <w:bCs/>
                <w:lang w:val="en-US"/>
              </w:rPr>
              <w:t>Nâng cao tính minh bạch và trải nghiệm khách hàng:</w:t>
            </w:r>
            <w:r w:rsidRPr="00EE3AD0">
              <w:rPr>
                <w:lang w:val="en-US"/>
              </w:rPr>
              <w:t xml:space="preserve"> Giúp doanh nghiệp đảm bảo khách hàng được cung cấp đầy đủ, chính xác và kịp thời các thông tin liên quan đến sản phẩm và dịch vụ, từ đó nâng cao mức độ hài lòng và tin tưởng của hành khách.   </w:t>
            </w:r>
          </w:p>
          <w:p w:rsidRPr="00EE3AD0" w:rsidR="00EE3AD0" w:rsidRDefault="00EE3AD0" w14:paraId="685B3453" w14:textId="77777777">
            <w:pPr>
              <w:numPr>
                <w:ilvl w:val="0"/>
                <w:numId w:val="873"/>
              </w:numPr>
              <w:rPr>
                <w:lang w:val="en-US"/>
              </w:rPr>
            </w:pPr>
            <w:r w:rsidRPr="00EE3AD0">
              <w:rPr>
                <w:b/>
                <w:bCs/>
                <w:lang w:val="en-US"/>
              </w:rPr>
              <w:t>Tăng cường kiểm soát tuân thủ và quản trị rủi ro:</w:t>
            </w:r>
            <w:r w:rsidRPr="00EE3AD0">
              <w:rPr>
                <w:lang w:val="en-US"/>
              </w:rPr>
              <w:t xml:space="preserve"> Hỗ trợ doanh nghiệp theo dõi và kiểm soát các rủi ro liên quan đến sai lệch thông tin, quảng bá không chính xác hoặc vi phạm quy định về công bố thông tin. </w:t>
            </w:r>
          </w:p>
          <w:p w:rsidRPr="00EE3AD0" w:rsidR="00EE3AD0" w:rsidRDefault="00EE3AD0" w14:paraId="0DF3350A" w14:textId="77777777">
            <w:pPr>
              <w:numPr>
                <w:ilvl w:val="0"/>
                <w:numId w:val="873"/>
              </w:numPr>
              <w:rPr>
                <w:lang w:val="en-US"/>
              </w:rPr>
            </w:pPr>
            <w:r w:rsidRPr="00EE3AD0">
              <w:rPr>
                <w:b/>
                <w:bCs/>
                <w:lang w:val="en-US"/>
              </w:rPr>
              <w:t xml:space="preserve">Đảm bảo tuân thủ quy định và tiêu chuẩn quốc tế: </w:t>
            </w:r>
            <w:r w:rsidRPr="00EE3AD0">
              <w:rPr>
                <w:lang w:val="en-US"/>
              </w:rPr>
              <w:t>Hỗ trợ đáp ứng các yêu cầu của cơ quan quản lý hàng không, pháp luật bảo vệ quyền lợi người tiêu dùng và các tiêu chuẩn ESG liên quan đến minh bạch thông tin khách hàng. </w:t>
            </w:r>
          </w:p>
          <w:p w:rsidRPr="00EE3AD0" w:rsidR="00EE3AD0" w:rsidP="00EE3AD0" w:rsidRDefault="00EE3AD0" w14:paraId="46466ECA" w14:textId="77777777">
            <w:pPr>
              <w:rPr>
                <w:lang w:val="en-US"/>
              </w:rPr>
            </w:pPr>
            <w:r w:rsidRPr="00EE3AD0">
              <w:rPr>
                <w:b/>
                <w:bCs/>
                <w:lang w:val="en-US"/>
              </w:rPr>
              <w:t>4. Cách thức hiển thị </w:t>
            </w:r>
          </w:p>
          <w:p w:rsidRPr="00EE3AD0" w:rsidR="00EE3AD0" w:rsidRDefault="00EE3AD0" w14:paraId="17151107" w14:textId="77777777">
            <w:pPr>
              <w:numPr>
                <w:ilvl w:val="0"/>
                <w:numId w:val="874"/>
              </w:numPr>
              <w:rPr>
                <w:lang w:val="en-US"/>
              </w:rPr>
            </w:pPr>
            <w:r w:rsidRPr="00EE3AD0">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57223EC1" w14:textId="46C0D830">
            <w:pPr>
              <w:numPr>
                <w:ilvl w:val="0"/>
                <w:numId w:val="874"/>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69772C12" w14:paraId="2D12A052" w14:textId="48DF13DA">
            <w:pPr>
              <w:spacing w:before="0" w:after="160"/>
            </w:pPr>
            <w:r w:rsidRPr="6BD8C2C6">
              <w:rPr>
                <w:color w:val="000000" w:themeColor="text1"/>
                <w:lang w:val="en-US"/>
              </w:rPr>
              <w:t>Chỉ tiêu GRI 417-2 được làm rõ qua những chỉ tiêu con sau:</w:t>
            </w:r>
          </w:p>
          <w:p w:rsidRPr="00EE3AD0" w:rsidR="00EE3AD0" w:rsidP="6BD8C2C6" w:rsidRDefault="69772C12" w14:paraId="37C1B249" w14:textId="388CC686">
            <w:pPr>
              <w:pStyle w:val="ListParagraph"/>
              <w:numPr>
                <w:ilvl w:val="0"/>
                <w:numId w:val="29"/>
              </w:numPr>
              <w:spacing w:before="0" w:after="160"/>
              <w:rPr>
                <w:color w:val="000000" w:themeColor="text1"/>
                <w:lang w:val="en-US"/>
              </w:rPr>
            </w:pPr>
            <w:r w:rsidRPr="6BD8C2C6">
              <w:rPr>
                <w:color w:val="000000" w:themeColor="text1"/>
                <w:lang w:val="en-US"/>
              </w:rPr>
              <w:t>CT 3.32 - Monthly Incident Trend - Xu hướng sự cố theo tháng (Biểu đồ đường)</w:t>
            </w:r>
          </w:p>
          <w:p w:rsidRPr="00EE3AD0" w:rsidR="00EE3AD0" w:rsidP="6BD8C2C6" w:rsidRDefault="69772C12" w14:paraId="44B35BAC" w14:textId="77777777">
            <w:pPr>
              <w:pStyle w:val="ListParagraph"/>
              <w:numPr>
                <w:ilvl w:val="0"/>
                <w:numId w:val="29"/>
              </w:numPr>
              <w:spacing w:before="0" w:after="160"/>
              <w:rPr>
                <w:color w:val="000000" w:themeColor="text1"/>
                <w:lang w:val="en-US"/>
              </w:rPr>
            </w:pPr>
            <w:r w:rsidRPr="6BD8C2C6">
              <w:rPr>
                <w:color w:val="000000" w:themeColor="text1"/>
                <w:lang w:val="en-US"/>
              </w:rPr>
              <w:t>CT 3.33 - Incident Type Composition - Cơ cấu loại sự cố (Biểu đồ tròn)</w:t>
            </w:r>
          </w:p>
          <w:p w:rsidRPr="00EE3AD0" w:rsidR="00EE3AD0" w:rsidP="6BD8C2C6" w:rsidRDefault="69772C12" w14:paraId="2FD0C162" w14:textId="77777777">
            <w:pPr>
              <w:pStyle w:val="ListParagraph"/>
              <w:numPr>
                <w:ilvl w:val="0"/>
                <w:numId w:val="29"/>
              </w:numPr>
              <w:spacing w:before="0" w:after="160"/>
              <w:rPr>
                <w:color w:val="000000" w:themeColor="text1"/>
                <w:lang w:val="en-US"/>
              </w:rPr>
            </w:pPr>
            <w:r w:rsidRPr="6BD8C2C6">
              <w:rPr>
                <w:color w:val="000000" w:themeColor="text1"/>
                <w:lang w:val="en-US"/>
              </w:rPr>
              <w:t>CT 3.37 - Incident List - Danh sách các sự cố (Bảng)</w:t>
            </w:r>
          </w:p>
          <w:p w:rsidRPr="00EE3AD0" w:rsidR="00EE3AD0" w:rsidP="6BD8C2C6" w:rsidRDefault="00EE3AD0" w14:paraId="1E3B04A0" w14:textId="5E35FF1A">
            <w:pPr>
              <w:ind w:left="720"/>
              <w:rPr>
                <w:lang w:val="en-US"/>
              </w:rPr>
            </w:pPr>
          </w:p>
        </w:tc>
      </w:tr>
    </w:tbl>
    <w:p w:rsidRPr="00EE3AD0" w:rsidR="00EE3AD0" w:rsidP="00EE3AD0" w:rsidRDefault="00EE3AD0" w14:paraId="3374A25C" w14:textId="77777777">
      <w:pPr>
        <w:rPr>
          <w:lang w:val="en-US"/>
        </w:rPr>
      </w:pPr>
    </w:p>
    <w:p w:rsidR="52FB7FDC" w:rsidP="78B6F757" w:rsidRDefault="52FB7FDC" w14:paraId="6906A325" w14:textId="4503B096">
      <w:pPr>
        <w:pStyle w:val="Heading4"/>
        <w:spacing w:before="0" w:after="200"/>
      </w:pPr>
      <w:bookmarkStart w:name="_Toc242783338" w:id="81"/>
      <w:r w:rsidRPr="78B6F757">
        <w:rPr>
          <w:color w:val="000000" w:themeColor="text1"/>
          <w:lang w:val="en-US"/>
        </w:rPr>
        <w:t>2.4.1.8. Chỉ tiêu GRI 417-3 - Incidents of non-compliance concerning marketing communications - Các vụ việc không tuân thủ liên quan đến truyền thông marketing</w:t>
      </w:r>
      <w:bookmarkEnd w:id="81"/>
    </w:p>
    <w:tbl>
      <w:tblPr>
        <w:tblW w:w="0" w:type="auto"/>
        <w:tblCellMar>
          <w:top w:w="15" w:type="dxa"/>
          <w:left w:w="15" w:type="dxa"/>
          <w:bottom w:w="15" w:type="dxa"/>
          <w:right w:w="15" w:type="dxa"/>
        </w:tblCellMar>
        <w:tblLook w:val="04A0" w:firstRow="1" w:lastRow="0" w:firstColumn="1" w:lastColumn="0" w:noHBand="0" w:noVBand="1"/>
      </w:tblPr>
      <w:tblGrid>
        <w:gridCol w:w="1541"/>
        <w:gridCol w:w="7806"/>
      </w:tblGrid>
      <w:tr w:rsidRPr="00EE3AD0" w:rsidR="00EE3AD0" w:rsidTr="78B6F757" w14:paraId="1249AE64"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6D5D403"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33622A" w14:textId="77777777">
            <w:pPr>
              <w:rPr>
                <w:b/>
                <w:bCs/>
                <w:lang w:val="en-US"/>
              </w:rPr>
            </w:pPr>
            <w:r w:rsidRPr="00EE3AD0">
              <w:rPr>
                <w:b/>
                <w:bCs/>
                <w:lang w:val="en-US"/>
              </w:rPr>
              <w:t>GRI 417-3</w:t>
            </w:r>
          </w:p>
        </w:tc>
      </w:tr>
      <w:tr w:rsidRPr="00EE3AD0" w:rsidR="00EE3AD0" w:rsidTr="78B6F757" w14:paraId="1D0AA1E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FB3F09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521CEE3" w14:textId="77777777">
            <w:pPr>
              <w:rPr>
                <w:i/>
                <w:iCs/>
                <w:lang w:val="en-US"/>
              </w:rPr>
            </w:pPr>
            <w:r w:rsidRPr="78B6F757">
              <w:rPr>
                <w:i/>
                <w:iCs/>
                <w:lang w:val="en-US"/>
              </w:rPr>
              <w:t>Incidents of non-compliance concerning marketing communications - Các vụ việc không tuân thủ liên quan đến truyền thông marketing</w:t>
            </w:r>
          </w:p>
        </w:tc>
      </w:tr>
      <w:tr w:rsidRPr="00EE3AD0" w:rsidR="00EE3AD0" w:rsidTr="78B6F757" w14:paraId="5D349F3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BF0C5D3"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EE1F304" w14:textId="77777777">
            <w:pPr>
              <w:rPr>
                <w:lang w:val="en-US"/>
              </w:rPr>
            </w:pPr>
            <w:r w:rsidRPr="00EE3AD0">
              <w:rPr>
                <w:lang w:val="en-US"/>
              </w:rPr>
              <w:t>Các vụ việc không tuân thủ liên quan đến truyền thông marketing.</w:t>
            </w:r>
          </w:p>
        </w:tc>
      </w:tr>
      <w:tr w:rsidRPr="00EE3AD0" w:rsidR="00EE3AD0" w:rsidTr="78B6F757" w14:paraId="42F35DD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CDEF9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56DDE3B" w14:textId="77777777">
            <w:pPr>
              <w:rPr>
                <w:lang w:val="en-US"/>
              </w:rPr>
            </w:pPr>
            <w:r w:rsidRPr="00EE3AD0">
              <w:rPr>
                <w:lang w:val="en-US"/>
              </w:rPr>
              <w:t>Social - Xã hội</w:t>
            </w:r>
          </w:p>
        </w:tc>
      </w:tr>
      <w:tr w:rsidRPr="00EE3AD0" w:rsidR="00EE3AD0" w:rsidTr="78B6F757" w14:paraId="1A0A31D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64DEB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C12736" w14:textId="77777777">
            <w:pPr>
              <w:rPr>
                <w:lang w:val="en-US"/>
              </w:rPr>
            </w:pPr>
            <w:r w:rsidRPr="00EE3AD0">
              <w:rPr>
                <w:lang w:val="en-US"/>
              </w:rPr>
              <w:t>Ban Truyền thông</w:t>
            </w:r>
          </w:p>
        </w:tc>
      </w:tr>
      <w:tr w:rsidRPr="00EE3AD0" w:rsidR="00EE3AD0" w:rsidTr="78B6F757" w14:paraId="0776289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25C152" w14:textId="77777777">
            <w:pPr>
              <w:rPr>
                <w:lang w:val="en-US"/>
              </w:rPr>
            </w:pPr>
            <w:r w:rsidRPr="00EE3AD0">
              <w:rPr>
                <w:b/>
                <w:bCs/>
                <w:lang w:val="en-US"/>
              </w:rPr>
              <w:t>Mô tả chi tiết</w:t>
            </w:r>
          </w:p>
        </w:tc>
      </w:tr>
      <w:tr w:rsidRPr="00EE3AD0" w:rsidR="00EE3AD0" w:rsidTr="78B6F757" w14:paraId="79C476C1"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AFF7BAC" w14:textId="77777777">
            <w:pPr>
              <w:rPr>
                <w:lang w:val="en-US"/>
              </w:rPr>
            </w:pPr>
            <w:r w:rsidRPr="00EE3AD0">
              <w:rPr>
                <w:b/>
                <w:bCs/>
                <w:lang w:val="en-US"/>
              </w:rPr>
              <w:t>1. Tổng quan về Chỉ tiêu GRI 417-3</w:t>
            </w:r>
          </w:p>
          <w:p w:rsidRPr="00EE3AD0" w:rsidR="00EE3AD0" w:rsidP="00EE3AD0" w:rsidRDefault="00EE3AD0" w14:paraId="16386162" w14:textId="77777777">
            <w:pPr>
              <w:rPr>
                <w:lang w:val="en-US"/>
              </w:rPr>
            </w:pPr>
            <w:r w:rsidRPr="00EE3AD0">
              <w:rPr>
                <w:lang w:val="en-US"/>
              </w:rPr>
              <w:t>GRI 417-3 là một chỉ tiêu thành phần thuộc bộ tiêu chuẩn báo cáo phát triển bền vững Global Reporting Initiative (GRI), nằm trong nhóm tiêu chuẩn Xã hội GRI 400, với tên gọi chính thức là “Incidents of non-compliance concerning marketing communications” (Các vụ việc không tuân thủ liên quan đến truyền thông marketing).</w:t>
            </w:r>
          </w:p>
          <w:p w:rsidRPr="00EE3AD0" w:rsidR="00EE3AD0" w:rsidP="00EE3AD0" w:rsidRDefault="00EE3AD0" w14:paraId="0BFCB5A9" w14:textId="77777777">
            <w:pPr>
              <w:rPr>
                <w:b/>
                <w:bCs/>
                <w:lang w:val="en-US"/>
              </w:rPr>
            </w:pPr>
            <w:r w:rsidRPr="00EE3AD0">
              <w:rPr>
                <w:b/>
                <w:bCs/>
                <w:lang w:val="en-US"/>
              </w:rPr>
              <w:t>2. Áp dụng GRI 417-3 trong ngành hàng không</w:t>
            </w:r>
          </w:p>
          <w:p w:rsidRPr="00EE3AD0" w:rsidR="00EE3AD0" w:rsidP="00EE3AD0" w:rsidRDefault="00EE3AD0" w14:paraId="78D1CBB0" w14:textId="77777777">
            <w:pPr>
              <w:rPr>
                <w:lang w:val="en-US"/>
              </w:rPr>
            </w:pPr>
            <w:r w:rsidRPr="00EE3AD0">
              <w:rPr>
                <w:lang w:val="en-US"/>
              </w:rPr>
              <w:t xml:space="preserve">Trong ngành hàng không, GRI 417-3 được sử dụng để quản lý, giám sát và công bố thông tin minh bạch về các sự cố liên quan đến việc vi phạm quy định pháp lý hoặc các bộ quy tắc tự nguyện trong hoạt động truyền thông, quảng cáo, khuyến mại và tài trợ của hãng. Việc đảm bảo </w:t>
            </w:r>
            <w:r w:rsidRPr="00EE3AD0">
              <w:rPr>
                <w:lang w:val="en-US"/>
              </w:rPr>
              <w:t>tính trung thực, minh bạch trong thông tin giá vé, điều kiện hành lý và các cam kết môi trường là yếu tố cốt lõi để bảo vệ quyền lợi người tiêu dùng và uy tín của hãng.</w:t>
            </w:r>
          </w:p>
          <w:p w:rsidRPr="00EE3AD0" w:rsidR="00EE3AD0" w:rsidP="00EE3AD0" w:rsidRDefault="00EE3AD0" w14:paraId="23802117" w14:textId="77777777">
            <w:pPr>
              <w:rPr>
                <w:b/>
                <w:bCs/>
                <w:lang w:val="en-US"/>
              </w:rPr>
            </w:pPr>
            <w:r w:rsidRPr="00EE3AD0">
              <w:rPr>
                <w:b/>
                <w:bCs/>
                <w:lang w:val="en-US"/>
              </w:rPr>
              <w:t>3. Ý nghĩa quản trị và báo cáo</w:t>
            </w:r>
          </w:p>
          <w:p w:rsidRPr="00EE3AD0" w:rsidR="00EE3AD0" w:rsidP="00EE3AD0" w:rsidRDefault="00EE3AD0" w14:paraId="05823677" w14:textId="77777777">
            <w:pPr>
              <w:rPr>
                <w:lang w:val="en-US"/>
              </w:rPr>
            </w:pPr>
            <w:r w:rsidRPr="00EE3AD0">
              <w:rPr>
                <w:lang w:val="en-US"/>
              </w:rPr>
              <w:t>Dữ liệu về các vụ việc không tuân thủ từ chỉ tiêu GRI 417-3 là thước đo quan trọng để đánh giá sức khỏe quản trị và mức độ rủi ro thương hiệu của hãng, đóng vai trò cơ sở phục vụ:</w:t>
            </w:r>
          </w:p>
          <w:p w:rsidRPr="00EE3AD0" w:rsidR="00EE3AD0" w:rsidRDefault="00EE3AD0" w14:paraId="6F70352A" w14:textId="77777777">
            <w:pPr>
              <w:numPr>
                <w:ilvl w:val="0"/>
                <w:numId w:val="875"/>
              </w:numPr>
              <w:rPr>
                <w:lang w:val="en-US"/>
              </w:rPr>
            </w:pPr>
            <w:r w:rsidRPr="00EE3AD0">
              <w:rPr>
                <w:lang w:val="en-US"/>
              </w:rPr>
              <w:t>Đánh giá hiệu quả của quy trình kiểm duyệt nội dung truyền thông và năng lực quản trị rủi ro pháp lý trong hoạt động thương mại.</w:t>
            </w:r>
          </w:p>
          <w:p w:rsidRPr="00EE3AD0" w:rsidR="00EE3AD0" w:rsidRDefault="00EE3AD0" w14:paraId="3EB48677" w14:textId="77777777">
            <w:pPr>
              <w:numPr>
                <w:ilvl w:val="0"/>
                <w:numId w:val="875"/>
              </w:numPr>
              <w:rPr>
                <w:lang w:val="en-US"/>
              </w:rPr>
            </w:pPr>
            <w:r w:rsidRPr="00EE3AD0">
              <w:rPr>
                <w:lang w:val="en-US"/>
              </w:rPr>
              <w:t>Bảo vệ uy tín thương hiệu của Hãng hàng không quốc gia, củng cố niềm tin và lòng trung thành của khách hàng thông qua việc cung cấp thông tin trung thực, minh bạch.</w:t>
            </w:r>
          </w:p>
          <w:p w:rsidRPr="00EE3AD0" w:rsidR="00EE3AD0" w:rsidRDefault="00EE3AD0" w14:paraId="2E9766F6" w14:textId="77777777">
            <w:pPr>
              <w:numPr>
                <w:ilvl w:val="0"/>
                <w:numId w:val="875"/>
              </w:numPr>
              <w:rPr>
                <w:lang w:val="en-US"/>
              </w:rPr>
            </w:pPr>
            <w:r w:rsidRPr="00EE3AD0">
              <w:rPr>
                <w:lang w:val="en-US"/>
              </w:rPr>
              <w:t>Lập Báo cáo phát triển bền vững ESG để cung cấp các minh chứng rõ ràng cho các nhà đầu tư, đối tác toàn cầu.</w:t>
            </w:r>
          </w:p>
          <w:p w:rsidRPr="00EE3AD0" w:rsidR="00EE3AD0" w:rsidP="00EE3AD0" w:rsidRDefault="00EE3AD0" w14:paraId="0155BC25" w14:textId="77777777">
            <w:pPr>
              <w:rPr>
                <w:lang w:val="en-US"/>
              </w:rPr>
            </w:pPr>
            <w:r w:rsidRPr="00EE3AD0">
              <w:rPr>
                <w:b/>
                <w:bCs/>
                <w:lang w:val="en-US"/>
              </w:rPr>
              <w:t>4. Danh sách chỉ tiêu thành phần</w:t>
            </w:r>
          </w:p>
          <w:p w:rsidRPr="00EE3AD0" w:rsidR="00EE3AD0" w:rsidP="00EE3AD0" w:rsidRDefault="00EE3AD0" w14:paraId="511F8393" w14:textId="77777777">
            <w:pPr>
              <w:rPr>
                <w:lang w:val="en-US"/>
              </w:rPr>
            </w:pPr>
            <w:r w:rsidRPr="00EE3AD0">
              <w:rPr>
                <w:lang w:val="en-US"/>
              </w:rPr>
              <w:t>Đối với chỉ tiêu GRI 417-3 được làm rõ qua những chỉ số sau:</w:t>
            </w:r>
          </w:p>
          <w:p w:rsidRPr="00EE3AD0" w:rsidR="00EE3AD0" w:rsidRDefault="00EE3AD0" w14:paraId="410777B8" w14:textId="77777777">
            <w:pPr>
              <w:numPr>
                <w:ilvl w:val="0"/>
                <w:numId w:val="876"/>
              </w:numPr>
              <w:rPr>
                <w:lang w:val="en-US"/>
              </w:rPr>
            </w:pPr>
            <w:r w:rsidRPr="00EE3AD0">
              <w:rPr>
                <w:lang w:val="en-US"/>
              </w:rPr>
              <w:t>CT 7.5 - Number of incidents - Số vụ việc (Thẻ số (có xu hướng))</w:t>
            </w:r>
          </w:p>
          <w:p w:rsidRPr="00EE3AD0" w:rsidR="00EE3AD0" w:rsidRDefault="00EE3AD0" w14:paraId="769795A7" w14:textId="77777777">
            <w:pPr>
              <w:numPr>
                <w:ilvl w:val="0"/>
                <w:numId w:val="876"/>
              </w:numPr>
              <w:rPr>
                <w:lang w:val="en-US"/>
              </w:rPr>
            </w:pPr>
            <w:r w:rsidRPr="00EE3AD0">
              <w:rPr>
                <w:lang w:val="en-US"/>
              </w:rPr>
              <w:t>CT 7.6 - Incidents resulting in administrative sanctions - Số vụ bị xử phạt hành chính (Thẻ số (có xu hướng))</w:t>
            </w:r>
          </w:p>
          <w:p w:rsidRPr="00EE3AD0" w:rsidR="00EE3AD0" w:rsidRDefault="00EE3AD0" w14:paraId="30552BB1" w14:textId="77777777">
            <w:pPr>
              <w:numPr>
                <w:ilvl w:val="0"/>
                <w:numId w:val="876"/>
              </w:numPr>
              <w:rPr>
                <w:lang w:val="en-US"/>
              </w:rPr>
            </w:pPr>
            <w:r w:rsidRPr="00EE3AD0">
              <w:rPr>
                <w:lang w:val="en-US"/>
              </w:rPr>
              <w:t>CT 7.7 - Incidents resulting in warnings - Số vụ bị cảnh cáo (Thẻ số (có xu hướng))</w:t>
            </w:r>
          </w:p>
          <w:p w:rsidRPr="00EE3AD0" w:rsidR="00EE3AD0" w:rsidRDefault="00EE3AD0" w14:paraId="4E7A013D" w14:textId="77777777">
            <w:pPr>
              <w:numPr>
                <w:ilvl w:val="0"/>
                <w:numId w:val="876"/>
              </w:numPr>
              <w:rPr>
                <w:lang w:val="en-US"/>
              </w:rPr>
            </w:pPr>
            <w:r w:rsidRPr="00EE3AD0">
              <w:rPr>
                <w:lang w:val="en-US"/>
              </w:rPr>
              <w:t>CT 7.8 - Incidents of non-compliance with voluntary codes - Số sự cố không tuân thủ các bộ quy tắc tự nguyện (Thẻ số (có xu hướng))</w:t>
            </w:r>
          </w:p>
          <w:p w:rsidRPr="00EE3AD0" w:rsidR="00EE3AD0" w:rsidRDefault="00EE3AD0" w14:paraId="398E5621" w14:textId="77777777">
            <w:pPr>
              <w:numPr>
                <w:ilvl w:val="0"/>
                <w:numId w:val="876"/>
              </w:numPr>
              <w:rPr>
                <w:lang w:val="en-US"/>
              </w:rPr>
            </w:pPr>
            <w:r w:rsidRPr="00EE3AD0">
              <w:rPr>
                <w:lang w:val="en-US"/>
              </w:rPr>
              <w:t>CT 7.12 - Number of incidents by year - Số vụ việc theo năm (Biểu đồ đường)</w:t>
            </w:r>
          </w:p>
          <w:p w:rsidRPr="00EE3AD0" w:rsidR="00EE3AD0" w:rsidRDefault="00EE3AD0" w14:paraId="248B0914" w14:textId="77777777">
            <w:pPr>
              <w:numPr>
                <w:ilvl w:val="0"/>
                <w:numId w:val="876"/>
              </w:numPr>
              <w:rPr>
                <w:lang w:val="en-US"/>
              </w:rPr>
            </w:pPr>
            <w:r w:rsidRPr="00EE3AD0">
              <w:rPr>
                <w:lang w:val="en-US"/>
              </w:rPr>
              <w:t>CT 7.13 - Incident structure by category - Cơ cấu các vụ việc theo loại (Biểu đồ tròn)</w:t>
            </w:r>
          </w:p>
        </w:tc>
      </w:tr>
    </w:tbl>
    <w:p w:rsidRPr="00EE3AD0" w:rsidR="00EE3AD0" w:rsidP="00EE3AD0" w:rsidRDefault="00EE3AD0" w14:paraId="010CB185" w14:textId="77777777">
      <w:pPr>
        <w:rPr>
          <w:lang w:val="en-US"/>
        </w:rPr>
      </w:pPr>
    </w:p>
    <w:p w:rsidR="55C1A157" w:rsidP="78B6F757" w:rsidRDefault="55C1A157" w14:paraId="3B71ACA9" w14:textId="481B9ACE">
      <w:pPr>
        <w:pStyle w:val="Heading4"/>
      </w:pPr>
      <w:bookmarkStart w:name="_Toc242783339" w:id="82"/>
      <w:r w:rsidRPr="78B6F757">
        <w:rPr>
          <w:color w:val="000000" w:themeColor="text1"/>
          <w:lang w:val="en-US"/>
        </w:rPr>
        <w:t>2.4.1.9. Chỉ tiêu GRI 418-1 - Substantiated complaints concerning breaches of customer privacy and losses of customer data - Các sự cố liên quan đến dữ liệu cá nhân</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517"/>
        <w:gridCol w:w="7830"/>
      </w:tblGrid>
      <w:tr w:rsidRPr="00EE3AD0" w:rsidR="00EE3AD0" w:rsidTr="78B6F757" w14:paraId="1B8D66E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CA149A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C3669A3" w14:paraId="2293CF88" w14:textId="77777777">
            <w:pPr>
              <w:rPr>
                <w:b/>
                <w:bCs/>
                <w:lang w:val="en-US"/>
              </w:rPr>
            </w:pPr>
            <w:r w:rsidRPr="78B6F757">
              <w:rPr>
                <w:b/>
                <w:bCs/>
                <w:lang w:val="en-US"/>
              </w:rPr>
              <w:t>GRI 418-1</w:t>
            </w:r>
          </w:p>
        </w:tc>
      </w:tr>
      <w:tr w:rsidRPr="00EE3AD0" w:rsidR="00EE3AD0" w:rsidTr="78B6F757" w14:paraId="6CC7E6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AB1853C"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751160E" w14:textId="77777777">
            <w:pPr>
              <w:rPr>
                <w:b/>
                <w:bCs/>
                <w:i/>
                <w:iCs/>
                <w:lang w:val="en-US"/>
              </w:rPr>
            </w:pPr>
            <w:r w:rsidRPr="78B6F757">
              <w:rPr>
                <w:i/>
                <w:iCs/>
                <w:lang w:val="en-US"/>
              </w:rPr>
              <w:t>Substantiated complaints concerning breaches of customer privacy and losses of customer data - Các sự cố liên quan đến dữ liệu cá nhân</w:t>
            </w:r>
          </w:p>
        </w:tc>
      </w:tr>
      <w:tr w:rsidRPr="00EE3AD0" w:rsidR="00EE3AD0" w:rsidTr="78B6F757" w14:paraId="3BA59A10"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BF436F8"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EDAC92" w14:textId="77777777">
            <w:pPr>
              <w:rPr>
                <w:lang w:val="en-US"/>
              </w:rPr>
            </w:pPr>
            <w:r w:rsidRPr="00EE3AD0">
              <w:rPr>
                <w:lang w:val="en-US"/>
              </w:rPr>
              <w:t>Số lượng khiếu nại đã được xác minh liên quan đến:</w:t>
            </w:r>
          </w:p>
          <w:p w:rsidRPr="00EE3AD0" w:rsidR="00EE3AD0" w:rsidRDefault="00EE3AD0" w14:paraId="23024D22" w14:textId="77777777">
            <w:pPr>
              <w:numPr>
                <w:ilvl w:val="0"/>
                <w:numId w:val="877"/>
              </w:numPr>
              <w:rPr>
                <w:lang w:val="en-US"/>
              </w:rPr>
            </w:pPr>
            <w:r w:rsidRPr="00EE3AD0">
              <w:rPr>
                <w:lang w:val="en-US"/>
              </w:rPr>
              <w:t>Vi phạm quyền riêng tư khách hàng (customer privacy breaches).</w:t>
            </w:r>
          </w:p>
          <w:p w:rsidRPr="00EE3AD0" w:rsidR="00EE3AD0" w:rsidRDefault="00EE3AD0" w14:paraId="2A55E101" w14:textId="77777777">
            <w:pPr>
              <w:numPr>
                <w:ilvl w:val="0"/>
                <w:numId w:val="877"/>
              </w:numPr>
              <w:rPr>
                <w:lang w:val="en-US"/>
              </w:rPr>
            </w:pPr>
            <w:r w:rsidRPr="00EE3AD0">
              <w:rPr>
                <w:lang w:val="en-US"/>
              </w:rPr>
              <w:t>Các trường hợp mất dữ liệu khách hàng (loss of customer data)</w:t>
            </w:r>
          </w:p>
        </w:tc>
      </w:tr>
      <w:tr w:rsidRPr="00EE3AD0" w:rsidR="00EE3AD0" w:rsidTr="78B6F757" w14:paraId="53479E8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14223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717FFB" w14:textId="77777777">
            <w:pPr>
              <w:rPr>
                <w:lang w:val="en-US"/>
              </w:rPr>
            </w:pPr>
            <w:r w:rsidRPr="00EE3AD0">
              <w:rPr>
                <w:lang w:val="en-US"/>
              </w:rPr>
              <w:t>Xã hội</w:t>
            </w:r>
          </w:p>
        </w:tc>
      </w:tr>
      <w:tr w:rsidRPr="00EE3AD0" w:rsidR="00EE3AD0" w:rsidTr="78B6F757" w14:paraId="67BCB9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D99221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BDBB06" w14:textId="77777777">
            <w:pPr>
              <w:rPr>
                <w:lang w:val="en-US"/>
              </w:rPr>
            </w:pPr>
            <w:r w:rsidRPr="00EE3AD0">
              <w:rPr>
                <w:lang w:val="en-US"/>
              </w:rPr>
              <w:t>Ban CĐSCN</w:t>
            </w:r>
          </w:p>
        </w:tc>
      </w:tr>
      <w:tr w:rsidRPr="00EE3AD0" w:rsidR="00EE3AD0" w:rsidTr="78B6F757" w14:paraId="2816ECB5"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E36D1AE" w14:textId="77777777">
            <w:pPr>
              <w:rPr>
                <w:lang w:val="en-US"/>
              </w:rPr>
            </w:pPr>
            <w:r w:rsidRPr="00EE3AD0">
              <w:rPr>
                <w:b/>
                <w:bCs/>
                <w:lang w:val="en-US"/>
              </w:rPr>
              <w:t>Mô tả chi tiết</w:t>
            </w:r>
          </w:p>
        </w:tc>
      </w:tr>
      <w:tr w:rsidRPr="00EE3AD0" w:rsidR="00EE3AD0" w:rsidTr="78B6F757" w14:paraId="6763EA3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283B632" w14:textId="77777777">
            <w:pPr>
              <w:rPr>
                <w:lang w:val="en-US"/>
              </w:rPr>
            </w:pPr>
            <w:r w:rsidRPr="00EE3AD0">
              <w:rPr>
                <w:b/>
                <w:bCs/>
                <w:lang w:val="en-US"/>
              </w:rPr>
              <w:t>1. Tổng quan về Chỉ tiêu GRI 418-1</w:t>
            </w:r>
          </w:p>
          <w:p w:rsidRPr="00EE3AD0" w:rsidR="00EE3AD0" w:rsidP="00EE3AD0" w:rsidRDefault="00EE3AD0" w14:paraId="61F158DB" w14:textId="77777777">
            <w:pPr>
              <w:rPr>
                <w:lang w:val="en-US"/>
              </w:rPr>
            </w:pPr>
            <w:r w:rsidRPr="00EE3AD0">
              <w:rPr>
                <w:lang w:val="en-US"/>
              </w:rPr>
              <w:t>Chỉ tiêu GRI 418-1</w:t>
            </w:r>
            <w:r w:rsidRPr="00EE3AD0">
              <w:rPr>
                <w:b/>
                <w:bCs/>
                <w:lang w:val="en-US"/>
              </w:rPr>
              <w:t xml:space="preserve"> </w:t>
            </w:r>
            <w:r w:rsidRPr="00EE3AD0">
              <w:rPr>
                <w:lang w:val="en-US"/>
              </w:rPr>
              <w:t>phản ánh khả năng bảo vệ dữ liệu cá nhân, tính minh bạch trong quản trị thông tin khách hàng và mức độ tuân thủ các quy định pháp luật về an toàn thông tin, bảo mật dữ liệu và quyền riêng tư. Đồng thời, đây cũng là một nội dung ESG quan trọng liên quan đến trách nhiệm xã hội và quản trị doanh nghiệp trong bối cảnh chuyển đổi số và gia tăng rủi ro an ninh mạng. </w:t>
            </w:r>
          </w:p>
          <w:p w:rsidRPr="00EE3AD0" w:rsidR="00EE3AD0" w:rsidP="00EE3AD0" w:rsidRDefault="00EE3AD0" w14:paraId="02EAA859" w14:textId="77777777">
            <w:pPr>
              <w:rPr>
                <w:b/>
                <w:bCs/>
                <w:lang w:val="en-US"/>
              </w:rPr>
            </w:pPr>
            <w:r w:rsidRPr="00EE3AD0">
              <w:rPr>
                <w:b/>
                <w:bCs/>
                <w:lang w:val="en-US"/>
              </w:rPr>
              <w:t>2. Áp dụng GRI 418-1 trong ngành hàng không</w:t>
            </w:r>
          </w:p>
          <w:p w:rsidRPr="00EE3AD0" w:rsidR="00EE3AD0" w:rsidP="00EE3AD0" w:rsidRDefault="00EE3AD0" w14:paraId="7F490930" w14:textId="77777777">
            <w:pPr>
              <w:rPr>
                <w:lang w:val="en-US"/>
              </w:rPr>
            </w:pPr>
            <w:r w:rsidRPr="00EE3AD0">
              <w:rPr>
                <w:lang w:val="en-US"/>
              </w:rPr>
              <w:t>Đối với Vietnam Airlines, chỉ tiêu GRI 418-1 có ý nghĩa đặc biệt quan trọng do các hãng hàng không quản lý khối lượng lớn dữ liệu cá nhân và dữ liệu hành trình của hành khách. . </w:t>
            </w:r>
          </w:p>
          <w:p w:rsidRPr="00EE3AD0" w:rsidR="00EE3AD0" w:rsidP="00EE3AD0" w:rsidRDefault="00EE3AD0" w14:paraId="2FF272BF" w14:textId="77777777">
            <w:pPr>
              <w:rPr>
                <w:b/>
                <w:bCs/>
                <w:lang w:val="en-US"/>
              </w:rPr>
            </w:pPr>
            <w:r w:rsidRPr="00EE3AD0">
              <w:rPr>
                <w:b/>
                <w:bCs/>
                <w:lang w:val="en-US"/>
              </w:rPr>
              <w:t>3. Ý nghĩa quản trị và báo cáo</w:t>
            </w:r>
          </w:p>
          <w:p w:rsidRPr="00EE3AD0" w:rsidR="00EE3AD0" w:rsidP="00EE3AD0" w:rsidRDefault="00EE3AD0" w14:paraId="0328E0FB" w14:textId="77777777">
            <w:pPr>
              <w:rPr>
                <w:lang w:val="en-US"/>
              </w:rPr>
            </w:pPr>
            <w:r w:rsidRPr="00EE3AD0">
              <w:rPr>
                <w:lang w:val="en-US"/>
              </w:rPr>
              <w:t>Chỉ tiêu GRI 418-1 có ý nghĩa quan trọng trong công tác quản trị dữ liệu khách hàng, quản trị rủi ro công nghệ thông tin và nâng cao tính minh bạch trong báo cáo ESG của doanh nghiệp. Việc theo dõi và công bố các khiếu nại đã được xác minh liên quan đến vi phạm quyền riêng tư và mất dữ liệu khách hàng giúp doanh nghiệp đánh giá hiệu quả của hệ thống bảo mật thông tin, khả năng kiểm soát rủi ro an ninh mạng và mức độ tuân thủ các quy định pháp luật về bảo vệ dữ liệu cá nhân. </w:t>
            </w:r>
          </w:p>
          <w:p w:rsidRPr="00EE3AD0" w:rsidR="00EE3AD0" w:rsidP="00EE3AD0" w:rsidRDefault="00EE3AD0" w14:paraId="524BBD9F" w14:textId="77777777">
            <w:pPr>
              <w:rPr>
                <w:lang w:val="en-US"/>
              </w:rPr>
            </w:pPr>
            <w:r w:rsidRPr="00EE3AD0">
              <w:rPr>
                <w:b/>
                <w:bCs/>
                <w:lang w:val="en-US"/>
              </w:rPr>
              <w:t>4. Danh sách chỉ tiêu thành phần</w:t>
            </w:r>
          </w:p>
          <w:p w:rsidRPr="00EE3AD0" w:rsidR="00EE3AD0" w:rsidP="00EE3AD0" w:rsidRDefault="00EE3AD0" w14:paraId="3EB65EB2" w14:textId="77777777">
            <w:pPr>
              <w:rPr>
                <w:lang w:val="en-US"/>
              </w:rPr>
            </w:pPr>
            <w:r w:rsidRPr="00EE3AD0">
              <w:rPr>
                <w:lang w:val="en-US"/>
              </w:rPr>
              <w:t>Chỉ tiêu GRI 418-1 được làm rõ qua chỉ tiêu con sau:</w:t>
            </w:r>
          </w:p>
          <w:p w:rsidRPr="00EE3AD0" w:rsidR="00EE3AD0" w:rsidRDefault="00EE3AD0" w14:paraId="755BACA6" w14:textId="77777777">
            <w:pPr>
              <w:numPr>
                <w:ilvl w:val="0"/>
                <w:numId w:val="878"/>
              </w:numPr>
              <w:rPr>
                <w:lang w:val="en-US"/>
              </w:rPr>
            </w:pPr>
            <w:r w:rsidRPr="00EE3AD0">
              <w:rPr>
                <w:lang w:val="en-US"/>
              </w:rPr>
              <w:t>CT 8.1 - Complaints - Số khiếu nại (Thẻ số)</w:t>
            </w:r>
          </w:p>
          <w:p w:rsidRPr="00EE3AD0" w:rsidR="00EE3AD0" w:rsidRDefault="00EE3AD0" w14:paraId="04E81CFC" w14:textId="77777777">
            <w:pPr>
              <w:numPr>
                <w:ilvl w:val="0"/>
                <w:numId w:val="878"/>
              </w:numPr>
              <w:rPr>
                <w:lang w:val="en-US"/>
              </w:rPr>
            </w:pPr>
            <w:r w:rsidRPr="00EE3AD0">
              <w:rPr>
                <w:lang w:val="en-US"/>
              </w:rPr>
              <w:t>CT 8.2 - Privacy Violation Incidents - Số vụ việc vi phạm quyền riêng tư (Thẻ số)</w:t>
            </w:r>
          </w:p>
          <w:p w:rsidRPr="00EE3AD0" w:rsidR="00EE3AD0" w:rsidRDefault="00EE3AD0" w14:paraId="57ACA56B" w14:textId="77777777">
            <w:pPr>
              <w:numPr>
                <w:ilvl w:val="0"/>
                <w:numId w:val="878"/>
              </w:numPr>
              <w:rPr>
                <w:lang w:val="en-US"/>
              </w:rPr>
            </w:pPr>
            <w:r w:rsidRPr="00EE3AD0">
              <w:rPr>
                <w:lang w:val="en-US"/>
              </w:rPr>
              <w:t>CT 8.3 - Data Loss Incidents - Số vụ mất dữ liệu (Thẻ số)</w:t>
            </w:r>
          </w:p>
          <w:p w:rsidRPr="00EE3AD0" w:rsidR="00EE3AD0" w:rsidRDefault="00EE3AD0" w14:paraId="1552EAB7" w14:textId="77777777">
            <w:pPr>
              <w:numPr>
                <w:ilvl w:val="0"/>
                <w:numId w:val="878"/>
              </w:numPr>
              <w:rPr>
                <w:lang w:val="en-US"/>
              </w:rPr>
            </w:pPr>
            <w:r w:rsidRPr="00EE3AD0">
              <w:rPr>
                <w:lang w:val="en-US"/>
              </w:rPr>
              <w:t>CT 8.4 - Monthly Privacy Violations and Data Loss Incidents - Số vi phạm quyền riêng tư và mất dữ liệu theo tháng (Biểu đồ đường)</w:t>
            </w:r>
          </w:p>
          <w:p w:rsidRPr="00EE3AD0" w:rsidR="00EE3AD0" w:rsidRDefault="00EE3AD0" w14:paraId="29033716" w14:textId="77777777">
            <w:pPr>
              <w:numPr>
                <w:ilvl w:val="0"/>
                <w:numId w:val="878"/>
              </w:numPr>
              <w:rPr>
                <w:lang w:val="en-US"/>
              </w:rPr>
            </w:pPr>
            <w:r w:rsidRPr="00EE3AD0">
              <w:rPr>
                <w:lang w:val="en-US"/>
              </w:rPr>
              <w:t>CT 8.5 - Privacy Violations and Data Loss Composition - Cơ cấu vi phạm quyền riêng tư và mất dữ liệu (Biểu đồ tròn)</w:t>
            </w:r>
          </w:p>
        </w:tc>
      </w:tr>
    </w:tbl>
    <w:p w:rsidRPr="00EE3AD0" w:rsidR="00EE3AD0" w:rsidP="00EE3AD0" w:rsidRDefault="00EE3AD0" w14:paraId="7F1E3C9D" w14:textId="77777777">
      <w:pPr>
        <w:rPr>
          <w:lang w:val="en-US"/>
        </w:rPr>
      </w:pPr>
      <w:r w:rsidRPr="00EE3AD0">
        <w:rPr>
          <w:lang w:val="en-US"/>
        </w:rPr>
        <w:br/>
      </w:r>
    </w:p>
    <w:p w:rsidRPr="00B020D5" w:rsidR="00EE3AD0" w:rsidP="78B6F757" w:rsidRDefault="13E9080D" w14:paraId="46E72E7F" w14:textId="68CC1E38">
      <w:pPr>
        <w:pStyle w:val="Heading3"/>
        <w:rPr>
          <w:lang w:val="en-US"/>
        </w:rPr>
      </w:pPr>
      <w:bookmarkStart w:name="_Toc242783340" w:id="83"/>
      <w:r w:rsidRPr="00B020D5">
        <w:rPr>
          <w:lang w:val="en-US"/>
        </w:rPr>
        <w:t>2.4.2. Nội dung chỉ tiêu con</w:t>
      </w:r>
      <w:bookmarkEnd w:id="83"/>
    </w:p>
    <w:p w:rsidR="5F1C3C0A" w:rsidP="78B6F757" w:rsidRDefault="5F1C3C0A" w14:paraId="74C76C94" w14:textId="27054164">
      <w:pPr>
        <w:pStyle w:val="Heading4"/>
        <w:spacing w:before="60" w:after="60"/>
      </w:pPr>
      <w:bookmarkStart w:name="_Toc242783341" w:id="84"/>
      <w:r w:rsidRPr="00B020D5">
        <w:rPr>
          <w:color w:val="000000" w:themeColor="text1"/>
          <w:lang w:val="en-US"/>
        </w:rPr>
        <w:t>2.4.2.1. Chỉ tiêu Airline B-1 - Customer satisfaction (NPS Net Promotor Score) - Sự hài lòng của khách hàng (NPS Net Promotor Score)</w:t>
      </w:r>
      <w:bookmarkEnd w:id="84"/>
    </w:p>
    <w:p w:rsidR="00695A4C" w:rsidRDefault="07F6679C" w14:paraId="7B652134" w14:textId="77777777">
      <w:r w:rsidRPr="78B6F757">
        <w:rPr>
          <w:lang w:val="en-US"/>
        </w:rPr>
        <w:t>Báo cáo trên hệ thống: Airline B-1 - Sự hài lòng của khách hàng (NPS Net Promotor Score) (bản tiếng Anh: Airline B-1 - Customer satisfaction (NPS Net Promotor Score)). Bộ lọc: Năm, Quý, Tháng. Số chỉ tiêu con: 8.</w:t>
      </w:r>
    </w:p>
    <w:tbl>
      <w:tblPr>
        <w:tblW w:w="0" w:type="auto"/>
        <w:tblCellMar>
          <w:top w:w="15" w:type="dxa"/>
          <w:left w:w="15" w:type="dxa"/>
          <w:bottom w:w="15" w:type="dxa"/>
          <w:right w:w="15" w:type="dxa"/>
        </w:tblCellMar>
        <w:tblLook w:val="04A0" w:firstRow="1" w:lastRow="0" w:firstColumn="1" w:lastColumn="0" w:noHBand="0" w:noVBand="1"/>
      </w:tblPr>
      <w:tblGrid>
        <w:gridCol w:w="924"/>
        <w:gridCol w:w="8423"/>
      </w:tblGrid>
      <w:tr w:rsidRPr="00EE3AD0" w:rsidR="00EE3AD0" w:rsidTr="6BD8C2C6" w14:paraId="70F51C91"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A6152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97B484"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69FB25A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5E71B" w14:textId="77777777">
            <w:pPr>
              <w:rPr>
                <w:lang w:val="en-US"/>
              </w:rPr>
            </w:pPr>
            <w:r w:rsidRPr="00EE3AD0">
              <w:rPr>
                <w:b/>
                <w:bCs/>
                <w:lang w:val="en-US"/>
              </w:rPr>
              <w:t>CT 3.14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88FB72C" w14:textId="77777777">
            <w:pPr>
              <w:rPr>
                <w:lang w:val="en-US"/>
              </w:rPr>
            </w:pPr>
            <w:r w:rsidRPr="00EE3AD0">
              <w:rPr>
                <w:b/>
                <w:bCs/>
                <w:lang w:val="en-US"/>
              </w:rPr>
              <w:t xml:space="preserve">1. Tên chỉ tiêu: </w:t>
            </w:r>
            <w:r w:rsidRPr="00EE3AD0">
              <w:rPr>
                <w:lang w:val="en-US"/>
              </w:rPr>
              <w:t>NPS (ALL) – NPS (ALL)</w:t>
            </w:r>
          </w:p>
          <w:p w:rsidRPr="00EE3AD0" w:rsidR="00EE3AD0" w:rsidP="00EE3AD0" w:rsidRDefault="00EE3AD0" w14:paraId="2C72EDF3" w14:textId="77777777">
            <w:pPr>
              <w:rPr>
                <w:lang w:val="en-US"/>
              </w:rPr>
            </w:pPr>
            <w:r w:rsidRPr="00EE3AD0">
              <w:rPr>
                <w:b/>
                <w:bCs/>
                <w:lang w:val="en-US"/>
              </w:rPr>
              <w:t>2. Định nghĩa/Diễn giải/Ý nghĩa/Mục đích đo lường:</w:t>
            </w:r>
          </w:p>
          <w:p w:rsidRPr="00EE3AD0" w:rsidR="00EE3AD0" w:rsidP="00EE3AD0" w:rsidRDefault="00EE3AD0" w14:paraId="501F4A62" w14:textId="77777777">
            <w:pPr>
              <w:rPr>
                <w:lang w:val="en-US"/>
              </w:rPr>
            </w:pPr>
            <w:r w:rsidRPr="00EE3AD0">
              <w:rPr>
                <w:b/>
                <w:bCs/>
                <w:i/>
                <w:iCs/>
                <w:lang w:val="en-US"/>
              </w:rPr>
              <w:t>2.1. Định nghĩa/Diễn giải:</w:t>
            </w:r>
          </w:p>
          <w:p w:rsidRPr="00EE3AD0" w:rsidR="00EE3AD0" w:rsidRDefault="00EE3AD0" w14:paraId="5B7579E7" w14:textId="77777777">
            <w:pPr>
              <w:numPr>
                <w:ilvl w:val="0"/>
                <w:numId w:val="879"/>
              </w:numPr>
              <w:rPr>
                <w:lang w:val="en-US"/>
              </w:rPr>
            </w:pPr>
            <w:r w:rsidRPr="00EE3AD0">
              <w:rPr>
                <w:lang w:val="en-US"/>
              </w:rPr>
              <w:t>Là điểm Net Promoter Score (NPS) trung bình của toàn bộ khách hàng tham gia khảo sát đối với tất cả các chuyến bay trong kỳ báo cáo. Chỉ tiêu phản ánh mức độ hài lòng và khả năng khách hàng sẵn sàng giới thiệu dịch vụ cho người khác.</w:t>
            </w:r>
          </w:p>
          <w:p w:rsidRPr="00EE3AD0" w:rsidR="00EE3AD0" w:rsidRDefault="00EE3AD0" w14:paraId="44D266C3" w14:textId="77777777">
            <w:pPr>
              <w:numPr>
                <w:ilvl w:val="0"/>
                <w:numId w:val="879"/>
              </w:numPr>
              <w:rPr>
                <w:lang w:val="en-US"/>
              </w:rPr>
            </w:pPr>
            <w:r w:rsidRPr="00EE3AD0">
              <w:rPr>
                <w:lang w:val="en-US"/>
              </w:rPr>
              <w:t>Phân loại nhóm khách hàng:</w:t>
            </w:r>
          </w:p>
          <w:p w:rsidRPr="00EE3AD0" w:rsidR="00EE3AD0" w:rsidRDefault="00EE3AD0" w14:paraId="56BD2A7E" w14:textId="77777777">
            <w:pPr>
              <w:numPr>
                <w:ilvl w:val="1"/>
                <w:numId w:val="879"/>
              </w:numPr>
              <w:rPr>
                <w:lang w:val="en-US"/>
              </w:rPr>
            </w:pPr>
            <w:r w:rsidRPr="00EE3AD0">
              <w:rPr>
                <w:lang w:val="en-US"/>
              </w:rPr>
              <w:t>Detractors: Khách hàng đánh giá từ 0–6 điểm;</w:t>
            </w:r>
          </w:p>
          <w:p w:rsidRPr="00EE3AD0" w:rsidR="00EE3AD0" w:rsidRDefault="00EE3AD0" w14:paraId="321413F1" w14:textId="77777777">
            <w:pPr>
              <w:numPr>
                <w:ilvl w:val="1"/>
                <w:numId w:val="879"/>
              </w:numPr>
              <w:rPr>
                <w:lang w:val="en-US"/>
              </w:rPr>
            </w:pPr>
            <w:r w:rsidRPr="00EE3AD0">
              <w:rPr>
                <w:lang w:val="en-US"/>
              </w:rPr>
              <w:t>Passives: Khách hàng đánh giá từ 7–8 điểm;</w:t>
            </w:r>
          </w:p>
          <w:p w:rsidRPr="00EE3AD0" w:rsidR="00EE3AD0" w:rsidRDefault="00EE3AD0" w14:paraId="474DDB2B" w14:textId="77777777">
            <w:pPr>
              <w:numPr>
                <w:ilvl w:val="1"/>
                <w:numId w:val="879"/>
              </w:numPr>
              <w:rPr>
                <w:lang w:val="en-US"/>
              </w:rPr>
            </w:pPr>
            <w:r w:rsidRPr="00EE3AD0">
              <w:rPr>
                <w:lang w:val="en-US"/>
              </w:rPr>
              <w:t>Promoters: Khách hàng đánh giá từ 9–10 điểm.</w:t>
            </w:r>
          </w:p>
          <w:p w:rsidRPr="00EE3AD0" w:rsidR="00EE3AD0" w:rsidP="00EE3AD0" w:rsidRDefault="00EE3AD0" w14:paraId="10DDD990" w14:textId="77777777">
            <w:pPr>
              <w:rPr>
                <w:lang w:val="en-US"/>
              </w:rPr>
            </w:pPr>
            <w:r w:rsidRPr="00EE3AD0">
              <w:rPr>
                <w:b/>
                <w:bCs/>
                <w:i/>
                <w:iCs/>
                <w:lang w:val="en-US"/>
              </w:rPr>
              <w:t>2.2. Ý nghĩa/Mục đích đo lường:</w:t>
            </w:r>
          </w:p>
          <w:p w:rsidRPr="00EE3AD0" w:rsidR="00EE3AD0" w:rsidRDefault="00EE3AD0" w14:paraId="29F03418" w14:textId="77777777">
            <w:pPr>
              <w:numPr>
                <w:ilvl w:val="0"/>
                <w:numId w:val="880"/>
              </w:numPr>
              <w:rPr>
                <w:lang w:val="en-US"/>
              </w:rPr>
            </w:pPr>
            <w:r w:rsidRPr="00EE3AD0">
              <w:rPr>
                <w:lang w:val="en-US"/>
              </w:rPr>
              <w:t>Phục vụ đánh giá mức độ hài lòng, trải nghiệm khách hàng và chất lượng dịch vụ tổng thể của hãng hàng không.</w:t>
            </w:r>
          </w:p>
          <w:p w:rsidRPr="00EE3AD0" w:rsidR="00EE3AD0" w:rsidP="00EE3AD0" w:rsidRDefault="00EE3AD0" w14:paraId="7F0B3AD5" w14:textId="77777777">
            <w:pPr>
              <w:rPr>
                <w:lang w:val="en-US"/>
              </w:rPr>
            </w:pPr>
            <w:r w:rsidRPr="00EE3AD0">
              <w:rPr>
                <w:b/>
                <w:bCs/>
                <w:lang w:val="en-US"/>
              </w:rPr>
              <w:t>3. Công thức tính: </w:t>
            </w:r>
          </w:p>
          <w:p w:rsidRPr="00EE3AD0" w:rsidR="00EE3AD0" w:rsidRDefault="00EE3AD0" w14:paraId="6CDCED78" w14:textId="77777777">
            <w:pPr>
              <w:numPr>
                <w:ilvl w:val="0"/>
                <w:numId w:val="881"/>
              </w:numPr>
              <w:rPr>
                <w:lang w:val="en-US"/>
              </w:rPr>
            </w:pPr>
            <w:r w:rsidRPr="00EE3AD0">
              <w:rPr>
                <w:lang w:val="en-US"/>
              </w:rPr>
              <w:t>NPS = % Promoters − % Detractors.</w:t>
            </w:r>
          </w:p>
          <w:p w:rsidRPr="00EE3AD0" w:rsidR="00EE3AD0" w:rsidRDefault="00EE3AD0" w14:paraId="728F0A9A" w14:textId="77777777">
            <w:pPr>
              <w:numPr>
                <w:ilvl w:val="0"/>
                <w:numId w:val="881"/>
              </w:numPr>
              <w:rPr>
                <w:lang w:val="en-US"/>
              </w:rPr>
            </w:pPr>
            <w:r w:rsidRPr="00EE3AD0">
              <w:rPr>
                <w:lang w:val="en-US"/>
              </w:rPr>
              <w:t>% Promoters = Số khách hàng Promoters / Tổng số khách hàng tham gia khảo sát.</w:t>
            </w:r>
          </w:p>
          <w:p w:rsidRPr="00EE3AD0" w:rsidR="00EE3AD0" w:rsidRDefault="00EE3AD0" w14:paraId="7496B971" w14:textId="77777777">
            <w:pPr>
              <w:numPr>
                <w:ilvl w:val="0"/>
                <w:numId w:val="881"/>
              </w:numPr>
              <w:rPr>
                <w:lang w:val="en-US"/>
              </w:rPr>
            </w:pPr>
            <w:r w:rsidRPr="00EE3AD0">
              <w:rPr>
                <w:lang w:val="en-US"/>
              </w:rPr>
              <w:t>% Detractors = Số khách hàng Detractors / Tổng số khách hàng tham gia khảo sát.</w:t>
            </w:r>
          </w:p>
          <w:p w:rsidRPr="00EE3AD0" w:rsidR="00EE3AD0" w:rsidP="00EE3AD0" w:rsidRDefault="00EE3AD0" w14:paraId="55551BDC" w14:textId="77777777">
            <w:pPr>
              <w:rPr>
                <w:lang w:val="en-US"/>
              </w:rPr>
            </w:pPr>
            <w:r w:rsidRPr="00EE3AD0">
              <w:rPr>
                <w:b/>
                <w:bCs/>
                <w:lang w:val="en-US"/>
              </w:rPr>
              <w:t>4. Chiều tổng hợp dữ liệu: </w:t>
            </w:r>
          </w:p>
          <w:p w:rsidRPr="00EE3AD0" w:rsidR="00EE3AD0" w:rsidRDefault="00EE3AD0" w14:paraId="3D1AB1D8" w14:textId="77777777">
            <w:pPr>
              <w:numPr>
                <w:ilvl w:val="0"/>
                <w:numId w:val="882"/>
              </w:numPr>
              <w:rPr>
                <w:lang w:val="en-US"/>
              </w:rPr>
            </w:pPr>
            <w:r w:rsidRPr="00EE3AD0">
              <w:rPr>
                <w:lang w:val="en-US"/>
              </w:rPr>
              <w:t>Theo thời gian: Năm.</w:t>
            </w:r>
          </w:p>
          <w:p w:rsidRPr="00EE3AD0" w:rsidR="00EE3AD0" w:rsidP="00EE3AD0" w:rsidRDefault="00EE3AD0" w14:paraId="44258D07"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FA00C0C"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CA67A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DFD307" w14:textId="77777777">
            <w:pPr>
              <w:rPr>
                <w:lang w:val="en-US"/>
              </w:rPr>
            </w:pPr>
            <w:r w:rsidRPr="00EE3AD0">
              <w:rPr>
                <w:b/>
                <w:bCs/>
                <w:lang w:val="en-US"/>
              </w:rPr>
              <w:t>CT 3.15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3FAF9433" w14:textId="77777777">
            <w:pPr>
              <w:rPr>
                <w:lang w:val="sv-SE"/>
              </w:rPr>
            </w:pPr>
            <w:r w:rsidRPr="000E3721">
              <w:rPr>
                <w:b/>
                <w:bCs/>
                <w:lang w:val="sv-SE"/>
              </w:rPr>
              <w:t xml:space="preserve">1. Tên chỉ tiêu: </w:t>
            </w:r>
            <w:r w:rsidRPr="000E3721">
              <w:rPr>
                <w:lang w:val="sv-SE"/>
              </w:rPr>
              <w:t>NPS (DOM) – NPS (DOM)</w:t>
            </w:r>
          </w:p>
          <w:p w:rsidRPr="000E3721" w:rsidR="00EE3AD0" w:rsidP="00EE3AD0" w:rsidRDefault="00EE3AD0" w14:paraId="4DD54E81" w14:textId="77777777">
            <w:pPr>
              <w:rPr>
                <w:lang w:val="sv-SE"/>
              </w:rPr>
            </w:pPr>
            <w:r w:rsidRPr="000E3721">
              <w:rPr>
                <w:b/>
                <w:bCs/>
                <w:lang w:val="sv-SE"/>
              </w:rPr>
              <w:t>2. Định nghĩa/Diễn giải/Ý nghĩa/Mục đích đo lường:</w:t>
            </w:r>
          </w:p>
          <w:p w:rsidRPr="00EE3AD0" w:rsidR="00EE3AD0" w:rsidP="00EE3AD0" w:rsidRDefault="00EE3AD0" w14:paraId="0B318CDF" w14:textId="77777777">
            <w:pPr>
              <w:rPr>
                <w:lang w:val="en-US"/>
              </w:rPr>
            </w:pPr>
            <w:r w:rsidRPr="00EE3AD0">
              <w:rPr>
                <w:b/>
                <w:bCs/>
                <w:i/>
                <w:iCs/>
                <w:lang w:val="en-US"/>
              </w:rPr>
              <w:t>2.1. Định nghĩa/Diễn giải:</w:t>
            </w:r>
          </w:p>
          <w:p w:rsidRPr="00EE3AD0" w:rsidR="00EE3AD0" w:rsidRDefault="00EE3AD0" w14:paraId="06F610F8" w14:textId="77777777">
            <w:pPr>
              <w:numPr>
                <w:ilvl w:val="0"/>
                <w:numId w:val="883"/>
              </w:numPr>
              <w:rPr>
                <w:lang w:val="en-US"/>
              </w:rPr>
            </w:pPr>
            <w:r w:rsidRPr="00EE3AD0">
              <w:rPr>
                <w:lang w:val="en-US"/>
              </w:rPr>
              <w:t>Là điểm Net Promoter Score (NPS) trung bình đối với các chuyến bay nội địa (Domestic) trong kỳ báo cáo, phản ánh mức độ hài lòng và khả năng khách hàng sẵn sàng giới thiệu dịch vụ trên mạng bay nội địa.</w:t>
            </w:r>
          </w:p>
          <w:p w:rsidRPr="00EE3AD0" w:rsidR="00EE3AD0" w:rsidP="00EE3AD0" w:rsidRDefault="00EE3AD0" w14:paraId="28F5B849" w14:textId="77777777">
            <w:pPr>
              <w:rPr>
                <w:lang w:val="en-US"/>
              </w:rPr>
            </w:pPr>
            <w:r w:rsidRPr="00EE3AD0">
              <w:rPr>
                <w:b/>
                <w:bCs/>
                <w:i/>
                <w:iCs/>
                <w:lang w:val="en-US"/>
              </w:rPr>
              <w:t>2.2. Ý nghĩa/Mục đích đo lường:</w:t>
            </w:r>
          </w:p>
          <w:p w:rsidRPr="00EE3AD0" w:rsidR="00EE3AD0" w:rsidRDefault="00EE3AD0" w14:paraId="75AB9937" w14:textId="77777777">
            <w:pPr>
              <w:numPr>
                <w:ilvl w:val="0"/>
                <w:numId w:val="884"/>
              </w:numPr>
              <w:rPr>
                <w:lang w:val="en-US"/>
              </w:rPr>
            </w:pPr>
            <w:r w:rsidRPr="00EE3AD0">
              <w:rPr>
                <w:lang w:val="en-US"/>
              </w:rPr>
              <w:t>Phục vụ đánh giá chất lượng dịch vụ và trải nghiệm khách hàng đối với hoạt động khai thác chuyến bay nội địa.</w:t>
            </w:r>
          </w:p>
          <w:p w:rsidRPr="00EE3AD0" w:rsidR="00EE3AD0" w:rsidP="00EE3AD0" w:rsidRDefault="00EE3AD0" w14:paraId="5321C4D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18A7C72" w14:textId="77777777">
            <w:pPr>
              <w:rPr>
                <w:lang w:val="en-US"/>
              </w:rPr>
            </w:pPr>
            <w:r w:rsidRPr="00EE3AD0">
              <w:rPr>
                <w:b/>
                <w:bCs/>
                <w:lang w:val="en-US"/>
              </w:rPr>
              <w:t>4. Chiều tổng hợp dữ liệu:</w:t>
            </w:r>
          </w:p>
          <w:p w:rsidRPr="00EE3AD0" w:rsidR="00EE3AD0" w:rsidRDefault="00EE3AD0" w14:paraId="48D50EA9" w14:textId="77777777">
            <w:pPr>
              <w:numPr>
                <w:ilvl w:val="0"/>
                <w:numId w:val="885"/>
              </w:numPr>
              <w:rPr>
                <w:lang w:val="en-US"/>
              </w:rPr>
            </w:pPr>
            <w:r w:rsidRPr="00EE3AD0">
              <w:rPr>
                <w:lang w:val="en-US"/>
              </w:rPr>
              <w:t>Theo thời gian: Năm.</w:t>
            </w:r>
          </w:p>
          <w:p w:rsidRPr="00EE3AD0" w:rsidR="00EE3AD0" w:rsidRDefault="00EE3AD0" w14:paraId="30A03CCA" w14:textId="77777777">
            <w:pPr>
              <w:numPr>
                <w:ilvl w:val="0"/>
                <w:numId w:val="885"/>
              </w:numPr>
              <w:rPr>
                <w:lang w:val="en-US"/>
              </w:rPr>
            </w:pPr>
            <w:r w:rsidRPr="00EE3AD0">
              <w:rPr>
                <w:lang w:val="en-US"/>
              </w:rPr>
              <w:t>Theo phạm vi: Domestic.</w:t>
            </w:r>
          </w:p>
          <w:p w:rsidRPr="00EE3AD0" w:rsidR="00EE3AD0" w:rsidP="00EE3AD0" w:rsidRDefault="00EE3AD0" w14:paraId="0E48F19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1F69106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B4A18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AFFCF3" w14:textId="77777777">
            <w:pPr>
              <w:rPr>
                <w:lang w:val="en-US"/>
              </w:rPr>
            </w:pPr>
            <w:r w:rsidRPr="00EE3AD0">
              <w:rPr>
                <w:b/>
                <w:bCs/>
                <w:lang w:val="en-US"/>
              </w:rPr>
              <w:t>CT 3.16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87C999" w14:textId="77777777">
            <w:pPr>
              <w:rPr>
                <w:lang w:val="en-US"/>
              </w:rPr>
            </w:pPr>
            <w:r w:rsidRPr="00EE3AD0">
              <w:rPr>
                <w:b/>
                <w:bCs/>
                <w:lang w:val="en-US"/>
              </w:rPr>
              <w:t xml:space="preserve">1. Tên chỉ tiêu: </w:t>
            </w:r>
            <w:r w:rsidRPr="00EE3AD0">
              <w:rPr>
                <w:lang w:val="en-US"/>
              </w:rPr>
              <w:t>NPS (INT) – NPS (INT)</w:t>
            </w:r>
          </w:p>
          <w:p w:rsidRPr="00EE3AD0" w:rsidR="00EE3AD0" w:rsidP="00EE3AD0" w:rsidRDefault="00EE3AD0" w14:paraId="074DCBD3" w14:textId="77777777">
            <w:pPr>
              <w:rPr>
                <w:lang w:val="en-US"/>
              </w:rPr>
            </w:pPr>
            <w:r w:rsidRPr="00EE3AD0">
              <w:rPr>
                <w:b/>
                <w:bCs/>
                <w:lang w:val="en-US"/>
              </w:rPr>
              <w:t>2. Định nghĩa/Diễn giải/Ý nghĩa/Mục đích đo lường:</w:t>
            </w:r>
          </w:p>
          <w:p w:rsidRPr="00EE3AD0" w:rsidR="00EE3AD0" w:rsidP="00EE3AD0" w:rsidRDefault="00EE3AD0" w14:paraId="4E911DF1" w14:textId="77777777">
            <w:pPr>
              <w:rPr>
                <w:lang w:val="en-US"/>
              </w:rPr>
            </w:pPr>
            <w:r w:rsidRPr="00EE3AD0">
              <w:rPr>
                <w:b/>
                <w:bCs/>
                <w:i/>
                <w:iCs/>
                <w:lang w:val="en-US"/>
              </w:rPr>
              <w:t>2.1. Định nghĩa/Diễn giải:</w:t>
            </w:r>
          </w:p>
          <w:p w:rsidRPr="00EE3AD0" w:rsidR="00EE3AD0" w:rsidRDefault="00EE3AD0" w14:paraId="30367A8C" w14:textId="77777777">
            <w:pPr>
              <w:numPr>
                <w:ilvl w:val="0"/>
                <w:numId w:val="886"/>
              </w:numPr>
              <w:rPr>
                <w:lang w:val="en-US"/>
              </w:rPr>
            </w:pPr>
            <w:r w:rsidRPr="00EE3AD0">
              <w:rPr>
                <w:lang w:val="en-US"/>
              </w:rPr>
              <w:t>Là điểm Net Promoter Score (NPS) trung bình đối với các chuyến bay quốc tế (International) trong kỳ báo cáo, phản ánh mức độ hài lòng và khả năng khách hàng sẵn sàng giới thiệu dịch vụ trên mạng bay quốc tế.</w:t>
            </w:r>
          </w:p>
          <w:p w:rsidRPr="00EE3AD0" w:rsidR="00EE3AD0" w:rsidP="00EE3AD0" w:rsidRDefault="00EE3AD0" w14:paraId="35081817" w14:textId="77777777">
            <w:pPr>
              <w:rPr>
                <w:lang w:val="en-US"/>
              </w:rPr>
            </w:pPr>
            <w:r w:rsidRPr="00EE3AD0">
              <w:rPr>
                <w:b/>
                <w:bCs/>
                <w:i/>
                <w:iCs/>
                <w:lang w:val="en-US"/>
              </w:rPr>
              <w:t>2.2. Ý nghĩa/Mục đích đo lường:</w:t>
            </w:r>
          </w:p>
          <w:p w:rsidRPr="00EE3AD0" w:rsidR="00EE3AD0" w:rsidRDefault="00EE3AD0" w14:paraId="1290EBEC" w14:textId="77777777">
            <w:pPr>
              <w:numPr>
                <w:ilvl w:val="0"/>
                <w:numId w:val="887"/>
              </w:numPr>
              <w:rPr>
                <w:lang w:val="en-US"/>
              </w:rPr>
            </w:pPr>
            <w:r w:rsidRPr="00EE3AD0">
              <w:rPr>
                <w:lang w:val="en-US"/>
              </w:rPr>
              <w:t>Phục vụ đánh giá chất lượng dịch vụ và trải nghiệm khách hàng đối với hoạt động khai thác chuyến bay quốc tế.</w:t>
            </w:r>
          </w:p>
          <w:p w:rsidRPr="00EE3AD0" w:rsidR="00EE3AD0" w:rsidP="00EE3AD0" w:rsidRDefault="00EE3AD0" w14:paraId="5CB76D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3F9BD90" w14:textId="77777777">
            <w:pPr>
              <w:rPr>
                <w:lang w:val="en-US"/>
              </w:rPr>
            </w:pPr>
            <w:r w:rsidRPr="00EE3AD0">
              <w:rPr>
                <w:b/>
                <w:bCs/>
                <w:lang w:val="en-US"/>
              </w:rPr>
              <w:t>4. Chiều tổng hợp dữ liệu:</w:t>
            </w:r>
          </w:p>
          <w:p w:rsidRPr="00EE3AD0" w:rsidR="00EE3AD0" w:rsidRDefault="00EE3AD0" w14:paraId="1EE9DEE2" w14:textId="77777777">
            <w:pPr>
              <w:numPr>
                <w:ilvl w:val="0"/>
                <w:numId w:val="888"/>
              </w:numPr>
              <w:rPr>
                <w:lang w:val="en-US"/>
              </w:rPr>
            </w:pPr>
            <w:r w:rsidRPr="00EE3AD0">
              <w:rPr>
                <w:lang w:val="en-US"/>
              </w:rPr>
              <w:t>Theo thời gian: Năm.</w:t>
            </w:r>
          </w:p>
          <w:p w:rsidRPr="00EE3AD0" w:rsidR="00EE3AD0" w:rsidRDefault="00EE3AD0" w14:paraId="0D1845F8" w14:textId="77777777">
            <w:pPr>
              <w:numPr>
                <w:ilvl w:val="0"/>
                <w:numId w:val="888"/>
              </w:numPr>
              <w:rPr>
                <w:lang w:val="en-US"/>
              </w:rPr>
            </w:pPr>
            <w:r w:rsidRPr="00EE3AD0">
              <w:rPr>
                <w:lang w:val="en-US"/>
              </w:rPr>
              <w:t>Theo phạm vi: International.</w:t>
            </w:r>
          </w:p>
          <w:p w:rsidRPr="00EE3AD0" w:rsidR="00EE3AD0" w:rsidP="00EE3AD0" w:rsidRDefault="00EE3AD0" w14:paraId="7740E19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0F1BDF1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934B8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9AA13F" w14:textId="77777777">
            <w:pPr>
              <w:rPr>
                <w:lang w:val="en-US"/>
              </w:rPr>
            </w:pPr>
            <w:r w:rsidRPr="00EE3AD0">
              <w:rPr>
                <w:b/>
                <w:bCs/>
                <w:lang w:val="en-US"/>
              </w:rPr>
              <w:t>CT 3.17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B28B0F2" w14:textId="77777777">
            <w:pPr>
              <w:rPr>
                <w:lang w:val="en-US"/>
              </w:rPr>
            </w:pPr>
            <w:r w:rsidRPr="00EE3AD0">
              <w:rPr>
                <w:b/>
                <w:bCs/>
                <w:lang w:val="en-US"/>
              </w:rPr>
              <w:t xml:space="preserve">1. Tên chỉ tiêu: </w:t>
            </w:r>
            <w:r w:rsidRPr="00EE3AD0">
              <w:rPr>
                <w:lang w:val="en-US"/>
              </w:rPr>
              <w:t>Survey Responses – Số phản hồi khảo sát</w:t>
            </w:r>
          </w:p>
          <w:p w:rsidRPr="00EE3AD0" w:rsidR="00EE3AD0" w:rsidP="00EE3AD0" w:rsidRDefault="00EE3AD0" w14:paraId="4319238F" w14:textId="77777777">
            <w:pPr>
              <w:rPr>
                <w:lang w:val="en-US"/>
              </w:rPr>
            </w:pPr>
            <w:r w:rsidRPr="00EE3AD0">
              <w:rPr>
                <w:b/>
                <w:bCs/>
                <w:lang w:val="en-US"/>
              </w:rPr>
              <w:t>2. Định nghĩa/Diễn giải/Ý nghĩa/Mục đích đo lường:</w:t>
            </w:r>
          </w:p>
          <w:p w:rsidRPr="00EE3AD0" w:rsidR="00EE3AD0" w:rsidP="00EE3AD0" w:rsidRDefault="00EE3AD0" w14:paraId="3675F127" w14:textId="77777777">
            <w:pPr>
              <w:rPr>
                <w:lang w:val="en-US"/>
              </w:rPr>
            </w:pPr>
            <w:r w:rsidRPr="00EE3AD0">
              <w:rPr>
                <w:b/>
                <w:bCs/>
                <w:i/>
                <w:iCs/>
                <w:lang w:val="en-US"/>
              </w:rPr>
              <w:t>2.1. Định nghĩa/Diễn giải:</w:t>
            </w:r>
          </w:p>
          <w:p w:rsidRPr="00EE3AD0" w:rsidR="00EE3AD0" w:rsidRDefault="00EE3AD0" w14:paraId="65B13497" w14:textId="77777777">
            <w:pPr>
              <w:numPr>
                <w:ilvl w:val="0"/>
                <w:numId w:val="889"/>
              </w:numPr>
              <w:rPr>
                <w:lang w:val="en-US"/>
              </w:rPr>
            </w:pPr>
            <w:r w:rsidRPr="00EE3AD0">
              <w:rPr>
                <w:lang w:val="en-US"/>
              </w:rPr>
              <w:t>Là tổng số phản hồi khảo sát hợp lệ được ghi nhận từ khách hàng trong kỳ báo cáo, phục vụ tính toán các chỉ số NPS và đánh giá trải nghiệm khách hàng.</w:t>
            </w:r>
          </w:p>
          <w:p w:rsidRPr="00EE3AD0" w:rsidR="00EE3AD0" w:rsidP="00EE3AD0" w:rsidRDefault="00EE3AD0" w14:paraId="5A3B7360" w14:textId="77777777">
            <w:pPr>
              <w:rPr>
                <w:lang w:val="en-US"/>
              </w:rPr>
            </w:pPr>
            <w:r w:rsidRPr="00EE3AD0">
              <w:rPr>
                <w:b/>
                <w:bCs/>
                <w:i/>
                <w:iCs/>
                <w:lang w:val="en-US"/>
              </w:rPr>
              <w:t>2.2. Ý nghĩa/Mục đích đo lường:</w:t>
            </w:r>
          </w:p>
          <w:p w:rsidRPr="00EE3AD0" w:rsidR="00EE3AD0" w:rsidRDefault="00EE3AD0" w14:paraId="35C600A5" w14:textId="77777777">
            <w:pPr>
              <w:numPr>
                <w:ilvl w:val="0"/>
                <w:numId w:val="890"/>
              </w:numPr>
              <w:rPr>
                <w:lang w:val="en-US"/>
              </w:rPr>
            </w:pPr>
            <w:r w:rsidRPr="00EE3AD0">
              <w:rPr>
                <w:lang w:val="en-US"/>
              </w:rPr>
              <w:t>Phục vụ theo dõi mức độ tham gia khảo sát của khách hàng và đảm bảo độ tin cậy của dữ liệu đánh giá trải nghiệm dịch vụ.</w:t>
            </w:r>
          </w:p>
          <w:p w:rsidRPr="00EE3AD0" w:rsidR="00EE3AD0" w:rsidP="00EE3AD0" w:rsidRDefault="00EE3AD0" w14:paraId="08137A7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E4D9D0A" w14:textId="77777777">
            <w:pPr>
              <w:rPr>
                <w:lang w:val="en-US"/>
              </w:rPr>
            </w:pPr>
            <w:r w:rsidRPr="00EE3AD0">
              <w:rPr>
                <w:b/>
                <w:bCs/>
                <w:lang w:val="en-US"/>
              </w:rPr>
              <w:t>4. Chiều tổng hợp dữ liệu:</w:t>
            </w:r>
          </w:p>
          <w:p w:rsidRPr="00EE3AD0" w:rsidR="00EE3AD0" w:rsidRDefault="00EE3AD0" w14:paraId="328E6DDD" w14:textId="77777777">
            <w:pPr>
              <w:numPr>
                <w:ilvl w:val="0"/>
                <w:numId w:val="891"/>
              </w:numPr>
              <w:rPr>
                <w:lang w:val="en-US"/>
              </w:rPr>
            </w:pPr>
            <w:r w:rsidRPr="00EE3AD0">
              <w:rPr>
                <w:lang w:val="en-US"/>
              </w:rPr>
              <w:t>Theo thời gian: Năm.</w:t>
            </w:r>
          </w:p>
          <w:p w:rsidRPr="00EE3AD0" w:rsidR="00EE3AD0" w:rsidP="00EE3AD0" w:rsidRDefault="00EE3AD0" w14:paraId="1D197A0C"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6BF220"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E85385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D92DA" w14:textId="77777777">
            <w:pPr>
              <w:rPr>
                <w:lang w:val="en-US"/>
              </w:rPr>
            </w:pPr>
            <w:r w:rsidRPr="00EE3AD0">
              <w:rPr>
                <w:b/>
                <w:bCs/>
                <w:lang w:val="en-US"/>
              </w:rPr>
              <w:t>CT 3.18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176C0A" w14:textId="77777777">
            <w:pPr>
              <w:rPr>
                <w:lang w:val="en-US"/>
              </w:rPr>
            </w:pPr>
            <w:r w:rsidRPr="00EE3AD0">
              <w:rPr>
                <w:b/>
                <w:bCs/>
                <w:lang w:val="en-US"/>
              </w:rPr>
              <w:t xml:space="preserve">1. Tên chỉ tiêu: </w:t>
            </w:r>
            <w:r w:rsidRPr="00EE3AD0">
              <w:rPr>
                <w:lang w:val="en-US"/>
              </w:rPr>
              <w:t>Promoter Customer Rate (%) – Tỷ lệ khách hàng Promotor (%)</w:t>
            </w:r>
          </w:p>
          <w:p w:rsidRPr="00EE3AD0" w:rsidR="00EE3AD0" w:rsidP="00EE3AD0" w:rsidRDefault="00EE3AD0" w14:paraId="2B98BA57" w14:textId="77777777">
            <w:pPr>
              <w:rPr>
                <w:lang w:val="en-US"/>
              </w:rPr>
            </w:pPr>
            <w:r w:rsidRPr="00EE3AD0">
              <w:rPr>
                <w:b/>
                <w:bCs/>
                <w:lang w:val="en-US"/>
              </w:rPr>
              <w:t>2. Định nghĩa/Diễn giải/Ý nghĩa/Mục đích đo lường:</w:t>
            </w:r>
          </w:p>
          <w:p w:rsidRPr="00EE3AD0" w:rsidR="00EE3AD0" w:rsidP="00EE3AD0" w:rsidRDefault="00EE3AD0" w14:paraId="1D315501" w14:textId="77777777">
            <w:pPr>
              <w:rPr>
                <w:lang w:val="en-US"/>
              </w:rPr>
            </w:pPr>
            <w:r w:rsidRPr="00EE3AD0">
              <w:rPr>
                <w:b/>
                <w:bCs/>
                <w:i/>
                <w:iCs/>
                <w:lang w:val="en-US"/>
              </w:rPr>
              <w:t>2.1. Định nghĩa/Diễn giải:</w:t>
            </w:r>
          </w:p>
          <w:p w:rsidRPr="00EE3AD0" w:rsidR="00EE3AD0" w:rsidRDefault="00EE3AD0" w14:paraId="0896C016" w14:textId="77777777">
            <w:pPr>
              <w:numPr>
                <w:ilvl w:val="0"/>
                <w:numId w:val="892"/>
              </w:numPr>
              <w:rPr>
                <w:lang w:val="en-US"/>
              </w:rPr>
            </w:pPr>
            <w:r w:rsidRPr="00EE3AD0">
              <w:rPr>
                <w:lang w:val="en-US"/>
              </w:rPr>
              <w:t>Là tỷ lệ khách hàng thuộc nhóm Promoter trong tổng số phản hồi khảo sát, tức nhóm khách hàng có mức độ hài lòng cao và sẵn sàng giới thiệu dịch vụ cho người khác.</w:t>
            </w:r>
          </w:p>
          <w:p w:rsidRPr="00EE3AD0" w:rsidR="00EE3AD0" w:rsidRDefault="00EE3AD0" w14:paraId="1A53D2BA" w14:textId="77777777">
            <w:pPr>
              <w:numPr>
                <w:ilvl w:val="0"/>
                <w:numId w:val="892"/>
              </w:numPr>
              <w:rPr>
                <w:lang w:val="en-US"/>
              </w:rPr>
            </w:pPr>
            <w:r w:rsidRPr="00EE3AD0">
              <w:rPr>
                <w:lang w:val="en-US"/>
              </w:rPr>
              <w:t>Nhóm Promoter bao gồm các khách hàng đánh giá từ 9–10 điểm trong khảo sát NPS.</w:t>
            </w:r>
          </w:p>
          <w:p w:rsidRPr="00EE3AD0" w:rsidR="00EE3AD0" w:rsidP="00EE3AD0" w:rsidRDefault="00EE3AD0" w14:paraId="1CC7EF08" w14:textId="77777777">
            <w:pPr>
              <w:rPr>
                <w:lang w:val="en-US"/>
              </w:rPr>
            </w:pPr>
            <w:r w:rsidRPr="00EE3AD0">
              <w:rPr>
                <w:b/>
                <w:bCs/>
                <w:i/>
                <w:iCs/>
                <w:lang w:val="en-US"/>
              </w:rPr>
              <w:t>2.2. Ý nghĩa/Mục đích đo lường:</w:t>
            </w:r>
          </w:p>
          <w:p w:rsidRPr="00EE3AD0" w:rsidR="00EE3AD0" w:rsidRDefault="00EE3AD0" w14:paraId="3D29C7FE" w14:textId="77777777">
            <w:pPr>
              <w:numPr>
                <w:ilvl w:val="0"/>
                <w:numId w:val="893"/>
              </w:numPr>
              <w:rPr>
                <w:lang w:val="en-US"/>
              </w:rPr>
            </w:pPr>
            <w:r w:rsidRPr="00EE3AD0">
              <w:rPr>
                <w:lang w:val="en-US"/>
              </w:rPr>
              <w:t>Phục vụ đánh giá mức độ hài lòng, lòng trung thành và khả năng khách hàng sẵn sàng giới thiệu dịch vụ của hãng hàng không.</w:t>
            </w:r>
          </w:p>
          <w:p w:rsidRPr="00EE3AD0" w:rsidR="00EE3AD0" w:rsidP="00EE3AD0" w:rsidRDefault="00EE3AD0" w14:paraId="06EA3D0F" w14:textId="77777777">
            <w:pPr>
              <w:rPr>
                <w:lang w:val="en-US"/>
              </w:rPr>
            </w:pPr>
            <w:r w:rsidRPr="00EE3AD0">
              <w:rPr>
                <w:b/>
                <w:bCs/>
                <w:lang w:val="en-US"/>
              </w:rPr>
              <w:t>3. Công thức tính: </w:t>
            </w:r>
          </w:p>
          <w:p w:rsidRPr="00EE3AD0" w:rsidR="00EE3AD0" w:rsidRDefault="00EE3AD0" w14:paraId="63351D7F" w14:textId="77777777">
            <w:pPr>
              <w:numPr>
                <w:ilvl w:val="0"/>
                <w:numId w:val="894"/>
              </w:numPr>
              <w:rPr>
                <w:lang w:val="en-US"/>
              </w:rPr>
            </w:pPr>
            <w:r w:rsidRPr="00EE3AD0">
              <w:rPr>
                <w:lang w:val="en-US"/>
              </w:rPr>
              <w:t>Tỷ lệ khách hàng Promoter = Số khách hàng thuộc nhóm Promoter / Tổng số khách hàng tham gia khảo sát × 100%. </w:t>
            </w:r>
          </w:p>
          <w:p w:rsidRPr="00EE3AD0" w:rsidR="00EE3AD0" w:rsidP="00EE3AD0" w:rsidRDefault="00EE3AD0" w14:paraId="07B9820F" w14:textId="77777777">
            <w:pPr>
              <w:rPr>
                <w:lang w:val="en-US"/>
              </w:rPr>
            </w:pPr>
            <w:r w:rsidRPr="00EE3AD0">
              <w:rPr>
                <w:b/>
                <w:bCs/>
                <w:lang w:val="en-US"/>
              </w:rPr>
              <w:t>4. Chiều tổng hợp dữ liệu:</w:t>
            </w:r>
          </w:p>
          <w:p w:rsidRPr="00EE3AD0" w:rsidR="00EE3AD0" w:rsidRDefault="00EE3AD0" w14:paraId="72BF22A8" w14:textId="77777777">
            <w:pPr>
              <w:numPr>
                <w:ilvl w:val="0"/>
                <w:numId w:val="895"/>
              </w:numPr>
              <w:rPr>
                <w:lang w:val="en-US"/>
              </w:rPr>
            </w:pPr>
            <w:r w:rsidRPr="00EE3AD0">
              <w:rPr>
                <w:lang w:val="en-US"/>
              </w:rPr>
              <w:t>Theo thời gian: Năm.</w:t>
            </w:r>
          </w:p>
          <w:p w:rsidRPr="00EE3AD0" w:rsidR="00EE3AD0" w:rsidP="00EE3AD0" w:rsidRDefault="00EE3AD0" w14:paraId="29A1837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43E210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3010C4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E69574A" w14:textId="77777777">
            <w:pPr>
              <w:rPr>
                <w:lang w:val="en-US"/>
              </w:rPr>
            </w:pPr>
            <w:r w:rsidRPr="00EE3AD0">
              <w:rPr>
                <w:b/>
                <w:bCs/>
                <w:lang w:val="en-US"/>
              </w:rPr>
              <w:t>CT 3.19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0EE6943" w14:textId="199E48AD">
            <w:pPr>
              <w:rPr>
                <w:lang w:val="en-US"/>
              </w:rPr>
            </w:pPr>
            <w:r w:rsidRPr="6BD8C2C6">
              <w:rPr>
                <w:b/>
                <w:bCs/>
                <w:lang w:val="en-US"/>
              </w:rPr>
              <w:t xml:space="preserve">1. Tên chỉ tiêu: </w:t>
            </w:r>
            <w:r w:rsidRPr="6BD8C2C6" w:rsidR="2893339C">
              <w:rPr>
                <w:lang w:val="en-US"/>
              </w:rPr>
              <w:t>Monthly NPS and Promoter Rate – NPS (ALL) và tỷ lệ khách hàng Promoter theo tháng</w:t>
            </w:r>
          </w:p>
          <w:p w:rsidRPr="00EE3AD0" w:rsidR="00EE3AD0" w:rsidP="00EE3AD0" w:rsidRDefault="00EE3AD0" w14:paraId="4F066E68" w14:textId="77777777">
            <w:pPr>
              <w:rPr>
                <w:lang w:val="en-US"/>
              </w:rPr>
            </w:pPr>
            <w:r w:rsidRPr="00EE3AD0">
              <w:rPr>
                <w:b/>
                <w:bCs/>
                <w:lang w:val="en-US"/>
              </w:rPr>
              <w:t>2. Định nghĩa/Diễn giải/Ý nghĩa/Mục đích đo lường:</w:t>
            </w:r>
          </w:p>
          <w:p w:rsidRPr="00EE3AD0" w:rsidR="00EE3AD0" w:rsidP="00EE3AD0" w:rsidRDefault="00EE3AD0" w14:paraId="44C65BF4" w14:textId="77777777">
            <w:pPr>
              <w:rPr>
                <w:lang w:val="en-US"/>
              </w:rPr>
            </w:pPr>
            <w:r w:rsidRPr="00EE3AD0">
              <w:rPr>
                <w:b/>
                <w:bCs/>
                <w:i/>
                <w:iCs/>
                <w:lang w:val="en-US"/>
              </w:rPr>
              <w:t>2.1. Định nghĩa/Diễn giải:</w:t>
            </w:r>
          </w:p>
          <w:p w:rsidRPr="00EE3AD0" w:rsidR="00EE3AD0" w:rsidRDefault="0A4ED42B" w14:paraId="08C2871F" w14:textId="011C32B6">
            <w:pPr>
              <w:numPr>
                <w:ilvl w:val="0"/>
                <w:numId w:val="900"/>
              </w:numPr>
              <w:rPr>
                <w:lang w:val="en-US"/>
              </w:rPr>
            </w:pPr>
            <w:r w:rsidRPr="6BD8C2C6">
              <w:rPr>
                <w:lang w:val="en-US"/>
              </w:rPr>
              <w:t>Là điểm Net Promoter Score (NPS)</w:t>
            </w:r>
            <w:r w:rsidRPr="6BD8C2C6" w:rsidR="77E8931B">
              <w:rPr>
                <w:lang w:val="en-US"/>
              </w:rPr>
              <w:t xml:space="preserve"> và tỷ lệ khách hàng Promoter được tổng hợp theo từng tháng trong năm báo cáo, nhằm phản ánh mức độ hài lòng, mức độ sẵn sàng giới thiệu dịch vụ của khách hàng và xu hướng thay đổi theo thời gian.</w:t>
            </w:r>
          </w:p>
          <w:p w:rsidRPr="00EE3AD0" w:rsidR="00EE3AD0" w:rsidP="00EE3AD0" w:rsidRDefault="0A4ED42B" w14:paraId="29C65DD2" w14:textId="77777777">
            <w:pPr>
              <w:rPr>
                <w:lang w:val="en-US"/>
              </w:rPr>
            </w:pPr>
            <w:r w:rsidRPr="6BD8C2C6">
              <w:rPr>
                <w:b/>
                <w:bCs/>
                <w:i/>
                <w:iCs/>
                <w:lang w:val="en-US"/>
              </w:rPr>
              <w:t>2.2. Ý nghĩa/Mục đích đo lường:</w:t>
            </w:r>
          </w:p>
          <w:p w:rsidR="7B1AAF80" w:rsidRDefault="7B1AAF80" w14:paraId="784A60A0" w14:textId="7DCCC46C">
            <w:pPr>
              <w:numPr>
                <w:ilvl w:val="0"/>
                <w:numId w:val="901"/>
              </w:numPr>
            </w:pPr>
            <w:r w:rsidRPr="6BD8C2C6">
              <w:rPr>
                <w:lang w:val="en-US"/>
              </w:rPr>
              <w:t>Phục vụ theo dõi xu hướng biến động của điểm NPS và tỷ lệ khách hàng Promoter theo từng tháng, đánh giá hiệu quả cải thiện trải nghiệm khách hàng, đồng thời hỗ trợ xác định các giai đoạn cần ưu tiên triển khai các hoạt động nâng cao chất lượng dịch vụ.</w:t>
            </w:r>
          </w:p>
          <w:p w:rsidRPr="00EE3AD0" w:rsidR="00EE3AD0" w:rsidP="00EE3AD0" w:rsidRDefault="00EE3AD0" w14:paraId="2D83B7E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1331646" w14:textId="77777777">
            <w:pPr>
              <w:rPr>
                <w:lang w:val="en-US"/>
              </w:rPr>
            </w:pPr>
            <w:r w:rsidRPr="00EE3AD0">
              <w:rPr>
                <w:b/>
                <w:bCs/>
                <w:lang w:val="en-US"/>
              </w:rPr>
              <w:t>4. Chiều tổng hợp dữ liệu:</w:t>
            </w:r>
          </w:p>
          <w:p w:rsidRPr="00EE3AD0" w:rsidR="00EE3AD0" w:rsidRDefault="0A4ED42B" w14:paraId="0FEA50DA" w14:textId="77777777">
            <w:pPr>
              <w:numPr>
                <w:ilvl w:val="0"/>
                <w:numId w:val="902"/>
              </w:numPr>
              <w:rPr>
                <w:lang w:val="en-US"/>
              </w:rPr>
            </w:pPr>
            <w:r w:rsidRPr="6BD8C2C6">
              <w:rPr>
                <w:lang w:val="en-US"/>
              </w:rPr>
              <w:t>Theo thời gian: Năm.</w:t>
            </w:r>
          </w:p>
          <w:p w:rsidRPr="00EE3AD0" w:rsidR="00EE3AD0" w:rsidP="00EE3AD0" w:rsidRDefault="00EE3AD0" w14:paraId="63060980"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9A751F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3387C3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B7BC67" w14:textId="77777777">
            <w:pPr>
              <w:rPr>
                <w:lang w:val="en-US"/>
              </w:rPr>
            </w:pPr>
            <w:r w:rsidRPr="00EE3AD0">
              <w:rPr>
                <w:b/>
                <w:bCs/>
                <w:lang w:val="en-US"/>
              </w:rPr>
              <w:t>CT 3.34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C3A6A4" w14:textId="77777777">
            <w:pPr>
              <w:rPr>
                <w:lang w:val="en-US"/>
              </w:rPr>
            </w:pPr>
            <w:r w:rsidRPr="00EE3AD0">
              <w:rPr>
                <w:b/>
                <w:bCs/>
                <w:lang w:val="en-US"/>
              </w:rPr>
              <w:t xml:space="preserve">1. Tên chỉ tiêu: </w:t>
            </w:r>
            <w:r w:rsidRPr="00EE3AD0">
              <w:rPr>
                <w:lang w:val="en-US"/>
              </w:rPr>
              <w:t>NPS (DOM) vs. Target – NPS (DOM) theo tháng</w:t>
            </w:r>
          </w:p>
          <w:p w:rsidRPr="00EE3AD0" w:rsidR="00EE3AD0" w:rsidP="00EE3AD0" w:rsidRDefault="00EE3AD0" w14:paraId="5CDCB8B8" w14:textId="77777777">
            <w:pPr>
              <w:rPr>
                <w:lang w:val="en-US"/>
              </w:rPr>
            </w:pPr>
            <w:r w:rsidRPr="00EE3AD0">
              <w:rPr>
                <w:b/>
                <w:bCs/>
                <w:lang w:val="en-US"/>
              </w:rPr>
              <w:t>2. Định nghĩa/Diễn giải/Ý nghĩa/Mục đích đo lường:</w:t>
            </w:r>
          </w:p>
          <w:p w:rsidRPr="00EE3AD0" w:rsidR="00EE3AD0" w:rsidP="00EE3AD0" w:rsidRDefault="00EE3AD0" w14:paraId="1AA74E34" w14:textId="77777777">
            <w:pPr>
              <w:rPr>
                <w:lang w:val="en-US"/>
              </w:rPr>
            </w:pPr>
            <w:r w:rsidRPr="00EE3AD0">
              <w:rPr>
                <w:b/>
                <w:bCs/>
                <w:i/>
                <w:iCs/>
                <w:lang w:val="en-US"/>
              </w:rPr>
              <w:t>2.1. Định nghĩa/Diễn giải:</w:t>
            </w:r>
          </w:p>
          <w:p w:rsidRPr="00EE3AD0" w:rsidR="00EE3AD0" w:rsidRDefault="00EE3AD0" w14:paraId="1F6FCED3" w14:textId="77777777">
            <w:pPr>
              <w:numPr>
                <w:ilvl w:val="0"/>
                <w:numId w:val="879"/>
              </w:numPr>
              <w:rPr>
                <w:lang w:val="en-US"/>
              </w:rPr>
            </w:pPr>
            <w:r w:rsidRPr="00EE3AD0">
              <w:rPr>
                <w:lang w:val="en-US"/>
              </w:rPr>
              <w:t>Điểm NPS của nhóm chuyến bay nội địa (DOM)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1F5E3565" w14:textId="77777777">
            <w:pPr>
              <w:rPr>
                <w:lang w:val="en-US"/>
              </w:rPr>
            </w:pPr>
            <w:r w:rsidRPr="00EE3AD0">
              <w:rPr>
                <w:b/>
                <w:bCs/>
                <w:i/>
                <w:iCs/>
                <w:lang w:val="en-US"/>
              </w:rPr>
              <w:t>2.2. Ý nghĩa/Mục đích đo lường:</w:t>
            </w:r>
          </w:p>
          <w:p w:rsidRPr="00EE3AD0" w:rsidR="00EE3AD0" w:rsidRDefault="00EE3AD0" w14:paraId="7C3314C4"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4EB0A26E" w14:textId="77777777">
            <w:pPr>
              <w:rPr>
                <w:lang w:val="en-US"/>
              </w:rPr>
            </w:pPr>
            <w:r w:rsidRPr="00EE3AD0">
              <w:rPr>
                <w:b/>
                <w:bCs/>
                <w:lang w:val="en-US"/>
              </w:rPr>
              <w:t>3. Công thức tính:</w:t>
            </w:r>
          </w:p>
          <w:p w:rsidRPr="00EE3AD0" w:rsidR="00EE3AD0" w:rsidRDefault="00EE3AD0" w14:paraId="69544048" w14:textId="77777777">
            <w:pPr>
              <w:numPr>
                <w:ilvl w:val="0"/>
                <w:numId w:val="879"/>
              </w:numPr>
              <w:rPr>
                <w:lang w:val="en-US"/>
              </w:rPr>
            </w:pPr>
            <w:r w:rsidRPr="00EE3AD0">
              <w:rPr>
                <w:lang w:val="en-US"/>
              </w:rPr>
              <w:t>Không có.</w:t>
            </w:r>
          </w:p>
          <w:p w:rsidRPr="00EE3AD0" w:rsidR="00EE3AD0" w:rsidP="00EE3AD0" w:rsidRDefault="00EE3AD0" w14:paraId="603300B1" w14:textId="77777777">
            <w:pPr>
              <w:rPr>
                <w:lang w:val="en-US"/>
              </w:rPr>
            </w:pPr>
            <w:r w:rsidRPr="00EE3AD0">
              <w:rPr>
                <w:b/>
                <w:bCs/>
                <w:lang w:val="en-US"/>
              </w:rPr>
              <w:t>4. Chiều tổng hợp dữ liệu:</w:t>
            </w:r>
          </w:p>
          <w:p w:rsidRPr="00EE3AD0" w:rsidR="00EE3AD0" w:rsidRDefault="00EE3AD0" w14:paraId="1FAE6DC7" w14:textId="77777777">
            <w:pPr>
              <w:numPr>
                <w:ilvl w:val="0"/>
                <w:numId w:val="879"/>
              </w:numPr>
              <w:rPr>
                <w:lang w:val="en-US"/>
              </w:rPr>
            </w:pPr>
            <w:r w:rsidRPr="00EE3AD0">
              <w:rPr>
                <w:lang w:val="en-US"/>
              </w:rPr>
              <w:t>Theo thời gian: Tháng.</w:t>
            </w:r>
          </w:p>
          <w:p w:rsidRPr="00EE3AD0" w:rsidR="00EE3AD0" w:rsidRDefault="00EE3AD0" w14:paraId="01B63F37" w14:textId="77777777">
            <w:pPr>
              <w:numPr>
                <w:ilvl w:val="0"/>
                <w:numId w:val="879"/>
              </w:numPr>
              <w:rPr>
                <w:lang w:val="en-US"/>
              </w:rPr>
            </w:pPr>
            <w:r w:rsidRPr="00EE3AD0">
              <w:rPr>
                <w:lang w:val="en-US"/>
              </w:rPr>
              <w:t>Theo phạm vi: DOM.</w:t>
            </w:r>
          </w:p>
          <w:p w:rsidRPr="00EE3AD0" w:rsidR="00EE3AD0" w:rsidP="00EE3AD0" w:rsidRDefault="00EE3AD0" w14:paraId="47A3E53D"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59E4135"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273184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036F9A" w14:textId="77777777">
            <w:pPr>
              <w:rPr>
                <w:lang w:val="en-US"/>
              </w:rPr>
            </w:pPr>
            <w:r w:rsidRPr="00EE3AD0">
              <w:rPr>
                <w:b/>
                <w:bCs/>
                <w:lang w:val="en-US"/>
              </w:rPr>
              <w:t>CT 3.35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DD444E" w14:textId="77777777">
            <w:pPr>
              <w:rPr>
                <w:lang w:val="en-US"/>
              </w:rPr>
            </w:pPr>
            <w:r w:rsidRPr="00EE3AD0">
              <w:rPr>
                <w:b/>
                <w:bCs/>
                <w:lang w:val="en-US"/>
              </w:rPr>
              <w:t xml:space="preserve">1. Tên chỉ tiêu: </w:t>
            </w:r>
            <w:r w:rsidRPr="00EE3AD0">
              <w:rPr>
                <w:lang w:val="en-US"/>
              </w:rPr>
              <w:t>NPS (INT) vs. Target – NPS (INT) theo tháng</w:t>
            </w:r>
          </w:p>
          <w:p w:rsidRPr="00EE3AD0" w:rsidR="00EE3AD0" w:rsidP="00EE3AD0" w:rsidRDefault="00EE3AD0" w14:paraId="6A924A9C" w14:textId="77777777">
            <w:pPr>
              <w:rPr>
                <w:lang w:val="en-US"/>
              </w:rPr>
            </w:pPr>
            <w:r w:rsidRPr="00EE3AD0">
              <w:rPr>
                <w:b/>
                <w:bCs/>
                <w:lang w:val="en-US"/>
              </w:rPr>
              <w:t>2. Định nghĩa/Diễn giải/Ý nghĩa/Mục đích đo lường:</w:t>
            </w:r>
          </w:p>
          <w:p w:rsidRPr="00EE3AD0" w:rsidR="00EE3AD0" w:rsidP="00EE3AD0" w:rsidRDefault="00EE3AD0" w14:paraId="0945408E" w14:textId="77777777">
            <w:pPr>
              <w:rPr>
                <w:lang w:val="en-US"/>
              </w:rPr>
            </w:pPr>
            <w:r w:rsidRPr="00EE3AD0">
              <w:rPr>
                <w:b/>
                <w:bCs/>
                <w:i/>
                <w:iCs/>
                <w:lang w:val="en-US"/>
              </w:rPr>
              <w:t>2.1. Định nghĩa/Diễn giải:</w:t>
            </w:r>
          </w:p>
          <w:p w:rsidRPr="00EE3AD0" w:rsidR="00EE3AD0" w:rsidRDefault="00EE3AD0" w14:paraId="40CA410E" w14:textId="77777777">
            <w:pPr>
              <w:numPr>
                <w:ilvl w:val="0"/>
                <w:numId w:val="879"/>
              </w:numPr>
              <w:rPr>
                <w:lang w:val="en-US"/>
              </w:rPr>
            </w:pPr>
            <w:r w:rsidRPr="00EE3AD0">
              <w:rPr>
                <w:lang w:val="en-US"/>
              </w:rPr>
              <w:t>Điểm NPS của nhóm chuyến bay quốc tế (INT)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2A2E9C24" w14:textId="77777777">
            <w:pPr>
              <w:rPr>
                <w:lang w:val="en-US"/>
              </w:rPr>
            </w:pPr>
            <w:r w:rsidRPr="00EE3AD0">
              <w:rPr>
                <w:b/>
                <w:bCs/>
                <w:i/>
                <w:iCs/>
                <w:lang w:val="en-US"/>
              </w:rPr>
              <w:t>2.2. Ý nghĩa/Mục đích đo lường:</w:t>
            </w:r>
          </w:p>
          <w:p w:rsidRPr="00EE3AD0" w:rsidR="00EE3AD0" w:rsidRDefault="00EE3AD0" w14:paraId="5928D3B0"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0E4DF323" w14:textId="77777777">
            <w:pPr>
              <w:rPr>
                <w:lang w:val="en-US"/>
              </w:rPr>
            </w:pPr>
            <w:r w:rsidRPr="00EE3AD0">
              <w:rPr>
                <w:b/>
                <w:bCs/>
                <w:lang w:val="en-US"/>
              </w:rPr>
              <w:t>3. Công thức tính:</w:t>
            </w:r>
          </w:p>
          <w:p w:rsidRPr="00EE3AD0" w:rsidR="00EE3AD0" w:rsidRDefault="00EE3AD0" w14:paraId="5F754447" w14:textId="77777777">
            <w:pPr>
              <w:numPr>
                <w:ilvl w:val="0"/>
                <w:numId w:val="879"/>
              </w:numPr>
              <w:rPr>
                <w:lang w:val="en-US"/>
              </w:rPr>
            </w:pPr>
            <w:r w:rsidRPr="00EE3AD0">
              <w:rPr>
                <w:lang w:val="en-US"/>
              </w:rPr>
              <w:t>Không có.</w:t>
            </w:r>
          </w:p>
          <w:p w:rsidRPr="00EE3AD0" w:rsidR="00EE3AD0" w:rsidP="00EE3AD0" w:rsidRDefault="00EE3AD0" w14:paraId="30C94B55" w14:textId="77777777">
            <w:pPr>
              <w:rPr>
                <w:lang w:val="en-US"/>
              </w:rPr>
            </w:pPr>
            <w:r w:rsidRPr="00EE3AD0">
              <w:rPr>
                <w:b/>
                <w:bCs/>
                <w:lang w:val="en-US"/>
              </w:rPr>
              <w:t>4. Chiều tổng hợp dữ liệu:</w:t>
            </w:r>
          </w:p>
          <w:p w:rsidRPr="00EE3AD0" w:rsidR="00EE3AD0" w:rsidRDefault="00EE3AD0" w14:paraId="355BD92A" w14:textId="77777777">
            <w:pPr>
              <w:numPr>
                <w:ilvl w:val="0"/>
                <w:numId w:val="879"/>
              </w:numPr>
              <w:rPr>
                <w:lang w:val="en-US"/>
              </w:rPr>
            </w:pPr>
            <w:r w:rsidRPr="00EE3AD0">
              <w:rPr>
                <w:lang w:val="en-US"/>
              </w:rPr>
              <w:t>Theo thời gian: Tháng.</w:t>
            </w:r>
          </w:p>
          <w:p w:rsidRPr="00EE3AD0" w:rsidR="00EE3AD0" w:rsidRDefault="00EE3AD0" w14:paraId="1FA6FF92" w14:textId="77777777">
            <w:pPr>
              <w:numPr>
                <w:ilvl w:val="0"/>
                <w:numId w:val="879"/>
              </w:numPr>
              <w:rPr>
                <w:lang w:val="en-US"/>
              </w:rPr>
            </w:pPr>
            <w:r w:rsidRPr="00EE3AD0">
              <w:rPr>
                <w:lang w:val="en-US"/>
              </w:rPr>
              <w:t>Theo phạm vi: INT.</w:t>
            </w:r>
          </w:p>
          <w:p w:rsidRPr="00EE3AD0" w:rsidR="00EE3AD0" w:rsidP="00EE3AD0" w:rsidRDefault="00EE3AD0" w14:paraId="64A73950"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E4E9185"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00EE3AD0" w:rsidRDefault="00EE3AD0" w14:paraId="7A402666" w14:textId="77777777">
      <w:pPr>
        <w:rPr>
          <w:lang w:val="en-US"/>
        </w:rPr>
      </w:pPr>
    </w:p>
    <w:p w:rsidRPr="00EE3AD0" w:rsidR="00EE3AD0" w:rsidP="00EE3AD0" w:rsidRDefault="4DA17D62" w14:paraId="0A0E22E0" w14:textId="3EB99FE0">
      <w:pPr>
        <w:pStyle w:val="Heading4"/>
        <w:rPr>
          <w:lang w:val="en-US"/>
        </w:rPr>
      </w:pPr>
      <w:bookmarkStart w:name="_Toc242783342" w:id="85"/>
      <w:r w:rsidRPr="78B6F757">
        <w:rPr>
          <w:lang w:val="en-US"/>
        </w:rPr>
        <w:t>2.4.2.2. Chỉ tiêu Airline B-2 - Customer engagement - Tương tác khách hàng</w:t>
      </w:r>
      <w:bookmarkEnd w:id="85"/>
    </w:p>
    <w:p w:rsidR="00695A4C" w:rsidRDefault="07F6679C" w14:paraId="31C3F61F" w14:textId="77777777">
      <w:r w:rsidRPr="78B6F757">
        <w:rPr>
          <w:lang w:val="en-US"/>
        </w:rPr>
        <w:t>Báo cáo trên hệ thống: Airline B-2 - Tương tác khách hàng (bản tiếng Anh: Airline B-2 - Customer engagement).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78"/>
        <w:gridCol w:w="8269"/>
      </w:tblGrid>
      <w:tr w:rsidRPr="00EE3AD0" w:rsidR="00EE3AD0" w:rsidTr="6BD8C2C6" w14:paraId="29C6A31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5C9CC0"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F6667E"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5B3765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6BE02E" w14:textId="77777777">
            <w:pPr>
              <w:rPr>
                <w:lang w:val="en-US"/>
              </w:rPr>
            </w:pPr>
            <w:r w:rsidRPr="00EE3AD0">
              <w:rPr>
                <w:b/>
                <w:bCs/>
                <w:lang w:val="en-US"/>
              </w:rPr>
              <w:t>CT 9.1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9842657" w14:textId="77777777">
            <w:pPr>
              <w:rPr>
                <w:lang w:val="en-US"/>
              </w:rPr>
            </w:pPr>
            <w:r w:rsidRPr="00EE3AD0">
              <w:rPr>
                <w:b/>
                <w:bCs/>
                <w:lang w:val="en-US"/>
              </w:rPr>
              <w:t xml:space="preserve">1. Tên chỉ tiêu: </w:t>
            </w:r>
            <w:r w:rsidRPr="00EE3AD0">
              <w:rPr>
                <w:lang w:val="en-US"/>
              </w:rPr>
              <w:t>Total Lotus Members – Số hội viên Bông Sen Vàng</w:t>
            </w:r>
          </w:p>
          <w:p w:rsidRPr="00EE3AD0" w:rsidR="00EE3AD0" w:rsidP="00EE3AD0" w:rsidRDefault="00EE3AD0" w14:paraId="5DBFCB71" w14:textId="77777777">
            <w:pPr>
              <w:rPr>
                <w:lang w:val="en-US"/>
              </w:rPr>
            </w:pPr>
            <w:r w:rsidRPr="00EE3AD0">
              <w:rPr>
                <w:b/>
                <w:bCs/>
                <w:lang w:val="en-US"/>
              </w:rPr>
              <w:t>2. Định nghĩa/Diễn giải/Ý nghĩa/Mục đích đo lường:</w:t>
            </w:r>
          </w:p>
          <w:p w:rsidRPr="00EE3AD0" w:rsidR="00EE3AD0" w:rsidP="00EE3AD0" w:rsidRDefault="00EE3AD0" w14:paraId="21ECA75D" w14:textId="77777777">
            <w:pPr>
              <w:rPr>
                <w:lang w:val="en-US"/>
              </w:rPr>
            </w:pPr>
            <w:r w:rsidRPr="00EE3AD0">
              <w:rPr>
                <w:b/>
                <w:bCs/>
                <w:i/>
                <w:iCs/>
                <w:lang w:val="en-US"/>
              </w:rPr>
              <w:t>2.1. Định nghĩa/Diễn giải:</w:t>
            </w:r>
          </w:p>
          <w:p w:rsidRPr="00EE3AD0" w:rsidR="00EE3AD0" w:rsidRDefault="00EE3AD0" w14:paraId="0EDD5130" w14:textId="77777777">
            <w:pPr>
              <w:numPr>
                <w:ilvl w:val="0"/>
                <w:numId w:val="903"/>
              </w:numPr>
              <w:rPr>
                <w:lang w:val="en-US"/>
              </w:rPr>
            </w:pPr>
            <w:r w:rsidRPr="00EE3AD0">
              <w:rPr>
                <w:lang w:val="en-US"/>
              </w:rPr>
              <w:t>Thống kê tổng số hội viên đang tham gia chương trình Bông Sen Vàng của Vietnam Airlines tại từng thời điểm báo cáo.</w:t>
            </w:r>
          </w:p>
          <w:p w:rsidRPr="00EE3AD0" w:rsidR="00EE3AD0" w:rsidP="00EE3AD0" w:rsidRDefault="00EE3AD0" w14:paraId="5B804CF7" w14:textId="77777777">
            <w:pPr>
              <w:rPr>
                <w:lang w:val="en-US"/>
              </w:rPr>
            </w:pPr>
            <w:r w:rsidRPr="00EE3AD0">
              <w:rPr>
                <w:b/>
                <w:bCs/>
                <w:i/>
                <w:iCs/>
                <w:lang w:val="en-US"/>
              </w:rPr>
              <w:t>2.2. Ý nghĩa/Mục đích đo lường:</w:t>
            </w:r>
          </w:p>
          <w:p w:rsidRPr="00EE3AD0" w:rsidR="00EE3AD0" w:rsidRDefault="00EE3AD0" w14:paraId="64159837" w14:textId="77777777">
            <w:pPr>
              <w:numPr>
                <w:ilvl w:val="0"/>
                <w:numId w:val="904"/>
              </w:numPr>
              <w:rPr>
                <w:lang w:val="en-US"/>
              </w:rPr>
            </w:pPr>
            <w:r w:rsidRPr="00EE3AD0">
              <w:rPr>
                <w:lang w:val="en-US"/>
              </w:rPr>
              <w:t>Theo dõi xu hướng phát triển của chương trình hội viên Bông Sen Vàng theo thời gian, phục vụ công tác quản trị nội bộ và báo cáo phát triển bền vững liên quan đến khách hàng. </w:t>
            </w:r>
          </w:p>
          <w:p w:rsidRPr="00EE3AD0" w:rsidR="00EE3AD0" w:rsidP="00EE3AD0" w:rsidRDefault="00EE3AD0" w14:paraId="2B7D52D1" w14:textId="77777777">
            <w:pPr>
              <w:rPr>
                <w:lang w:val="en-US"/>
              </w:rPr>
            </w:pPr>
            <w:r w:rsidRPr="00EE3AD0">
              <w:rPr>
                <w:b/>
                <w:bCs/>
                <w:lang w:val="en-US"/>
              </w:rPr>
              <w:t>3. Công thức tính:</w:t>
            </w:r>
          </w:p>
          <w:p w:rsidRPr="00EE3AD0" w:rsidR="00EE3AD0" w:rsidRDefault="00EE3AD0" w14:paraId="01DEF7CB" w14:textId="77777777">
            <w:pPr>
              <w:numPr>
                <w:ilvl w:val="0"/>
                <w:numId w:val="905"/>
              </w:numPr>
              <w:rPr>
                <w:lang w:val="en-US"/>
              </w:rPr>
            </w:pPr>
            <w:r w:rsidRPr="00EE3AD0">
              <w:rPr>
                <w:lang w:val="en-US"/>
              </w:rPr>
              <w:t>Tổng số hội viên Bông Sen Vàng = Tổng số hội viên đang hoạt động tại thời điểm ghi nhận dữ liệu.</w:t>
            </w:r>
          </w:p>
          <w:p w:rsidRPr="00EE3AD0" w:rsidR="00EE3AD0" w:rsidP="00EE3AD0" w:rsidRDefault="00EE3AD0" w14:paraId="61D4CE62" w14:textId="77777777">
            <w:pPr>
              <w:rPr>
                <w:lang w:val="en-US"/>
              </w:rPr>
            </w:pPr>
            <w:r w:rsidRPr="00EE3AD0">
              <w:rPr>
                <w:b/>
                <w:bCs/>
                <w:lang w:val="en-US"/>
              </w:rPr>
              <w:t>4. Chiều tổng hợp dữ liệu:</w:t>
            </w:r>
          </w:p>
          <w:p w:rsidRPr="00EE3AD0" w:rsidR="00EE3AD0" w:rsidRDefault="00EE3AD0" w14:paraId="3BFE62D1" w14:textId="77777777">
            <w:pPr>
              <w:numPr>
                <w:ilvl w:val="0"/>
                <w:numId w:val="906"/>
              </w:numPr>
              <w:rPr>
                <w:lang w:val="en-US"/>
              </w:rPr>
            </w:pPr>
            <w:r w:rsidRPr="00EE3AD0">
              <w:rPr>
                <w:lang w:val="en-US"/>
              </w:rPr>
              <w:t>Theo thời gian: Năm.</w:t>
            </w:r>
          </w:p>
          <w:p w:rsidRPr="00EE3AD0" w:rsidR="00EE3AD0" w:rsidP="00EE3AD0" w:rsidRDefault="00EE3AD0" w14:paraId="2921B4E8" w14:textId="77777777">
            <w:pPr>
              <w:rPr>
                <w:lang w:val="en-US"/>
              </w:rPr>
            </w:pPr>
            <w:r w:rsidRPr="00EE3AD0">
              <w:rPr>
                <w:b/>
                <w:bCs/>
                <w:lang w:val="en-US"/>
              </w:rPr>
              <w:t xml:space="preserve">5. Nguồn dữ liệu: </w:t>
            </w:r>
            <w:r w:rsidRPr="00EE3AD0">
              <w:rPr>
                <w:lang w:val="en-US"/>
              </w:rPr>
              <w:t>CLM.</w:t>
            </w:r>
          </w:p>
          <w:p w:rsidRPr="00EE3AD0" w:rsidR="00EE3AD0" w:rsidP="00EE3AD0" w:rsidRDefault="00EE3AD0" w14:paraId="0D25FEFA"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1578401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D0BACE" w14:textId="77777777">
            <w:pPr>
              <w:rPr>
                <w:lang w:val="en-US"/>
              </w:rPr>
            </w:pPr>
            <w:r w:rsidRPr="00EE3AD0">
              <w:rPr>
                <w:b/>
                <w:bCs/>
                <w:lang w:val="en-US"/>
              </w:rPr>
              <w:t>CT 9.2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9B55B0" w14:textId="77777777">
            <w:pPr>
              <w:rPr>
                <w:lang w:val="en-US"/>
              </w:rPr>
            </w:pPr>
            <w:r w:rsidRPr="00EE3AD0">
              <w:rPr>
                <w:b/>
                <w:bCs/>
                <w:lang w:val="en-US"/>
              </w:rPr>
              <w:t xml:space="preserve">1. Tên chỉ tiêu: </w:t>
            </w:r>
            <w:r w:rsidRPr="00EE3AD0">
              <w:rPr>
                <w:lang w:val="en-US"/>
              </w:rPr>
              <w:t>Annual Membership – Hội viên theo năm</w:t>
            </w:r>
          </w:p>
          <w:p w:rsidRPr="00EE3AD0" w:rsidR="00EE3AD0" w:rsidP="00EE3AD0" w:rsidRDefault="00EE3AD0" w14:paraId="4C332D82" w14:textId="77777777">
            <w:pPr>
              <w:rPr>
                <w:lang w:val="en-US"/>
              </w:rPr>
            </w:pPr>
            <w:r w:rsidRPr="00EE3AD0">
              <w:rPr>
                <w:b/>
                <w:bCs/>
                <w:lang w:val="en-US"/>
              </w:rPr>
              <w:t>2. Định nghĩa/Diễn giải/Ý nghĩa/Mục đích đo lường:</w:t>
            </w:r>
          </w:p>
          <w:p w:rsidRPr="00EE3AD0" w:rsidR="00EE3AD0" w:rsidP="00EE3AD0" w:rsidRDefault="00EE3AD0" w14:paraId="6265B5B5" w14:textId="77777777">
            <w:pPr>
              <w:rPr>
                <w:lang w:val="en-US"/>
              </w:rPr>
            </w:pPr>
            <w:r w:rsidRPr="00EE3AD0">
              <w:rPr>
                <w:b/>
                <w:bCs/>
                <w:i/>
                <w:iCs/>
                <w:lang w:val="en-US"/>
              </w:rPr>
              <w:t>2.1. Định nghĩa/Diễn giải:</w:t>
            </w:r>
          </w:p>
          <w:p w:rsidRPr="00EE3AD0" w:rsidR="00EE3AD0" w:rsidRDefault="5360B345" w14:paraId="72F8C6A7" w14:textId="3D906697">
            <w:pPr>
              <w:numPr>
                <w:ilvl w:val="0"/>
                <w:numId w:val="907"/>
              </w:numPr>
              <w:rPr>
                <w:lang w:val="en-US"/>
              </w:rPr>
            </w:pPr>
            <w:r w:rsidRPr="6BD8C2C6">
              <w:rPr>
                <w:lang w:val="en-US"/>
              </w:rPr>
              <w:t>X</w:t>
            </w:r>
            <w:r w:rsidRPr="6BD8C2C6" w:rsidR="0A4ED42B">
              <w:rPr>
                <w:lang w:val="en-US"/>
              </w:rPr>
              <w:t>u hướng tăng trưởng tổng số hội viên Bông Sen Vàng theo từng năm.</w:t>
            </w:r>
          </w:p>
          <w:p w:rsidRPr="00EE3AD0" w:rsidR="00EE3AD0" w:rsidP="00EE3AD0" w:rsidRDefault="00EE3AD0" w14:paraId="4CE9F612" w14:textId="77777777">
            <w:pPr>
              <w:rPr>
                <w:lang w:val="en-US"/>
              </w:rPr>
            </w:pPr>
            <w:r w:rsidRPr="00EE3AD0">
              <w:rPr>
                <w:b/>
                <w:bCs/>
                <w:i/>
                <w:iCs/>
                <w:lang w:val="en-US"/>
              </w:rPr>
              <w:t>2.2. Ý nghĩa/Mục đích đo lường:</w:t>
            </w:r>
          </w:p>
          <w:p w:rsidRPr="00EE3AD0" w:rsidR="00EE3AD0" w:rsidRDefault="00EE3AD0" w14:paraId="4691DEB0" w14:textId="77777777">
            <w:pPr>
              <w:numPr>
                <w:ilvl w:val="0"/>
                <w:numId w:val="908"/>
              </w:numPr>
              <w:rPr>
                <w:lang w:val="en-US"/>
              </w:rPr>
            </w:pPr>
            <w:r w:rsidRPr="00EE3AD0">
              <w:rPr>
                <w:lang w:val="en-US"/>
              </w:rPr>
              <w:t>Theo dõi sự thay đổi về quy mô hội viên của chương trình khách hàng thân thiết qua các năm báo cáo. </w:t>
            </w:r>
          </w:p>
          <w:p w:rsidRPr="00EE3AD0" w:rsidR="00EE3AD0" w:rsidRDefault="00EE3AD0" w14:paraId="6518F115" w14:textId="77777777">
            <w:pPr>
              <w:numPr>
                <w:ilvl w:val="0"/>
                <w:numId w:val="908"/>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E5A91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D94B7DC" w14:textId="77777777">
            <w:pPr>
              <w:rPr>
                <w:lang w:val="en-US"/>
              </w:rPr>
            </w:pPr>
            <w:r w:rsidRPr="00EE3AD0">
              <w:rPr>
                <w:b/>
                <w:bCs/>
                <w:lang w:val="en-US"/>
              </w:rPr>
              <w:t>4. Chiều tổng hợp dữ liệu:</w:t>
            </w:r>
          </w:p>
          <w:p w:rsidRPr="00EE3AD0" w:rsidR="00EE3AD0" w:rsidRDefault="00EE3AD0" w14:paraId="7D5E7153" w14:textId="77777777">
            <w:pPr>
              <w:numPr>
                <w:ilvl w:val="0"/>
                <w:numId w:val="909"/>
              </w:numPr>
              <w:rPr>
                <w:lang w:val="en-US"/>
              </w:rPr>
            </w:pPr>
            <w:r w:rsidRPr="00EE3AD0">
              <w:rPr>
                <w:lang w:val="en-US"/>
              </w:rPr>
              <w:t>Theo thời gian: Năm.</w:t>
            </w:r>
          </w:p>
          <w:p w:rsidRPr="00EE3AD0" w:rsidR="00EE3AD0" w:rsidP="00EE3AD0" w:rsidRDefault="00EE3AD0" w14:paraId="2B2E677A" w14:textId="77777777">
            <w:pPr>
              <w:rPr>
                <w:lang w:val="en-US"/>
              </w:rPr>
            </w:pPr>
            <w:r w:rsidRPr="00EE3AD0">
              <w:rPr>
                <w:b/>
                <w:bCs/>
                <w:lang w:val="en-US"/>
              </w:rPr>
              <w:t>5. Nguồn dữ liệu:</w:t>
            </w:r>
            <w:r w:rsidRPr="00EE3AD0">
              <w:rPr>
                <w:lang w:val="en-US"/>
              </w:rPr>
              <w:t> CLM.</w:t>
            </w:r>
          </w:p>
          <w:p w:rsidRPr="00EE3AD0" w:rsidR="00EE3AD0" w:rsidP="00EE3AD0" w:rsidRDefault="00EE3AD0" w14:paraId="2E448392"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6DC4A22D"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140B510" w14:textId="77777777">
            <w:pPr>
              <w:rPr>
                <w:lang w:val="en-US"/>
              </w:rPr>
            </w:pPr>
            <w:r w:rsidRPr="00EE3AD0">
              <w:rPr>
                <w:b/>
                <w:bCs/>
                <w:lang w:val="en-US"/>
              </w:rPr>
              <w:t>CT 9.3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A6EEB72" w14:textId="77777777">
            <w:pPr>
              <w:rPr>
                <w:lang w:val="en-US"/>
              </w:rPr>
            </w:pPr>
            <w:r w:rsidRPr="00EE3AD0">
              <w:rPr>
                <w:b/>
                <w:bCs/>
                <w:lang w:val="en-US"/>
              </w:rPr>
              <w:t xml:space="preserve">1. Tên chỉ tiêu: </w:t>
            </w:r>
            <w:r w:rsidRPr="00EE3AD0">
              <w:rPr>
                <w:lang w:val="en-US"/>
              </w:rPr>
              <w:t>Quarterly Membership – Hội viên theo quý</w:t>
            </w:r>
          </w:p>
          <w:p w:rsidRPr="00EE3AD0" w:rsidR="00EE3AD0" w:rsidP="00EE3AD0" w:rsidRDefault="00EE3AD0" w14:paraId="3C4B5CF1" w14:textId="77777777">
            <w:pPr>
              <w:rPr>
                <w:lang w:val="en-US"/>
              </w:rPr>
            </w:pPr>
            <w:r w:rsidRPr="00EE3AD0">
              <w:rPr>
                <w:b/>
                <w:bCs/>
                <w:lang w:val="en-US"/>
              </w:rPr>
              <w:t>2. Định nghĩa/Diễn giải/Ý nghĩa/Mục đích đo lường:</w:t>
            </w:r>
          </w:p>
          <w:p w:rsidRPr="00EE3AD0" w:rsidR="00EE3AD0" w:rsidP="00EE3AD0" w:rsidRDefault="00EE3AD0" w14:paraId="32394BF0" w14:textId="77777777">
            <w:pPr>
              <w:rPr>
                <w:lang w:val="en-US"/>
              </w:rPr>
            </w:pPr>
            <w:r w:rsidRPr="00EE3AD0">
              <w:rPr>
                <w:b/>
                <w:bCs/>
                <w:i/>
                <w:iCs/>
                <w:lang w:val="en-US"/>
              </w:rPr>
              <w:t>2.1. Định nghĩa/Diễn giải:</w:t>
            </w:r>
          </w:p>
          <w:p w:rsidRPr="00EE3AD0" w:rsidR="00EE3AD0" w:rsidRDefault="17A9CBAF" w14:paraId="5B230D7A" w14:textId="6B3C9952">
            <w:pPr>
              <w:numPr>
                <w:ilvl w:val="0"/>
                <w:numId w:val="910"/>
              </w:numPr>
              <w:rPr>
                <w:lang w:val="en-US"/>
              </w:rPr>
            </w:pPr>
            <w:r w:rsidRPr="6BD8C2C6">
              <w:rPr>
                <w:lang w:val="en-US"/>
              </w:rPr>
              <w:t>X</w:t>
            </w:r>
            <w:r w:rsidRPr="6BD8C2C6" w:rsidR="0A4ED42B">
              <w:rPr>
                <w:lang w:val="en-US"/>
              </w:rPr>
              <w:t>u hướng biến động tổng số hội viên Bông Sen Vàng theo từng quý trong năm báo cáo.</w:t>
            </w:r>
          </w:p>
          <w:p w:rsidRPr="00EE3AD0" w:rsidR="00EE3AD0" w:rsidP="00EE3AD0" w:rsidRDefault="00EE3AD0" w14:paraId="6AC8F29C" w14:textId="77777777">
            <w:pPr>
              <w:rPr>
                <w:lang w:val="en-US"/>
              </w:rPr>
            </w:pPr>
            <w:r w:rsidRPr="00EE3AD0">
              <w:rPr>
                <w:b/>
                <w:bCs/>
                <w:i/>
                <w:iCs/>
                <w:lang w:val="en-US"/>
              </w:rPr>
              <w:t>2.2. Ý nghĩa/Mục đích đo lường:</w:t>
            </w:r>
          </w:p>
          <w:p w:rsidRPr="00EE3AD0" w:rsidR="00EE3AD0" w:rsidRDefault="00EE3AD0" w14:paraId="3A103D17" w14:textId="77777777">
            <w:pPr>
              <w:numPr>
                <w:ilvl w:val="0"/>
                <w:numId w:val="911"/>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1C045CEC" w14:textId="77777777">
            <w:pPr>
              <w:numPr>
                <w:ilvl w:val="0"/>
                <w:numId w:val="911"/>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6E6D7A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790A768E" w14:textId="77777777">
            <w:pPr>
              <w:rPr>
                <w:lang w:val="en-US"/>
              </w:rPr>
            </w:pPr>
            <w:r w:rsidRPr="00EE3AD0">
              <w:rPr>
                <w:b/>
                <w:bCs/>
                <w:lang w:val="en-US"/>
              </w:rPr>
              <w:t>4. Chiều tổng hợp dữ liệu:</w:t>
            </w:r>
          </w:p>
          <w:p w:rsidRPr="00EE3AD0" w:rsidR="00EE3AD0" w:rsidRDefault="00EE3AD0" w14:paraId="217313F5" w14:textId="77777777">
            <w:pPr>
              <w:numPr>
                <w:ilvl w:val="0"/>
                <w:numId w:val="912"/>
              </w:numPr>
              <w:rPr>
                <w:lang w:val="en-US"/>
              </w:rPr>
            </w:pPr>
            <w:r w:rsidRPr="00EE3AD0">
              <w:rPr>
                <w:lang w:val="en-US"/>
              </w:rPr>
              <w:t>Theo thời gian: Quý, Năm.</w:t>
            </w:r>
          </w:p>
          <w:p w:rsidRPr="00EE3AD0" w:rsidR="00EE3AD0" w:rsidP="00EE3AD0" w:rsidRDefault="00EE3AD0" w14:paraId="56D166E8" w14:textId="77777777">
            <w:pPr>
              <w:rPr>
                <w:lang w:val="en-US"/>
              </w:rPr>
            </w:pPr>
            <w:r w:rsidRPr="00EE3AD0">
              <w:rPr>
                <w:b/>
                <w:bCs/>
                <w:lang w:val="en-US"/>
              </w:rPr>
              <w:t>5. Nguồn dữ liệu:</w:t>
            </w:r>
            <w:r w:rsidRPr="00EE3AD0">
              <w:rPr>
                <w:lang w:val="en-US"/>
              </w:rPr>
              <w:t> CLM.</w:t>
            </w:r>
          </w:p>
          <w:p w:rsidRPr="00EE3AD0" w:rsidR="00EE3AD0" w:rsidP="00EE3AD0" w:rsidRDefault="00EE3AD0" w14:paraId="3A65C85E"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4EC01AE1"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B8E84FF" w14:textId="77777777">
            <w:pPr>
              <w:rPr>
                <w:lang w:val="en-US"/>
              </w:rPr>
            </w:pPr>
            <w:r w:rsidRPr="00EE3AD0">
              <w:rPr>
                <w:b/>
                <w:bCs/>
                <w:lang w:val="en-US"/>
              </w:rPr>
              <w:t>CT 9.4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90ECCD" w14:textId="77777777">
            <w:pPr>
              <w:rPr>
                <w:lang w:val="en-US"/>
              </w:rPr>
            </w:pPr>
            <w:r w:rsidRPr="00EE3AD0">
              <w:rPr>
                <w:b/>
                <w:bCs/>
                <w:lang w:val="en-US"/>
              </w:rPr>
              <w:t xml:space="preserve">1. Tên chỉ tiêu: </w:t>
            </w:r>
            <w:r w:rsidRPr="00EE3AD0">
              <w:rPr>
                <w:lang w:val="en-US"/>
              </w:rPr>
              <w:t>Monthly Membership – Hội viên theo tháng</w:t>
            </w:r>
          </w:p>
          <w:p w:rsidRPr="00EE3AD0" w:rsidR="00EE3AD0" w:rsidP="00EE3AD0" w:rsidRDefault="00EE3AD0" w14:paraId="73D936DB" w14:textId="77777777">
            <w:pPr>
              <w:rPr>
                <w:lang w:val="en-US"/>
              </w:rPr>
            </w:pPr>
            <w:r w:rsidRPr="00EE3AD0">
              <w:rPr>
                <w:b/>
                <w:bCs/>
                <w:lang w:val="en-US"/>
              </w:rPr>
              <w:t>2. Định nghĩa/Diễn giải/Ý nghĩa/Mục đích đo lường:</w:t>
            </w:r>
          </w:p>
          <w:p w:rsidRPr="00EE3AD0" w:rsidR="00EE3AD0" w:rsidP="00EE3AD0" w:rsidRDefault="00EE3AD0" w14:paraId="6F1A6D36" w14:textId="77777777">
            <w:pPr>
              <w:rPr>
                <w:lang w:val="en-US"/>
              </w:rPr>
            </w:pPr>
            <w:r w:rsidRPr="00EE3AD0">
              <w:rPr>
                <w:b/>
                <w:bCs/>
                <w:i/>
                <w:iCs/>
                <w:lang w:val="en-US"/>
              </w:rPr>
              <w:t>2.1. Định nghĩa/Diễn giải:</w:t>
            </w:r>
          </w:p>
          <w:p w:rsidRPr="00EE3AD0" w:rsidR="00EE3AD0" w:rsidRDefault="00EE3AD0" w14:paraId="63DCA1FB" w14:textId="77777777">
            <w:pPr>
              <w:numPr>
                <w:ilvl w:val="0"/>
                <w:numId w:val="913"/>
              </w:numPr>
              <w:rPr>
                <w:lang w:val="en-US"/>
              </w:rPr>
            </w:pPr>
            <w:r w:rsidRPr="00EE3AD0">
              <w:rPr>
                <w:lang w:val="en-US"/>
              </w:rPr>
              <w:t>Xu hướng biến động tổng số hội viên Bông Sen Vàng theo từng quý trong năm báo cáo. </w:t>
            </w:r>
          </w:p>
          <w:p w:rsidRPr="00EE3AD0" w:rsidR="00EE3AD0" w:rsidP="00EE3AD0" w:rsidRDefault="00EE3AD0" w14:paraId="223F13A5" w14:textId="77777777">
            <w:pPr>
              <w:rPr>
                <w:lang w:val="en-US"/>
              </w:rPr>
            </w:pPr>
            <w:r w:rsidRPr="00EE3AD0">
              <w:rPr>
                <w:b/>
                <w:bCs/>
                <w:i/>
                <w:iCs/>
                <w:lang w:val="en-US"/>
              </w:rPr>
              <w:t>2.2. Ý nghĩa/Mục đích đo lường:</w:t>
            </w:r>
          </w:p>
          <w:p w:rsidRPr="00EE3AD0" w:rsidR="00EE3AD0" w:rsidRDefault="00EE3AD0" w14:paraId="68E16546" w14:textId="77777777">
            <w:pPr>
              <w:numPr>
                <w:ilvl w:val="0"/>
                <w:numId w:val="914"/>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29F72172" w14:textId="77777777">
            <w:pPr>
              <w:numPr>
                <w:ilvl w:val="0"/>
                <w:numId w:val="914"/>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CAE54A"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ACAF74F" w14:textId="77777777">
            <w:pPr>
              <w:rPr>
                <w:lang w:val="en-US"/>
              </w:rPr>
            </w:pPr>
            <w:r w:rsidRPr="00EE3AD0">
              <w:rPr>
                <w:b/>
                <w:bCs/>
                <w:lang w:val="en-US"/>
              </w:rPr>
              <w:t>4. Chiều tổng hợp dữ liệu:</w:t>
            </w:r>
          </w:p>
          <w:p w:rsidRPr="00EE3AD0" w:rsidR="00EE3AD0" w:rsidRDefault="00EE3AD0" w14:paraId="077E9115" w14:textId="77777777">
            <w:pPr>
              <w:numPr>
                <w:ilvl w:val="0"/>
                <w:numId w:val="915"/>
              </w:numPr>
              <w:rPr>
                <w:lang w:val="en-US"/>
              </w:rPr>
            </w:pPr>
            <w:r w:rsidRPr="00EE3AD0">
              <w:rPr>
                <w:lang w:val="en-US"/>
              </w:rPr>
              <w:t>Theo thời gian: Tháng, Năm.</w:t>
            </w:r>
          </w:p>
          <w:p w:rsidRPr="00EE3AD0" w:rsidR="00EE3AD0" w:rsidP="00EE3AD0" w:rsidRDefault="00EE3AD0" w14:paraId="1D907E04" w14:textId="77777777">
            <w:pPr>
              <w:rPr>
                <w:lang w:val="en-US"/>
              </w:rPr>
            </w:pPr>
            <w:r w:rsidRPr="00EE3AD0">
              <w:rPr>
                <w:b/>
                <w:bCs/>
                <w:lang w:val="en-US"/>
              </w:rPr>
              <w:t>5. Nguồn dữ liệu:</w:t>
            </w:r>
            <w:r w:rsidRPr="00EE3AD0">
              <w:rPr>
                <w:lang w:val="en-US"/>
              </w:rPr>
              <w:t> CLM.</w:t>
            </w:r>
          </w:p>
          <w:p w:rsidRPr="00EE3AD0" w:rsidR="00EE3AD0" w:rsidP="00EE3AD0" w:rsidRDefault="00EE3AD0" w14:paraId="4B3F1973" w14:textId="77777777">
            <w:pPr>
              <w:rPr>
                <w:lang w:val="en-US"/>
              </w:rPr>
            </w:pPr>
            <w:r w:rsidRPr="00EE3AD0">
              <w:rPr>
                <w:b/>
                <w:bCs/>
                <w:lang w:val="en-US"/>
              </w:rPr>
              <w:t xml:space="preserve">6. Tần suất cập nhật: </w:t>
            </w:r>
            <w:r w:rsidRPr="00EE3AD0">
              <w:rPr>
                <w:lang w:val="en-US"/>
              </w:rPr>
              <w:t>Thời gian thực (Realtime).</w:t>
            </w:r>
          </w:p>
        </w:tc>
      </w:tr>
    </w:tbl>
    <w:p w:rsidRPr="00EE3AD0" w:rsidR="00EE3AD0" w:rsidP="00EE3AD0" w:rsidRDefault="00EE3AD0" w14:paraId="3AD41C3B" w14:textId="77777777">
      <w:pPr>
        <w:rPr>
          <w:lang w:val="en-US"/>
        </w:rPr>
      </w:pPr>
    </w:p>
    <w:p w:rsidRPr="00EE3AD0" w:rsidR="00EE3AD0" w:rsidP="00EE3AD0" w:rsidRDefault="0D1835EE" w14:paraId="764BCBE3" w14:textId="43F05237">
      <w:pPr>
        <w:pStyle w:val="Heading4"/>
        <w:rPr>
          <w:lang w:val="en-US"/>
        </w:rPr>
      </w:pPr>
      <w:bookmarkStart w:name="_Toc242783343" w:id="86"/>
      <w:r w:rsidRPr="78B6F757">
        <w:rPr>
          <w:lang w:val="en-US"/>
        </w:rPr>
        <w:t>2.4.2.3. Chỉ tiêu GRI 204-1 - Proportion of spending on local suppliers - Số lượng NCC địa phương / tổng số NCC</w:t>
      </w:r>
      <w:bookmarkEnd w:id="86"/>
    </w:p>
    <w:p w:rsidR="00695A4C" w:rsidRDefault="07F6679C" w14:paraId="45C5CE31"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CellMar>
          <w:top w:w="15" w:type="dxa"/>
          <w:left w:w="15" w:type="dxa"/>
          <w:bottom w:w="15" w:type="dxa"/>
          <w:right w:w="15" w:type="dxa"/>
        </w:tblCellMar>
        <w:tblLook w:val="04A0" w:firstRow="1" w:lastRow="0" w:firstColumn="1" w:lastColumn="0" w:noHBand="0" w:noVBand="1"/>
      </w:tblPr>
      <w:tblGrid>
        <w:gridCol w:w="935"/>
        <w:gridCol w:w="8412"/>
      </w:tblGrid>
      <w:tr w:rsidRPr="00EE3AD0" w:rsidR="00EE3AD0" w:rsidTr="6BD8C2C6" w14:paraId="16164EAB"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4D9B6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F2C005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FE515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D4C505" w14:textId="77777777">
            <w:pPr>
              <w:rPr>
                <w:lang w:val="en-US"/>
              </w:rPr>
            </w:pPr>
            <w:r w:rsidRPr="00EE3AD0">
              <w:rPr>
                <w:b/>
                <w:bCs/>
                <w:lang w:val="en-US"/>
              </w:rPr>
              <w:t>CT 10.1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9734EC" w14:textId="77777777">
            <w:pPr>
              <w:rPr>
                <w:lang w:val="en-US"/>
              </w:rPr>
            </w:pPr>
            <w:r w:rsidRPr="00EE3AD0">
              <w:rPr>
                <w:b/>
                <w:bCs/>
                <w:lang w:val="en-US"/>
              </w:rPr>
              <w:t xml:space="preserve">1. Tên chỉ tiêu: </w:t>
            </w:r>
            <w:r w:rsidRPr="00EE3AD0">
              <w:rPr>
                <w:lang w:val="en-US"/>
              </w:rPr>
              <w:t>Total suppliers – Tổng số NCC</w:t>
            </w:r>
          </w:p>
          <w:p w:rsidRPr="00EE3AD0" w:rsidR="00EE3AD0" w:rsidP="00EE3AD0" w:rsidRDefault="00EE3AD0" w14:paraId="1CD60EFD" w14:textId="77777777">
            <w:pPr>
              <w:rPr>
                <w:lang w:val="en-US"/>
              </w:rPr>
            </w:pPr>
            <w:r w:rsidRPr="00EE3AD0">
              <w:rPr>
                <w:b/>
                <w:bCs/>
                <w:lang w:val="en-US"/>
              </w:rPr>
              <w:t>2. Định nghĩa/Diễn giải/Ý nghĩa/Mục đích đo lường:</w:t>
            </w:r>
          </w:p>
          <w:p w:rsidRPr="00EE3AD0" w:rsidR="00EE3AD0" w:rsidP="00EE3AD0" w:rsidRDefault="00EE3AD0" w14:paraId="5B09BDCD" w14:textId="77777777">
            <w:pPr>
              <w:rPr>
                <w:lang w:val="en-US"/>
              </w:rPr>
            </w:pPr>
            <w:r w:rsidRPr="00EE3AD0">
              <w:rPr>
                <w:b/>
                <w:bCs/>
                <w:i/>
                <w:iCs/>
                <w:lang w:val="en-US"/>
              </w:rPr>
              <w:t>2.1. Định nghĩa/Diễn giải:</w:t>
            </w:r>
          </w:p>
          <w:p w:rsidRPr="00EE3AD0" w:rsidR="00EE3AD0" w:rsidRDefault="00EE3AD0" w14:paraId="1FC33CAA" w14:textId="77777777">
            <w:pPr>
              <w:numPr>
                <w:ilvl w:val="0"/>
                <w:numId w:val="916"/>
              </w:numPr>
              <w:rPr>
                <w:lang w:val="en-US"/>
              </w:rPr>
            </w:pPr>
            <w:r w:rsidRPr="00EE3AD0">
              <w:rPr>
                <w:lang w:val="en-US"/>
              </w:rPr>
              <w:t>Tổng số nhà cung cấp: tổng số nhà cung cấp quốc tế và nhà cung cấp địa phương.</w:t>
            </w:r>
          </w:p>
          <w:p w:rsidRPr="00EE3AD0" w:rsidR="00EE3AD0" w:rsidP="00EE3AD0" w:rsidRDefault="00EE3AD0" w14:paraId="1FFAFB69" w14:textId="77777777">
            <w:pPr>
              <w:rPr>
                <w:lang w:val="en-US"/>
              </w:rPr>
            </w:pPr>
            <w:r w:rsidRPr="00EE3AD0">
              <w:rPr>
                <w:b/>
                <w:bCs/>
                <w:i/>
                <w:iCs/>
                <w:lang w:val="en-US"/>
              </w:rPr>
              <w:t>2.2. Ý nghĩa/Mục đích đo lường:</w:t>
            </w:r>
          </w:p>
          <w:p w:rsidRPr="00EE3AD0" w:rsidR="00EE3AD0" w:rsidRDefault="00EE3AD0" w14:paraId="7A8BA0B7" w14:textId="77777777">
            <w:pPr>
              <w:numPr>
                <w:ilvl w:val="0"/>
                <w:numId w:val="917"/>
              </w:numPr>
              <w:rPr>
                <w:lang w:val="en-US"/>
              </w:rPr>
            </w:pPr>
            <w:r w:rsidRPr="00EE3AD0">
              <w:rPr>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59A187D0" w14:textId="77777777">
            <w:pPr>
              <w:rPr>
                <w:lang w:val="en-US"/>
              </w:rPr>
            </w:pPr>
            <w:r w:rsidRPr="00EE3AD0">
              <w:rPr>
                <w:b/>
                <w:bCs/>
                <w:lang w:val="en-US"/>
              </w:rPr>
              <w:t>3. Công thức tính:</w:t>
            </w:r>
          </w:p>
          <w:p w:rsidRPr="00EE3AD0" w:rsidR="00EE3AD0" w:rsidRDefault="00EE3AD0" w14:paraId="24E40FCE" w14:textId="77777777">
            <w:pPr>
              <w:numPr>
                <w:ilvl w:val="0"/>
                <w:numId w:val="918"/>
              </w:numPr>
              <w:rPr>
                <w:lang w:val="en-US"/>
              </w:rPr>
            </w:pPr>
            <w:r w:rsidRPr="00EE3AD0">
              <w:rPr>
                <w:lang w:val="en-US"/>
              </w:rPr>
              <w:t>Tổng số nhà cung cấp = tổng số nhà cung cấp quốc tế + tổng số nhà cung cấp địa phương.</w:t>
            </w:r>
          </w:p>
          <w:p w:rsidRPr="00EE3AD0" w:rsidR="00EE3AD0" w:rsidP="00EE3AD0" w:rsidRDefault="00EE3AD0" w14:paraId="5C3F121F" w14:textId="77777777">
            <w:pPr>
              <w:rPr>
                <w:lang w:val="en-US"/>
              </w:rPr>
            </w:pPr>
            <w:r w:rsidRPr="00EE3AD0">
              <w:rPr>
                <w:b/>
                <w:bCs/>
                <w:lang w:val="en-US"/>
              </w:rPr>
              <w:t>4. Chiều tổng hợp dữ liệu:</w:t>
            </w:r>
          </w:p>
          <w:p w:rsidRPr="00EE3AD0" w:rsidR="00EE3AD0" w:rsidRDefault="0A4ED42B" w14:paraId="7AA7299E" w14:textId="2B3CEA02">
            <w:pPr>
              <w:numPr>
                <w:ilvl w:val="0"/>
                <w:numId w:val="919"/>
              </w:numPr>
              <w:rPr>
                <w:lang w:val="en-US"/>
              </w:rPr>
            </w:pPr>
            <w:r w:rsidRPr="6BD8C2C6">
              <w:rPr>
                <w:lang w:val="en-US"/>
              </w:rPr>
              <w:t xml:space="preserve">Theo thời gian: </w:t>
            </w:r>
            <w:r w:rsidRPr="6BD8C2C6" w:rsidR="418708E1">
              <w:rPr>
                <w:color w:val="000000" w:themeColor="text1"/>
                <w:lang w:val="en-US"/>
              </w:rPr>
              <w:t>Năm, Quý.</w:t>
            </w:r>
          </w:p>
          <w:p w:rsidRPr="00EE3AD0" w:rsidR="00EE3AD0" w:rsidP="00EE3AD0" w:rsidRDefault="00EE3AD0" w14:paraId="79F483FD" w14:textId="77777777">
            <w:pPr>
              <w:rPr>
                <w:lang w:val="en-US"/>
              </w:rPr>
            </w:pPr>
            <w:r w:rsidRPr="00EE3AD0">
              <w:rPr>
                <w:b/>
                <w:bCs/>
                <w:lang w:val="en-US"/>
              </w:rPr>
              <w:t>5. Nguồn dữ liệu:</w:t>
            </w:r>
            <w:r w:rsidRPr="00EE3AD0">
              <w:rPr>
                <w:lang w:val="en-US"/>
              </w:rPr>
              <w:t> </w:t>
            </w:r>
          </w:p>
          <w:p w:rsidRPr="00EE3AD0" w:rsidR="00EE3AD0" w:rsidRDefault="00EE3AD0" w14:paraId="347868D6" w14:textId="77777777">
            <w:pPr>
              <w:numPr>
                <w:ilvl w:val="0"/>
                <w:numId w:val="920"/>
              </w:numPr>
              <w:rPr>
                <w:lang w:val="en-US"/>
              </w:rPr>
            </w:pPr>
            <w:r w:rsidRPr="00EE3AD0">
              <w:rPr>
                <w:lang w:val="en-US"/>
              </w:rPr>
              <w:t>Thông tin nhà cung cấp (Tên nhà cung cấp, Quốc gia của NCC, thời gian bắt đầu hợp đồng, thời gian kết thúc hợp đồng, loại hợp đồng): CMS.</w:t>
            </w:r>
          </w:p>
          <w:p w:rsidRPr="00EE3AD0" w:rsidR="00EE3AD0" w:rsidRDefault="00EE3AD0" w14:paraId="0A5AB130" w14:textId="77777777">
            <w:pPr>
              <w:numPr>
                <w:ilvl w:val="0"/>
                <w:numId w:val="920"/>
              </w:numPr>
              <w:rPr>
                <w:lang w:val="en-US"/>
              </w:rPr>
            </w:pPr>
            <w:r w:rsidRPr="00EE3AD0">
              <w:rPr>
                <w:lang w:val="en-US"/>
              </w:rPr>
              <w:t>Mục tiêu: nhập thủ công.</w:t>
            </w:r>
          </w:p>
          <w:p w:rsidRPr="00EE3AD0" w:rsidR="00EE3AD0" w:rsidP="00EE3AD0" w:rsidRDefault="00EE3AD0" w14:paraId="544C30F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263599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841F05" w14:textId="77777777">
            <w:pPr>
              <w:rPr>
                <w:lang w:val="en-US"/>
              </w:rPr>
            </w:pPr>
            <w:r w:rsidRPr="00EE3AD0">
              <w:rPr>
                <w:b/>
                <w:bCs/>
                <w:lang w:val="en-US"/>
              </w:rPr>
              <w:t>CT 10.2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1AC99F4" w14:textId="53E29D8B">
            <w:pPr>
              <w:spacing w:before="0" w:after="160"/>
              <w:rPr>
                <w:color w:val="000000" w:themeColor="text1"/>
                <w:lang w:val="en-US"/>
              </w:rPr>
            </w:pPr>
            <w:r w:rsidRPr="6BD8C2C6">
              <w:rPr>
                <w:b/>
                <w:bCs/>
                <w:lang w:val="en-US"/>
              </w:rPr>
              <w:t xml:space="preserve">1. Tên chỉ tiêu: </w:t>
            </w:r>
            <w:r w:rsidRPr="6BD8C2C6" w:rsidR="1E6CF5CE">
              <w:rPr>
                <w:color w:val="000000" w:themeColor="text1"/>
                <w:lang w:val="en-US"/>
              </w:rPr>
              <w:t>Sustainable suppliers – NCC có cam kết về PTBV</w:t>
            </w:r>
          </w:p>
          <w:p w:rsidRPr="00EE3AD0" w:rsidR="00EE3AD0" w:rsidP="00EE3AD0" w:rsidRDefault="00EE3AD0" w14:paraId="66B34503" w14:textId="77777777">
            <w:pPr>
              <w:rPr>
                <w:lang w:val="en-US"/>
              </w:rPr>
            </w:pPr>
            <w:r w:rsidRPr="00EE3AD0">
              <w:rPr>
                <w:b/>
                <w:bCs/>
                <w:lang w:val="en-US"/>
              </w:rPr>
              <w:t>2. Định nghĩa/Diễn giải/Ý nghĩa/Mục đích đo lường:</w:t>
            </w:r>
          </w:p>
          <w:p w:rsidRPr="00EE3AD0" w:rsidR="00EE3AD0" w:rsidP="00EE3AD0" w:rsidRDefault="00EE3AD0" w14:paraId="066B7CCE" w14:textId="77777777">
            <w:pPr>
              <w:rPr>
                <w:lang w:val="en-US"/>
              </w:rPr>
            </w:pPr>
            <w:r w:rsidRPr="00EE3AD0">
              <w:rPr>
                <w:b/>
                <w:bCs/>
                <w:i/>
                <w:iCs/>
                <w:lang w:val="en-US"/>
              </w:rPr>
              <w:t>2.1. Định nghĩa/Diễn giải:</w:t>
            </w:r>
          </w:p>
          <w:p w:rsidR="0236427B" w:rsidRDefault="0236427B" w14:paraId="7EA499C8" w14:textId="760B26A2">
            <w:pPr>
              <w:numPr>
                <w:ilvl w:val="0"/>
                <w:numId w:val="921"/>
              </w:numPr>
              <w:rPr>
                <w:lang w:val="en-US"/>
              </w:rPr>
            </w:pPr>
            <w:r w:rsidRPr="6BD8C2C6">
              <w:rPr>
                <w:color w:val="000000" w:themeColor="text1"/>
                <w:lang w:val="en-US"/>
              </w:rPr>
              <w:t>Tổng số nhà cung cấp có cam kết về phát triển bền vững.</w:t>
            </w:r>
          </w:p>
          <w:p w:rsidRPr="00EE3AD0" w:rsidR="00EE3AD0" w:rsidP="00EE3AD0" w:rsidRDefault="00EE3AD0" w14:paraId="585E6DB1" w14:textId="77777777">
            <w:pPr>
              <w:rPr>
                <w:lang w:val="en-US"/>
              </w:rPr>
            </w:pPr>
            <w:r w:rsidRPr="00EE3AD0">
              <w:rPr>
                <w:b/>
                <w:bCs/>
                <w:i/>
                <w:iCs/>
                <w:lang w:val="en-US"/>
              </w:rPr>
              <w:t>2.2. Ý nghĩa/Mục đích đo lường:</w:t>
            </w:r>
          </w:p>
          <w:p w:rsidR="7FFE460C" w:rsidRDefault="7FFE460C" w14:paraId="7FFE9BEE" w14:textId="717E5291">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40615C07" w14:textId="77777777">
            <w:pPr>
              <w:rPr>
                <w:lang w:val="en-US"/>
              </w:rPr>
            </w:pPr>
            <w:r w:rsidRPr="00EE3AD0">
              <w:rPr>
                <w:b/>
                <w:bCs/>
                <w:lang w:val="en-US"/>
              </w:rPr>
              <w:t>3. Công thức tính:</w:t>
            </w:r>
          </w:p>
          <w:p w:rsidR="04A64875" w:rsidRDefault="04A64875" w14:paraId="4F9B41BD" w14:textId="5F9459CA">
            <w:pPr>
              <w:numPr>
                <w:ilvl w:val="0"/>
                <w:numId w:val="923"/>
              </w:numPr>
              <w:rPr>
                <w:lang w:val="en-US"/>
              </w:rPr>
            </w:pPr>
            <w:r w:rsidRPr="6BD8C2C6">
              <w:rPr>
                <w:color w:val="000000" w:themeColor="text1"/>
                <w:lang w:val="en-US"/>
              </w:rPr>
              <w:t>Không có.</w:t>
            </w:r>
          </w:p>
          <w:p w:rsidRPr="00EE3AD0" w:rsidR="00EE3AD0" w:rsidP="00EE3AD0" w:rsidRDefault="00EE3AD0" w14:paraId="12ABD421" w14:textId="77777777">
            <w:pPr>
              <w:rPr>
                <w:lang w:val="en-US"/>
              </w:rPr>
            </w:pPr>
            <w:r w:rsidRPr="00EE3AD0">
              <w:rPr>
                <w:b/>
                <w:bCs/>
                <w:lang w:val="en-US"/>
              </w:rPr>
              <w:t>4. Chiều tổng hợp dữ liệu:</w:t>
            </w:r>
          </w:p>
          <w:p w:rsidRPr="00EE3AD0" w:rsidR="00EE3AD0" w:rsidRDefault="0A4ED42B" w14:paraId="64F5A052" w14:textId="4CB81C4D">
            <w:pPr>
              <w:numPr>
                <w:ilvl w:val="0"/>
                <w:numId w:val="924"/>
              </w:numPr>
              <w:rPr>
                <w:lang w:val="en-US"/>
              </w:rPr>
            </w:pPr>
            <w:r w:rsidRPr="6BD8C2C6">
              <w:rPr>
                <w:lang w:val="en-US"/>
              </w:rPr>
              <w:t xml:space="preserve">Theo thời gian: </w:t>
            </w:r>
            <w:r w:rsidRPr="6BD8C2C6" w:rsidR="5A06224D">
              <w:rPr>
                <w:color w:val="000000" w:themeColor="text1"/>
                <w:lang w:val="en-US"/>
              </w:rPr>
              <w:t>Năm, Quý.</w:t>
            </w:r>
          </w:p>
          <w:p w:rsidRPr="00EE3AD0" w:rsidR="00EE3AD0" w:rsidP="00EE3AD0" w:rsidRDefault="00EE3AD0" w14:paraId="3E145BAE" w14:textId="77777777">
            <w:pPr>
              <w:rPr>
                <w:lang w:val="en-US"/>
              </w:rPr>
            </w:pPr>
            <w:r w:rsidRPr="00EE3AD0">
              <w:rPr>
                <w:b/>
                <w:bCs/>
                <w:lang w:val="en-US"/>
              </w:rPr>
              <w:t>5. Nguồn dữ liệu:</w:t>
            </w:r>
            <w:r w:rsidRPr="00EE3AD0">
              <w:rPr>
                <w:lang w:val="en-US"/>
              </w:rPr>
              <w:t> </w:t>
            </w:r>
          </w:p>
          <w:p w:rsidR="07AD294F" w:rsidRDefault="07AD294F" w14:paraId="3E5D0D82" w14:textId="0A424791">
            <w:pPr>
              <w:numPr>
                <w:ilvl w:val="0"/>
                <w:numId w:val="925"/>
              </w:numPr>
              <w:rPr>
                <w:lang w:val="en-US"/>
              </w:rPr>
            </w:pPr>
            <w:r w:rsidRPr="6BD8C2C6">
              <w:rPr>
                <w:color w:val="000000" w:themeColor="text1"/>
                <w:lang w:val="en-US"/>
              </w:rPr>
              <w:t>Thông tin nhà cung cấp có cam kết về phát triển bền vững: nhập thủ công.</w:t>
            </w:r>
          </w:p>
          <w:p w:rsidRPr="00EE3AD0" w:rsidR="00EE3AD0" w:rsidRDefault="00EE3AD0" w14:paraId="6A154A2F" w14:textId="77777777">
            <w:pPr>
              <w:numPr>
                <w:ilvl w:val="0"/>
                <w:numId w:val="925"/>
              </w:numPr>
              <w:rPr>
                <w:lang w:val="en-US"/>
              </w:rPr>
            </w:pPr>
            <w:r w:rsidRPr="00EE3AD0">
              <w:rPr>
                <w:lang w:val="en-US"/>
              </w:rPr>
              <w:t>Mục tiêu: nhập thủ công.</w:t>
            </w:r>
          </w:p>
          <w:p w:rsidRPr="00EE3AD0" w:rsidR="00EE3AD0" w:rsidP="6BD8C2C6" w:rsidRDefault="0A4ED42B" w14:paraId="4DCBE6D5" w14:textId="17BA667E">
            <w:pPr>
              <w:rPr>
                <w:lang w:val="en-US"/>
              </w:rPr>
            </w:pPr>
            <w:r w:rsidRPr="6BD8C2C6">
              <w:rPr>
                <w:b/>
                <w:bCs/>
                <w:lang w:val="en-US"/>
              </w:rPr>
              <w:t xml:space="preserve">6. Tần suất cập nhật: </w:t>
            </w:r>
            <w:r w:rsidRPr="6BD8C2C6" w:rsidR="15CA7DC1">
              <w:rPr>
                <w:color w:val="000000" w:themeColor="text1"/>
                <w:lang w:val="en-US"/>
              </w:rPr>
              <w:t xml:space="preserve"> Khi có nhà cung cấp mới.</w:t>
            </w:r>
          </w:p>
        </w:tc>
      </w:tr>
      <w:tr w:rsidRPr="00EE3AD0" w:rsidR="00EE3AD0" w:rsidTr="6BD8C2C6" w14:paraId="45C8B0F1"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5870B206" w14:textId="77777777">
            <w:pPr>
              <w:rPr>
                <w:lang w:val="en-US"/>
              </w:rPr>
            </w:pPr>
            <w:r w:rsidRPr="00EE3AD0">
              <w:rPr>
                <w:b/>
                <w:bCs/>
                <w:lang w:val="en-US"/>
              </w:rPr>
              <w:t>CT 10.3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6BD8C2C6" w:rsidRDefault="0A4ED42B" w14:paraId="766A648C" w14:textId="3F95EC08">
            <w:pPr>
              <w:rPr>
                <w:lang w:val="en-US"/>
              </w:rPr>
            </w:pPr>
            <w:r w:rsidRPr="6BD8C2C6">
              <w:rPr>
                <w:b/>
                <w:bCs/>
                <w:lang w:val="en-US"/>
              </w:rPr>
              <w:t xml:space="preserve">1. Tên chỉ tiêu: </w:t>
            </w:r>
            <w:r w:rsidRPr="6BD8C2C6" w:rsidR="6DB5C5DE">
              <w:rPr>
                <w:color w:val="000000" w:themeColor="text1"/>
                <w:lang w:val="en-US"/>
              </w:rPr>
              <w:t>Local suppliers – NCC Việt Nam</w:t>
            </w:r>
          </w:p>
          <w:p w:rsidRPr="00EE3AD0" w:rsidR="00EE3AD0" w:rsidP="00EE3AD0" w:rsidRDefault="00EE3AD0" w14:paraId="6AA03CED" w14:textId="77777777">
            <w:pPr>
              <w:rPr>
                <w:lang w:val="en-US"/>
              </w:rPr>
            </w:pPr>
            <w:r w:rsidRPr="00EE3AD0">
              <w:rPr>
                <w:b/>
                <w:bCs/>
                <w:lang w:val="en-US"/>
              </w:rPr>
              <w:t>2. Định nghĩa/Diễn giải/Ý nghĩa/Mục đích đo lường:</w:t>
            </w:r>
          </w:p>
          <w:p w:rsidRPr="00EE3AD0" w:rsidR="00EE3AD0" w:rsidP="00EE3AD0" w:rsidRDefault="00EE3AD0" w14:paraId="204E49DC" w14:textId="77777777">
            <w:pPr>
              <w:rPr>
                <w:lang w:val="en-US"/>
              </w:rPr>
            </w:pPr>
            <w:r w:rsidRPr="00EE3AD0">
              <w:rPr>
                <w:b/>
                <w:bCs/>
                <w:i/>
                <w:iCs/>
                <w:lang w:val="en-US"/>
              </w:rPr>
              <w:t>2.1. Định nghĩa/Diễn giải:</w:t>
            </w:r>
          </w:p>
          <w:p w:rsidRPr="00EE3AD0" w:rsidR="00EE3AD0" w:rsidRDefault="0A4ED42B" w14:paraId="767436C3" w14:textId="32B159E6">
            <w:pPr>
              <w:numPr>
                <w:ilvl w:val="0"/>
                <w:numId w:val="926"/>
              </w:numPr>
              <w:rPr>
                <w:lang w:val="en-US"/>
              </w:rPr>
            </w:pPr>
            <w:r w:rsidRPr="6BD8C2C6">
              <w:rPr>
                <w:lang w:val="en-US"/>
              </w:rPr>
              <w:t>T</w:t>
            </w:r>
            <w:r w:rsidRPr="6BD8C2C6" w:rsidR="5EC90996">
              <w:rPr>
                <w:color w:val="000000" w:themeColor="text1"/>
                <w:lang w:val="en-US"/>
              </w:rPr>
              <w:t>Nhà cung cấp địa phương (local supplier): là nhà cung cấp Việt Nam</w:t>
            </w:r>
          </w:p>
          <w:p w:rsidRPr="00EE3AD0" w:rsidR="00EE3AD0" w:rsidP="00EE3AD0" w:rsidRDefault="00EE3AD0" w14:paraId="6365DFBB" w14:textId="77777777">
            <w:pPr>
              <w:rPr>
                <w:lang w:val="en-US"/>
              </w:rPr>
            </w:pPr>
            <w:r w:rsidRPr="00EE3AD0">
              <w:rPr>
                <w:b/>
                <w:bCs/>
                <w:i/>
                <w:iCs/>
                <w:lang w:val="en-US"/>
              </w:rPr>
              <w:t>2.2. Ý nghĩa/Mục đích đo lường:</w:t>
            </w:r>
          </w:p>
          <w:p w:rsidR="4032B744" w:rsidRDefault="4032B744" w14:paraId="56B6553E" w14:textId="1AA592C7">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30AD5EB3" w14:textId="77777777">
            <w:pPr>
              <w:rPr>
                <w:lang w:val="en-US"/>
              </w:rPr>
            </w:pPr>
            <w:r w:rsidRPr="00EE3AD0">
              <w:rPr>
                <w:b/>
                <w:bCs/>
                <w:lang w:val="en-US"/>
              </w:rPr>
              <w:t>3. Công thức tính:</w:t>
            </w:r>
          </w:p>
          <w:p w:rsidRPr="00EE3AD0" w:rsidR="00EE3AD0" w:rsidRDefault="0A4ED42B" w14:paraId="0616C83B" w14:textId="53303F63">
            <w:pPr>
              <w:numPr>
                <w:ilvl w:val="0"/>
                <w:numId w:val="928"/>
              </w:numPr>
              <w:rPr>
                <w:lang w:val="en-US"/>
              </w:rPr>
            </w:pPr>
            <w:r w:rsidRPr="6BD8C2C6">
              <w:rPr>
                <w:lang w:val="en-US"/>
              </w:rPr>
              <w:t>T</w:t>
            </w:r>
            <w:r w:rsidRPr="6BD8C2C6" w:rsidR="0C520A02">
              <w:rPr>
                <w:color w:val="000000" w:themeColor="text1"/>
                <w:lang w:val="en-US"/>
              </w:rPr>
              <w:t>Tổng số nhà cung cấp địa phương = Tổng số nhà cung cấp Việt Nam.</w:t>
            </w:r>
          </w:p>
          <w:p w:rsidRPr="00EE3AD0" w:rsidR="00EE3AD0" w:rsidP="00EE3AD0" w:rsidRDefault="00EE3AD0" w14:paraId="330C32B0" w14:textId="77777777">
            <w:pPr>
              <w:rPr>
                <w:lang w:val="en-US"/>
              </w:rPr>
            </w:pPr>
            <w:r w:rsidRPr="00EE3AD0">
              <w:rPr>
                <w:b/>
                <w:bCs/>
                <w:lang w:val="en-US"/>
              </w:rPr>
              <w:t>4. Chiều tổng hợp dữ liệu:</w:t>
            </w:r>
          </w:p>
          <w:p w:rsidR="6EB804BE" w:rsidRDefault="6EB804BE" w14:paraId="495D8A28" w14:textId="07BD3250">
            <w:pPr>
              <w:numPr>
                <w:ilvl w:val="0"/>
                <w:numId w:val="929"/>
              </w:numPr>
              <w:rPr>
                <w:lang w:val="en-US"/>
              </w:rPr>
            </w:pPr>
            <w:r w:rsidRPr="6BD8C2C6">
              <w:rPr>
                <w:color w:val="000000" w:themeColor="text1"/>
                <w:lang w:val="en-US"/>
              </w:rPr>
              <w:t>Theo thời gian: Năm, Quý.</w:t>
            </w:r>
          </w:p>
          <w:p w:rsidRPr="00EE3AD0" w:rsidR="00EE3AD0" w:rsidP="00EE3AD0" w:rsidRDefault="00EE3AD0" w14:paraId="2A024D25" w14:textId="77777777">
            <w:pPr>
              <w:rPr>
                <w:lang w:val="en-US"/>
              </w:rPr>
            </w:pPr>
            <w:r w:rsidRPr="00EE3AD0">
              <w:rPr>
                <w:b/>
                <w:bCs/>
                <w:lang w:val="en-US"/>
              </w:rPr>
              <w:t>5. Nguồn dữ liệu:</w:t>
            </w:r>
          </w:p>
          <w:p w:rsidR="4AC3D099" w:rsidRDefault="4AC3D099" w14:paraId="0C68284B" w14:textId="50823F69">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RDefault="00EE3AD0" w14:paraId="4B88D78E" w14:textId="77777777">
            <w:pPr>
              <w:numPr>
                <w:ilvl w:val="0"/>
                <w:numId w:val="930"/>
              </w:numPr>
              <w:rPr>
                <w:lang w:val="en-US"/>
              </w:rPr>
            </w:pPr>
            <w:r w:rsidRPr="00EE3AD0">
              <w:rPr>
                <w:lang w:val="en-US"/>
              </w:rPr>
              <w:t>Mục tiêu: nhập thủ công.</w:t>
            </w:r>
          </w:p>
          <w:p w:rsidRPr="00EE3AD0" w:rsidR="00EE3AD0" w:rsidP="00EE3AD0" w:rsidRDefault="00EE3AD0" w14:paraId="5BC23DC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3670A5CF"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F38E97D" w14:textId="77777777">
            <w:pPr>
              <w:rPr>
                <w:lang w:val="en-US"/>
              </w:rPr>
            </w:pPr>
            <w:r w:rsidRPr="00EE3AD0">
              <w:rPr>
                <w:b/>
                <w:bCs/>
                <w:lang w:val="en-US"/>
              </w:rPr>
              <w:t>CT 10.4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05623562" w14:textId="4B21E68E">
            <w:pPr>
              <w:rPr>
                <w:lang w:val="en-US"/>
              </w:rPr>
            </w:pPr>
            <w:r w:rsidRPr="6BD8C2C6">
              <w:rPr>
                <w:b/>
                <w:bCs/>
                <w:lang w:val="en-US"/>
              </w:rPr>
              <w:t xml:space="preserve">1. Tên chỉ tiêu: </w:t>
            </w:r>
            <w:r w:rsidRPr="6BD8C2C6" w:rsidR="56B08280">
              <w:rPr>
                <w:color w:val="000000" w:themeColor="text1"/>
                <w:lang w:val="en-US"/>
              </w:rPr>
              <w:t>Sustainable local suppliers – NCC Việt Nam có cam kết về PTBV</w:t>
            </w:r>
          </w:p>
          <w:p w:rsidRPr="00EE3AD0" w:rsidR="00EE3AD0" w:rsidP="00EE3AD0" w:rsidRDefault="00EE3AD0" w14:paraId="23A6A354" w14:textId="77777777">
            <w:pPr>
              <w:rPr>
                <w:lang w:val="en-US"/>
              </w:rPr>
            </w:pPr>
            <w:r w:rsidRPr="00EE3AD0">
              <w:rPr>
                <w:b/>
                <w:bCs/>
                <w:lang w:val="en-US"/>
              </w:rPr>
              <w:t>2. Định nghĩa/Diễn giải/Ý nghĩa/Mục đích đo lường:</w:t>
            </w:r>
          </w:p>
          <w:p w:rsidRPr="00EE3AD0" w:rsidR="00EE3AD0" w:rsidP="00EE3AD0" w:rsidRDefault="00EE3AD0" w14:paraId="4AD4A63B" w14:textId="77777777">
            <w:pPr>
              <w:rPr>
                <w:lang w:val="en-US"/>
              </w:rPr>
            </w:pPr>
            <w:r w:rsidRPr="00EE3AD0">
              <w:rPr>
                <w:b/>
                <w:bCs/>
                <w:i/>
                <w:iCs/>
                <w:lang w:val="en-US"/>
              </w:rPr>
              <w:t>2.1. Định nghĩa/Diễn giải:</w:t>
            </w:r>
          </w:p>
          <w:p w:rsidR="19DDFA29" w:rsidRDefault="19DDFA29" w14:paraId="32FD280B" w14:textId="4B10FAB4">
            <w:pPr>
              <w:numPr>
                <w:ilvl w:val="0"/>
                <w:numId w:val="931"/>
              </w:numPr>
              <w:rPr>
                <w:lang w:val="en-US"/>
              </w:rPr>
            </w:pPr>
            <w:r w:rsidRPr="6BD8C2C6">
              <w:rPr>
                <w:color w:val="000000" w:themeColor="text1"/>
                <w:lang w:val="en-US"/>
              </w:rPr>
              <w:t>Nhà cung cấp địa phương (local supplier): là nhà cung cấp Việt Nam</w:t>
            </w:r>
          </w:p>
          <w:p w:rsidRPr="00EE3AD0" w:rsidR="00EE3AD0" w:rsidP="00EE3AD0" w:rsidRDefault="00EE3AD0" w14:paraId="441EEDF7" w14:textId="77777777">
            <w:pPr>
              <w:rPr>
                <w:lang w:val="en-US"/>
              </w:rPr>
            </w:pPr>
            <w:r w:rsidRPr="00EE3AD0">
              <w:rPr>
                <w:b/>
                <w:bCs/>
                <w:i/>
                <w:iCs/>
                <w:lang w:val="en-US"/>
              </w:rPr>
              <w:t>2.2. Ý nghĩa/Mục đích đo lường:</w:t>
            </w:r>
          </w:p>
          <w:p w:rsidR="0017C0FA" w:rsidRDefault="0017C0FA" w14:paraId="7675CFF5" w14:textId="78FB2BA6">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04B9EE76" w14:textId="77777777">
            <w:pPr>
              <w:rPr>
                <w:lang w:val="en-US"/>
              </w:rPr>
            </w:pPr>
            <w:r w:rsidRPr="00EE3AD0">
              <w:rPr>
                <w:b/>
                <w:bCs/>
                <w:lang w:val="en-US"/>
              </w:rPr>
              <w:t>3. Công thức tính:</w:t>
            </w:r>
          </w:p>
          <w:p w:rsidR="0A82B17E" w:rsidRDefault="0A82B17E" w14:paraId="48941253" w14:textId="3BD19DC3">
            <w:pPr>
              <w:numPr>
                <w:ilvl w:val="0"/>
                <w:numId w:val="933"/>
              </w:numPr>
              <w:rPr>
                <w:lang w:val="en-US"/>
              </w:rPr>
            </w:pPr>
            <w:r w:rsidRPr="6BD8C2C6">
              <w:rPr>
                <w:color w:val="000000" w:themeColor="text1"/>
                <w:lang w:val="en-US"/>
              </w:rPr>
              <w:t>Không có.</w:t>
            </w:r>
          </w:p>
          <w:p w:rsidRPr="00EE3AD0" w:rsidR="00EE3AD0" w:rsidP="00EE3AD0" w:rsidRDefault="00EE3AD0" w14:paraId="02A10DD2" w14:textId="77777777">
            <w:pPr>
              <w:rPr>
                <w:lang w:val="en-US"/>
              </w:rPr>
            </w:pPr>
            <w:r w:rsidRPr="00EE3AD0">
              <w:rPr>
                <w:b/>
                <w:bCs/>
                <w:lang w:val="en-US"/>
              </w:rPr>
              <w:t>4. Chiều tổng hợp dữ liệu:</w:t>
            </w:r>
          </w:p>
          <w:p w:rsidR="57E40AE0" w:rsidRDefault="57E40AE0" w14:paraId="59BEFB33" w14:textId="483BC170">
            <w:pPr>
              <w:numPr>
                <w:ilvl w:val="0"/>
                <w:numId w:val="934"/>
              </w:numPr>
              <w:rPr>
                <w:lang w:val="en-US"/>
              </w:rPr>
            </w:pPr>
            <w:r w:rsidRPr="6BD8C2C6">
              <w:rPr>
                <w:color w:val="000000" w:themeColor="text1"/>
                <w:lang w:val="en-US"/>
              </w:rPr>
              <w:t>Theo thời gian: Năm, Quý.</w:t>
            </w:r>
          </w:p>
          <w:p w:rsidRPr="00EE3AD0" w:rsidR="00EE3AD0" w:rsidP="00EE3AD0" w:rsidRDefault="00EE3AD0" w14:paraId="3134156F" w14:textId="77777777">
            <w:pPr>
              <w:rPr>
                <w:lang w:val="en-US"/>
              </w:rPr>
            </w:pPr>
            <w:r w:rsidRPr="00EE3AD0">
              <w:rPr>
                <w:b/>
                <w:bCs/>
                <w:lang w:val="en-US"/>
              </w:rPr>
              <w:t>5. Nguồn dữ liệu: </w:t>
            </w:r>
          </w:p>
          <w:p w:rsidR="65926E54" w:rsidRDefault="65926E54" w14:paraId="0CFC2266" w14:textId="6DC6E913">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Pr="00EE3AD0" w:rsidR="00EE3AD0" w:rsidP="6BD8C2C6" w:rsidRDefault="0A4ED42B" w14:paraId="11CB11A5" w14:textId="4540F1AE">
            <w:pPr>
              <w:rPr>
                <w:lang w:val="en-US"/>
              </w:rPr>
            </w:pPr>
            <w:r w:rsidRPr="6BD8C2C6">
              <w:rPr>
                <w:b/>
                <w:bCs/>
                <w:lang w:val="en-US"/>
              </w:rPr>
              <w:t xml:space="preserve">6. Tần suất cập nhật: </w:t>
            </w:r>
            <w:r w:rsidRPr="6BD8C2C6" w:rsidR="56B934E1">
              <w:rPr>
                <w:color w:val="000000" w:themeColor="text1"/>
                <w:lang w:val="en-US"/>
              </w:rPr>
              <w:t>Khi có nhà cung cấp mới.</w:t>
            </w:r>
            <w:r w:rsidRPr="6BD8C2C6" w:rsidR="56B934E1">
              <w:rPr>
                <w:lang w:val="en-US"/>
              </w:rPr>
              <w:t xml:space="preserve"> </w:t>
            </w:r>
          </w:p>
        </w:tc>
      </w:tr>
      <w:tr w:rsidRPr="00EE3AD0" w:rsidR="00EE3AD0" w:rsidTr="6BD8C2C6" w14:paraId="6762B285"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A95B8E3" w14:textId="77777777">
            <w:pPr>
              <w:rPr>
                <w:lang w:val="en-US"/>
              </w:rPr>
            </w:pPr>
            <w:r w:rsidRPr="00EE3AD0">
              <w:rPr>
                <w:b/>
                <w:bCs/>
                <w:lang w:val="en-US"/>
              </w:rPr>
              <w:t>CT 10.5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7CE2A943" w14:textId="3DD62BA5">
            <w:pPr>
              <w:rPr>
                <w:lang w:val="en-US"/>
              </w:rPr>
            </w:pPr>
            <w:r w:rsidRPr="6BD8C2C6">
              <w:rPr>
                <w:b/>
                <w:bCs/>
                <w:lang w:val="en-US"/>
              </w:rPr>
              <w:t xml:space="preserve">1. Tên chỉ tiêu: </w:t>
            </w:r>
            <w:r w:rsidRPr="6BD8C2C6" w:rsidR="54590D92">
              <w:rPr>
                <w:color w:val="000000" w:themeColor="text1"/>
                <w:lang w:val="en-US"/>
              </w:rPr>
              <w:t>International suppliers – NCC nước ngoài</w:t>
            </w:r>
          </w:p>
          <w:p w:rsidRPr="00EE3AD0" w:rsidR="00EE3AD0" w:rsidP="00EE3AD0" w:rsidRDefault="00EE3AD0" w14:paraId="1E847683" w14:textId="77777777">
            <w:pPr>
              <w:rPr>
                <w:lang w:val="en-US"/>
              </w:rPr>
            </w:pPr>
            <w:r w:rsidRPr="00EE3AD0">
              <w:rPr>
                <w:b/>
                <w:bCs/>
                <w:lang w:val="en-US"/>
              </w:rPr>
              <w:t>2. Định nghĩa/Diễn giải/Ý nghĩa/Mục đích đo lường:</w:t>
            </w:r>
          </w:p>
          <w:p w:rsidRPr="00EE3AD0" w:rsidR="00EE3AD0" w:rsidP="00EE3AD0" w:rsidRDefault="00EE3AD0" w14:paraId="5AC34D24" w14:textId="77777777">
            <w:pPr>
              <w:rPr>
                <w:lang w:val="en-US"/>
              </w:rPr>
            </w:pPr>
            <w:r w:rsidRPr="00EE3AD0">
              <w:rPr>
                <w:b/>
                <w:bCs/>
                <w:i/>
                <w:iCs/>
                <w:lang w:val="en-US"/>
              </w:rPr>
              <w:t>2.1. Định nghĩa/Diễn giải:</w:t>
            </w:r>
          </w:p>
          <w:p w:rsidR="5DBD4260" w:rsidRDefault="5DBD4260" w14:paraId="2D7BDBD6" w14:textId="192F4C45">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Pr="00EE3AD0" w:rsidR="00EE3AD0" w:rsidP="00EE3AD0" w:rsidRDefault="00EE3AD0" w14:paraId="0C32242D" w14:textId="77777777">
            <w:pPr>
              <w:rPr>
                <w:lang w:val="en-US"/>
              </w:rPr>
            </w:pPr>
            <w:r w:rsidRPr="00EE3AD0">
              <w:rPr>
                <w:b/>
                <w:bCs/>
                <w:i/>
                <w:iCs/>
                <w:lang w:val="en-US"/>
              </w:rPr>
              <w:t>2.2. Ý nghĩa/Mục đích đo lường:</w:t>
            </w:r>
          </w:p>
          <w:p w:rsidR="42FC8EA0" w:rsidRDefault="42FC8EA0" w14:paraId="0AF79BF2" w14:textId="4E981CC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48819AFD" w14:textId="77777777">
            <w:pPr>
              <w:rPr>
                <w:lang w:val="en-US"/>
              </w:rPr>
            </w:pPr>
            <w:r w:rsidRPr="00EE3AD0">
              <w:rPr>
                <w:b/>
                <w:bCs/>
                <w:lang w:val="en-US"/>
              </w:rPr>
              <w:t>3. Công thức tính:</w:t>
            </w:r>
          </w:p>
          <w:p w:rsidR="5075062B" w:rsidRDefault="5075062B" w14:paraId="794A79E4" w14:textId="5377F1D9">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Pr="00EE3AD0" w:rsidR="00EE3AD0" w:rsidP="00EE3AD0" w:rsidRDefault="00EE3AD0" w14:paraId="066DEA88" w14:textId="77777777">
            <w:pPr>
              <w:rPr>
                <w:lang w:val="en-US"/>
              </w:rPr>
            </w:pPr>
            <w:r w:rsidRPr="00EE3AD0">
              <w:rPr>
                <w:b/>
                <w:bCs/>
                <w:lang w:val="en-US"/>
              </w:rPr>
              <w:t>4. Chiều tổng hợp dữ liệu:</w:t>
            </w:r>
          </w:p>
          <w:p w:rsidR="56C864D5" w:rsidRDefault="56C864D5" w14:paraId="738B37D4" w14:textId="76B8CE63">
            <w:pPr>
              <w:numPr>
                <w:ilvl w:val="0"/>
                <w:numId w:val="939"/>
              </w:numPr>
              <w:rPr>
                <w:lang w:val="en-US"/>
              </w:rPr>
            </w:pPr>
            <w:r w:rsidRPr="6BD8C2C6">
              <w:rPr>
                <w:color w:val="000000" w:themeColor="text1"/>
                <w:lang w:val="en-US"/>
              </w:rPr>
              <w:t>Theo thời gian: Năm, Quý.</w:t>
            </w:r>
          </w:p>
          <w:p w:rsidRPr="00EE3AD0" w:rsidR="00EE3AD0" w:rsidP="00EE3AD0" w:rsidRDefault="00EE3AD0" w14:paraId="2761EBF7" w14:textId="77777777">
            <w:pPr>
              <w:rPr>
                <w:lang w:val="en-US"/>
              </w:rPr>
            </w:pPr>
            <w:r w:rsidRPr="00EE3AD0">
              <w:rPr>
                <w:b/>
                <w:bCs/>
                <w:lang w:val="en-US"/>
              </w:rPr>
              <w:t>5. Nguồn dữ liệu: </w:t>
            </w:r>
          </w:p>
          <w:p w:rsidR="44C8A20B" w:rsidRDefault="44C8A20B" w14:paraId="52DA81E1" w14:textId="6151E134">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P="00EE3AD0" w:rsidRDefault="00EE3AD0" w14:paraId="6B77A0DA" w14:textId="77777777">
            <w:pPr>
              <w:rPr>
                <w:lang w:val="en-US"/>
              </w:rPr>
            </w:pPr>
            <w:r w:rsidRPr="00EE3AD0">
              <w:rPr>
                <w:b/>
                <w:bCs/>
                <w:lang w:val="en-US"/>
              </w:rPr>
              <w:t xml:space="preserve">6. Tần suất cập nhật: </w:t>
            </w:r>
            <w:r w:rsidRPr="00EE3AD0">
              <w:rPr>
                <w:lang w:val="en-US"/>
              </w:rPr>
              <w:t>Hàng tháng (ngày cuối cùng trong tháng).</w:t>
            </w:r>
          </w:p>
        </w:tc>
      </w:tr>
      <w:tr w:rsidR="6BD8C2C6" w:rsidTr="6BD8C2C6" w14:paraId="331263BA"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14F50285"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43D8C664"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2DD8E5A" w:rsidP="6BD8C2C6" w:rsidRDefault="62DD8E5A" w14:paraId="28483E5D" w14:textId="77777777">
            <w:pPr>
              <w:rPr>
                <w:lang w:val="en-US"/>
              </w:rPr>
            </w:pPr>
            <w:r w:rsidRPr="6BD8C2C6">
              <w:rPr>
                <w:b/>
                <w:bCs/>
                <w:lang w:val="en-US"/>
              </w:rPr>
              <w:t>2. Định nghĩa/Diễn giải/Ý nghĩa/Mục đích đo lường:</w:t>
            </w:r>
          </w:p>
          <w:p w:rsidR="62DD8E5A" w:rsidP="6BD8C2C6" w:rsidRDefault="62DD8E5A" w14:paraId="3F21D094" w14:textId="77777777">
            <w:pPr>
              <w:rPr>
                <w:lang w:val="en-US"/>
              </w:rPr>
            </w:pPr>
            <w:r w:rsidRPr="6BD8C2C6">
              <w:rPr>
                <w:b/>
                <w:bCs/>
                <w:i/>
                <w:iCs/>
                <w:lang w:val="en-US"/>
              </w:rPr>
              <w:t>2.1. Định nghĩa/Diễn giải:</w:t>
            </w:r>
          </w:p>
          <w:p w:rsidR="62DD8E5A" w:rsidRDefault="62DD8E5A" w14:paraId="65D98176" w14:textId="1E2D4DFB">
            <w:pPr>
              <w:numPr>
                <w:ilvl w:val="0"/>
                <w:numId w:val="936"/>
              </w:numPr>
              <w:rPr>
                <w:lang w:val="en-US"/>
              </w:rPr>
            </w:pPr>
            <w:r w:rsidRPr="6BD8C2C6">
              <w:rPr>
                <w:color w:val="000000" w:themeColor="text1"/>
                <w:lang w:val="en-US"/>
              </w:rPr>
              <w:t>Nhà cung cấp nước ngoài = Nhà cung cấp không phải là NCC Việt Nam.</w:t>
            </w:r>
          </w:p>
          <w:p w:rsidR="62DD8E5A" w:rsidP="6BD8C2C6" w:rsidRDefault="62DD8E5A" w14:paraId="2BE10ADA" w14:textId="77777777">
            <w:pPr>
              <w:rPr>
                <w:lang w:val="en-US"/>
              </w:rPr>
            </w:pPr>
            <w:r w:rsidRPr="6BD8C2C6">
              <w:rPr>
                <w:b/>
                <w:bCs/>
                <w:i/>
                <w:iCs/>
                <w:lang w:val="en-US"/>
              </w:rPr>
              <w:t>2.2. Ý nghĩa/Mục đích đo lường:</w:t>
            </w:r>
          </w:p>
          <w:p w:rsidR="62DD8E5A" w:rsidRDefault="62DD8E5A" w14:paraId="0A20C659"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1093F98A" w14:textId="77777777">
            <w:pPr>
              <w:rPr>
                <w:lang w:val="en-US"/>
              </w:rPr>
            </w:pPr>
            <w:r w:rsidRPr="6BD8C2C6">
              <w:rPr>
                <w:b/>
                <w:bCs/>
                <w:lang w:val="en-US"/>
              </w:rPr>
              <w:t>3. Công thức tính:</w:t>
            </w:r>
          </w:p>
          <w:p w:rsidR="62DD8E5A" w:rsidRDefault="62DD8E5A" w14:paraId="0303C5F9" w14:textId="414CBCA8">
            <w:pPr>
              <w:numPr>
                <w:ilvl w:val="0"/>
                <w:numId w:val="938"/>
              </w:numPr>
              <w:rPr>
                <w:lang w:val="en-US"/>
              </w:rPr>
            </w:pPr>
            <w:r w:rsidRPr="6BD8C2C6">
              <w:rPr>
                <w:color w:val="000000" w:themeColor="text1"/>
                <w:lang w:val="en-US"/>
              </w:rPr>
              <w:t>Không có.</w:t>
            </w:r>
          </w:p>
          <w:p w:rsidR="62DD8E5A" w:rsidP="6BD8C2C6" w:rsidRDefault="62DD8E5A" w14:paraId="11D1FC8F" w14:textId="77777777">
            <w:pPr>
              <w:rPr>
                <w:lang w:val="en-US"/>
              </w:rPr>
            </w:pPr>
            <w:r w:rsidRPr="6BD8C2C6">
              <w:rPr>
                <w:b/>
                <w:bCs/>
                <w:lang w:val="en-US"/>
              </w:rPr>
              <w:t>4. Chiều tổng hợp dữ liệu:</w:t>
            </w:r>
          </w:p>
          <w:p w:rsidR="62DD8E5A" w:rsidRDefault="62DD8E5A" w14:paraId="2185A933" w14:textId="7CE1D0EE">
            <w:pPr>
              <w:numPr>
                <w:ilvl w:val="0"/>
                <w:numId w:val="939"/>
              </w:numPr>
              <w:rPr>
                <w:lang w:val="en-US"/>
              </w:rPr>
            </w:pPr>
            <w:r w:rsidRPr="6BD8C2C6">
              <w:rPr>
                <w:color w:val="000000" w:themeColor="text1"/>
                <w:lang w:val="en-US"/>
              </w:rPr>
              <w:t>Theo thời gian: Năm, Quý.</w:t>
            </w:r>
          </w:p>
          <w:p w:rsidR="62DD8E5A" w:rsidP="6BD8C2C6" w:rsidRDefault="62DD8E5A" w14:paraId="4BCDE533" w14:textId="77777777">
            <w:pPr>
              <w:rPr>
                <w:lang w:val="en-US"/>
              </w:rPr>
            </w:pPr>
            <w:r w:rsidRPr="6BD8C2C6">
              <w:rPr>
                <w:b/>
                <w:bCs/>
                <w:lang w:val="en-US"/>
              </w:rPr>
              <w:t>5. Nguồn dữ liệu: </w:t>
            </w:r>
          </w:p>
          <w:p w:rsidR="62DD8E5A" w:rsidRDefault="62DD8E5A" w14:paraId="71359176"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57FF2806"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1828C5B" w14:textId="47C086D6">
            <w:pPr>
              <w:rPr>
                <w:b/>
                <w:bCs/>
                <w:lang w:val="en-US"/>
              </w:rPr>
            </w:pPr>
          </w:p>
        </w:tc>
      </w:tr>
      <w:tr w:rsidR="6BD8C2C6" w:rsidTr="6BD8C2C6" w14:paraId="321D6781"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CB5C42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A66F42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2DD8E5A" w:rsidP="6BD8C2C6" w:rsidRDefault="62DD8E5A" w14:paraId="31B4600C" w14:textId="77777777">
            <w:pPr>
              <w:rPr>
                <w:lang w:val="en-US"/>
              </w:rPr>
            </w:pPr>
            <w:r w:rsidRPr="6BD8C2C6">
              <w:rPr>
                <w:b/>
                <w:bCs/>
                <w:lang w:val="en-US"/>
              </w:rPr>
              <w:t>2. Định nghĩa/Diễn giải/Ý nghĩa/Mục đích đo lường:</w:t>
            </w:r>
          </w:p>
          <w:p w:rsidR="62DD8E5A" w:rsidP="6BD8C2C6" w:rsidRDefault="62DD8E5A" w14:paraId="292C1E47" w14:textId="77777777">
            <w:pPr>
              <w:rPr>
                <w:lang w:val="en-US"/>
              </w:rPr>
            </w:pPr>
            <w:r w:rsidRPr="6BD8C2C6">
              <w:rPr>
                <w:b/>
                <w:bCs/>
                <w:i/>
                <w:iCs/>
                <w:lang w:val="en-US"/>
              </w:rPr>
              <w:t>2.1. Định nghĩa/Diễn giải:</w:t>
            </w:r>
          </w:p>
          <w:p w:rsidR="62DD8E5A" w:rsidRDefault="62DD8E5A" w14:paraId="3FB1C62F"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2DD8E5A" w:rsidP="6BD8C2C6" w:rsidRDefault="62DD8E5A" w14:paraId="72A97585" w14:textId="77777777">
            <w:pPr>
              <w:rPr>
                <w:lang w:val="en-US"/>
              </w:rPr>
            </w:pPr>
            <w:r w:rsidRPr="6BD8C2C6">
              <w:rPr>
                <w:b/>
                <w:bCs/>
                <w:i/>
                <w:iCs/>
                <w:lang w:val="en-US"/>
              </w:rPr>
              <w:t>2.2. Ý nghĩa/Mục đích đo lường:</w:t>
            </w:r>
          </w:p>
          <w:p w:rsidR="62DD8E5A" w:rsidRDefault="62DD8E5A" w14:paraId="0115942D"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6DCE16CB" w14:textId="77777777">
            <w:pPr>
              <w:rPr>
                <w:lang w:val="en-US"/>
              </w:rPr>
            </w:pPr>
            <w:r w:rsidRPr="6BD8C2C6">
              <w:rPr>
                <w:b/>
                <w:bCs/>
                <w:lang w:val="en-US"/>
              </w:rPr>
              <w:t>3. Công thức tính:</w:t>
            </w:r>
          </w:p>
          <w:p w:rsidR="62DD8E5A" w:rsidRDefault="62DD8E5A" w14:paraId="756E46F7" w14:textId="2A39A293">
            <w:pPr>
              <w:numPr>
                <w:ilvl w:val="0"/>
                <w:numId w:val="938"/>
              </w:numPr>
              <w:rPr>
                <w:lang w:val="en-US"/>
              </w:rPr>
            </w:pPr>
            <w:r w:rsidRPr="6BD8C2C6">
              <w:rPr>
                <w:color w:val="000000" w:themeColor="text1"/>
                <w:lang w:val="en-US"/>
              </w:rPr>
              <w:t>Không có.</w:t>
            </w:r>
          </w:p>
          <w:p w:rsidR="62DD8E5A" w:rsidP="6BD8C2C6" w:rsidRDefault="62DD8E5A" w14:paraId="61791F01" w14:textId="77777777">
            <w:pPr>
              <w:rPr>
                <w:lang w:val="en-US"/>
              </w:rPr>
            </w:pPr>
            <w:r w:rsidRPr="6BD8C2C6">
              <w:rPr>
                <w:b/>
                <w:bCs/>
                <w:lang w:val="en-US"/>
              </w:rPr>
              <w:t>4. Chiều tổng hợp dữ liệu:</w:t>
            </w:r>
          </w:p>
          <w:p w:rsidR="62DD8E5A" w:rsidRDefault="62DD8E5A" w14:paraId="0A0C9903" w14:textId="7CE1D0EE">
            <w:pPr>
              <w:numPr>
                <w:ilvl w:val="0"/>
                <w:numId w:val="939"/>
              </w:numPr>
              <w:rPr>
                <w:lang w:val="en-US"/>
              </w:rPr>
            </w:pPr>
            <w:r w:rsidRPr="6BD8C2C6">
              <w:rPr>
                <w:color w:val="000000" w:themeColor="text1"/>
                <w:lang w:val="en-US"/>
              </w:rPr>
              <w:t>Theo thời gian: Năm, Quý.</w:t>
            </w:r>
          </w:p>
          <w:p w:rsidR="62DD8E5A" w:rsidP="6BD8C2C6" w:rsidRDefault="62DD8E5A" w14:paraId="3EE7B875" w14:textId="77777777">
            <w:pPr>
              <w:rPr>
                <w:lang w:val="en-US"/>
              </w:rPr>
            </w:pPr>
            <w:r w:rsidRPr="6BD8C2C6">
              <w:rPr>
                <w:b/>
                <w:bCs/>
                <w:lang w:val="en-US"/>
              </w:rPr>
              <w:t>5. Nguồn dữ liệu: </w:t>
            </w:r>
          </w:p>
          <w:p w:rsidR="62DD8E5A" w:rsidRDefault="62DD8E5A" w14:paraId="4AC93984"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2DD8E5A" w:rsidRDefault="62DD8E5A" w14:paraId="7B56D416"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12D083F2"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4135DA3F" w14:textId="062D71E7">
            <w:pPr>
              <w:rPr>
                <w:b/>
                <w:bCs/>
                <w:lang w:val="en-US"/>
              </w:rPr>
            </w:pPr>
          </w:p>
        </w:tc>
      </w:tr>
      <w:tr w:rsidR="6BD8C2C6" w:rsidTr="6BD8C2C6" w14:paraId="2B4433C2"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22860DA6" w14:textId="031F8368">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3150411E" w14:textId="7376FD39">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5C32998A" w14:textId="77777777">
            <w:pPr>
              <w:rPr>
                <w:lang w:val="en-US"/>
              </w:rPr>
            </w:pPr>
            <w:r w:rsidRPr="6BD8C2C6">
              <w:rPr>
                <w:b/>
                <w:bCs/>
                <w:lang w:val="en-US"/>
              </w:rPr>
              <w:t>2. Định nghĩa/Diễn giải/Ý nghĩa/Mục đích đo lường:</w:t>
            </w:r>
          </w:p>
          <w:p w:rsidR="6BD8C2C6" w:rsidP="6BD8C2C6" w:rsidRDefault="6BD8C2C6" w14:paraId="08E8F450" w14:textId="77777777">
            <w:pPr>
              <w:rPr>
                <w:lang w:val="en-US"/>
              </w:rPr>
            </w:pPr>
            <w:r w:rsidRPr="6BD8C2C6">
              <w:rPr>
                <w:b/>
                <w:bCs/>
                <w:i/>
                <w:iCs/>
                <w:lang w:val="en-US"/>
              </w:rPr>
              <w:t>2.1. Định nghĩa/Diễn giải:</w:t>
            </w:r>
          </w:p>
          <w:p w:rsidR="7C301BD1" w:rsidRDefault="7C301BD1" w14:paraId="12693B6D" w14:textId="30786848">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7CF07361" w14:textId="77777777">
            <w:pPr>
              <w:rPr>
                <w:lang w:val="en-US"/>
              </w:rPr>
            </w:pPr>
            <w:r w:rsidRPr="6BD8C2C6">
              <w:rPr>
                <w:b/>
                <w:bCs/>
                <w:i/>
                <w:iCs/>
                <w:lang w:val="en-US"/>
              </w:rPr>
              <w:t>2.2. Ý nghĩa/Mục đích đo lường:</w:t>
            </w:r>
          </w:p>
          <w:p w:rsidR="35CF1F9E" w:rsidRDefault="35CF1F9E" w14:paraId="30596B44" w14:textId="3C294971">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E4FF047" w14:textId="77777777">
            <w:pPr>
              <w:rPr>
                <w:lang w:val="en-US"/>
              </w:rPr>
            </w:pPr>
            <w:r w:rsidRPr="6BD8C2C6">
              <w:rPr>
                <w:b/>
                <w:bCs/>
                <w:lang w:val="en-US"/>
              </w:rPr>
              <w:t>3. Công thức tính:</w:t>
            </w:r>
          </w:p>
          <w:p w:rsidR="024456A0" w:rsidRDefault="024456A0" w14:paraId="0B78C5F8" w14:textId="6033195A">
            <w:pPr>
              <w:numPr>
                <w:ilvl w:val="0"/>
                <w:numId w:val="938"/>
              </w:numPr>
              <w:rPr>
                <w:lang w:val="en-US"/>
              </w:rPr>
            </w:pPr>
            <w:r w:rsidRPr="6BD8C2C6">
              <w:rPr>
                <w:color w:val="000000" w:themeColor="text1"/>
                <w:lang w:val="en-US"/>
              </w:rPr>
              <w:t>Không có.</w:t>
            </w:r>
          </w:p>
          <w:p w:rsidR="6BD8C2C6" w:rsidP="6BD8C2C6" w:rsidRDefault="6BD8C2C6" w14:paraId="1EE709FF" w14:textId="77777777">
            <w:pPr>
              <w:rPr>
                <w:lang w:val="en-US"/>
              </w:rPr>
            </w:pPr>
            <w:r w:rsidRPr="6BD8C2C6">
              <w:rPr>
                <w:b/>
                <w:bCs/>
                <w:lang w:val="en-US"/>
              </w:rPr>
              <w:t>4. Chiều tổng hợp dữ liệu:</w:t>
            </w:r>
          </w:p>
          <w:p w:rsidR="6BD8C2C6" w:rsidRDefault="6BD8C2C6" w14:paraId="7BB27EA2" w14:textId="7DE8A3DB">
            <w:pPr>
              <w:numPr>
                <w:ilvl w:val="0"/>
                <w:numId w:val="939"/>
              </w:numPr>
              <w:rPr>
                <w:lang w:val="en-US"/>
              </w:rPr>
            </w:pPr>
            <w:r w:rsidRPr="6BD8C2C6">
              <w:rPr>
                <w:color w:val="000000" w:themeColor="text1"/>
                <w:lang w:val="en-US"/>
              </w:rPr>
              <w:t xml:space="preserve">Theo thời gian: </w:t>
            </w:r>
            <w:r w:rsidRPr="6BD8C2C6" w:rsidR="41A5866B">
              <w:rPr>
                <w:color w:val="000000" w:themeColor="text1"/>
                <w:lang w:val="en-US"/>
              </w:rPr>
              <w:t>3 năm gần nhất, bao gồm năm hiện tại.</w:t>
            </w:r>
          </w:p>
          <w:p w:rsidR="6BD8C2C6" w:rsidP="6BD8C2C6" w:rsidRDefault="6BD8C2C6" w14:paraId="3B0DB8F1" w14:textId="77777777">
            <w:pPr>
              <w:rPr>
                <w:lang w:val="en-US"/>
              </w:rPr>
            </w:pPr>
            <w:r w:rsidRPr="6BD8C2C6">
              <w:rPr>
                <w:b/>
                <w:bCs/>
                <w:lang w:val="en-US"/>
              </w:rPr>
              <w:t>5. Nguồn dữ liệu: </w:t>
            </w:r>
          </w:p>
          <w:p w:rsidR="0F9D9970" w:rsidRDefault="0F9D9970" w14:paraId="6E6AFBA6" w14:textId="26FAE077">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0F9D9970" w:rsidRDefault="0F9D9970" w14:paraId="121261A8"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RDefault="6BD8C2C6" w14:paraId="51ECCAA3" w14:textId="43398326">
            <w:pPr>
              <w:pStyle w:val="ListParagraph"/>
              <w:numPr>
                <w:ilvl w:val="0"/>
                <w:numId w:val="940"/>
              </w:numPr>
              <w:spacing w:before="0" w:after="160"/>
              <w:rPr>
                <w:color w:val="000000" w:themeColor="text1"/>
                <w:lang w:val="en-US"/>
              </w:rPr>
            </w:pPr>
          </w:p>
          <w:p w:rsidR="6BD8C2C6" w:rsidP="6BD8C2C6" w:rsidRDefault="6BD8C2C6" w14:paraId="1F88D5C6"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01E64E23" w14:textId="062D71E7">
            <w:pPr>
              <w:rPr>
                <w:b/>
                <w:bCs/>
                <w:lang w:val="en-US"/>
              </w:rPr>
            </w:pPr>
          </w:p>
        </w:tc>
      </w:tr>
      <w:tr w:rsidRPr="00EE3AD0" w:rsidR="00EE3AD0" w:rsidTr="6BD8C2C6" w14:paraId="227FCCC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83F9DA" w14:textId="77777777">
            <w:pPr>
              <w:rPr>
                <w:lang w:val="en-US"/>
              </w:rPr>
            </w:pPr>
            <w:r w:rsidRPr="00EE3AD0">
              <w:rPr>
                <w:b/>
                <w:bCs/>
                <w:lang w:val="en-US"/>
              </w:rPr>
              <w:t>CT 10.9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15080B" w14:textId="77777777">
            <w:pPr>
              <w:rPr>
                <w:lang w:val="en-US"/>
              </w:rPr>
            </w:pPr>
            <w:r w:rsidRPr="00EE3AD0">
              <w:rPr>
                <w:b/>
                <w:bCs/>
                <w:lang w:val="en-US"/>
              </w:rPr>
              <w:t xml:space="preserve">1. Tên chỉ tiêu: </w:t>
            </w:r>
            <w:r w:rsidRPr="00EE3AD0">
              <w:rPr>
                <w:lang w:val="en-US"/>
              </w:rPr>
              <w:t>%Sustainable suppliers/Total suppliers – %NCC có cam kết về PTBV/Tổng số NCC</w:t>
            </w:r>
          </w:p>
          <w:p w:rsidRPr="00EE3AD0" w:rsidR="00EE3AD0" w:rsidP="00EE3AD0" w:rsidRDefault="00EE3AD0" w14:paraId="2BE284C2" w14:textId="77777777">
            <w:pPr>
              <w:rPr>
                <w:lang w:val="en-US"/>
              </w:rPr>
            </w:pPr>
            <w:r w:rsidRPr="00EE3AD0">
              <w:rPr>
                <w:b/>
                <w:bCs/>
                <w:lang w:val="en-US"/>
              </w:rPr>
              <w:t>2. Định nghĩa/Diễn giải/Ý nghĩa/Mục đích đo lường:</w:t>
            </w:r>
          </w:p>
          <w:p w:rsidRPr="00EE3AD0" w:rsidR="00EE3AD0" w:rsidP="00EE3AD0" w:rsidRDefault="00EE3AD0" w14:paraId="2C0BDC92" w14:textId="77777777">
            <w:pPr>
              <w:rPr>
                <w:lang w:val="en-US"/>
              </w:rPr>
            </w:pPr>
            <w:r w:rsidRPr="00EE3AD0">
              <w:rPr>
                <w:b/>
                <w:bCs/>
                <w:i/>
                <w:iCs/>
                <w:lang w:val="en-US"/>
              </w:rPr>
              <w:t>2.1. Định nghĩa/Diễn giải:</w:t>
            </w:r>
          </w:p>
          <w:p w:rsidRPr="00EE3AD0" w:rsidR="00EE3AD0" w:rsidRDefault="00EE3AD0" w14:paraId="5E199B90" w14:textId="77777777">
            <w:pPr>
              <w:numPr>
                <w:ilvl w:val="0"/>
                <w:numId w:val="916"/>
              </w:numPr>
              <w:rPr>
                <w:lang w:val="en-US"/>
              </w:rPr>
            </w:pPr>
            <w:r w:rsidRPr="00EE3AD0">
              <w:rPr>
                <w:lang w:val="en-US"/>
              </w:rPr>
              <w:t>Tỷ lệ nhà cung cấp có cam kết về phát triển bền vững trên tổng số nhà cung cấp.</w:t>
            </w:r>
          </w:p>
          <w:p w:rsidRPr="00EE3AD0" w:rsidR="00EE3AD0" w:rsidP="00EE3AD0" w:rsidRDefault="00EE3AD0" w14:paraId="1771CAF1" w14:textId="77777777">
            <w:pPr>
              <w:rPr>
                <w:lang w:val="en-US"/>
              </w:rPr>
            </w:pPr>
            <w:r w:rsidRPr="00EE3AD0">
              <w:rPr>
                <w:b/>
                <w:bCs/>
                <w:i/>
                <w:iCs/>
                <w:lang w:val="en-US"/>
              </w:rPr>
              <w:t>2.2. Ý nghĩa/Mục đích đo lường:</w:t>
            </w:r>
          </w:p>
          <w:p w:rsidRPr="00EE3AD0" w:rsidR="00EE3AD0" w:rsidRDefault="00EE3AD0" w14:paraId="03833B0C"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C7CF760" w14:textId="77777777">
            <w:pPr>
              <w:rPr>
                <w:lang w:val="en-US"/>
              </w:rPr>
            </w:pPr>
            <w:r w:rsidRPr="00EE3AD0">
              <w:rPr>
                <w:b/>
                <w:bCs/>
                <w:lang w:val="en-US"/>
              </w:rPr>
              <w:t>3. Công thức tính:</w:t>
            </w:r>
          </w:p>
          <w:p w:rsidRPr="00EE3AD0" w:rsidR="00EE3AD0" w:rsidRDefault="00EE3AD0" w14:paraId="412B0AAC" w14:textId="77777777">
            <w:pPr>
              <w:numPr>
                <w:ilvl w:val="0"/>
                <w:numId w:val="916"/>
              </w:numPr>
              <w:rPr>
                <w:lang w:val="en-US"/>
              </w:rPr>
            </w:pPr>
            <w:r w:rsidRPr="00EE3AD0">
              <w:rPr>
                <w:lang w:val="en-US"/>
              </w:rPr>
              <w:t>%NCC có cam kết về PTBV/Tổng số NCC = CT 10.2 / CT 10.1 × 100%.</w:t>
            </w:r>
          </w:p>
          <w:p w:rsidRPr="00EE3AD0" w:rsidR="00EE3AD0" w:rsidP="00EE3AD0" w:rsidRDefault="00EE3AD0" w14:paraId="2B45386F" w14:textId="77777777">
            <w:pPr>
              <w:rPr>
                <w:lang w:val="en-US"/>
              </w:rPr>
            </w:pPr>
            <w:r w:rsidRPr="00EE3AD0">
              <w:rPr>
                <w:b/>
                <w:bCs/>
                <w:lang w:val="en-US"/>
              </w:rPr>
              <w:t>4. Chiều tổng hợp dữ liệu:</w:t>
            </w:r>
          </w:p>
          <w:p w:rsidRPr="00EE3AD0" w:rsidR="00EE3AD0" w:rsidRDefault="00EE3AD0" w14:paraId="1992CCE6" w14:textId="77777777">
            <w:pPr>
              <w:numPr>
                <w:ilvl w:val="0"/>
                <w:numId w:val="916"/>
              </w:numPr>
              <w:rPr>
                <w:lang w:val="en-US"/>
              </w:rPr>
            </w:pPr>
            <w:r w:rsidRPr="00EE3AD0">
              <w:rPr>
                <w:lang w:val="en-US"/>
              </w:rPr>
              <w:t>Theo thời gian: Năm, Quý.</w:t>
            </w:r>
          </w:p>
          <w:p w:rsidRPr="00EE3AD0" w:rsidR="00EE3AD0" w:rsidP="00EE3AD0" w:rsidRDefault="00EE3AD0" w14:paraId="2FCB4D7A"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25680475"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31FBFA3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BDED032" w14:textId="77777777">
            <w:pPr>
              <w:rPr>
                <w:lang w:val="en-US"/>
              </w:rPr>
            </w:pPr>
            <w:r w:rsidRPr="00EE3AD0">
              <w:rPr>
                <w:b/>
                <w:bCs/>
                <w:lang w:val="en-US"/>
              </w:rPr>
              <w:t>CT 10.10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E5DDF6" w14:textId="77777777">
            <w:pPr>
              <w:rPr>
                <w:lang w:val="en-US"/>
              </w:rPr>
            </w:pPr>
            <w:r w:rsidRPr="00EE3AD0">
              <w:rPr>
                <w:b/>
                <w:bCs/>
                <w:lang w:val="en-US"/>
              </w:rPr>
              <w:t xml:space="preserve">1. Tên chỉ tiêu: </w:t>
            </w:r>
            <w:r w:rsidRPr="00EE3AD0">
              <w:rPr>
                <w:lang w:val="en-US"/>
              </w:rPr>
              <w:t>%Local suppliers/Total suppliers – %NCC Việt Nam/Tổng số NCC</w:t>
            </w:r>
          </w:p>
          <w:p w:rsidRPr="00EE3AD0" w:rsidR="00EE3AD0" w:rsidP="00EE3AD0" w:rsidRDefault="00EE3AD0" w14:paraId="0681115E" w14:textId="77777777">
            <w:pPr>
              <w:rPr>
                <w:lang w:val="en-US"/>
              </w:rPr>
            </w:pPr>
            <w:r w:rsidRPr="00EE3AD0">
              <w:rPr>
                <w:b/>
                <w:bCs/>
                <w:lang w:val="en-US"/>
              </w:rPr>
              <w:t>2. Định nghĩa/Diễn giải/Ý nghĩa/Mục đích đo lường:</w:t>
            </w:r>
          </w:p>
          <w:p w:rsidRPr="00EE3AD0" w:rsidR="00EE3AD0" w:rsidP="00EE3AD0" w:rsidRDefault="00EE3AD0" w14:paraId="20840550" w14:textId="77777777">
            <w:pPr>
              <w:rPr>
                <w:lang w:val="en-US"/>
              </w:rPr>
            </w:pPr>
            <w:r w:rsidRPr="00EE3AD0">
              <w:rPr>
                <w:b/>
                <w:bCs/>
                <w:i/>
                <w:iCs/>
                <w:lang w:val="en-US"/>
              </w:rPr>
              <w:t>2.1. Định nghĩa/Diễn giải:</w:t>
            </w:r>
          </w:p>
          <w:p w:rsidRPr="00EE3AD0" w:rsidR="00EE3AD0" w:rsidRDefault="00EE3AD0" w14:paraId="03CC9074" w14:textId="77777777">
            <w:pPr>
              <w:numPr>
                <w:ilvl w:val="0"/>
                <w:numId w:val="916"/>
              </w:numPr>
              <w:rPr>
                <w:lang w:val="en-US"/>
              </w:rPr>
            </w:pPr>
            <w:r w:rsidRPr="00EE3AD0">
              <w:rPr>
                <w:lang w:val="en-US"/>
              </w:rPr>
              <w:t>Tỷ lệ nhà cung cấp Việt Nam (nhà cung cấp địa phương) trên tổng số nhà cung cấp.</w:t>
            </w:r>
          </w:p>
          <w:p w:rsidRPr="00EE3AD0" w:rsidR="00EE3AD0" w:rsidP="00EE3AD0" w:rsidRDefault="00EE3AD0" w14:paraId="59CE6311" w14:textId="77777777">
            <w:pPr>
              <w:rPr>
                <w:lang w:val="en-US"/>
              </w:rPr>
            </w:pPr>
            <w:r w:rsidRPr="00EE3AD0">
              <w:rPr>
                <w:b/>
                <w:bCs/>
                <w:i/>
                <w:iCs/>
                <w:lang w:val="en-US"/>
              </w:rPr>
              <w:t>2.2. Ý nghĩa/Mục đích đo lường:</w:t>
            </w:r>
          </w:p>
          <w:p w:rsidRPr="00EE3AD0" w:rsidR="00EE3AD0" w:rsidRDefault="00EE3AD0" w14:paraId="5DBB747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7B6FEBA5" w14:textId="77777777">
            <w:pPr>
              <w:rPr>
                <w:lang w:val="en-US"/>
              </w:rPr>
            </w:pPr>
            <w:r w:rsidRPr="00EE3AD0">
              <w:rPr>
                <w:b/>
                <w:bCs/>
                <w:lang w:val="en-US"/>
              </w:rPr>
              <w:t>3. Công thức tính:</w:t>
            </w:r>
          </w:p>
          <w:p w:rsidRPr="00EE3AD0" w:rsidR="00EE3AD0" w:rsidRDefault="00EE3AD0" w14:paraId="0FB000CC" w14:textId="77777777">
            <w:pPr>
              <w:numPr>
                <w:ilvl w:val="0"/>
                <w:numId w:val="916"/>
              </w:numPr>
              <w:rPr>
                <w:lang w:val="en-US"/>
              </w:rPr>
            </w:pPr>
            <w:r w:rsidRPr="00EE3AD0">
              <w:rPr>
                <w:lang w:val="en-US"/>
              </w:rPr>
              <w:t>%NCC Việt Nam/Tổng số NCC = CT 10.3 / CT 10.1 × 100%.</w:t>
            </w:r>
          </w:p>
          <w:p w:rsidRPr="00EE3AD0" w:rsidR="00EE3AD0" w:rsidP="00EE3AD0" w:rsidRDefault="00EE3AD0" w14:paraId="6E1B3C4B" w14:textId="77777777">
            <w:pPr>
              <w:rPr>
                <w:lang w:val="en-US"/>
              </w:rPr>
            </w:pPr>
            <w:r w:rsidRPr="00EE3AD0">
              <w:rPr>
                <w:b/>
                <w:bCs/>
                <w:lang w:val="en-US"/>
              </w:rPr>
              <w:t>4. Chiều tổng hợp dữ liệu:</w:t>
            </w:r>
          </w:p>
          <w:p w:rsidRPr="00EE3AD0" w:rsidR="00EE3AD0" w:rsidRDefault="00EE3AD0" w14:paraId="25E4ED34" w14:textId="77777777">
            <w:pPr>
              <w:numPr>
                <w:ilvl w:val="0"/>
                <w:numId w:val="916"/>
              </w:numPr>
              <w:rPr>
                <w:lang w:val="en-US"/>
              </w:rPr>
            </w:pPr>
            <w:r w:rsidRPr="00EE3AD0">
              <w:rPr>
                <w:lang w:val="en-US"/>
              </w:rPr>
              <w:t>Theo thời gian: Năm, Quý.</w:t>
            </w:r>
          </w:p>
          <w:p w:rsidRPr="00EE3AD0" w:rsidR="00EE3AD0" w:rsidP="00EE3AD0" w:rsidRDefault="00EE3AD0" w14:paraId="5A6CA35B"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4C3AE2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5A576F6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B9C0E1" w14:textId="77777777">
            <w:pPr>
              <w:rPr>
                <w:lang w:val="en-US"/>
              </w:rPr>
            </w:pPr>
            <w:r w:rsidRPr="00EE3AD0">
              <w:rPr>
                <w:b/>
                <w:bCs/>
                <w:lang w:val="en-US"/>
              </w:rPr>
              <w:t>CT 10.11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94F7B" w14:textId="77777777">
            <w:pPr>
              <w:rPr>
                <w:lang w:val="en-US"/>
              </w:rPr>
            </w:pPr>
            <w:r w:rsidRPr="00EE3AD0">
              <w:rPr>
                <w:b/>
                <w:bCs/>
                <w:lang w:val="en-US"/>
              </w:rPr>
              <w:t xml:space="preserve">1. Tên chỉ tiêu: </w:t>
            </w:r>
            <w:r w:rsidRPr="00EE3AD0">
              <w:rPr>
                <w:lang w:val="en-US"/>
              </w:rPr>
              <w:t>%Sustainable local suppliers/Local suppliers – %NCC VN có cam kết về PTBV/NCC Việt Nam</w:t>
            </w:r>
          </w:p>
          <w:p w:rsidRPr="00EE3AD0" w:rsidR="00EE3AD0" w:rsidP="00EE3AD0" w:rsidRDefault="00EE3AD0" w14:paraId="52DAF00F" w14:textId="77777777">
            <w:pPr>
              <w:rPr>
                <w:lang w:val="en-US"/>
              </w:rPr>
            </w:pPr>
            <w:r w:rsidRPr="00EE3AD0">
              <w:rPr>
                <w:b/>
                <w:bCs/>
                <w:lang w:val="en-US"/>
              </w:rPr>
              <w:t>2. Định nghĩa/Diễn giải/Ý nghĩa/Mục đích đo lường:</w:t>
            </w:r>
          </w:p>
          <w:p w:rsidRPr="00EE3AD0" w:rsidR="00EE3AD0" w:rsidP="00EE3AD0" w:rsidRDefault="00EE3AD0" w14:paraId="34384924" w14:textId="77777777">
            <w:pPr>
              <w:rPr>
                <w:lang w:val="en-US"/>
              </w:rPr>
            </w:pPr>
            <w:r w:rsidRPr="00EE3AD0">
              <w:rPr>
                <w:b/>
                <w:bCs/>
                <w:i/>
                <w:iCs/>
                <w:lang w:val="en-US"/>
              </w:rPr>
              <w:t>2.1. Định nghĩa/Diễn giải:</w:t>
            </w:r>
          </w:p>
          <w:p w:rsidRPr="00EE3AD0" w:rsidR="00EE3AD0" w:rsidRDefault="00EE3AD0" w14:paraId="6E5AADD0" w14:textId="77777777">
            <w:pPr>
              <w:numPr>
                <w:ilvl w:val="0"/>
                <w:numId w:val="916"/>
              </w:numPr>
              <w:rPr>
                <w:lang w:val="en-US"/>
              </w:rPr>
            </w:pPr>
            <w:r w:rsidRPr="00EE3AD0">
              <w:rPr>
                <w:lang w:val="en-US"/>
              </w:rPr>
              <w:t>Tỷ lệ nhà cung cấp Việt Nam có cam kết về phát triển bền vững trên tổng số nhà cung cấp Việt Nam.</w:t>
            </w:r>
          </w:p>
          <w:p w:rsidRPr="00EE3AD0" w:rsidR="00EE3AD0" w:rsidP="00EE3AD0" w:rsidRDefault="00EE3AD0" w14:paraId="27CAE632" w14:textId="77777777">
            <w:pPr>
              <w:rPr>
                <w:lang w:val="en-US"/>
              </w:rPr>
            </w:pPr>
            <w:r w:rsidRPr="00EE3AD0">
              <w:rPr>
                <w:b/>
                <w:bCs/>
                <w:i/>
                <w:iCs/>
                <w:lang w:val="en-US"/>
              </w:rPr>
              <w:t>2.2. Ý nghĩa/Mục đích đo lường:</w:t>
            </w:r>
          </w:p>
          <w:p w:rsidRPr="00EE3AD0" w:rsidR="00EE3AD0" w:rsidRDefault="00EE3AD0" w14:paraId="2DEDD9B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18C61B3F" w14:textId="77777777">
            <w:pPr>
              <w:rPr>
                <w:lang w:val="en-US"/>
              </w:rPr>
            </w:pPr>
            <w:r w:rsidRPr="00EE3AD0">
              <w:rPr>
                <w:b/>
                <w:bCs/>
                <w:lang w:val="en-US"/>
              </w:rPr>
              <w:t>3. Công thức tính:</w:t>
            </w:r>
          </w:p>
          <w:p w:rsidRPr="00EE3AD0" w:rsidR="00EE3AD0" w:rsidRDefault="00EE3AD0" w14:paraId="03100A98" w14:textId="77777777">
            <w:pPr>
              <w:numPr>
                <w:ilvl w:val="0"/>
                <w:numId w:val="916"/>
              </w:numPr>
              <w:rPr>
                <w:lang w:val="en-US"/>
              </w:rPr>
            </w:pPr>
            <w:r w:rsidRPr="00EE3AD0">
              <w:rPr>
                <w:lang w:val="en-US"/>
              </w:rPr>
              <w:t>%NCC VN có cam kết về PTBV/NCC Việt Nam = CT 10.4 / CT 10.3 × 100%.</w:t>
            </w:r>
          </w:p>
          <w:p w:rsidRPr="00EE3AD0" w:rsidR="00EE3AD0" w:rsidP="00EE3AD0" w:rsidRDefault="00EE3AD0" w14:paraId="1973205E" w14:textId="77777777">
            <w:pPr>
              <w:rPr>
                <w:lang w:val="en-US"/>
              </w:rPr>
            </w:pPr>
            <w:r w:rsidRPr="00EE3AD0">
              <w:rPr>
                <w:b/>
                <w:bCs/>
                <w:lang w:val="en-US"/>
              </w:rPr>
              <w:t>4. Chiều tổng hợp dữ liệu:</w:t>
            </w:r>
          </w:p>
          <w:p w:rsidRPr="00EE3AD0" w:rsidR="00EE3AD0" w:rsidRDefault="00EE3AD0" w14:paraId="70AD8400" w14:textId="77777777">
            <w:pPr>
              <w:numPr>
                <w:ilvl w:val="0"/>
                <w:numId w:val="916"/>
              </w:numPr>
              <w:rPr>
                <w:lang w:val="en-US"/>
              </w:rPr>
            </w:pPr>
            <w:r w:rsidRPr="00EE3AD0">
              <w:rPr>
                <w:lang w:val="en-US"/>
              </w:rPr>
              <w:t>Theo thời gian: Năm, Quý.</w:t>
            </w:r>
          </w:p>
          <w:p w:rsidRPr="00EE3AD0" w:rsidR="00EE3AD0" w:rsidP="00EE3AD0" w:rsidRDefault="00EE3AD0" w14:paraId="4BADDA47"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679BAD62"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52431E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59A459" w14:textId="77777777">
            <w:pPr>
              <w:rPr>
                <w:lang w:val="en-US"/>
              </w:rPr>
            </w:pPr>
            <w:r w:rsidRPr="00EE3AD0">
              <w:rPr>
                <w:b/>
                <w:bCs/>
                <w:lang w:val="en-US"/>
              </w:rPr>
              <w:t>CT 10.12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02D3AE" w14:textId="77777777">
            <w:pPr>
              <w:rPr>
                <w:lang w:val="en-US"/>
              </w:rPr>
            </w:pPr>
            <w:r w:rsidRPr="00EE3AD0">
              <w:rPr>
                <w:b/>
                <w:bCs/>
                <w:lang w:val="en-US"/>
              </w:rPr>
              <w:t xml:space="preserve">1. Tên chỉ tiêu: </w:t>
            </w:r>
            <w:r w:rsidRPr="00EE3AD0">
              <w:rPr>
                <w:lang w:val="en-US"/>
              </w:rPr>
              <w:t>%International suppliers/Total suppliers – %NCC nước ngoài/Tổng số NCC</w:t>
            </w:r>
          </w:p>
          <w:p w:rsidRPr="00EE3AD0" w:rsidR="00EE3AD0" w:rsidP="00EE3AD0" w:rsidRDefault="00EE3AD0" w14:paraId="087FA2E4" w14:textId="77777777">
            <w:pPr>
              <w:rPr>
                <w:lang w:val="en-US"/>
              </w:rPr>
            </w:pPr>
            <w:r w:rsidRPr="00EE3AD0">
              <w:rPr>
                <w:b/>
                <w:bCs/>
                <w:lang w:val="en-US"/>
              </w:rPr>
              <w:t>2. Định nghĩa/Diễn giải/Ý nghĩa/Mục đích đo lường:</w:t>
            </w:r>
          </w:p>
          <w:p w:rsidRPr="00EE3AD0" w:rsidR="00EE3AD0" w:rsidP="00EE3AD0" w:rsidRDefault="00EE3AD0" w14:paraId="2398AEDD" w14:textId="77777777">
            <w:pPr>
              <w:rPr>
                <w:lang w:val="en-US"/>
              </w:rPr>
            </w:pPr>
            <w:r w:rsidRPr="00EE3AD0">
              <w:rPr>
                <w:b/>
                <w:bCs/>
                <w:i/>
                <w:iCs/>
                <w:lang w:val="en-US"/>
              </w:rPr>
              <w:t>2.1. Định nghĩa/Diễn giải:</w:t>
            </w:r>
          </w:p>
          <w:p w:rsidRPr="00EE3AD0" w:rsidR="00EE3AD0" w:rsidRDefault="00EE3AD0" w14:paraId="33792A4E" w14:textId="77777777">
            <w:pPr>
              <w:numPr>
                <w:ilvl w:val="0"/>
                <w:numId w:val="916"/>
              </w:numPr>
              <w:rPr>
                <w:lang w:val="en-US"/>
              </w:rPr>
            </w:pPr>
            <w:r w:rsidRPr="00EE3AD0">
              <w:rPr>
                <w:lang w:val="en-US"/>
              </w:rPr>
              <w:t>Tỷ lệ nhà cung cấp nước ngoài trên tổng số nhà cung cấp.</w:t>
            </w:r>
          </w:p>
          <w:p w:rsidRPr="00EE3AD0" w:rsidR="00EE3AD0" w:rsidP="00EE3AD0" w:rsidRDefault="00EE3AD0" w14:paraId="4A58B9E4" w14:textId="77777777">
            <w:pPr>
              <w:rPr>
                <w:lang w:val="en-US"/>
              </w:rPr>
            </w:pPr>
            <w:r w:rsidRPr="00EE3AD0">
              <w:rPr>
                <w:b/>
                <w:bCs/>
                <w:i/>
                <w:iCs/>
                <w:lang w:val="en-US"/>
              </w:rPr>
              <w:t>2.2. Ý nghĩa/Mục đích đo lường:</w:t>
            </w:r>
          </w:p>
          <w:p w:rsidRPr="00EE3AD0" w:rsidR="00EE3AD0" w:rsidRDefault="00EE3AD0" w14:paraId="48E04B93"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FC027E2" w14:textId="77777777">
            <w:pPr>
              <w:rPr>
                <w:lang w:val="en-US"/>
              </w:rPr>
            </w:pPr>
            <w:r w:rsidRPr="00EE3AD0">
              <w:rPr>
                <w:b/>
                <w:bCs/>
                <w:lang w:val="en-US"/>
              </w:rPr>
              <w:t>3. Công thức tính:</w:t>
            </w:r>
          </w:p>
          <w:p w:rsidRPr="00EE3AD0" w:rsidR="00EE3AD0" w:rsidRDefault="00EE3AD0" w14:paraId="69C6EF00" w14:textId="77777777">
            <w:pPr>
              <w:numPr>
                <w:ilvl w:val="0"/>
                <w:numId w:val="916"/>
              </w:numPr>
              <w:rPr>
                <w:lang w:val="en-US"/>
              </w:rPr>
            </w:pPr>
            <w:r w:rsidRPr="00EE3AD0">
              <w:rPr>
                <w:lang w:val="en-US"/>
              </w:rPr>
              <w:t>%NCC nước ngoài/Tổng số NCC = CT 10.5 / CT 10.1 × 100%.</w:t>
            </w:r>
          </w:p>
          <w:p w:rsidRPr="00EE3AD0" w:rsidR="00EE3AD0" w:rsidP="00EE3AD0" w:rsidRDefault="00EE3AD0" w14:paraId="0FCBD468" w14:textId="77777777">
            <w:pPr>
              <w:rPr>
                <w:lang w:val="en-US"/>
              </w:rPr>
            </w:pPr>
            <w:r w:rsidRPr="00EE3AD0">
              <w:rPr>
                <w:b/>
                <w:bCs/>
                <w:lang w:val="en-US"/>
              </w:rPr>
              <w:t>4. Chiều tổng hợp dữ liệu:</w:t>
            </w:r>
          </w:p>
          <w:p w:rsidRPr="00EE3AD0" w:rsidR="00EE3AD0" w:rsidRDefault="00EE3AD0" w14:paraId="19A0417F" w14:textId="77777777">
            <w:pPr>
              <w:numPr>
                <w:ilvl w:val="0"/>
                <w:numId w:val="916"/>
              </w:numPr>
              <w:rPr>
                <w:lang w:val="en-US"/>
              </w:rPr>
            </w:pPr>
            <w:r w:rsidRPr="00EE3AD0">
              <w:rPr>
                <w:lang w:val="en-US"/>
              </w:rPr>
              <w:t>Theo thời gian: Năm, Quý.</w:t>
            </w:r>
          </w:p>
          <w:p w:rsidRPr="00EE3AD0" w:rsidR="00EE3AD0" w:rsidP="00EE3AD0" w:rsidRDefault="00EE3AD0" w14:paraId="33FD62F4"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AC9FED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C2177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E4DAA5" w14:textId="77777777">
            <w:pPr>
              <w:rPr>
                <w:lang w:val="en-US"/>
              </w:rPr>
            </w:pPr>
            <w:r w:rsidRPr="00EE3AD0">
              <w:rPr>
                <w:b/>
                <w:bCs/>
                <w:lang w:val="en-US"/>
              </w:rPr>
              <w:t>CT 10.13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A4EACC" w14:textId="77777777">
            <w:pPr>
              <w:rPr>
                <w:lang w:val="en-US"/>
              </w:rPr>
            </w:pPr>
            <w:r w:rsidRPr="00EE3AD0">
              <w:rPr>
                <w:b/>
                <w:bCs/>
                <w:lang w:val="en-US"/>
              </w:rPr>
              <w:t xml:space="preserve">1. Tên chỉ tiêu: </w:t>
            </w:r>
            <w:r w:rsidRPr="00EE3AD0">
              <w:rPr>
                <w:lang w:val="en-US"/>
              </w:rPr>
              <w:t>%Sustainable international suppliers/International suppliers – %NCC nước ngoài có cam kết về PTBV/NCC nước ngoài</w:t>
            </w:r>
          </w:p>
          <w:p w:rsidRPr="00EE3AD0" w:rsidR="00EE3AD0" w:rsidP="00EE3AD0" w:rsidRDefault="00EE3AD0" w14:paraId="2AD05B85" w14:textId="77777777">
            <w:pPr>
              <w:rPr>
                <w:lang w:val="en-US"/>
              </w:rPr>
            </w:pPr>
            <w:r w:rsidRPr="00EE3AD0">
              <w:rPr>
                <w:b/>
                <w:bCs/>
                <w:lang w:val="en-US"/>
              </w:rPr>
              <w:t>2. Định nghĩa/Diễn giải/Ý nghĩa/Mục đích đo lường:</w:t>
            </w:r>
          </w:p>
          <w:p w:rsidRPr="00EE3AD0" w:rsidR="00EE3AD0" w:rsidP="00EE3AD0" w:rsidRDefault="00EE3AD0" w14:paraId="1653B4C4" w14:textId="77777777">
            <w:pPr>
              <w:rPr>
                <w:lang w:val="en-US"/>
              </w:rPr>
            </w:pPr>
            <w:r w:rsidRPr="00EE3AD0">
              <w:rPr>
                <w:b/>
                <w:bCs/>
                <w:i/>
                <w:iCs/>
                <w:lang w:val="en-US"/>
              </w:rPr>
              <w:t>2.1. Định nghĩa/Diễn giải:</w:t>
            </w:r>
          </w:p>
          <w:p w:rsidRPr="00EE3AD0" w:rsidR="00EE3AD0" w:rsidRDefault="00EE3AD0" w14:paraId="244A8691" w14:textId="77777777">
            <w:pPr>
              <w:numPr>
                <w:ilvl w:val="0"/>
                <w:numId w:val="916"/>
              </w:numPr>
              <w:rPr>
                <w:lang w:val="en-US"/>
              </w:rPr>
            </w:pPr>
            <w:r w:rsidRPr="00EE3AD0">
              <w:rPr>
                <w:lang w:val="en-US"/>
              </w:rPr>
              <w:t>Tỷ lệ nhà cung cấp nước ngoài có cam kết về phát triển bền vững trên tổng số nhà cung cấp nước ngoài.</w:t>
            </w:r>
          </w:p>
          <w:p w:rsidRPr="00EE3AD0" w:rsidR="00EE3AD0" w:rsidP="00EE3AD0" w:rsidRDefault="00EE3AD0" w14:paraId="5A192777" w14:textId="77777777">
            <w:pPr>
              <w:rPr>
                <w:lang w:val="en-US"/>
              </w:rPr>
            </w:pPr>
            <w:r w:rsidRPr="00EE3AD0">
              <w:rPr>
                <w:b/>
                <w:bCs/>
                <w:i/>
                <w:iCs/>
                <w:lang w:val="en-US"/>
              </w:rPr>
              <w:t>2.2. Ý nghĩa/Mục đích đo lường:</w:t>
            </w:r>
          </w:p>
          <w:p w:rsidRPr="00EE3AD0" w:rsidR="00EE3AD0" w:rsidRDefault="00EE3AD0" w14:paraId="120BE251"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CF5E7FC" w14:textId="77777777">
            <w:pPr>
              <w:rPr>
                <w:lang w:val="en-US"/>
              </w:rPr>
            </w:pPr>
            <w:r w:rsidRPr="00EE3AD0">
              <w:rPr>
                <w:b/>
                <w:bCs/>
                <w:lang w:val="en-US"/>
              </w:rPr>
              <w:t>3. Công thức tính:</w:t>
            </w:r>
          </w:p>
          <w:p w:rsidRPr="00EE3AD0" w:rsidR="00EE3AD0" w:rsidRDefault="00EE3AD0" w14:paraId="30D18EFB" w14:textId="77777777">
            <w:pPr>
              <w:numPr>
                <w:ilvl w:val="0"/>
                <w:numId w:val="916"/>
              </w:numPr>
              <w:rPr>
                <w:lang w:val="en-US"/>
              </w:rPr>
            </w:pPr>
            <w:r w:rsidRPr="00EE3AD0">
              <w:rPr>
                <w:lang w:val="en-US"/>
              </w:rPr>
              <w:t>%NCC nước ngoài có cam kết về PTBV/NCC nước ngoài = CT 10.6 / CT 10.5 × 100%.</w:t>
            </w:r>
          </w:p>
          <w:p w:rsidRPr="00EE3AD0" w:rsidR="00EE3AD0" w:rsidP="00EE3AD0" w:rsidRDefault="00EE3AD0" w14:paraId="72670454" w14:textId="77777777">
            <w:pPr>
              <w:rPr>
                <w:lang w:val="en-US"/>
              </w:rPr>
            </w:pPr>
            <w:r w:rsidRPr="00EE3AD0">
              <w:rPr>
                <w:b/>
                <w:bCs/>
                <w:lang w:val="en-US"/>
              </w:rPr>
              <w:t>4. Chiều tổng hợp dữ liệu:</w:t>
            </w:r>
          </w:p>
          <w:p w:rsidRPr="00EE3AD0" w:rsidR="00EE3AD0" w:rsidRDefault="00EE3AD0" w14:paraId="751DFFDA" w14:textId="77777777">
            <w:pPr>
              <w:numPr>
                <w:ilvl w:val="0"/>
                <w:numId w:val="916"/>
              </w:numPr>
              <w:rPr>
                <w:lang w:val="en-US"/>
              </w:rPr>
            </w:pPr>
            <w:r w:rsidRPr="00EE3AD0">
              <w:rPr>
                <w:lang w:val="en-US"/>
              </w:rPr>
              <w:t>Theo thời gian: Năm, Quý.</w:t>
            </w:r>
          </w:p>
          <w:p w:rsidRPr="00EE3AD0" w:rsidR="00EE3AD0" w:rsidP="00EE3AD0" w:rsidRDefault="00EE3AD0" w14:paraId="1AED396C"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19C09504"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75500A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F024B5" w14:textId="77777777">
            <w:pPr>
              <w:rPr>
                <w:lang w:val="en-US"/>
              </w:rPr>
            </w:pPr>
            <w:r w:rsidRPr="00EE3AD0">
              <w:rPr>
                <w:b/>
                <w:bCs/>
                <w:lang w:val="en-US"/>
              </w:rPr>
              <w:t>CT 10.14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BD1ADA" w14:textId="77777777">
            <w:pPr>
              <w:rPr>
                <w:lang w:val="en-US"/>
              </w:rPr>
            </w:pPr>
            <w:r w:rsidRPr="00EE3AD0">
              <w:rPr>
                <w:b/>
                <w:bCs/>
                <w:lang w:val="en-US"/>
              </w:rPr>
              <w:t xml:space="preserve">1. Tên chỉ tiêu: </w:t>
            </w:r>
            <w:r w:rsidRPr="00EE3AD0">
              <w:rPr>
                <w:lang w:val="en-US"/>
              </w:rPr>
              <w:t>Percentage of Sustainable Suppliers – Tỷ lệ NCC có cam kết về PTBV</w:t>
            </w:r>
          </w:p>
          <w:p w:rsidRPr="00EE3AD0" w:rsidR="00EE3AD0" w:rsidP="00EE3AD0" w:rsidRDefault="00EE3AD0" w14:paraId="16BC1B01" w14:textId="77777777">
            <w:pPr>
              <w:rPr>
                <w:lang w:val="en-US"/>
              </w:rPr>
            </w:pPr>
            <w:r w:rsidRPr="00EE3AD0">
              <w:rPr>
                <w:b/>
                <w:bCs/>
                <w:lang w:val="en-US"/>
              </w:rPr>
              <w:t>2. Định nghĩa/Diễn giải/Ý nghĩa/Mục đích đo lường:</w:t>
            </w:r>
          </w:p>
          <w:p w:rsidRPr="00EE3AD0" w:rsidR="00EE3AD0" w:rsidP="00EE3AD0" w:rsidRDefault="00EE3AD0" w14:paraId="4964A7DD" w14:textId="77777777">
            <w:pPr>
              <w:rPr>
                <w:lang w:val="en-US"/>
              </w:rPr>
            </w:pPr>
            <w:r w:rsidRPr="00EE3AD0">
              <w:rPr>
                <w:b/>
                <w:bCs/>
                <w:i/>
                <w:iCs/>
                <w:lang w:val="en-US"/>
              </w:rPr>
              <w:t>2.1. Định nghĩa/Diễn giải:</w:t>
            </w:r>
          </w:p>
          <w:p w:rsidRPr="00EE3AD0" w:rsidR="00EE3AD0" w:rsidRDefault="00EE3AD0" w14:paraId="3588B376" w14:textId="77777777">
            <w:pPr>
              <w:numPr>
                <w:ilvl w:val="0"/>
                <w:numId w:val="916"/>
              </w:numPr>
              <w:rPr>
                <w:lang w:val="en-US"/>
              </w:rPr>
            </w:pPr>
            <w:r w:rsidRPr="00EE3AD0">
              <w:rPr>
                <w:lang w:val="en-US"/>
              </w:rPr>
              <w:t>Biểu đồ thể hiện tỷ trọng nhà cung cấp có cam kết và chưa có cam kết về phát triển bền vững trong tổng số nhà cung cấp.</w:t>
            </w:r>
          </w:p>
          <w:p w:rsidRPr="00EE3AD0" w:rsidR="00EE3AD0" w:rsidP="00EE3AD0" w:rsidRDefault="00EE3AD0" w14:paraId="5859781A" w14:textId="77777777">
            <w:pPr>
              <w:rPr>
                <w:lang w:val="en-US"/>
              </w:rPr>
            </w:pPr>
            <w:r w:rsidRPr="00EE3AD0">
              <w:rPr>
                <w:b/>
                <w:bCs/>
                <w:i/>
                <w:iCs/>
                <w:lang w:val="en-US"/>
              </w:rPr>
              <w:t>2.2. Ý nghĩa/Mục đích đo lường:</w:t>
            </w:r>
          </w:p>
          <w:p w:rsidRPr="00EE3AD0" w:rsidR="00EE3AD0" w:rsidRDefault="00EE3AD0" w14:paraId="7B616D29"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3A5B76D" w14:textId="77777777">
            <w:pPr>
              <w:rPr>
                <w:lang w:val="en-US"/>
              </w:rPr>
            </w:pPr>
            <w:r w:rsidRPr="00EE3AD0">
              <w:rPr>
                <w:b/>
                <w:bCs/>
                <w:lang w:val="en-US"/>
              </w:rPr>
              <w:t>3. Công thức tính:</w:t>
            </w:r>
          </w:p>
          <w:p w:rsidRPr="00EE3AD0" w:rsidR="00EE3AD0" w:rsidRDefault="00EE3AD0" w14:paraId="677AC269" w14:textId="77777777">
            <w:pPr>
              <w:numPr>
                <w:ilvl w:val="0"/>
                <w:numId w:val="916"/>
              </w:numPr>
              <w:rPr>
                <w:lang w:val="en-US"/>
              </w:rPr>
            </w:pPr>
            <w:r w:rsidRPr="00EE3AD0">
              <w:rPr>
                <w:lang w:val="en-US"/>
              </w:rPr>
              <w:t>Tỷ lệ NCC có cam kết về PTBV = CT 10.2 / CT 10.1 × 100%; phần còn lại là NCC chưa có cam kết.</w:t>
            </w:r>
          </w:p>
          <w:p w:rsidRPr="00EE3AD0" w:rsidR="00EE3AD0" w:rsidP="00EE3AD0" w:rsidRDefault="00EE3AD0" w14:paraId="6B8132F9" w14:textId="77777777">
            <w:pPr>
              <w:rPr>
                <w:lang w:val="en-US"/>
              </w:rPr>
            </w:pPr>
            <w:r w:rsidRPr="00EE3AD0">
              <w:rPr>
                <w:b/>
                <w:bCs/>
                <w:lang w:val="en-US"/>
              </w:rPr>
              <w:t>4. Chiều tổng hợp dữ liệu:</w:t>
            </w:r>
          </w:p>
          <w:p w:rsidRPr="00EE3AD0" w:rsidR="00EE3AD0" w:rsidRDefault="00EE3AD0" w14:paraId="568D6BD3" w14:textId="77777777">
            <w:pPr>
              <w:numPr>
                <w:ilvl w:val="0"/>
                <w:numId w:val="916"/>
              </w:numPr>
              <w:rPr>
                <w:lang w:val="en-US"/>
              </w:rPr>
            </w:pPr>
            <w:r w:rsidRPr="00EE3AD0">
              <w:rPr>
                <w:lang w:val="en-US"/>
              </w:rPr>
              <w:t>Theo thời gian: Năm, Quý.</w:t>
            </w:r>
          </w:p>
          <w:p w:rsidRPr="00EE3AD0" w:rsidR="00EE3AD0" w:rsidP="00EE3AD0" w:rsidRDefault="00EE3AD0" w14:paraId="0A6E50C0"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451C9A16" w14:textId="77777777">
            <w:pPr>
              <w:rPr>
                <w:lang w:val="en-US"/>
              </w:rPr>
            </w:pPr>
            <w:r w:rsidRPr="00EE3AD0">
              <w:rPr>
                <w:b/>
                <w:bCs/>
                <w:lang w:val="en-US"/>
              </w:rPr>
              <w:t xml:space="preserve">6. Tần suất cập nhật: </w:t>
            </w:r>
            <w:r w:rsidRPr="00EE3AD0">
              <w:rPr>
                <w:lang w:val="en-US"/>
              </w:rPr>
              <w:t>Khi có nhà cung cấp mới.</w:t>
            </w:r>
          </w:p>
        </w:tc>
      </w:tr>
    </w:tbl>
    <w:p w:rsidRPr="00EE3AD0" w:rsidR="00EE3AD0" w:rsidP="00EE3AD0" w:rsidRDefault="00EE3AD0" w14:paraId="506784BD" w14:textId="77777777">
      <w:pPr>
        <w:rPr>
          <w:lang w:val="en-US"/>
        </w:rPr>
      </w:pPr>
    </w:p>
    <w:p w:rsidRPr="00EE3AD0" w:rsidR="00EE3AD0" w:rsidP="00EE3AD0" w:rsidRDefault="18DECE9F" w14:paraId="2E5C1A22" w14:textId="587F8A2F">
      <w:pPr>
        <w:pStyle w:val="Heading4"/>
        <w:rPr>
          <w:lang w:val="en-US"/>
        </w:rPr>
      </w:pPr>
      <w:bookmarkStart w:name="_Toc242783344" w:id="87"/>
      <w:r w:rsidRPr="78B6F757">
        <w:rPr>
          <w:lang w:val="en-US"/>
        </w:rPr>
        <w:t>2.4.2.4. Chỉ tiêu GRI 406-1 - Incidents of discrimination and corrective actions taken (Customers) - Sự cố phân biệt đối xử và biện pháp xử lý (Phần khách hàng)</w:t>
      </w:r>
      <w:bookmarkEnd w:id="87"/>
    </w:p>
    <w:p w:rsidR="00695A4C" w:rsidRDefault="07F6679C" w14:paraId="1AB52ED1" w14:textId="77777777">
      <w:r w:rsidRPr="78B6F757">
        <w:rPr>
          <w:lang w:val="en-US"/>
        </w:rPr>
        <w:t>Báo cáo trên hệ thống: GRI 406-1 - Sự cố phân biệt đối xử và biện pháp xử lý (Phần khách hàng) (bản tiếng Anh: GRI 406-1 - Incidents of discrimination and corrective actions taken (Customers)).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932"/>
        <w:gridCol w:w="8415"/>
      </w:tblGrid>
      <w:tr w:rsidRPr="00EE3AD0" w:rsidR="00EE3AD0" w:rsidTr="6BD8C2C6" w14:paraId="68873CD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E634B2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4768A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7761B60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36D4D6" w14:textId="77777777">
            <w:pPr>
              <w:rPr>
                <w:lang w:val="en-US"/>
              </w:rPr>
            </w:pPr>
            <w:r w:rsidRPr="00EE3AD0">
              <w:rPr>
                <w:b/>
                <w:bCs/>
                <w:lang w:val="en-US"/>
              </w:rPr>
              <w:t>CT 3.20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D8FD474" w14:textId="77777777">
            <w:pPr>
              <w:rPr>
                <w:lang w:val="en-US"/>
              </w:rPr>
            </w:pPr>
            <w:r w:rsidRPr="00EE3AD0">
              <w:rPr>
                <w:b/>
                <w:bCs/>
                <w:lang w:val="en-US"/>
              </w:rPr>
              <w:t xml:space="preserve">1. Tên chỉ tiêu: </w:t>
            </w:r>
            <w:r w:rsidRPr="00EE3AD0">
              <w:rPr>
                <w:lang w:val="en-US"/>
              </w:rPr>
              <w:t>Discrimination Cases – Số vụ việc phân biệt đối xử</w:t>
            </w:r>
          </w:p>
          <w:p w:rsidRPr="00EE3AD0" w:rsidR="00EE3AD0" w:rsidP="00EE3AD0" w:rsidRDefault="00EE3AD0" w14:paraId="11D6679F" w14:textId="77777777">
            <w:pPr>
              <w:rPr>
                <w:lang w:val="en-US"/>
              </w:rPr>
            </w:pPr>
            <w:r w:rsidRPr="00EE3AD0">
              <w:rPr>
                <w:b/>
                <w:bCs/>
                <w:lang w:val="en-US"/>
              </w:rPr>
              <w:t>2. Định nghĩa/Diễn giải/Ý nghĩa/Mục đích đo lường:</w:t>
            </w:r>
          </w:p>
          <w:p w:rsidRPr="00EE3AD0" w:rsidR="00EE3AD0" w:rsidP="00EE3AD0" w:rsidRDefault="00EE3AD0" w14:paraId="6951ED71" w14:textId="77777777">
            <w:pPr>
              <w:rPr>
                <w:lang w:val="en-US"/>
              </w:rPr>
            </w:pPr>
            <w:r w:rsidRPr="00EE3AD0">
              <w:rPr>
                <w:b/>
                <w:bCs/>
                <w:i/>
                <w:iCs/>
                <w:lang w:val="en-US"/>
              </w:rPr>
              <w:t>2.1. Định nghĩa/Diễn giải:</w:t>
            </w:r>
          </w:p>
          <w:p w:rsidRPr="00EE3AD0" w:rsidR="00EE3AD0" w:rsidRDefault="00EE3AD0" w14:paraId="070EE81D" w14:textId="77777777">
            <w:pPr>
              <w:numPr>
                <w:ilvl w:val="0"/>
                <w:numId w:val="941"/>
              </w:numPr>
              <w:rPr>
                <w:lang w:val="en-US"/>
              </w:rPr>
            </w:pPr>
            <w:r w:rsidRPr="00EE3AD0">
              <w:rPr>
                <w:lang w:val="en-US"/>
              </w:rPr>
              <w:t>Là tổng số vụ việc liên quan đến hành vi phân biệt đối xử được ghi nhận trong kỳ báo cáo, bao gồm các phản ánh, khiếu nại hoặc vụ việc đã được xác minh phát sinh trong môi trường làm việc hoặc hoạt động cung cấp dịch vụ, không phân biệt trạng thái xử lý.</w:t>
            </w:r>
          </w:p>
          <w:p w:rsidRPr="00EE3AD0" w:rsidR="00EE3AD0" w:rsidP="00EE3AD0" w:rsidRDefault="00EE3AD0" w14:paraId="61EB4EC4" w14:textId="77777777">
            <w:pPr>
              <w:rPr>
                <w:lang w:val="en-US"/>
              </w:rPr>
            </w:pPr>
            <w:r w:rsidRPr="00EE3AD0">
              <w:rPr>
                <w:b/>
                <w:bCs/>
                <w:i/>
                <w:iCs/>
                <w:lang w:val="en-US"/>
              </w:rPr>
              <w:t>2.2. Ý nghĩa/Mục đích đo lường:</w:t>
            </w:r>
          </w:p>
          <w:p w:rsidRPr="00EE3AD0" w:rsidR="00EE3AD0" w:rsidRDefault="00EE3AD0" w14:paraId="1B3991D1" w14:textId="77777777">
            <w:pPr>
              <w:numPr>
                <w:ilvl w:val="0"/>
                <w:numId w:val="942"/>
              </w:numPr>
              <w:rPr>
                <w:lang w:val="en-US"/>
              </w:rPr>
            </w:pPr>
            <w:r w:rsidRPr="00EE3AD0">
              <w:rPr>
                <w:lang w:val="en-US"/>
              </w:rPr>
              <w:t>Phục vụ theo dõi và giám sát các vụ việc liên quan đến phân biệt đối xử theo tiêu chuẩn GRI 406-1; hỗ trợ đánh giá mức độ tuân thủ các nguyên tắc bình đẳng, đa dạng và trách nhiệm xã hội trong hoạt động của doanh nghiệp. </w:t>
            </w:r>
          </w:p>
          <w:p w:rsidRPr="00EE3AD0" w:rsidR="00EE3AD0" w:rsidP="00EE3AD0" w:rsidRDefault="00EE3AD0" w14:paraId="0A9BC5E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5034978" w14:textId="77777777">
            <w:pPr>
              <w:rPr>
                <w:lang w:val="en-US"/>
              </w:rPr>
            </w:pPr>
            <w:r w:rsidRPr="00EE3AD0">
              <w:rPr>
                <w:b/>
                <w:bCs/>
                <w:lang w:val="en-US"/>
              </w:rPr>
              <w:t>4. Chiều tổng hợp dữ liệu: </w:t>
            </w:r>
          </w:p>
          <w:p w:rsidRPr="00EE3AD0" w:rsidR="00EE3AD0" w:rsidRDefault="00EE3AD0" w14:paraId="3A263651" w14:textId="77777777">
            <w:pPr>
              <w:numPr>
                <w:ilvl w:val="0"/>
                <w:numId w:val="943"/>
              </w:numPr>
              <w:rPr>
                <w:lang w:val="en-US"/>
              </w:rPr>
            </w:pPr>
            <w:r w:rsidRPr="00EE3AD0">
              <w:rPr>
                <w:lang w:val="en-US"/>
              </w:rPr>
              <w:t>Theo thời gian: Năm.</w:t>
            </w:r>
          </w:p>
          <w:p w:rsidRPr="00EE3AD0" w:rsidR="00EE3AD0" w:rsidP="00EE3AD0" w:rsidRDefault="00EE3AD0" w14:paraId="66FEA454"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51F321BA"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7B3051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914C76" w14:textId="77777777">
            <w:pPr>
              <w:rPr>
                <w:lang w:val="en-US"/>
              </w:rPr>
            </w:pPr>
            <w:r w:rsidRPr="00EE3AD0">
              <w:rPr>
                <w:b/>
                <w:bCs/>
                <w:lang w:val="en-US"/>
              </w:rPr>
              <w:t>CT 3.21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F38F0" w14:textId="77777777">
            <w:pPr>
              <w:rPr>
                <w:lang w:val="en-US"/>
              </w:rPr>
            </w:pPr>
            <w:r w:rsidRPr="00EE3AD0">
              <w:rPr>
                <w:b/>
                <w:bCs/>
                <w:lang w:val="en-US"/>
              </w:rPr>
              <w:t xml:space="preserve">1. Tên chỉ tiêu: </w:t>
            </w:r>
            <w:r w:rsidRPr="00EE3AD0">
              <w:rPr>
                <w:lang w:val="en-US"/>
              </w:rPr>
              <w:t>Resolved Cases – Số vụ việc đã xử lý xong</w:t>
            </w:r>
          </w:p>
          <w:p w:rsidRPr="00EE3AD0" w:rsidR="00EE3AD0" w:rsidP="00EE3AD0" w:rsidRDefault="00EE3AD0" w14:paraId="35A82295" w14:textId="77777777">
            <w:pPr>
              <w:rPr>
                <w:lang w:val="en-US"/>
              </w:rPr>
            </w:pPr>
            <w:r w:rsidRPr="00EE3AD0">
              <w:rPr>
                <w:b/>
                <w:bCs/>
                <w:lang w:val="en-US"/>
              </w:rPr>
              <w:t>2. Định nghĩa/Diễn giải/Ý nghĩa/Mục đích đo lường:</w:t>
            </w:r>
          </w:p>
          <w:p w:rsidRPr="00EE3AD0" w:rsidR="00EE3AD0" w:rsidP="00EE3AD0" w:rsidRDefault="00EE3AD0" w14:paraId="0E438E57" w14:textId="77777777">
            <w:pPr>
              <w:rPr>
                <w:lang w:val="en-US"/>
              </w:rPr>
            </w:pPr>
            <w:r w:rsidRPr="00EE3AD0">
              <w:rPr>
                <w:b/>
                <w:bCs/>
                <w:i/>
                <w:iCs/>
                <w:lang w:val="en-US"/>
              </w:rPr>
              <w:t>2.1. Định nghĩa/Diễn giải:</w:t>
            </w:r>
          </w:p>
          <w:p w:rsidRPr="00EE3AD0" w:rsidR="00EE3AD0" w:rsidRDefault="00EE3AD0" w14:paraId="50B85BC6" w14:textId="77777777">
            <w:pPr>
              <w:numPr>
                <w:ilvl w:val="0"/>
                <w:numId w:val="944"/>
              </w:numPr>
              <w:rPr>
                <w:lang w:val="en-US"/>
              </w:rPr>
            </w:pPr>
            <w:r w:rsidRPr="00EE3AD0">
              <w:rPr>
                <w:lang w:val="en-US"/>
              </w:rPr>
              <w:t>Là tổng số vụ việc phân biệt đối xử đã hoàn tất quá trình xem xét, xử lý và đóng vụ việc theo quy định nội bộ trong kỳ báo cáo.</w:t>
            </w:r>
          </w:p>
          <w:p w:rsidRPr="00EE3AD0" w:rsidR="00EE3AD0" w:rsidP="00EE3AD0" w:rsidRDefault="00EE3AD0" w14:paraId="4BA58F4C" w14:textId="77777777">
            <w:pPr>
              <w:rPr>
                <w:lang w:val="en-US"/>
              </w:rPr>
            </w:pPr>
            <w:r w:rsidRPr="00EE3AD0">
              <w:rPr>
                <w:b/>
                <w:bCs/>
                <w:i/>
                <w:iCs/>
                <w:lang w:val="en-US"/>
              </w:rPr>
              <w:t>2.2. Ý nghĩa/Mục đích đo lường:</w:t>
            </w:r>
          </w:p>
          <w:p w:rsidRPr="00EE3AD0" w:rsidR="00EE3AD0" w:rsidRDefault="00EE3AD0" w14:paraId="297744AE" w14:textId="77777777">
            <w:pPr>
              <w:numPr>
                <w:ilvl w:val="0"/>
                <w:numId w:val="945"/>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5F929A88" w14:textId="77777777">
            <w:pPr>
              <w:rPr>
                <w:lang w:val="en-US"/>
              </w:rPr>
            </w:pPr>
            <w:r w:rsidRPr="00EE3AD0">
              <w:rPr>
                <w:b/>
                <w:bCs/>
                <w:lang w:val="en-US"/>
              </w:rPr>
              <w:t>3. Công thức tính:</w:t>
            </w:r>
          </w:p>
          <w:p w:rsidRPr="00EE3AD0" w:rsidR="00EE3AD0" w:rsidRDefault="00EE3AD0" w14:paraId="163F2CA6" w14:textId="77777777">
            <w:pPr>
              <w:numPr>
                <w:ilvl w:val="0"/>
                <w:numId w:val="946"/>
              </w:numPr>
              <w:rPr>
                <w:lang w:val="en-US"/>
              </w:rPr>
            </w:pPr>
            <w:r w:rsidRPr="00EE3AD0">
              <w:rPr>
                <w:lang w:val="en-US"/>
              </w:rPr>
              <w:t>Là tổng số vụ việc đã có Closed Date (ngày đóng hồ sơ) trong kỳ báo cáo.</w:t>
            </w:r>
          </w:p>
          <w:p w:rsidRPr="00EE3AD0" w:rsidR="00EE3AD0" w:rsidP="00EE3AD0" w:rsidRDefault="00EE3AD0" w14:paraId="10A09C99" w14:textId="77777777">
            <w:pPr>
              <w:rPr>
                <w:lang w:val="en-US"/>
              </w:rPr>
            </w:pPr>
            <w:r w:rsidRPr="00EE3AD0">
              <w:rPr>
                <w:b/>
                <w:bCs/>
                <w:lang w:val="en-US"/>
              </w:rPr>
              <w:t>4. Chiều tổng hợp dữ liệu:</w:t>
            </w:r>
          </w:p>
          <w:p w:rsidRPr="00EE3AD0" w:rsidR="00EE3AD0" w:rsidRDefault="00EE3AD0" w14:paraId="7CA44736" w14:textId="77777777">
            <w:pPr>
              <w:numPr>
                <w:ilvl w:val="0"/>
                <w:numId w:val="947"/>
              </w:numPr>
              <w:rPr>
                <w:lang w:val="en-US"/>
              </w:rPr>
            </w:pPr>
            <w:r w:rsidRPr="00EE3AD0">
              <w:rPr>
                <w:lang w:val="en-US"/>
              </w:rPr>
              <w:t>Theo thời gian: Năm.</w:t>
            </w:r>
          </w:p>
          <w:p w:rsidRPr="00EE3AD0" w:rsidR="00EE3AD0" w:rsidP="00EE3AD0" w:rsidRDefault="00EE3AD0" w14:paraId="454CD435"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F75DD2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7EA9D33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D6A22A" w14:textId="77777777">
            <w:pPr>
              <w:rPr>
                <w:lang w:val="en-US"/>
              </w:rPr>
            </w:pPr>
            <w:r w:rsidRPr="00EE3AD0">
              <w:rPr>
                <w:b/>
                <w:bCs/>
                <w:lang w:val="en-US"/>
              </w:rPr>
              <w:t>CT 3.22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A17ED31" w14:textId="77777777">
            <w:pPr>
              <w:rPr>
                <w:lang w:val="en-US"/>
              </w:rPr>
            </w:pPr>
            <w:r w:rsidRPr="00EE3AD0">
              <w:rPr>
                <w:b/>
                <w:bCs/>
                <w:lang w:val="en-US"/>
              </w:rPr>
              <w:t xml:space="preserve">1. Tên chỉ tiêu: </w:t>
            </w:r>
            <w:r w:rsidRPr="00EE3AD0">
              <w:rPr>
                <w:lang w:val="en-US"/>
              </w:rPr>
              <w:t>Cases Under Review – Số vụ việc đang được xem xét</w:t>
            </w:r>
          </w:p>
          <w:p w:rsidRPr="00EE3AD0" w:rsidR="00EE3AD0" w:rsidP="00EE3AD0" w:rsidRDefault="00EE3AD0" w14:paraId="52F332A9" w14:textId="77777777">
            <w:pPr>
              <w:rPr>
                <w:lang w:val="en-US"/>
              </w:rPr>
            </w:pPr>
            <w:r w:rsidRPr="00EE3AD0">
              <w:rPr>
                <w:b/>
                <w:bCs/>
                <w:lang w:val="en-US"/>
              </w:rPr>
              <w:t>2. Định nghĩa/Diễn giải/Ý nghĩa/Mục đích đo lường:</w:t>
            </w:r>
          </w:p>
          <w:p w:rsidRPr="00EE3AD0" w:rsidR="00EE3AD0" w:rsidP="00EE3AD0" w:rsidRDefault="00EE3AD0" w14:paraId="56EB70A2" w14:textId="77777777">
            <w:pPr>
              <w:rPr>
                <w:lang w:val="en-US"/>
              </w:rPr>
            </w:pPr>
            <w:r w:rsidRPr="00EE3AD0">
              <w:rPr>
                <w:b/>
                <w:bCs/>
                <w:i/>
                <w:iCs/>
                <w:lang w:val="en-US"/>
              </w:rPr>
              <w:t>2.1. Định nghĩa/Diễn giải:</w:t>
            </w:r>
          </w:p>
          <w:p w:rsidRPr="00EE3AD0" w:rsidR="00EE3AD0" w:rsidRDefault="00EE3AD0" w14:paraId="214CDEA1" w14:textId="77777777">
            <w:pPr>
              <w:numPr>
                <w:ilvl w:val="0"/>
                <w:numId w:val="948"/>
              </w:numPr>
              <w:rPr>
                <w:lang w:val="en-US"/>
              </w:rPr>
            </w:pPr>
            <w:r w:rsidRPr="00EE3AD0">
              <w:rPr>
                <w:lang w:val="en-US"/>
              </w:rPr>
              <w:t>Là tổng số vụ việc phân biệt đối xử đang trong quá trình xác minh, điều tra hoặc xử lý tại thời điểm báo cáo.</w:t>
            </w:r>
          </w:p>
          <w:p w:rsidRPr="00EE3AD0" w:rsidR="00EE3AD0" w:rsidP="00EE3AD0" w:rsidRDefault="00EE3AD0" w14:paraId="1D058FEC" w14:textId="77777777">
            <w:pPr>
              <w:rPr>
                <w:lang w:val="en-US"/>
              </w:rPr>
            </w:pPr>
            <w:r w:rsidRPr="00EE3AD0">
              <w:rPr>
                <w:b/>
                <w:bCs/>
                <w:i/>
                <w:iCs/>
                <w:lang w:val="en-US"/>
              </w:rPr>
              <w:t>2.2. Ý nghĩa/Mục đích đo lường:</w:t>
            </w:r>
          </w:p>
          <w:p w:rsidRPr="00EE3AD0" w:rsidR="00EE3AD0" w:rsidRDefault="00EE3AD0" w14:paraId="796F0482" w14:textId="77777777">
            <w:pPr>
              <w:numPr>
                <w:ilvl w:val="0"/>
                <w:numId w:val="949"/>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330CDCC6" w14:textId="77777777">
            <w:pPr>
              <w:rPr>
                <w:lang w:val="en-US"/>
              </w:rPr>
            </w:pPr>
            <w:r w:rsidRPr="00EE3AD0">
              <w:rPr>
                <w:b/>
                <w:bCs/>
                <w:lang w:val="en-US"/>
              </w:rPr>
              <w:t>3. Công thức tính: </w:t>
            </w:r>
          </w:p>
          <w:p w:rsidRPr="00EE3AD0" w:rsidR="00EE3AD0" w:rsidRDefault="00EE3AD0" w14:paraId="0F7E60FD" w14:textId="77777777">
            <w:pPr>
              <w:numPr>
                <w:ilvl w:val="0"/>
                <w:numId w:val="950"/>
              </w:numPr>
              <w:rPr>
                <w:lang w:val="en-US"/>
              </w:rPr>
            </w:pPr>
            <w:r w:rsidRPr="00EE3AD0">
              <w:rPr>
                <w:lang w:val="en-US"/>
              </w:rPr>
              <w:t>Là tổng số vụ việc chưa có Closed Date (ngày đóng hồ sơ) trong kỳ báo cáo.</w:t>
            </w:r>
          </w:p>
          <w:p w:rsidRPr="00EE3AD0" w:rsidR="00EE3AD0" w:rsidP="00EE3AD0" w:rsidRDefault="00EE3AD0" w14:paraId="7E5B8134" w14:textId="77777777">
            <w:pPr>
              <w:rPr>
                <w:lang w:val="en-US"/>
              </w:rPr>
            </w:pPr>
            <w:r w:rsidRPr="00EE3AD0">
              <w:rPr>
                <w:b/>
                <w:bCs/>
                <w:lang w:val="en-US"/>
              </w:rPr>
              <w:t>4. Chiều tổng hợp dữ liệu:</w:t>
            </w:r>
          </w:p>
          <w:p w:rsidRPr="00EE3AD0" w:rsidR="00EE3AD0" w:rsidRDefault="00EE3AD0" w14:paraId="1778AA0B" w14:textId="77777777">
            <w:pPr>
              <w:numPr>
                <w:ilvl w:val="0"/>
                <w:numId w:val="951"/>
              </w:numPr>
              <w:rPr>
                <w:lang w:val="en-US"/>
              </w:rPr>
            </w:pPr>
            <w:r w:rsidRPr="00EE3AD0">
              <w:rPr>
                <w:lang w:val="en-US"/>
              </w:rPr>
              <w:t>Theo thời gian: Năm.</w:t>
            </w:r>
          </w:p>
          <w:p w:rsidRPr="00EE3AD0" w:rsidR="00EE3AD0" w:rsidP="00EE3AD0" w:rsidRDefault="00EE3AD0" w14:paraId="0B202F1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CBBE0B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E75BCB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19622A" w14:textId="77777777">
            <w:pPr>
              <w:rPr>
                <w:lang w:val="en-US"/>
              </w:rPr>
            </w:pPr>
            <w:r w:rsidRPr="00EE3AD0">
              <w:rPr>
                <w:b/>
                <w:bCs/>
                <w:lang w:val="en-US"/>
              </w:rPr>
              <w:t>CT 3.23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D7B61A" w14:textId="77777777">
            <w:pPr>
              <w:rPr>
                <w:lang w:val="en-US"/>
              </w:rPr>
            </w:pPr>
            <w:r w:rsidRPr="00EE3AD0">
              <w:rPr>
                <w:b/>
                <w:bCs/>
                <w:lang w:val="en-US"/>
              </w:rPr>
              <w:t xml:space="preserve">1. Tên chỉ tiêu: </w:t>
            </w:r>
            <w:r w:rsidRPr="00EE3AD0">
              <w:rPr>
                <w:lang w:val="en-US"/>
              </w:rPr>
              <w:t>Average Resolution Time (days) – Thời gian xử lý trung bình (ngày)</w:t>
            </w:r>
          </w:p>
          <w:p w:rsidRPr="00EE3AD0" w:rsidR="00EE3AD0" w:rsidP="00EE3AD0" w:rsidRDefault="00EE3AD0" w14:paraId="2A720346" w14:textId="77777777">
            <w:pPr>
              <w:rPr>
                <w:lang w:val="en-US"/>
              </w:rPr>
            </w:pPr>
            <w:r w:rsidRPr="00EE3AD0">
              <w:rPr>
                <w:b/>
                <w:bCs/>
                <w:lang w:val="en-US"/>
              </w:rPr>
              <w:t>2. Định nghĩa/Diễn giải/Ý nghĩa/Mục đích đo lường:</w:t>
            </w:r>
          </w:p>
          <w:p w:rsidRPr="00EE3AD0" w:rsidR="00EE3AD0" w:rsidP="00EE3AD0" w:rsidRDefault="00EE3AD0" w14:paraId="72F469C5" w14:textId="77777777">
            <w:pPr>
              <w:rPr>
                <w:lang w:val="en-US"/>
              </w:rPr>
            </w:pPr>
            <w:r w:rsidRPr="00EE3AD0">
              <w:rPr>
                <w:b/>
                <w:bCs/>
                <w:i/>
                <w:iCs/>
                <w:lang w:val="en-US"/>
              </w:rPr>
              <w:t>2.1. Định nghĩa/Diễn giải:</w:t>
            </w:r>
          </w:p>
          <w:p w:rsidRPr="00EE3AD0" w:rsidR="00EE3AD0" w:rsidRDefault="00EE3AD0" w14:paraId="258AA680" w14:textId="77777777">
            <w:pPr>
              <w:numPr>
                <w:ilvl w:val="0"/>
                <w:numId w:val="952"/>
              </w:numPr>
              <w:rPr>
                <w:lang w:val="en-US"/>
              </w:rPr>
            </w:pPr>
            <w:r w:rsidRPr="00EE3AD0">
              <w:rPr>
                <w:lang w:val="en-US"/>
              </w:rPr>
              <w:t>Là thời gian trung bình tính từ thời điểm tiếp nhận vụ việc đến khi hoàn tất xử lý, được đo lường theo đơn vị ngày nhằm đánh giá hiệu quả và tốc độ xử lý vụ việc.</w:t>
            </w:r>
          </w:p>
          <w:p w:rsidRPr="00EE3AD0" w:rsidR="00EE3AD0" w:rsidP="00EE3AD0" w:rsidRDefault="00EE3AD0" w14:paraId="532240C2" w14:textId="77777777">
            <w:pPr>
              <w:rPr>
                <w:lang w:val="en-US"/>
              </w:rPr>
            </w:pPr>
            <w:r w:rsidRPr="00EE3AD0">
              <w:rPr>
                <w:b/>
                <w:bCs/>
                <w:i/>
                <w:iCs/>
                <w:lang w:val="en-US"/>
              </w:rPr>
              <w:t>2.2. Ý nghĩa/Mục đích đo lường:</w:t>
            </w:r>
          </w:p>
          <w:p w:rsidRPr="00EE3AD0" w:rsidR="00EE3AD0" w:rsidRDefault="00EE3AD0" w14:paraId="641B3E85" w14:textId="77777777">
            <w:pPr>
              <w:numPr>
                <w:ilvl w:val="0"/>
                <w:numId w:val="953"/>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043A71AD" w14:textId="77777777">
            <w:pPr>
              <w:rPr>
                <w:lang w:val="en-US"/>
              </w:rPr>
            </w:pPr>
            <w:r w:rsidRPr="00EE3AD0">
              <w:rPr>
                <w:b/>
                <w:bCs/>
                <w:lang w:val="en-US"/>
              </w:rPr>
              <w:t>3. Công thức tính: </w:t>
            </w:r>
          </w:p>
          <w:p w:rsidRPr="00EE3AD0" w:rsidR="00EE3AD0" w:rsidRDefault="00EE3AD0" w14:paraId="5127A8E7" w14:textId="77777777">
            <w:pPr>
              <w:numPr>
                <w:ilvl w:val="0"/>
                <w:numId w:val="954"/>
              </w:numPr>
              <w:rPr>
                <w:lang w:val="en-US"/>
              </w:rPr>
            </w:pPr>
            <w:r w:rsidRPr="00EE3AD0">
              <w:rPr>
                <w:lang w:val="en-US"/>
              </w:rPr>
              <w:t>Thời gian xử lý trung bình (ngày) = Thời gian xử lý 1 vụ việc (ngày) / Tổng số vụ việc phân biệt đối xử.</w:t>
            </w:r>
          </w:p>
          <w:p w:rsidRPr="00EE3AD0" w:rsidR="00EE3AD0" w:rsidRDefault="00EE3AD0" w14:paraId="79878274" w14:textId="77777777">
            <w:pPr>
              <w:numPr>
                <w:ilvl w:val="0"/>
                <w:numId w:val="954"/>
              </w:numPr>
              <w:rPr>
                <w:lang w:val="en-US"/>
              </w:rPr>
            </w:pPr>
            <w:r w:rsidRPr="00EE3AD0">
              <w:rPr>
                <w:lang w:val="en-US"/>
              </w:rPr>
              <w:t>Thời gian xử lý 1 vụ việc (ngày) = Ngày đóng hồ sơ - Ngày tạo hồ sơ.</w:t>
            </w:r>
          </w:p>
          <w:p w:rsidRPr="00EE3AD0" w:rsidR="00EE3AD0" w:rsidP="00EE3AD0" w:rsidRDefault="00EE3AD0" w14:paraId="5EA4827E" w14:textId="77777777">
            <w:pPr>
              <w:rPr>
                <w:lang w:val="en-US"/>
              </w:rPr>
            </w:pPr>
            <w:r w:rsidRPr="00EE3AD0">
              <w:rPr>
                <w:b/>
                <w:bCs/>
                <w:lang w:val="en-US"/>
              </w:rPr>
              <w:t>4. Chiều tổng hợp dữ liệu:</w:t>
            </w:r>
          </w:p>
          <w:p w:rsidRPr="00EE3AD0" w:rsidR="00EE3AD0" w:rsidRDefault="00EE3AD0" w14:paraId="682EFA68" w14:textId="77777777">
            <w:pPr>
              <w:numPr>
                <w:ilvl w:val="0"/>
                <w:numId w:val="955"/>
              </w:numPr>
              <w:rPr>
                <w:lang w:val="en-US"/>
              </w:rPr>
            </w:pPr>
            <w:r w:rsidRPr="00EE3AD0">
              <w:rPr>
                <w:lang w:val="en-US"/>
              </w:rPr>
              <w:t>Theo thời gian: Năm.</w:t>
            </w:r>
          </w:p>
          <w:p w:rsidRPr="00EE3AD0" w:rsidR="00EE3AD0" w:rsidP="00EE3AD0" w:rsidRDefault="00EE3AD0" w14:paraId="6D49516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0C5C72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A80190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D5B65B" w14:textId="77777777">
            <w:pPr>
              <w:rPr>
                <w:lang w:val="en-US"/>
              </w:rPr>
            </w:pPr>
            <w:r w:rsidRPr="00EE3AD0">
              <w:rPr>
                <w:b/>
                <w:bCs/>
                <w:lang w:val="en-US"/>
              </w:rPr>
              <w:t>CT 3.24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2C1C742" w14:textId="60E181A4">
            <w:pPr>
              <w:rPr>
                <w:lang w:val="en-US"/>
              </w:rPr>
            </w:pPr>
            <w:r w:rsidRPr="6BD8C2C6">
              <w:rPr>
                <w:b/>
                <w:bCs/>
                <w:lang w:val="en-US"/>
              </w:rPr>
              <w:t xml:space="preserve">1. Tên chỉ tiêu: </w:t>
            </w:r>
            <w:r w:rsidRPr="6BD8C2C6">
              <w:rPr>
                <w:lang w:val="en-US"/>
              </w:rPr>
              <w:t>Number of Discrimination Cases overtime – Số vụ phân biệt đối xử theo thời gian</w:t>
            </w:r>
          </w:p>
          <w:p w:rsidRPr="00EE3AD0" w:rsidR="00EE3AD0" w:rsidP="00EE3AD0" w:rsidRDefault="00EE3AD0" w14:paraId="7F05EEBD" w14:textId="77777777">
            <w:pPr>
              <w:rPr>
                <w:lang w:val="en-US"/>
              </w:rPr>
            </w:pPr>
            <w:r w:rsidRPr="00EE3AD0">
              <w:rPr>
                <w:b/>
                <w:bCs/>
                <w:lang w:val="en-US"/>
              </w:rPr>
              <w:t>2. Định nghĩa/Diễn giải/Ý nghĩa/Mục đích đo lường:</w:t>
            </w:r>
          </w:p>
          <w:p w:rsidRPr="00EE3AD0" w:rsidR="00EE3AD0" w:rsidP="00EE3AD0" w:rsidRDefault="00EE3AD0" w14:paraId="21A4B89B" w14:textId="77777777">
            <w:pPr>
              <w:rPr>
                <w:lang w:val="en-US"/>
              </w:rPr>
            </w:pPr>
            <w:r w:rsidRPr="00EE3AD0">
              <w:rPr>
                <w:b/>
                <w:bCs/>
                <w:i/>
                <w:iCs/>
                <w:lang w:val="en-US"/>
              </w:rPr>
              <w:t>2.1. Định nghĩa/Diễn giải:</w:t>
            </w:r>
          </w:p>
          <w:p w:rsidRPr="00EE3AD0" w:rsidR="00EE3AD0" w:rsidRDefault="0A4ED42B" w14:paraId="474AD42C" w14:textId="3750F2E2">
            <w:pPr>
              <w:numPr>
                <w:ilvl w:val="0"/>
                <w:numId w:val="956"/>
              </w:numPr>
              <w:rPr>
                <w:lang w:val="en-US"/>
              </w:rPr>
            </w:pPr>
            <w:r w:rsidRPr="6BD8C2C6">
              <w:rPr>
                <w:lang w:val="en-US"/>
              </w:rPr>
              <w:t xml:space="preserve">Là số lượng vụ việc phân biệt đối xử được ghi nhận theo từng </w:t>
            </w:r>
            <w:r w:rsidRPr="6BD8C2C6" w:rsidR="4ED25DCA">
              <w:rPr>
                <w:lang w:val="en-US"/>
              </w:rPr>
              <w:t>tháng/</w:t>
            </w:r>
            <w:r w:rsidRPr="6BD8C2C6">
              <w:rPr>
                <w:lang w:val="en-US"/>
              </w:rPr>
              <w:t>năm hoặc kỳ báo cáo nhằm theo dõi xu hướng biến động của các vụ việc theo thời gian.</w:t>
            </w:r>
          </w:p>
          <w:p w:rsidRPr="00EE3AD0" w:rsidR="00EE3AD0" w:rsidP="00EE3AD0" w:rsidRDefault="00EE3AD0" w14:paraId="1CBA68DD" w14:textId="77777777">
            <w:pPr>
              <w:rPr>
                <w:lang w:val="en-US"/>
              </w:rPr>
            </w:pPr>
            <w:r w:rsidRPr="00EE3AD0">
              <w:rPr>
                <w:b/>
                <w:bCs/>
                <w:i/>
                <w:iCs/>
                <w:lang w:val="en-US"/>
              </w:rPr>
              <w:t>2.2. Ý nghĩa/Mục đích đo lường:</w:t>
            </w:r>
          </w:p>
          <w:p w:rsidRPr="00EE3AD0" w:rsidR="00EE3AD0" w:rsidRDefault="00EE3AD0" w14:paraId="3655A7B3" w14:textId="77777777">
            <w:pPr>
              <w:numPr>
                <w:ilvl w:val="0"/>
                <w:numId w:val="957"/>
              </w:numPr>
              <w:rPr>
                <w:lang w:val="en-US"/>
              </w:rPr>
            </w:pPr>
            <w:r w:rsidRPr="00EE3AD0">
              <w:rPr>
                <w:lang w:val="en-US"/>
              </w:rPr>
              <w:t>Phục vụ theo dõi xu hướng phát sinh các vụ việc phân biệt đối xử qua các năm và hỗ trợ đánh giá hiệu quả của các biện pháp kiểm soát, phòng ngừa.</w:t>
            </w:r>
          </w:p>
          <w:p w:rsidRPr="00EE3AD0" w:rsidR="00EE3AD0" w:rsidP="00EE3AD0" w:rsidRDefault="00EE3AD0" w14:paraId="0F0F477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8352DA4" w14:textId="77777777">
            <w:pPr>
              <w:rPr>
                <w:lang w:val="en-US"/>
              </w:rPr>
            </w:pPr>
            <w:r w:rsidRPr="00EE3AD0">
              <w:rPr>
                <w:b/>
                <w:bCs/>
                <w:lang w:val="en-US"/>
              </w:rPr>
              <w:t>4. Chiều tổng hợp dữ liệu:</w:t>
            </w:r>
          </w:p>
          <w:p w:rsidRPr="00EE3AD0" w:rsidR="00EE3AD0" w:rsidRDefault="00EE3AD0" w14:paraId="0B24DA20" w14:textId="77777777">
            <w:pPr>
              <w:numPr>
                <w:ilvl w:val="0"/>
                <w:numId w:val="958"/>
              </w:numPr>
              <w:rPr>
                <w:lang w:val="en-US"/>
              </w:rPr>
            </w:pPr>
            <w:r w:rsidRPr="00EE3AD0">
              <w:rPr>
                <w:lang w:val="en-US"/>
              </w:rPr>
              <w:t>Theo thời gian: Năm.</w:t>
            </w:r>
          </w:p>
          <w:p w:rsidRPr="00EE3AD0" w:rsidR="00EE3AD0" w:rsidP="00EE3AD0" w:rsidRDefault="00EE3AD0" w14:paraId="1FD0C68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75D1F22"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50B60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F4C9B19" w14:textId="77777777">
            <w:pPr>
              <w:rPr>
                <w:lang w:val="en-US"/>
              </w:rPr>
            </w:pPr>
            <w:r w:rsidRPr="00EE3AD0">
              <w:rPr>
                <w:b/>
                <w:bCs/>
                <w:lang w:val="en-US"/>
              </w:rPr>
              <w:t>CT 3.25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E6F676" w14:textId="77777777">
            <w:pPr>
              <w:rPr>
                <w:lang w:val="en-US"/>
              </w:rPr>
            </w:pPr>
            <w:r w:rsidRPr="00EE3AD0">
              <w:rPr>
                <w:b/>
                <w:bCs/>
                <w:lang w:val="en-US"/>
              </w:rPr>
              <w:t xml:space="preserve">1. Tên chỉ tiêu: </w:t>
            </w:r>
            <w:r w:rsidRPr="00EE3AD0">
              <w:rPr>
                <w:lang w:val="en-US"/>
              </w:rPr>
              <w:t>Case Resolution Status – Tình trạng xử lý vụ việc</w:t>
            </w:r>
          </w:p>
          <w:p w:rsidRPr="00EE3AD0" w:rsidR="00EE3AD0" w:rsidP="00EE3AD0" w:rsidRDefault="00EE3AD0" w14:paraId="6F89C150" w14:textId="77777777">
            <w:pPr>
              <w:rPr>
                <w:lang w:val="en-US"/>
              </w:rPr>
            </w:pPr>
            <w:r w:rsidRPr="00EE3AD0">
              <w:rPr>
                <w:b/>
                <w:bCs/>
                <w:lang w:val="en-US"/>
              </w:rPr>
              <w:t>2. Định nghĩa/Diễn giải/Ý nghĩa/Mục đích đo lường:</w:t>
            </w:r>
          </w:p>
          <w:p w:rsidRPr="00EE3AD0" w:rsidR="00EE3AD0" w:rsidP="00EE3AD0" w:rsidRDefault="00EE3AD0" w14:paraId="12CA1FF6" w14:textId="77777777">
            <w:pPr>
              <w:rPr>
                <w:lang w:val="en-US"/>
              </w:rPr>
            </w:pPr>
            <w:r w:rsidRPr="00EE3AD0">
              <w:rPr>
                <w:b/>
                <w:bCs/>
                <w:i/>
                <w:iCs/>
                <w:lang w:val="en-US"/>
              </w:rPr>
              <w:t>2.1. Định nghĩa/Diễn giải:</w:t>
            </w:r>
          </w:p>
          <w:p w:rsidRPr="00EE3AD0" w:rsidR="00EE3AD0" w:rsidRDefault="00EE3AD0" w14:paraId="6F38EA9E" w14:textId="77777777">
            <w:pPr>
              <w:numPr>
                <w:ilvl w:val="0"/>
                <w:numId w:val="959"/>
              </w:numPr>
              <w:rPr>
                <w:lang w:val="en-US"/>
              </w:rPr>
            </w:pPr>
            <w:r w:rsidRPr="00EE3AD0">
              <w:rPr>
                <w:lang w:val="en-US"/>
              </w:rPr>
              <w:t>Là thông tin phản ánh trạng thái xử lý của các vụ việc phân biệt đối xử tại thời điểm báo cáo, bao gồm: </w:t>
            </w:r>
          </w:p>
          <w:p w:rsidRPr="00EE3AD0" w:rsidR="00EE3AD0" w:rsidRDefault="00EE3AD0" w14:paraId="758DAFD3" w14:textId="77777777">
            <w:pPr>
              <w:numPr>
                <w:ilvl w:val="1"/>
                <w:numId w:val="959"/>
              </w:numPr>
              <w:rPr>
                <w:lang w:val="en-US"/>
              </w:rPr>
            </w:pPr>
            <w:r w:rsidRPr="00EE3AD0">
              <w:rPr>
                <w:lang w:val="en-US"/>
              </w:rPr>
              <w:t>Đã xử lý: Khi đã có Closed Date.</w:t>
            </w:r>
          </w:p>
          <w:p w:rsidRPr="00EE3AD0" w:rsidR="00EE3AD0" w:rsidRDefault="00EE3AD0" w14:paraId="579F1861" w14:textId="77777777">
            <w:pPr>
              <w:numPr>
                <w:ilvl w:val="1"/>
                <w:numId w:val="959"/>
              </w:numPr>
              <w:rPr>
                <w:lang w:val="en-US"/>
              </w:rPr>
            </w:pPr>
            <w:r w:rsidRPr="00EE3AD0">
              <w:rPr>
                <w:lang w:val="en-US"/>
              </w:rPr>
              <w:t>Đang xử lý: Còn lại.</w:t>
            </w:r>
          </w:p>
          <w:p w:rsidRPr="00EE3AD0" w:rsidR="00EE3AD0" w:rsidP="00EE3AD0" w:rsidRDefault="00EE3AD0" w14:paraId="0D771C48" w14:textId="77777777">
            <w:pPr>
              <w:rPr>
                <w:lang w:val="en-US"/>
              </w:rPr>
            </w:pPr>
            <w:r w:rsidRPr="00EE3AD0">
              <w:rPr>
                <w:b/>
                <w:bCs/>
                <w:i/>
                <w:iCs/>
                <w:lang w:val="en-US"/>
              </w:rPr>
              <w:t>2.2. Ý nghĩa/Mục đích đo lường:</w:t>
            </w:r>
          </w:p>
          <w:p w:rsidRPr="00EE3AD0" w:rsidR="00EE3AD0" w:rsidRDefault="00EE3AD0" w14:paraId="2D849DDF" w14:textId="77777777">
            <w:pPr>
              <w:numPr>
                <w:ilvl w:val="0"/>
                <w:numId w:val="960"/>
              </w:numPr>
              <w:rPr>
                <w:lang w:val="en-US"/>
              </w:rPr>
            </w:pPr>
            <w:r w:rsidRPr="00EE3AD0">
              <w:rPr>
                <w:lang w:val="en-US"/>
              </w:rPr>
              <w:t>Phục vụ theo dõi tiến độ xử lý vụ việc, giám sát tình trạng tồn đọng và đánh giá hiệu quả quản lý, xử lý các vụ việc phân biệt đối xử.</w:t>
            </w:r>
          </w:p>
          <w:p w:rsidRPr="00EE3AD0" w:rsidR="00EE3AD0" w:rsidP="00EE3AD0" w:rsidRDefault="00EE3AD0" w14:paraId="53A931D4"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CE9663D" w14:textId="77777777">
            <w:pPr>
              <w:rPr>
                <w:lang w:val="en-US"/>
              </w:rPr>
            </w:pPr>
            <w:r w:rsidRPr="00EE3AD0">
              <w:rPr>
                <w:b/>
                <w:bCs/>
                <w:lang w:val="en-US"/>
              </w:rPr>
              <w:t>4. Chiều tổng hợp dữ liệu:</w:t>
            </w:r>
          </w:p>
          <w:p w:rsidRPr="00EE3AD0" w:rsidR="00EE3AD0" w:rsidRDefault="00EE3AD0" w14:paraId="4103EBEE" w14:textId="77777777">
            <w:pPr>
              <w:numPr>
                <w:ilvl w:val="0"/>
                <w:numId w:val="961"/>
              </w:numPr>
              <w:rPr>
                <w:lang w:val="en-US"/>
              </w:rPr>
            </w:pPr>
            <w:r w:rsidRPr="00EE3AD0">
              <w:rPr>
                <w:lang w:val="en-US"/>
              </w:rPr>
              <w:t>Theo thời gian: Năm.</w:t>
            </w:r>
          </w:p>
          <w:p w:rsidRPr="00EE3AD0" w:rsidR="00EE3AD0" w:rsidP="00EE3AD0" w:rsidRDefault="00EE3AD0" w14:paraId="4E7EE506"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24EFA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E19BBC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08E08C5" w14:textId="77777777">
            <w:pPr>
              <w:rPr>
                <w:lang w:val="en-US"/>
              </w:rPr>
            </w:pPr>
            <w:r w:rsidRPr="00EE3AD0">
              <w:rPr>
                <w:b/>
                <w:bCs/>
                <w:lang w:val="en-US"/>
              </w:rPr>
              <w:t>CT 3.26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F3350D" w14:textId="77777777">
            <w:pPr>
              <w:rPr>
                <w:lang w:val="en-US"/>
              </w:rPr>
            </w:pPr>
            <w:r w:rsidRPr="00EE3AD0">
              <w:rPr>
                <w:b/>
                <w:bCs/>
                <w:lang w:val="en-US"/>
              </w:rPr>
              <w:t xml:space="preserve">1. Tên chỉ tiêu: </w:t>
            </w:r>
            <w:r w:rsidRPr="00EE3AD0">
              <w:rPr>
                <w:lang w:val="en-US"/>
              </w:rPr>
              <w:t>Corrective Action Statistics – Thống kê biện pháp khắc phục</w:t>
            </w:r>
          </w:p>
          <w:p w:rsidRPr="00EE3AD0" w:rsidR="00EE3AD0" w:rsidP="00EE3AD0" w:rsidRDefault="00EE3AD0" w14:paraId="4446F223" w14:textId="77777777">
            <w:pPr>
              <w:rPr>
                <w:lang w:val="en-US"/>
              </w:rPr>
            </w:pPr>
            <w:r w:rsidRPr="00EE3AD0">
              <w:rPr>
                <w:b/>
                <w:bCs/>
                <w:lang w:val="en-US"/>
              </w:rPr>
              <w:t>2. Định nghĩa/Diễn giải/Ý nghĩa/Mục đích đo lường:</w:t>
            </w:r>
          </w:p>
          <w:p w:rsidRPr="00EE3AD0" w:rsidR="00EE3AD0" w:rsidP="00EE3AD0" w:rsidRDefault="00EE3AD0" w14:paraId="70C40E51" w14:textId="77777777">
            <w:pPr>
              <w:rPr>
                <w:lang w:val="en-US"/>
              </w:rPr>
            </w:pPr>
            <w:r w:rsidRPr="00EE3AD0">
              <w:rPr>
                <w:b/>
                <w:bCs/>
                <w:i/>
                <w:iCs/>
                <w:lang w:val="en-US"/>
              </w:rPr>
              <w:t>2.1. Định nghĩa/Diễn giải:</w:t>
            </w:r>
          </w:p>
          <w:p w:rsidRPr="00EE3AD0" w:rsidR="00EE3AD0" w:rsidRDefault="00EE3AD0" w14:paraId="2C661EF5" w14:textId="77777777">
            <w:pPr>
              <w:numPr>
                <w:ilvl w:val="0"/>
                <w:numId w:val="962"/>
              </w:numPr>
              <w:rPr>
                <w:lang w:val="en-US"/>
              </w:rPr>
            </w:pPr>
            <w:r w:rsidRPr="00EE3AD0">
              <w:rPr>
                <w:lang w:val="en-US"/>
              </w:rPr>
              <w:t>Là thống kê các biện pháp khắc phục hoặc xử lý đã thực hiện đối với các vụ phân biệt đối xử, bao gồm:</w:t>
            </w:r>
          </w:p>
          <w:p w:rsidRPr="00EE3AD0" w:rsidR="00EE3AD0" w:rsidRDefault="00EE3AD0" w14:paraId="64BE5546" w14:textId="77777777">
            <w:pPr>
              <w:numPr>
                <w:ilvl w:val="1"/>
                <w:numId w:val="962"/>
              </w:numPr>
              <w:rPr>
                <w:lang w:val="en-US"/>
              </w:rPr>
            </w:pPr>
            <w:r w:rsidRPr="00EE3AD0">
              <w:rPr>
                <w:lang w:val="en-US"/>
              </w:rPr>
              <w:t>Xin lỗi khách hàng đối với tất cả các trường hợp;</w:t>
            </w:r>
          </w:p>
          <w:p w:rsidRPr="00EE3AD0" w:rsidR="00EE3AD0" w:rsidRDefault="00EE3AD0" w14:paraId="74DA4813" w14:textId="77777777">
            <w:pPr>
              <w:numPr>
                <w:ilvl w:val="1"/>
                <w:numId w:val="962"/>
              </w:numPr>
              <w:rPr>
                <w:lang w:val="en-US"/>
              </w:rPr>
            </w:pPr>
            <w:r w:rsidRPr="00EE3AD0">
              <w:rPr>
                <w:lang w:val="en-US"/>
              </w:rPr>
              <w:t>Bồi thường đối với các trường hợp có ghi nhận “bồi thường” trong phản hồi khách hàng;</w:t>
            </w:r>
          </w:p>
          <w:p w:rsidRPr="00EE3AD0" w:rsidR="00EE3AD0" w:rsidRDefault="00EE3AD0" w14:paraId="750C0573" w14:textId="77777777">
            <w:pPr>
              <w:numPr>
                <w:ilvl w:val="1"/>
                <w:numId w:val="962"/>
              </w:numPr>
              <w:rPr>
                <w:lang w:val="en-US"/>
              </w:rPr>
            </w:pPr>
            <w:r w:rsidRPr="00EE3AD0">
              <w:rPr>
                <w:lang w:val="en-US"/>
              </w:rPr>
              <w:t>Các trường hợp có ghi nhận “rút kinh nghiệm nội bộ” trong hướng xử lý nội bộ cũng được tính vào bồi thường.</w:t>
            </w:r>
          </w:p>
          <w:p w:rsidRPr="00EE3AD0" w:rsidR="00EE3AD0" w:rsidP="00EE3AD0" w:rsidRDefault="00EE3AD0" w14:paraId="6939F30D" w14:textId="77777777">
            <w:pPr>
              <w:rPr>
                <w:lang w:val="en-US"/>
              </w:rPr>
            </w:pPr>
            <w:r w:rsidRPr="00EE3AD0">
              <w:rPr>
                <w:b/>
                <w:bCs/>
                <w:i/>
                <w:iCs/>
                <w:lang w:val="en-US"/>
              </w:rPr>
              <w:t>2.2. Ý nghĩa/Mục đích đo lường:</w:t>
            </w:r>
          </w:p>
          <w:p w:rsidRPr="00EE3AD0" w:rsidR="00EE3AD0" w:rsidRDefault="00EE3AD0" w14:paraId="6F2E37AD" w14:textId="77777777">
            <w:pPr>
              <w:numPr>
                <w:ilvl w:val="0"/>
                <w:numId w:val="963"/>
              </w:numPr>
              <w:rPr>
                <w:lang w:val="en-US"/>
              </w:rPr>
            </w:pPr>
            <w:r w:rsidRPr="00EE3AD0">
              <w:rPr>
                <w:lang w:val="en-US"/>
              </w:rPr>
              <w:t>Phục vụ theo dõi hiệu quả triển khai các biện pháp xử lý, cải thiện chất lượng dịch vụ và đánh giá mức độ phản hồi của TCTHK đối với các vụ việc phân biệt đối xử.</w:t>
            </w:r>
          </w:p>
          <w:p w:rsidRPr="00EE3AD0" w:rsidR="00EE3AD0" w:rsidP="00EE3AD0" w:rsidRDefault="00EE3AD0" w14:paraId="5B1ACEA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2E76983D" w14:textId="77777777">
            <w:pPr>
              <w:rPr>
                <w:lang w:val="en-US"/>
              </w:rPr>
            </w:pPr>
            <w:r w:rsidRPr="00EE3AD0">
              <w:rPr>
                <w:b/>
                <w:bCs/>
                <w:lang w:val="en-US"/>
              </w:rPr>
              <w:t>4. Chiều tổng hợp dữ liệu:</w:t>
            </w:r>
          </w:p>
          <w:p w:rsidRPr="00EE3AD0" w:rsidR="00EE3AD0" w:rsidRDefault="00EE3AD0" w14:paraId="16BB1F26" w14:textId="77777777">
            <w:pPr>
              <w:numPr>
                <w:ilvl w:val="0"/>
                <w:numId w:val="964"/>
              </w:numPr>
              <w:rPr>
                <w:lang w:val="en-US"/>
              </w:rPr>
            </w:pPr>
            <w:r w:rsidRPr="00EE3AD0">
              <w:rPr>
                <w:lang w:val="en-US"/>
              </w:rPr>
              <w:t>Theo thời gian: Năm.</w:t>
            </w:r>
          </w:p>
          <w:p w:rsidRPr="00EE3AD0" w:rsidR="00EE3AD0" w:rsidP="00EE3AD0" w:rsidRDefault="00EE3AD0" w14:paraId="23A6B71E"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4DCBCA39" w14:textId="77777777">
            <w:pPr>
              <w:rPr>
                <w:lang w:val="en-US"/>
              </w:rPr>
            </w:pPr>
            <w:r w:rsidRPr="00EE3AD0">
              <w:rPr>
                <w:b/>
                <w:bCs/>
                <w:lang w:val="en-US"/>
              </w:rPr>
              <w:t xml:space="preserve">6. Tần suất cập nhật: </w:t>
            </w:r>
            <w:r w:rsidRPr="00EE3AD0">
              <w:rPr>
                <w:lang w:val="en-US"/>
              </w:rPr>
              <w:t>Theo thời gian thực (Realtime).</w:t>
            </w:r>
          </w:p>
        </w:tc>
      </w:tr>
    </w:tbl>
    <w:p w:rsidRPr="00EE3AD0" w:rsidR="00EE3AD0" w:rsidP="00EE3AD0" w:rsidRDefault="00EE3AD0" w14:paraId="5C44CD27" w14:textId="6F087C2B">
      <w:pPr>
        <w:rPr>
          <w:lang w:val="en-US"/>
        </w:rPr>
      </w:pPr>
    </w:p>
    <w:p w:rsidRPr="00EE3AD0" w:rsidR="00EE3AD0" w:rsidP="00EE3AD0" w:rsidRDefault="35B7DA68" w14:paraId="567F3C8A" w14:textId="5437326E">
      <w:pPr>
        <w:pStyle w:val="Heading4"/>
        <w:rPr>
          <w:lang w:val="en-US"/>
        </w:rPr>
      </w:pPr>
      <w:bookmarkStart w:name="_Toc242783345" w:id="88"/>
      <w:r w:rsidRPr="78B6F757">
        <w:rPr>
          <w:lang w:val="en-US"/>
        </w:rPr>
        <w:t>2.4.2.5. Chỉ tiêu GRI 416-1 - Assessment of the health and safety impacts of product and service categories - Đánh giá tác động sức khỏe và an toàn của các sản phẩm/dịch vụ</w:t>
      </w:r>
      <w:bookmarkEnd w:id="88"/>
    </w:p>
    <w:p w:rsidR="00695A4C" w:rsidRDefault="07F6679C" w14:paraId="33D1B782" w14:textId="77777777">
      <w:r w:rsidRPr="78B6F757">
        <w:rPr>
          <w:lang w:val="en-US"/>
        </w:rPr>
        <w:t>Báo cáo trên hệ thống: GRI 416-1 - Đánh giá tác động sức khỏe và an toàn của các sản phẩm/dịch vụ (bản tiếng Anh: GRI 416-1 - Assessment of the health and safety impacts of product and service categories). Bộ lọc: Danh mục sản phẩm, Năm, Quý, Tháng. Số chỉ tiêu con: 3.</w:t>
      </w:r>
    </w:p>
    <w:tbl>
      <w:tblPr>
        <w:tblW w:w="0" w:type="auto"/>
        <w:tblCellMar>
          <w:top w:w="15" w:type="dxa"/>
          <w:left w:w="15" w:type="dxa"/>
          <w:bottom w:w="15" w:type="dxa"/>
          <w:right w:w="15" w:type="dxa"/>
        </w:tblCellMar>
        <w:tblLook w:val="04A0" w:firstRow="1" w:lastRow="0" w:firstColumn="1" w:lastColumn="0" w:noHBand="0" w:noVBand="1"/>
      </w:tblPr>
      <w:tblGrid>
        <w:gridCol w:w="978"/>
        <w:gridCol w:w="8369"/>
      </w:tblGrid>
      <w:tr w:rsidRPr="00EE3AD0" w:rsidR="00EE3AD0" w:rsidTr="6BD8C2C6" w14:paraId="6EA9F216"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A425F22"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4895DD"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40393B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8B915AE" w14:textId="77777777">
            <w:pPr>
              <w:rPr>
                <w:lang w:val="en-US"/>
              </w:rPr>
            </w:pPr>
            <w:r w:rsidRPr="00EE3AD0">
              <w:rPr>
                <w:b/>
                <w:bCs/>
                <w:lang w:val="en-US"/>
              </w:rPr>
              <w:t>CT 3.27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81660A" w14:textId="77777777">
            <w:pPr>
              <w:rPr>
                <w:lang w:val="en-US"/>
              </w:rPr>
            </w:pPr>
            <w:r w:rsidRPr="00EE3AD0">
              <w:rPr>
                <w:b/>
                <w:bCs/>
                <w:lang w:val="en-US"/>
              </w:rPr>
              <w:t xml:space="preserve">1. Tên chỉ tiêu: </w:t>
            </w:r>
            <w:r w:rsidRPr="00EE3AD0">
              <w:rPr>
                <w:lang w:val="en-US"/>
              </w:rPr>
              <w:t>Percentage of Products Assessed Before Being Put into Service – Tỷ lệ sản phẩm được đánh giá trước khai thác</w:t>
            </w:r>
          </w:p>
          <w:p w:rsidRPr="00EE3AD0" w:rsidR="00EE3AD0" w:rsidP="00EE3AD0" w:rsidRDefault="00EE3AD0" w14:paraId="62345F74" w14:textId="77777777">
            <w:pPr>
              <w:rPr>
                <w:lang w:val="en-US"/>
              </w:rPr>
            </w:pPr>
            <w:r w:rsidRPr="00EE3AD0">
              <w:rPr>
                <w:b/>
                <w:bCs/>
                <w:lang w:val="en-US"/>
              </w:rPr>
              <w:t>2. Định nghĩa/Diễn giải/Ý nghĩa/Mục đích đo lường:</w:t>
            </w:r>
          </w:p>
          <w:p w:rsidRPr="00EE3AD0" w:rsidR="00EE3AD0" w:rsidP="00EE3AD0" w:rsidRDefault="00EE3AD0" w14:paraId="0E3ECC78" w14:textId="77777777">
            <w:pPr>
              <w:rPr>
                <w:lang w:val="en-US"/>
              </w:rPr>
            </w:pPr>
            <w:r w:rsidRPr="00EE3AD0">
              <w:rPr>
                <w:b/>
                <w:bCs/>
                <w:i/>
                <w:iCs/>
                <w:lang w:val="en-US"/>
              </w:rPr>
              <w:t>2.1. Định nghĩa/Diễn giải:</w:t>
            </w:r>
          </w:p>
          <w:p w:rsidRPr="00EE3AD0" w:rsidR="00EE3AD0" w:rsidRDefault="00EE3AD0" w14:paraId="1A36DD94" w14:textId="77777777">
            <w:pPr>
              <w:numPr>
                <w:ilvl w:val="0"/>
                <w:numId w:val="965"/>
              </w:numPr>
              <w:rPr>
                <w:lang w:val="en-US"/>
              </w:rPr>
            </w:pPr>
            <w:r w:rsidRPr="00EE3AD0">
              <w:rPr>
                <w:lang w:val="en-US"/>
              </w:rPr>
              <w:t>Tỷ lệ phần trăm sản phẩm/dịch vụ đã được đánh giá tác động sức khỏe và an toàn trước khi đưa vào khai thác trên tổng số sản phẩm/dịch vụ trong kỳ báo cáo.</w:t>
            </w:r>
          </w:p>
          <w:p w:rsidRPr="00EE3AD0" w:rsidR="00EE3AD0" w:rsidP="00EE3AD0" w:rsidRDefault="00EE3AD0" w14:paraId="0F79B6D1" w14:textId="77777777">
            <w:pPr>
              <w:rPr>
                <w:lang w:val="en-US"/>
              </w:rPr>
            </w:pPr>
            <w:r w:rsidRPr="00EE3AD0">
              <w:rPr>
                <w:b/>
                <w:bCs/>
                <w:i/>
                <w:iCs/>
                <w:lang w:val="en-US"/>
              </w:rPr>
              <w:t>2.2. Ý nghĩa/Mục đích đo lường:</w:t>
            </w:r>
          </w:p>
          <w:p w:rsidRPr="00EE3AD0" w:rsidR="00EE3AD0" w:rsidRDefault="00EE3AD0" w14:paraId="4B67396E" w14:textId="77777777">
            <w:pPr>
              <w:numPr>
                <w:ilvl w:val="0"/>
                <w:numId w:val="965"/>
              </w:numPr>
              <w:rPr>
                <w:lang w:val="en-US"/>
              </w:rPr>
            </w:pPr>
            <w:r w:rsidRPr="00EE3AD0">
              <w:rPr>
                <w:lang w:val="en-US"/>
              </w:rPr>
              <w:t>Phục vụ theo dõi và giám sát mức độ tuân thủ các yêu cầu về sức khỏe và an toàn đối với sản phẩm/dịch vụ theo tiêu chuẩn GRI 416-1, hỗ trợ đánh giá hiệu quả công tác quản lý rủi ro và trách nhiệm của doanh nghiệp đối với khách hàng.</w:t>
            </w:r>
          </w:p>
          <w:p w:rsidRPr="00EE3AD0" w:rsidR="00EE3AD0" w:rsidP="00EE3AD0" w:rsidRDefault="00EE3AD0" w14:paraId="52131211" w14:textId="77777777">
            <w:pPr>
              <w:rPr>
                <w:lang w:val="en-US"/>
              </w:rPr>
            </w:pPr>
            <w:r w:rsidRPr="00EE3AD0">
              <w:rPr>
                <w:b/>
                <w:bCs/>
                <w:lang w:val="en-US"/>
              </w:rPr>
              <w:t>3. Công thức tính:</w:t>
            </w:r>
          </w:p>
          <w:p w:rsidRPr="00EE3AD0" w:rsidR="00EE3AD0" w:rsidRDefault="00EE3AD0" w14:paraId="40A8FF9A" w14:textId="77777777">
            <w:pPr>
              <w:numPr>
                <w:ilvl w:val="0"/>
                <w:numId w:val="965"/>
              </w:numPr>
              <w:rPr>
                <w:lang w:val="en-US"/>
              </w:rPr>
            </w:pPr>
            <w:r w:rsidRPr="00EE3AD0">
              <w:rPr>
                <w:lang w:val="en-US"/>
              </w:rPr>
              <w:t>Tỷ lệ sản phẩm được đánh giá trước khai thác = Số sản phẩm đã được đánh giá trước khai thác / Tổng số sản phẩm × 100%.</w:t>
            </w:r>
          </w:p>
          <w:p w:rsidRPr="00EE3AD0" w:rsidR="00EE3AD0" w:rsidP="00EE3AD0" w:rsidRDefault="00EE3AD0" w14:paraId="2E62803A" w14:textId="77777777">
            <w:pPr>
              <w:rPr>
                <w:lang w:val="en-US"/>
              </w:rPr>
            </w:pPr>
            <w:r w:rsidRPr="00EE3AD0">
              <w:rPr>
                <w:b/>
                <w:bCs/>
                <w:lang w:val="en-US"/>
              </w:rPr>
              <w:t>4. Chiều tổng hợp dữ liệu:</w:t>
            </w:r>
          </w:p>
          <w:p w:rsidRPr="00EE3AD0" w:rsidR="00EE3AD0" w:rsidRDefault="00EE3AD0" w14:paraId="13DDFD47" w14:textId="77777777">
            <w:pPr>
              <w:numPr>
                <w:ilvl w:val="0"/>
                <w:numId w:val="965"/>
              </w:numPr>
              <w:rPr>
                <w:lang w:val="en-US"/>
              </w:rPr>
            </w:pPr>
            <w:r w:rsidRPr="00EE3AD0">
              <w:rPr>
                <w:lang w:val="en-US"/>
              </w:rPr>
              <w:t>Theo danh mục sản phẩm.</w:t>
            </w:r>
          </w:p>
          <w:p w:rsidRPr="00EE3AD0" w:rsidR="00EE3AD0" w:rsidRDefault="00EE3AD0" w14:paraId="464A35DB" w14:textId="77777777">
            <w:pPr>
              <w:numPr>
                <w:ilvl w:val="0"/>
                <w:numId w:val="965"/>
              </w:numPr>
              <w:rPr>
                <w:lang w:val="en-US"/>
              </w:rPr>
            </w:pPr>
            <w:r w:rsidRPr="00EE3AD0">
              <w:rPr>
                <w:lang w:val="en-US"/>
              </w:rPr>
              <w:t>Theo thời gian: Năm, Quý, Tháng.</w:t>
            </w:r>
          </w:p>
          <w:p w:rsidRPr="00EE3AD0" w:rsidR="00EE3AD0" w:rsidP="00EE3AD0" w:rsidRDefault="00EE3AD0" w14:paraId="2800DAB7"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43D3753F"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66FB409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33FE0BC1" w14:textId="640E44BA">
            <w:pPr>
              <w:rPr>
                <w:lang w:val="en-US"/>
              </w:rPr>
            </w:pPr>
            <w:r w:rsidRPr="6BD8C2C6">
              <w:rPr>
                <w:b/>
                <w:bCs/>
                <w:lang w:val="en-US"/>
              </w:rPr>
              <w:t>CT 3.28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415B525" w14:textId="77777777">
            <w:pPr>
              <w:rPr>
                <w:lang w:val="en-US"/>
              </w:rPr>
            </w:pPr>
            <w:r w:rsidRPr="00EE3AD0">
              <w:rPr>
                <w:b/>
                <w:bCs/>
                <w:lang w:val="en-US"/>
              </w:rPr>
              <w:t xml:space="preserve">1. Tên chỉ tiêu: </w:t>
            </w:r>
            <w:r w:rsidRPr="00EE3AD0">
              <w:rPr>
                <w:lang w:val="en-US"/>
              </w:rPr>
              <w:t>Product Composition by Category – Cơ cấu sản phẩm theo danh mục</w:t>
            </w:r>
          </w:p>
          <w:p w:rsidRPr="00EE3AD0" w:rsidR="00EE3AD0" w:rsidP="00EE3AD0" w:rsidRDefault="00EE3AD0" w14:paraId="3FD3119A" w14:textId="77777777">
            <w:pPr>
              <w:rPr>
                <w:lang w:val="en-US"/>
              </w:rPr>
            </w:pPr>
            <w:r w:rsidRPr="00EE3AD0">
              <w:rPr>
                <w:b/>
                <w:bCs/>
                <w:lang w:val="en-US"/>
              </w:rPr>
              <w:t>2. Định nghĩa/Diễn giải/Ý nghĩa/Mục đích đo lường:</w:t>
            </w:r>
          </w:p>
          <w:p w:rsidRPr="00EE3AD0" w:rsidR="00EE3AD0" w:rsidP="00EE3AD0" w:rsidRDefault="00EE3AD0" w14:paraId="1F570D86" w14:textId="77777777">
            <w:pPr>
              <w:rPr>
                <w:lang w:val="en-US"/>
              </w:rPr>
            </w:pPr>
            <w:r w:rsidRPr="00EE3AD0">
              <w:rPr>
                <w:b/>
                <w:bCs/>
                <w:i/>
                <w:iCs/>
                <w:lang w:val="en-US"/>
              </w:rPr>
              <w:t>2.1. Định nghĩa/Diễn giải:</w:t>
            </w:r>
          </w:p>
          <w:p w:rsidRPr="00EE3AD0" w:rsidR="00EE3AD0" w:rsidRDefault="00EE3AD0" w14:paraId="69AE9994" w14:textId="77777777">
            <w:pPr>
              <w:numPr>
                <w:ilvl w:val="0"/>
                <w:numId w:val="967"/>
              </w:numPr>
              <w:rPr>
                <w:lang w:val="en-US"/>
              </w:rPr>
            </w:pPr>
            <w:r w:rsidRPr="00EE3AD0">
              <w:rPr>
                <w:lang w:val="en-US"/>
              </w:rPr>
              <w:t>Số lượng sản phẩm/dịch vụ đã hoàn tất quy trình đánh giá sức khỏe và an toàn theo tiêu chuẩn áp dụng.</w:t>
            </w:r>
          </w:p>
          <w:p w:rsidRPr="00EE3AD0" w:rsidR="00EE3AD0" w:rsidP="00EE3AD0" w:rsidRDefault="00EE3AD0" w14:paraId="6A46C30A" w14:textId="77777777">
            <w:pPr>
              <w:rPr>
                <w:lang w:val="en-US"/>
              </w:rPr>
            </w:pPr>
            <w:r w:rsidRPr="00EE3AD0">
              <w:rPr>
                <w:b/>
                <w:bCs/>
                <w:i/>
                <w:iCs/>
                <w:lang w:val="en-US"/>
              </w:rPr>
              <w:t>2.2. Ý nghĩa/Mục đích đo lường:</w:t>
            </w:r>
          </w:p>
          <w:p w:rsidRPr="00EE3AD0" w:rsidR="00EE3AD0" w:rsidRDefault="00EE3AD0" w14:paraId="37B555A3" w14:textId="77777777">
            <w:pPr>
              <w:numPr>
                <w:ilvl w:val="0"/>
                <w:numId w:val="968"/>
              </w:numPr>
              <w:rPr>
                <w:lang w:val="en-US"/>
              </w:rPr>
            </w:pPr>
            <w:r w:rsidRPr="00EE3AD0">
              <w:rPr>
                <w:lang w:val="en-US"/>
              </w:rPr>
              <w:t>Thể hiện tỷ trọng các nhóm sản phẩm/dịch vụ trong tổng danh mục đang khai thác, từ đó xác định các nhóm có mức độ ảnh hưởng lớn đến sức khỏe và an toàn khách hàng. </w:t>
            </w:r>
          </w:p>
          <w:p w:rsidRPr="00EE3AD0" w:rsidR="00EE3AD0" w:rsidP="00EE3AD0" w:rsidRDefault="00EE3AD0" w14:paraId="42A3237C" w14:textId="77777777">
            <w:pPr>
              <w:rPr>
                <w:lang w:val="en-US"/>
              </w:rPr>
            </w:pPr>
            <w:r w:rsidRPr="00EE3AD0">
              <w:rPr>
                <w:b/>
                <w:bCs/>
                <w:lang w:val="en-US"/>
              </w:rPr>
              <w:t>3. Công thức tính: </w:t>
            </w:r>
          </w:p>
          <w:p w:rsidRPr="00EE3AD0" w:rsidR="00EE3AD0" w:rsidRDefault="00EE3AD0" w14:paraId="07951AA7" w14:textId="77777777">
            <w:pPr>
              <w:numPr>
                <w:ilvl w:val="0"/>
                <w:numId w:val="969"/>
              </w:numPr>
              <w:rPr>
                <w:lang w:val="en-US"/>
              </w:rPr>
            </w:pPr>
            <w:r w:rsidRPr="00EE3AD0">
              <w:rPr>
                <w:lang w:val="en-US"/>
              </w:rPr>
              <w:t>Chia theo 5 danh mục sản phẩm: Suất ăn, Đồ uống, Dụng cụ, Vật tư vật phẩm, Vệ sinh máy bay.</w:t>
            </w:r>
          </w:p>
          <w:p w:rsidRPr="00EE3AD0" w:rsidR="00EE3AD0" w:rsidP="00EE3AD0" w:rsidRDefault="00EE3AD0" w14:paraId="7E2C1A88" w14:textId="77777777">
            <w:pPr>
              <w:rPr>
                <w:lang w:val="en-US"/>
              </w:rPr>
            </w:pPr>
            <w:r w:rsidRPr="00EE3AD0">
              <w:rPr>
                <w:b/>
                <w:bCs/>
                <w:lang w:val="en-US"/>
              </w:rPr>
              <w:t>4. Chiều tổng hợp dữ liệu:</w:t>
            </w:r>
            <w:r w:rsidRPr="00EE3AD0">
              <w:rPr>
                <w:lang w:val="en-US"/>
              </w:rPr>
              <w:t xml:space="preserve"> Danh mục sản phẩm</w:t>
            </w:r>
          </w:p>
          <w:p w:rsidRPr="00EE3AD0" w:rsidR="00EE3AD0" w:rsidP="00EE3AD0" w:rsidRDefault="00EE3AD0" w14:paraId="7D02D780" w14:textId="77777777">
            <w:pPr>
              <w:rPr>
                <w:lang w:val="en-US"/>
              </w:rPr>
            </w:pPr>
            <w:r w:rsidRPr="00EE3AD0">
              <w:rPr>
                <w:b/>
                <w:bCs/>
                <w:lang w:val="en-US"/>
              </w:rPr>
              <w:t>5. Nguồn dữ liệu:</w:t>
            </w:r>
            <w:r w:rsidRPr="00EE3AD0">
              <w:rPr>
                <w:lang w:val="en-US"/>
              </w:rPr>
              <w:t>  LMS, excel.</w:t>
            </w:r>
          </w:p>
          <w:p w:rsidRPr="00EE3AD0" w:rsidR="00EE3AD0" w:rsidP="00EE3AD0" w:rsidRDefault="00EE3AD0" w14:paraId="711252B1" w14:textId="77777777">
            <w:pPr>
              <w:rPr>
                <w:lang w:val="en-US"/>
              </w:rPr>
            </w:pPr>
            <w:r w:rsidRPr="00EE3AD0">
              <w:rPr>
                <w:b/>
                <w:bCs/>
                <w:lang w:val="en-US"/>
              </w:rPr>
              <w:t xml:space="preserve">6. Tần suất cập nhật: </w:t>
            </w:r>
            <w:r w:rsidRPr="00EE3AD0">
              <w:rPr>
                <w:lang w:val="en-US"/>
              </w:rPr>
              <w:t>Theo ngày.</w:t>
            </w:r>
          </w:p>
        </w:tc>
      </w:tr>
      <w:tr w:rsidRPr="00EE3AD0" w:rsidR="00EE3AD0" w:rsidTr="6BD8C2C6" w14:paraId="0C334BE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45D8C4" w14:textId="77777777">
            <w:pPr>
              <w:rPr>
                <w:lang w:val="en-US"/>
              </w:rPr>
            </w:pPr>
            <w:r w:rsidRPr="00EE3AD0">
              <w:rPr>
                <w:b/>
                <w:bCs/>
                <w:lang w:val="en-US"/>
              </w:rPr>
              <w:t>CT 3.29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9999BD" w14:textId="77777777">
            <w:pPr>
              <w:rPr>
                <w:lang w:val="en-US"/>
              </w:rPr>
            </w:pPr>
            <w:r w:rsidRPr="00EE3AD0">
              <w:rPr>
                <w:b/>
                <w:bCs/>
                <w:lang w:val="en-US"/>
              </w:rPr>
              <w:t xml:space="preserve">1. Tên chỉ tiêu: </w:t>
            </w:r>
            <w:r w:rsidRPr="00EE3AD0">
              <w:rPr>
                <w:lang w:val="en-US"/>
              </w:rPr>
              <w:t>Summary Table – Bảng tổng hợp</w:t>
            </w:r>
          </w:p>
          <w:p w:rsidRPr="00EE3AD0" w:rsidR="00EE3AD0" w:rsidP="00EE3AD0" w:rsidRDefault="00EE3AD0" w14:paraId="5BABCCE3" w14:textId="77777777">
            <w:pPr>
              <w:rPr>
                <w:lang w:val="en-US"/>
              </w:rPr>
            </w:pPr>
            <w:r w:rsidRPr="00EE3AD0">
              <w:rPr>
                <w:b/>
                <w:bCs/>
                <w:lang w:val="en-US"/>
              </w:rPr>
              <w:t>2. Định nghĩa/Diễn giải/Ý nghĩa/Mục đích đo lường:</w:t>
            </w:r>
          </w:p>
          <w:p w:rsidRPr="00EE3AD0" w:rsidR="00EE3AD0" w:rsidP="00EE3AD0" w:rsidRDefault="00EE3AD0" w14:paraId="68E00996" w14:textId="77777777">
            <w:pPr>
              <w:rPr>
                <w:lang w:val="en-US"/>
              </w:rPr>
            </w:pPr>
            <w:r w:rsidRPr="00EE3AD0">
              <w:rPr>
                <w:b/>
                <w:bCs/>
                <w:i/>
                <w:iCs/>
                <w:lang w:val="en-US"/>
              </w:rPr>
              <w:t>2.1. Định nghĩa/Diễn giải:</w:t>
            </w:r>
          </w:p>
          <w:p w:rsidRPr="00EE3AD0" w:rsidR="00EE3AD0" w:rsidRDefault="00EE3AD0" w14:paraId="75DCB99F" w14:textId="77777777">
            <w:pPr>
              <w:numPr>
                <w:ilvl w:val="0"/>
                <w:numId w:val="965"/>
              </w:numPr>
              <w:rPr>
                <w:lang w:val="en-US"/>
              </w:rPr>
            </w:pPr>
            <w:r w:rsidRPr="00EE3AD0">
              <w:rPr>
                <w:lang w:val="en-US"/>
              </w:rPr>
              <w:t>Bảng tổng hợp kết quả đánh giá tác động sức khỏe và an toàn của sản phẩm/dịch vụ theo từng danh mục sản phẩm trong kỳ báo cáo.</w:t>
            </w:r>
          </w:p>
          <w:p w:rsidRPr="00EE3AD0" w:rsidR="00EE3AD0" w:rsidP="00EE3AD0" w:rsidRDefault="00EE3AD0" w14:paraId="2FCA0BD0" w14:textId="77777777">
            <w:pPr>
              <w:rPr>
                <w:lang w:val="en-US"/>
              </w:rPr>
            </w:pPr>
            <w:r w:rsidRPr="00EE3AD0">
              <w:rPr>
                <w:b/>
                <w:bCs/>
                <w:i/>
                <w:iCs/>
                <w:lang w:val="en-US"/>
              </w:rPr>
              <w:t>2.2. Ý nghĩa/Mục đích đo lường:</w:t>
            </w:r>
          </w:p>
          <w:p w:rsidRPr="00EE3AD0" w:rsidR="00EE3AD0" w:rsidRDefault="00EE3AD0" w14:paraId="7533F88F" w14:textId="77777777">
            <w:pPr>
              <w:numPr>
                <w:ilvl w:val="0"/>
                <w:numId w:val="965"/>
              </w:numPr>
              <w:rPr>
                <w:lang w:val="en-US"/>
              </w:rPr>
            </w:pPr>
            <w:r w:rsidRPr="00EE3AD0">
              <w:rPr>
                <w:lang w:val="en-US"/>
              </w:rPr>
              <w:t>Cung cấp số liệu chi tiết theo danh mục để đối chiếu với tỷ lệ tổng hợp (CT 3.27) và cơ cấu sản phẩm (CT 3.28).</w:t>
            </w:r>
          </w:p>
          <w:p w:rsidRPr="00EE3AD0" w:rsidR="00EE3AD0" w:rsidP="00EE3AD0" w:rsidRDefault="00EE3AD0" w14:paraId="65D38985" w14:textId="77777777">
            <w:pPr>
              <w:rPr>
                <w:lang w:val="en-US"/>
              </w:rPr>
            </w:pPr>
            <w:r w:rsidRPr="00EE3AD0">
              <w:rPr>
                <w:b/>
                <w:bCs/>
                <w:lang w:val="en-US"/>
              </w:rPr>
              <w:t>3. Công thức tính:</w:t>
            </w:r>
          </w:p>
          <w:p w:rsidRPr="00EE3AD0" w:rsidR="00EE3AD0" w:rsidRDefault="00EE3AD0" w14:paraId="7F4FB204" w14:textId="77777777">
            <w:pPr>
              <w:numPr>
                <w:ilvl w:val="0"/>
                <w:numId w:val="965"/>
              </w:numPr>
              <w:rPr>
                <w:lang w:val="en-US"/>
              </w:rPr>
            </w:pPr>
            <w:r w:rsidRPr="00EE3AD0">
              <w:rPr>
                <w:lang w:val="en-US"/>
              </w:rPr>
              <w:t>Không có.</w:t>
            </w:r>
          </w:p>
          <w:p w:rsidRPr="00EE3AD0" w:rsidR="00EE3AD0" w:rsidP="00EE3AD0" w:rsidRDefault="00EE3AD0" w14:paraId="2F6D4993" w14:textId="77777777">
            <w:pPr>
              <w:rPr>
                <w:lang w:val="en-US"/>
              </w:rPr>
            </w:pPr>
            <w:r w:rsidRPr="00EE3AD0">
              <w:rPr>
                <w:b/>
                <w:bCs/>
                <w:lang w:val="en-US"/>
              </w:rPr>
              <w:t>4. Chiều tổng hợp dữ liệu:</w:t>
            </w:r>
          </w:p>
          <w:p w:rsidRPr="00EE3AD0" w:rsidR="00EE3AD0" w:rsidRDefault="00EE3AD0" w14:paraId="0EAC6BA4" w14:textId="77777777">
            <w:pPr>
              <w:numPr>
                <w:ilvl w:val="0"/>
                <w:numId w:val="965"/>
              </w:numPr>
              <w:rPr>
                <w:lang w:val="en-US"/>
              </w:rPr>
            </w:pPr>
            <w:r w:rsidRPr="00EE3AD0">
              <w:rPr>
                <w:lang w:val="en-US"/>
              </w:rPr>
              <w:t>Theo danh mục sản phẩm.</w:t>
            </w:r>
          </w:p>
          <w:p w:rsidRPr="00EE3AD0" w:rsidR="00EE3AD0" w:rsidRDefault="00EE3AD0" w14:paraId="07AA20E3" w14:textId="77777777">
            <w:pPr>
              <w:numPr>
                <w:ilvl w:val="0"/>
                <w:numId w:val="965"/>
              </w:numPr>
              <w:rPr>
                <w:lang w:val="en-US"/>
              </w:rPr>
            </w:pPr>
            <w:r w:rsidRPr="00EE3AD0">
              <w:rPr>
                <w:lang w:val="en-US"/>
              </w:rPr>
              <w:t>Theo thời gian: Năm, Quý, Tháng.</w:t>
            </w:r>
          </w:p>
          <w:p w:rsidRPr="00EE3AD0" w:rsidR="00EE3AD0" w:rsidP="00EE3AD0" w:rsidRDefault="00EE3AD0" w14:paraId="24BC61AF"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69FC3968" w14:textId="77777777">
            <w:pPr>
              <w:rPr>
                <w:lang w:val="en-US"/>
              </w:rPr>
            </w:pPr>
            <w:r w:rsidRPr="00EE3AD0">
              <w:rPr>
                <w:b/>
                <w:bCs/>
                <w:lang w:val="en-US"/>
              </w:rPr>
              <w:t xml:space="preserve">6. Tần suất cập nhật: </w:t>
            </w:r>
            <w:r w:rsidRPr="00EE3AD0">
              <w:rPr>
                <w:lang w:val="en-US"/>
              </w:rPr>
              <w:t>Hàng tháng.</w:t>
            </w:r>
          </w:p>
        </w:tc>
      </w:tr>
    </w:tbl>
    <w:p w:rsidR="6BD8C2C6" w:rsidP="6BD8C2C6" w:rsidRDefault="6BD8C2C6" w14:paraId="210230F7" w14:textId="471C874E">
      <w:pPr>
        <w:rPr>
          <w:lang w:val="en-US"/>
        </w:rPr>
      </w:pPr>
    </w:p>
    <w:p w:rsidR="2E409B67" w:rsidP="6BD8C2C6" w:rsidRDefault="2E409B67" w14:paraId="3220305F" w14:textId="22FC64D1">
      <w:pPr>
        <w:pStyle w:val="Heading4"/>
        <w:rPr>
          <w:lang w:val="en-US"/>
        </w:rPr>
      </w:pPr>
      <w:bookmarkStart w:name="_Toc242783346" w:id="89"/>
      <w:r w:rsidRPr="6BD8C2C6">
        <w:rPr>
          <w:lang w:val="en-US"/>
        </w:rPr>
        <w:t>2.4.2.6. Chỉ tiêu GRI 416-2 - Incidents of noncompliance concerning the health and safety impacts of products and services - Các sự cố vi phạm liên quan đến tác động sức khỏe và an toàn của sản phẩm/dịch vụ</w:t>
      </w:r>
      <w:bookmarkEnd w:id="89"/>
    </w:p>
    <w:p w:rsidR="00695A4C" w:rsidRDefault="07F6679C" w14:paraId="26F2F5AB" w14:textId="77777777">
      <w:r w:rsidRPr="78B6F757">
        <w:rPr>
          <w:lang w:val="en-US"/>
        </w:rPr>
        <w:t>Báo cáo trên hệ thống: GRI 416-2 - Các sự cố vi phạm liên quan đến tác động sức khỏe và an toàn của sản phẩm/dịch vụ (bản tiếng Anh: GRI 416-2 - Incidents of noncompliance concerning the health and safety impacts of products and services). Bộ lọc: Năm, Quý, Tháng. Số chỉ tiêu con: 3.</w:t>
      </w:r>
    </w:p>
    <w:p w:rsidR="2E409B67" w:rsidP="6BD8C2C6" w:rsidRDefault="2E409B67" w14:paraId="0E9B2E8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275"/>
        <w:gridCol w:w="7624"/>
      </w:tblGrid>
      <w:tr w:rsidR="6BD8C2C6" w:rsidTr="6BD8C2C6" w14:paraId="230E372E"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59883D98" w14:textId="181CDAA5">
            <w:pPr>
              <w:spacing w:before="0" w:after="160"/>
              <w:jc w:val="center"/>
            </w:pPr>
            <w:r w:rsidRPr="6BD8C2C6">
              <w:rPr>
                <w:b/>
                <w:bCs/>
                <w:color w:val="000000" w:themeColor="text1"/>
                <w:lang w:val="en-US"/>
              </w:rPr>
              <w:t>Mã chỉ tiêu con</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459F26B2" w14:textId="0F903C8D">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1AEE7029"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D9D9FE5" w14:textId="1675FB7C">
            <w:pPr>
              <w:spacing w:before="0" w:after="160"/>
            </w:pPr>
            <w:r w:rsidRPr="6BD8C2C6">
              <w:rPr>
                <w:b/>
                <w:bCs/>
                <w:color w:val="1F1F1F"/>
              </w:rPr>
              <w:t>CT 3.30</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5E477512" w14:textId="5E7D2991">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312AA26E" w14:textId="13B7C787">
            <w:pPr>
              <w:spacing w:before="0" w:after="160"/>
            </w:pPr>
            <w:r w:rsidRPr="6BD8C2C6">
              <w:rPr>
                <w:b/>
                <w:bCs/>
                <w:color w:val="1F1F1F"/>
                <w:lang w:val="en-US"/>
              </w:rPr>
              <w:t>2. Định nghĩa/Diễn giải/Ý nghĩa/Mục đích đo lường:</w:t>
            </w:r>
          </w:p>
          <w:p w:rsidR="6BD8C2C6" w:rsidP="6BD8C2C6" w:rsidRDefault="6BD8C2C6" w14:paraId="5A99FBF9" w14:textId="778AA5E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C7C5411" w14:textId="67D28C9A">
            <w:pPr>
              <w:pStyle w:val="ListParagraph"/>
              <w:numPr>
                <w:ilvl w:val="0"/>
                <w:numId w:val="20"/>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7BE85492" w14:textId="4622E88E">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05A2D565" w14:textId="41874634">
            <w:pPr>
              <w:pStyle w:val="ListParagraph"/>
              <w:numPr>
                <w:ilvl w:val="0"/>
                <w:numId w:val="19"/>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34B64773" w14:textId="6C9AA2B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1B373B48" w14:textId="33BFF81D">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0F72BAF6" w14:textId="6EDCDC8C">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0111B30C" w14:textId="781486A2">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064FB92A" w14:textId="770E039F">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7467E13A" w14:textId="50D53A17">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32391374"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B69E198" w14:textId="3FD08817">
            <w:pPr>
              <w:spacing w:before="0" w:after="160"/>
            </w:pPr>
            <w:r w:rsidRPr="6BD8C2C6">
              <w:rPr>
                <w:b/>
                <w:bCs/>
                <w:color w:val="1F1F1F"/>
              </w:rPr>
              <w:t>CT 3.31</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1FD3DC9" w14:textId="663C190B">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324C2130" w14:textId="4886E51D">
            <w:pPr>
              <w:spacing w:before="0" w:after="160"/>
            </w:pPr>
            <w:r w:rsidRPr="6BD8C2C6">
              <w:rPr>
                <w:b/>
                <w:bCs/>
                <w:color w:val="1F1F1F"/>
                <w:lang w:val="en-US"/>
              </w:rPr>
              <w:t>2. Định nghĩa/Diễn giải/Ý nghĩa/Mục đích đo lường:</w:t>
            </w:r>
          </w:p>
          <w:p w:rsidR="6BD8C2C6" w:rsidP="6BD8C2C6" w:rsidRDefault="6BD8C2C6" w14:paraId="51C52E32" w14:textId="461F1B0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4BA60E77" w14:textId="33D3A5FB">
            <w:pPr>
              <w:pStyle w:val="ListParagraph"/>
              <w:numPr>
                <w:ilvl w:val="0"/>
                <w:numId w:val="18"/>
              </w:numPr>
              <w:spacing w:before="0" w:after="160"/>
              <w:rPr>
                <w:color w:val="1F1F1F"/>
                <w:lang w:val="en-US"/>
              </w:rPr>
            </w:pPr>
            <w:r w:rsidRPr="6BD8C2C6">
              <w:rPr>
                <w:color w:val="1F1F1F"/>
                <w:lang w:val="en-US"/>
              </w:rPr>
              <w:t>Thể hiện tỷ trọng hoặc số lượng các sự cố được phân loại theo từng loại vi phạm liên quan đến sức khỏe và an toàn của sản phẩm, dịch vụ (ví dụ: sự cố về an toàn thực phẩm, chất lượng sản phẩm, thiết bị không đảm bảo an toàn...), giúp xác định các nhóm vi phạm phổ biến và phục vụ công tác cải tiến.</w:t>
            </w:r>
          </w:p>
          <w:p w:rsidR="6BD8C2C6" w:rsidP="6BD8C2C6" w:rsidRDefault="6BD8C2C6" w14:paraId="5ACD784D" w14:textId="3B21FAA3">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7C0DE5E1" w14:textId="3016593B">
            <w:pPr>
              <w:pStyle w:val="ListParagraph"/>
              <w:numPr>
                <w:ilvl w:val="0"/>
                <w:numId w:val="17"/>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24482FFA" w14:textId="1676C05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35CEE5DE" w14:textId="1FF6DF8B">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11E9A7DF" w14:textId="64CBE52B">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2FC5FEF2" w14:textId="75A18C9C">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3C8B84FC" w14:textId="18F99869">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56812EE7" w14:textId="39F946E9">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9794E8F"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6D248E7" w14:textId="14E44984">
            <w:pPr>
              <w:spacing w:before="0" w:after="160"/>
            </w:pPr>
            <w:r w:rsidRPr="6BD8C2C6">
              <w:rPr>
                <w:b/>
                <w:bCs/>
                <w:color w:val="1F1F1F"/>
              </w:rPr>
              <w:t>CT 3.36</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C1E5579" w14:textId="3C0E2EB6">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3B2C83E5" w14:textId="427EB3CB">
            <w:pPr>
              <w:spacing w:before="0" w:after="160"/>
            </w:pPr>
            <w:r w:rsidRPr="6BD8C2C6">
              <w:rPr>
                <w:b/>
                <w:bCs/>
                <w:color w:val="1F1F1F"/>
                <w:lang w:val="en-US"/>
              </w:rPr>
              <w:t>2. Định nghĩa/Diễn giải/Ý nghĩa/Mục đích đo lường:</w:t>
            </w:r>
          </w:p>
          <w:p w:rsidR="6BD8C2C6" w:rsidP="6BD8C2C6" w:rsidRDefault="6BD8C2C6" w14:paraId="0D859C0A" w14:textId="7CD9BC2A">
            <w:pPr>
              <w:spacing w:before="0" w:after="160"/>
            </w:pPr>
            <w:r w:rsidRPr="6BD8C2C6">
              <w:rPr>
                <w:b/>
                <w:bCs/>
                <w:i/>
                <w:iCs/>
                <w:color w:val="1F1F1F"/>
                <w:lang w:val="en-US"/>
              </w:rPr>
              <w:t>2.1. Định nghĩa/Diễn giải:</w:t>
            </w:r>
          </w:p>
          <w:p w:rsidR="6BD8C2C6" w:rsidP="6BD8C2C6" w:rsidRDefault="6BD8C2C6" w14:paraId="7EF19572" w14:textId="0A9AC6F2">
            <w:pPr>
              <w:pStyle w:val="ListParagraph"/>
              <w:numPr>
                <w:ilvl w:val="0"/>
                <w:numId w:val="28"/>
              </w:numPr>
              <w:spacing w:before="0" w:after="160"/>
              <w:rPr>
                <w:color w:val="1F1F1F"/>
                <w:lang w:val="en-US"/>
              </w:rPr>
            </w:pPr>
            <w:r w:rsidRPr="6BD8C2C6">
              <w:rPr>
                <w:color w:val="1F1F1F"/>
                <w:lang w:val="en-US"/>
              </w:rPr>
              <w:t>Bảng liệt kê chi tiết các sự cố vi phạm liên quan đến tác động sức khỏe và an toàn của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1C76F6C" w14:textId="77777777">
            <w:pPr>
              <w:spacing w:before="0" w:after="160"/>
            </w:pPr>
            <w:r w:rsidRPr="6BD8C2C6">
              <w:rPr>
                <w:b/>
                <w:bCs/>
                <w:i/>
                <w:iCs/>
                <w:color w:val="1F1F1F"/>
                <w:lang w:val="en-US"/>
              </w:rPr>
              <w:t>2.2. Ý nghĩa/Mục đích đo lường:</w:t>
            </w:r>
          </w:p>
          <w:p w:rsidR="6BD8C2C6" w:rsidP="6BD8C2C6" w:rsidRDefault="6BD8C2C6" w14:paraId="6B0A54F4" w14:textId="77777777">
            <w:pPr>
              <w:pStyle w:val="ListParagraph"/>
              <w:numPr>
                <w:ilvl w:val="0"/>
                <w:numId w:val="28"/>
              </w:numPr>
              <w:spacing w:before="0" w:after="160"/>
              <w:rPr>
                <w:color w:val="1F1F1F"/>
                <w:lang w:val="en-US"/>
              </w:rPr>
            </w:pPr>
            <w:r w:rsidRPr="6BD8C2C6">
              <w:rPr>
                <w:color w:val="1F1F1F"/>
                <w:lang w:val="en-US"/>
              </w:rPr>
              <w:t>Phục vụ tra cứu, truy vết từng sự cố và đối chiếu với xu hướng theo tháng (CT 3.30) và cơ cấu loại sự cố (CT 3.31).</w:t>
            </w:r>
          </w:p>
          <w:p w:rsidR="6BD8C2C6" w:rsidP="6BD8C2C6" w:rsidRDefault="6BD8C2C6" w14:paraId="066A02DD" w14:textId="77777777">
            <w:pPr>
              <w:spacing w:before="0" w:after="160"/>
            </w:pPr>
            <w:r w:rsidRPr="6BD8C2C6">
              <w:rPr>
                <w:b/>
                <w:bCs/>
                <w:color w:val="1F1F1F"/>
                <w:lang w:val="en-US"/>
              </w:rPr>
              <w:t>3. Công thức tính:</w:t>
            </w:r>
          </w:p>
          <w:p w:rsidR="6BD8C2C6" w:rsidP="6BD8C2C6" w:rsidRDefault="6BD8C2C6" w14:paraId="2BFC9341" w14:textId="77777777">
            <w:pPr>
              <w:pStyle w:val="ListParagraph"/>
              <w:numPr>
                <w:ilvl w:val="0"/>
                <w:numId w:val="28"/>
              </w:numPr>
              <w:spacing w:before="0" w:after="160"/>
              <w:rPr>
                <w:color w:val="1F1F1F"/>
                <w:lang w:val="en-US"/>
              </w:rPr>
            </w:pPr>
            <w:r w:rsidRPr="6BD8C2C6">
              <w:rPr>
                <w:color w:val="1F1F1F"/>
                <w:lang w:val="en-US"/>
              </w:rPr>
              <w:t>Không có.</w:t>
            </w:r>
          </w:p>
          <w:p w:rsidR="6BD8C2C6" w:rsidP="6BD8C2C6" w:rsidRDefault="6BD8C2C6" w14:paraId="13A9FC95" w14:textId="77777777">
            <w:pPr>
              <w:spacing w:before="0" w:after="160"/>
            </w:pPr>
            <w:r w:rsidRPr="6BD8C2C6">
              <w:rPr>
                <w:b/>
                <w:bCs/>
                <w:color w:val="1F1F1F"/>
                <w:lang w:val="en-US"/>
              </w:rPr>
              <w:t>4. Chiều tổng hợp dữ liệu:</w:t>
            </w:r>
          </w:p>
          <w:p w:rsidR="6BD8C2C6" w:rsidP="6BD8C2C6" w:rsidRDefault="6BD8C2C6" w14:paraId="7B4B9D0B" w14:textId="77777777">
            <w:pPr>
              <w:pStyle w:val="ListParagraph"/>
              <w:numPr>
                <w:ilvl w:val="0"/>
                <w:numId w:val="28"/>
              </w:numPr>
              <w:spacing w:before="0" w:after="160"/>
              <w:rPr>
                <w:color w:val="1F1F1F"/>
                <w:lang w:val="en-US"/>
              </w:rPr>
            </w:pPr>
            <w:r w:rsidRPr="6BD8C2C6">
              <w:rPr>
                <w:color w:val="1F1F1F"/>
                <w:lang w:val="en-US"/>
              </w:rPr>
              <w:t>Theo thời gian: Năm, Quý, Tháng.</w:t>
            </w:r>
          </w:p>
          <w:p w:rsidR="6BD8C2C6" w:rsidP="6BD8C2C6" w:rsidRDefault="6BD8C2C6" w14:paraId="1ED4A2B0" w14:textId="77777777">
            <w:pPr>
              <w:pStyle w:val="ListParagraph"/>
              <w:numPr>
                <w:ilvl w:val="0"/>
                <w:numId w:val="28"/>
              </w:numPr>
              <w:spacing w:before="0" w:after="160"/>
              <w:rPr>
                <w:color w:val="1F1F1F"/>
                <w:lang w:val="en-US"/>
              </w:rPr>
            </w:pPr>
            <w:r w:rsidRPr="6BD8C2C6">
              <w:rPr>
                <w:color w:val="1F1F1F"/>
                <w:lang w:val="en-US"/>
              </w:rPr>
              <w:t>Theo loại sự cố.</w:t>
            </w:r>
          </w:p>
          <w:p w:rsidR="6BD8C2C6" w:rsidP="6BD8C2C6" w:rsidRDefault="6BD8C2C6" w14:paraId="5E71FECC"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5648AF2D"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71BFAECC" w14:textId="09B5A606">
      <w:pPr>
        <w:rPr>
          <w:lang w:val="en-US"/>
        </w:rPr>
      </w:pPr>
    </w:p>
    <w:p w:rsidR="6BD8C2C6" w:rsidP="6BD8C2C6" w:rsidRDefault="6BD8C2C6" w14:paraId="41EE673A" w14:textId="68AA5513">
      <w:pPr>
        <w:rPr>
          <w:lang w:val="en-US"/>
        </w:rPr>
      </w:pPr>
    </w:p>
    <w:p w:rsidR="66A0E700" w:rsidP="6BD8C2C6" w:rsidRDefault="66A0E700" w14:paraId="2E79B441" w14:textId="365CFE3D">
      <w:pPr>
        <w:pStyle w:val="Heading4"/>
      </w:pPr>
      <w:bookmarkStart w:name="_Toc242783347" w:id="90"/>
      <w:r w:rsidRPr="6BD8C2C6">
        <w:rPr>
          <w:lang w:val="en-US"/>
        </w:rPr>
        <w:t>2.4.2.7. Chỉ tiêu GRI 417-2 - Incidents of noncompliance concerning product and service information and labeling - Các sự cố vi phạm về thông tin và nhãn sản phẩm/dịch vụ</w:t>
      </w:r>
      <w:bookmarkEnd w:id="90"/>
    </w:p>
    <w:p w:rsidR="00695A4C" w:rsidRDefault="07F6679C" w14:paraId="3D752DBC" w14:textId="77777777">
      <w:r w:rsidRPr="78B6F757">
        <w:rPr>
          <w:lang w:val="en-US"/>
        </w:rPr>
        <w:t>Báo cáo trên hệ thống: GRI 417-2 - Các sự cố vi phạm về thông tin và nhãn sản phẩm/dịch vụ (bản tiếng Anh: GRI 417-2 - Incidents of noncompliance concerning product and service information and labeling). Bộ lọc: Năm, Quý, Tháng. Số chỉ tiêu con: 3.</w:t>
      </w:r>
    </w:p>
    <w:p w:rsidR="66A0E700" w:rsidP="6BD8C2C6" w:rsidRDefault="66A0E700" w14:paraId="2B247A4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164"/>
        <w:gridCol w:w="7734"/>
      </w:tblGrid>
      <w:tr w:rsidR="6BD8C2C6" w:rsidTr="6BD8C2C6" w14:paraId="1829E2F8"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07D1603C" w14:textId="1F8C4A24">
            <w:pPr>
              <w:spacing w:before="0" w:after="160"/>
              <w:jc w:val="center"/>
            </w:pPr>
            <w:r w:rsidRPr="6BD8C2C6">
              <w:rPr>
                <w:b/>
                <w:bCs/>
                <w:color w:val="000000" w:themeColor="text1"/>
                <w:lang w:val="en-US"/>
              </w:rPr>
              <w:t>Mã chỉ tiêu con</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21C0AF09" w14:textId="4FF42E16">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23ABD4C7"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340E823D" w14:textId="7A6AE3E7">
            <w:pPr>
              <w:spacing w:before="0" w:after="160"/>
            </w:pPr>
            <w:r w:rsidRPr="6BD8C2C6">
              <w:rPr>
                <w:b/>
                <w:bCs/>
                <w:color w:val="1F1F1F"/>
              </w:rPr>
              <w:t>CT 3.32</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B875F2C" w14:textId="021EBAEE">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74FBCEC9" w14:textId="27AC0C6D">
            <w:pPr>
              <w:spacing w:before="0" w:after="160"/>
            </w:pPr>
            <w:r w:rsidRPr="6BD8C2C6">
              <w:rPr>
                <w:b/>
                <w:bCs/>
                <w:color w:val="1F1F1F"/>
                <w:lang w:val="en-US"/>
              </w:rPr>
              <w:t>2. Định nghĩa/Diễn giải/Ý nghĩa/Mục đích đo lường:</w:t>
            </w:r>
          </w:p>
          <w:p w:rsidR="6BD8C2C6" w:rsidP="6BD8C2C6" w:rsidRDefault="6BD8C2C6" w14:paraId="05B957E8" w14:textId="4EB3D6A0">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33CA74D" w14:textId="606BAD4E">
            <w:pPr>
              <w:pStyle w:val="ListParagraph"/>
              <w:numPr>
                <w:ilvl w:val="0"/>
                <w:numId w:val="6"/>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2906C515" w14:textId="7371DA95">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66BC5773" w14:textId="71B797B4">
            <w:pPr>
              <w:pStyle w:val="ListParagraph"/>
              <w:numPr>
                <w:ilvl w:val="0"/>
                <w:numId w:val="5"/>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112C7BFE" w14:textId="30C4D08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01F53AF6" w14:textId="391D9F84">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4A83EF42" w14:textId="2C495B25">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65F4B079" w14:textId="66815C35">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1853291F" w14:textId="1E1FDA4D">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29DF5358" w14:textId="0665D7F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02A00666"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7B5BB42" w14:textId="3DF2ED0A">
            <w:pPr>
              <w:spacing w:before="0" w:after="160"/>
            </w:pPr>
            <w:r w:rsidRPr="6BD8C2C6">
              <w:rPr>
                <w:b/>
                <w:bCs/>
                <w:color w:val="1F1F1F"/>
              </w:rPr>
              <w:t>CT 3.33</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502EFE3" w14:textId="727AFAE6">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7AB441AE" w14:textId="1B205765">
            <w:pPr>
              <w:spacing w:before="0" w:after="160"/>
            </w:pPr>
            <w:r w:rsidRPr="6BD8C2C6">
              <w:rPr>
                <w:b/>
                <w:bCs/>
                <w:color w:val="1F1F1F"/>
                <w:lang w:val="en-US"/>
              </w:rPr>
              <w:t>2. Định nghĩa/Diễn giải/Ý nghĩa/Mục đích đo lường:</w:t>
            </w:r>
          </w:p>
          <w:p w:rsidR="6BD8C2C6" w:rsidP="6BD8C2C6" w:rsidRDefault="6BD8C2C6" w14:paraId="7DFF4473" w14:textId="294CD419">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2B3FD199" w14:textId="4CEBE87F">
            <w:pPr>
              <w:pStyle w:val="ListParagraph"/>
              <w:numPr>
                <w:ilvl w:val="0"/>
                <w:numId w:val="4"/>
              </w:numPr>
              <w:spacing w:before="0" w:after="160"/>
              <w:rPr>
                <w:color w:val="242424"/>
                <w:lang w:val="en-US"/>
              </w:rPr>
            </w:pPr>
            <w:r w:rsidRPr="6BD8C2C6">
              <w:rPr>
                <w:color w:val="1F1F1F"/>
                <w:lang w:val="en-US"/>
              </w:rPr>
              <w:t xml:space="preserve">Thể </w:t>
            </w:r>
            <w:r w:rsidRPr="6BD8C2C6">
              <w:rPr>
                <w:color w:val="242424"/>
                <w:lang w:val="en-US"/>
              </w:rPr>
              <w:t>hiện tỷ trọng hoặc số lượng các sự cố được phân loại theo từng loại vi phạm về thông tin và nhãn sản phẩm, dịch vụ (ví dụ: thiếu thông tin bắt buộc, ghi nhãn sai, ghi nhãn không đầy đủ, thông tin gây hiểu nhầm...), giúp đánh giá các nhóm vi phạm phổ biến.</w:t>
            </w:r>
          </w:p>
          <w:p w:rsidR="6BD8C2C6" w:rsidP="6BD8C2C6" w:rsidRDefault="6BD8C2C6" w14:paraId="6690A873" w14:textId="0D86E1F4">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255F3114" w14:textId="4EDB1636">
            <w:pPr>
              <w:pStyle w:val="ListParagraph"/>
              <w:numPr>
                <w:ilvl w:val="0"/>
                <w:numId w:val="3"/>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118EF4AF" w14:textId="2960B5A3">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5116F018" w14:textId="2F7D1332">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546ED016" w14:textId="3F927F06">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3004632D" w14:textId="622D7FEF">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78542B2F" w14:textId="17B62B5F">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6CBB37BC" w14:textId="40BBFC8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3A03414"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4BF4E50" w14:textId="209BE6DF">
            <w:pPr>
              <w:spacing w:before="0" w:after="160"/>
            </w:pPr>
            <w:r w:rsidRPr="6BD8C2C6">
              <w:rPr>
                <w:b/>
                <w:bCs/>
                <w:color w:val="1F1F1F"/>
              </w:rPr>
              <w:t>CT 3.37</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A780A8C" w14:textId="1719B128">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0DDD0036" w14:textId="2BF48DBD">
            <w:pPr>
              <w:spacing w:before="0" w:after="160"/>
            </w:pPr>
            <w:r w:rsidRPr="6BD8C2C6">
              <w:rPr>
                <w:b/>
                <w:bCs/>
                <w:color w:val="1F1F1F"/>
                <w:lang w:val="en-US"/>
              </w:rPr>
              <w:t>2. Định nghĩa/Diễn giải/Ý nghĩa/Mục đích đo lường:</w:t>
            </w:r>
          </w:p>
          <w:p w:rsidR="6BD8C2C6" w:rsidP="6BD8C2C6" w:rsidRDefault="6BD8C2C6" w14:paraId="5CB595B4" w14:textId="1A32A237">
            <w:pPr>
              <w:spacing w:before="0" w:after="160"/>
            </w:pPr>
            <w:r w:rsidRPr="6BD8C2C6">
              <w:rPr>
                <w:b/>
                <w:bCs/>
                <w:i/>
                <w:iCs/>
                <w:color w:val="1F1F1F"/>
                <w:lang w:val="en-US"/>
              </w:rPr>
              <w:t>2.1. Định nghĩa/Diễn giải:</w:t>
            </w:r>
          </w:p>
          <w:p w:rsidR="6BD8C2C6" w:rsidP="6BD8C2C6" w:rsidRDefault="6BD8C2C6" w14:paraId="46A6B8EA" w14:textId="4695A824">
            <w:pPr>
              <w:pStyle w:val="ListParagraph"/>
              <w:numPr>
                <w:ilvl w:val="0"/>
                <w:numId w:val="14"/>
              </w:numPr>
              <w:spacing w:before="0" w:after="160"/>
              <w:rPr>
                <w:color w:val="1F1F1F"/>
                <w:lang w:val="en-US"/>
              </w:rPr>
            </w:pPr>
            <w:r w:rsidRPr="6BD8C2C6">
              <w:rPr>
                <w:color w:val="1F1F1F"/>
                <w:lang w:val="en-US"/>
              </w:rPr>
              <w:t>Bảng liệt kê chi tiết các sự cố vi phạm về thông tin và nhãn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3685DB6" w14:textId="77777777">
            <w:pPr>
              <w:spacing w:before="0" w:after="160"/>
            </w:pPr>
            <w:r w:rsidRPr="6BD8C2C6">
              <w:rPr>
                <w:b/>
                <w:bCs/>
                <w:i/>
                <w:iCs/>
                <w:color w:val="1F1F1F"/>
                <w:lang w:val="en-US"/>
              </w:rPr>
              <w:t>2.2. Ý nghĩa/Mục đích đo lường:</w:t>
            </w:r>
          </w:p>
          <w:p w:rsidR="6BD8C2C6" w:rsidP="6BD8C2C6" w:rsidRDefault="6BD8C2C6" w14:paraId="65DFF5D8" w14:textId="77777777">
            <w:pPr>
              <w:pStyle w:val="ListParagraph"/>
              <w:numPr>
                <w:ilvl w:val="0"/>
                <w:numId w:val="14"/>
              </w:numPr>
              <w:spacing w:before="0" w:after="160"/>
              <w:rPr>
                <w:color w:val="1F1F1F"/>
                <w:lang w:val="en-US"/>
              </w:rPr>
            </w:pPr>
            <w:r w:rsidRPr="6BD8C2C6">
              <w:rPr>
                <w:color w:val="1F1F1F"/>
                <w:lang w:val="en-US"/>
              </w:rPr>
              <w:t>Phục vụ tra cứu, truy vết từng sự cố và đối chiếu với xu hướng theo tháng (CT 3.32) và cơ cấu loại sự cố (CT 3.33).</w:t>
            </w:r>
          </w:p>
          <w:p w:rsidR="6BD8C2C6" w:rsidP="6BD8C2C6" w:rsidRDefault="6BD8C2C6" w14:paraId="5BE73A6E" w14:textId="77777777">
            <w:pPr>
              <w:spacing w:before="0" w:after="160"/>
            </w:pPr>
            <w:r w:rsidRPr="6BD8C2C6">
              <w:rPr>
                <w:b/>
                <w:bCs/>
                <w:color w:val="1F1F1F"/>
                <w:lang w:val="en-US"/>
              </w:rPr>
              <w:t>3. Công thức tính:</w:t>
            </w:r>
          </w:p>
          <w:p w:rsidR="6BD8C2C6" w:rsidP="6BD8C2C6" w:rsidRDefault="6BD8C2C6" w14:paraId="50B97B6E" w14:textId="77777777">
            <w:pPr>
              <w:pStyle w:val="ListParagraph"/>
              <w:numPr>
                <w:ilvl w:val="0"/>
                <w:numId w:val="14"/>
              </w:numPr>
              <w:spacing w:before="0" w:after="160"/>
              <w:rPr>
                <w:color w:val="1F1F1F"/>
                <w:lang w:val="en-US"/>
              </w:rPr>
            </w:pPr>
            <w:r w:rsidRPr="6BD8C2C6">
              <w:rPr>
                <w:color w:val="1F1F1F"/>
                <w:lang w:val="en-US"/>
              </w:rPr>
              <w:t>Không có.</w:t>
            </w:r>
          </w:p>
          <w:p w:rsidR="6BD8C2C6" w:rsidP="6BD8C2C6" w:rsidRDefault="6BD8C2C6" w14:paraId="76C11342" w14:textId="77777777">
            <w:pPr>
              <w:spacing w:before="0" w:after="160"/>
            </w:pPr>
            <w:r w:rsidRPr="6BD8C2C6">
              <w:rPr>
                <w:b/>
                <w:bCs/>
                <w:color w:val="1F1F1F"/>
                <w:lang w:val="en-US"/>
              </w:rPr>
              <w:t>4. Chiều tổng hợp dữ liệu:</w:t>
            </w:r>
          </w:p>
          <w:p w:rsidR="6BD8C2C6" w:rsidP="6BD8C2C6" w:rsidRDefault="6BD8C2C6" w14:paraId="680CC52F" w14:textId="77777777">
            <w:pPr>
              <w:pStyle w:val="ListParagraph"/>
              <w:numPr>
                <w:ilvl w:val="0"/>
                <w:numId w:val="14"/>
              </w:numPr>
              <w:spacing w:before="0" w:after="160"/>
              <w:rPr>
                <w:color w:val="1F1F1F"/>
                <w:lang w:val="en-US"/>
              </w:rPr>
            </w:pPr>
            <w:r w:rsidRPr="6BD8C2C6">
              <w:rPr>
                <w:color w:val="1F1F1F"/>
                <w:lang w:val="en-US"/>
              </w:rPr>
              <w:t>Theo thời gian: Năm, Quý, Tháng.</w:t>
            </w:r>
          </w:p>
          <w:p w:rsidR="6BD8C2C6" w:rsidP="6BD8C2C6" w:rsidRDefault="6BD8C2C6" w14:paraId="4CF57FCE" w14:textId="77777777">
            <w:pPr>
              <w:pStyle w:val="ListParagraph"/>
              <w:numPr>
                <w:ilvl w:val="0"/>
                <w:numId w:val="14"/>
              </w:numPr>
              <w:spacing w:before="0" w:after="160"/>
              <w:rPr>
                <w:color w:val="1F1F1F"/>
                <w:lang w:val="en-US"/>
              </w:rPr>
            </w:pPr>
            <w:r w:rsidRPr="6BD8C2C6">
              <w:rPr>
                <w:color w:val="1F1F1F"/>
                <w:lang w:val="en-US"/>
              </w:rPr>
              <w:t>Theo loại sự cố.</w:t>
            </w:r>
          </w:p>
          <w:p w:rsidR="6BD8C2C6" w:rsidP="6BD8C2C6" w:rsidRDefault="6BD8C2C6" w14:paraId="0134D29D"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62807D2B"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2BCD497E" w14:textId="0564B1B3">
      <w:pPr>
        <w:rPr>
          <w:lang w:val="en-US"/>
        </w:rPr>
      </w:pPr>
    </w:p>
    <w:p w:rsidRPr="00EE3AD0" w:rsidR="00EE3AD0" w:rsidP="00EE3AD0" w:rsidRDefault="033E61E4" w14:paraId="1EEEC673" w14:textId="10D2FB86">
      <w:pPr>
        <w:pStyle w:val="Heading4"/>
        <w:rPr>
          <w:lang w:val="en-US"/>
        </w:rPr>
      </w:pPr>
      <w:bookmarkStart w:name="_Toc242783348" w:id="91"/>
      <w:r w:rsidRPr="6BD8C2C6">
        <w:rPr>
          <w:lang w:val="en-US"/>
        </w:rPr>
        <w:t>2.4.2.8. Chỉ tiêu GRI 417-3 - Incidents of non-compliance concerning marketing communications - Các vụ việc không tuân thủ liên quan đến truyền thông marketing</w:t>
      </w:r>
      <w:bookmarkEnd w:id="91"/>
    </w:p>
    <w:p w:rsidR="00695A4C" w:rsidRDefault="07F6679C" w14:paraId="764EB3EF" w14:textId="77777777">
      <w:r w:rsidRPr="78B6F757">
        <w:rPr>
          <w:lang w:val="en-US"/>
        </w:rPr>
        <w:t>Báo cáo trên hệ thống: GRI 417-3 - Các vụ việc không tuân thủ liên quan đến truyền thông marketing (bản tiếng Anh: GRI 417-3 - Incidents of non-compliance concerning marketing communications). Bộ lọc: Năm. Số chỉ tiêu con: 6.</w:t>
      </w:r>
    </w:p>
    <w:p w:rsidRPr="00EE3AD0" w:rsidR="00EE3AD0" w:rsidP="00EE3AD0" w:rsidRDefault="00EE3AD0" w14:paraId="493FDF0D" w14:textId="77777777">
      <w:pPr>
        <w:rPr>
          <w:b/>
          <w:bCs/>
          <w:lang w:val="en-US"/>
        </w:rPr>
      </w:pPr>
      <w:r w:rsidRPr="00EE3AD0">
        <w:rPr>
          <w:b/>
          <w:bCs/>
          <w:lang w:val="en-US"/>
        </w:rPr>
        <w:t>Trường hợp có phát sinh vụ việc trong năm báo cáo:</w:t>
      </w:r>
    </w:p>
    <w:p w:rsidRPr="00EE3AD0" w:rsidR="00EE3AD0" w:rsidP="00EE3AD0" w:rsidRDefault="00EE3AD0" w14:paraId="325CD52F"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35"/>
        <w:gridCol w:w="8312"/>
      </w:tblGrid>
      <w:tr w:rsidRPr="00EE3AD0" w:rsidR="00EE3AD0" w14:paraId="1F314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E6B2F4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01DABC"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6032C55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BBCBEF" w14:textId="77777777">
            <w:pPr>
              <w:rPr>
                <w:lang w:val="en-US"/>
              </w:rPr>
            </w:pPr>
            <w:r w:rsidRPr="00EE3AD0">
              <w:rPr>
                <w:b/>
                <w:bCs/>
                <w:lang w:val="en-US"/>
              </w:rPr>
              <w:t>CT 7.5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8B774C" w14:textId="77777777">
            <w:pPr>
              <w:rPr>
                <w:lang w:val="en-US"/>
              </w:rPr>
            </w:pPr>
            <w:r w:rsidRPr="00EE3AD0">
              <w:rPr>
                <w:b/>
                <w:bCs/>
                <w:lang w:val="en-US"/>
              </w:rPr>
              <w:t xml:space="preserve">1. Tên chỉ tiêu: </w:t>
            </w:r>
            <w:r w:rsidRPr="00EE3AD0">
              <w:rPr>
                <w:lang w:val="en-US"/>
              </w:rPr>
              <w:t>Number of incidents – Số vụ việc</w:t>
            </w:r>
          </w:p>
          <w:p w:rsidRPr="00EE3AD0" w:rsidR="00EE3AD0" w:rsidP="00EE3AD0" w:rsidRDefault="00EE3AD0" w14:paraId="246C98E5" w14:textId="77777777">
            <w:pPr>
              <w:rPr>
                <w:lang w:val="en-US"/>
              </w:rPr>
            </w:pPr>
            <w:r w:rsidRPr="00EE3AD0">
              <w:rPr>
                <w:b/>
                <w:bCs/>
                <w:lang w:val="en-US"/>
              </w:rPr>
              <w:t>2. Định nghĩa/Diễn giải/Ý nghĩa/Mục đích đo lường:</w:t>
            </w:r>
          </w:p>
          <w:p w:rsidRPr="00EE3AD0" w:rsidR="00EE3AD0" w:rsidP="00EE3AD0" w:rsidRDefault="00EE3AD0" w14:paraId="75324D73" w14:textId="77777777">
            <w:pPr>
              <w:rPr>
                <w:lang w:val="en-US"/>
              </w:rPr>
            </w:pPr>
            <w:r w:rsidRPr="00EE3AD0">
              <w:rPr>
                <w:b/>
                <w:bCs/>
                <w:i/>
                <w:iCs/>
                <w:lang w:val="en-US"/>
              </w:rPr>
              <w:t>2.1. Định nghĩa/Diễn giải:</w:t>
            </w:r>
          </w:p>
          <w:p w:rsidRPr="00EE3AD0" w:rsidR="00EE3AD0" w:rsidRDefault="00EE3AD0" w14:paraId="25D220D3" w14:textId="77777777">
            <w:pPr>
              <w:numPr>
                <w:ilvl w:val="0"/>
                <w:numId w:val="970"/>
              </w:numPr>
              <w:rPr>
                <w:lang w:val="en-US"/>
              </w:rPr>
            </w:pPr>
            <w:r w:rsidRPr="00EE3AD0">
              <w:rPr>
                <w:lang w:val="en-US"/>
              </w:rPr>
              <w:t>Tổng số sự cố được ghi nhận trong kỳ báo cáo liên quan đến việc truyền thông, quảng cáo, khuyến mại hoặc tuyên bố marketing không đáp ứng quy định pháp luật, tiêu chuẩn ngành hoặc quy định nội bộ.</w:t>
            </w:r>
          </w:p>
          <w:p w:rsidRPr="00EE3AD0" w:rsidR="00EE3AD0" w:rsidP="00EE3AD0" w:rsidRDefault="00EE3AD0" w14:paraId="094215CC" w14:textId="77777777">
            <w:pPr>
              <w:rPr>
                <w:lang w:val="en-US"/>
              </w:rPr>
            </w:pPr>
            <w:r w:rsidRPr="00EE3AD0">
              <w:rPr>
                <w:b/>
                <w:bCs/>
                <w:i/>
                <w:iCs/>
                <w:lang w:val="en-US"/>
              </w:rPr>
              <w:t>2.2. Ý nghĩa/Mục đích đo lường:</w:t>
            </w:r>
          </w:p>
          <w:p w:rsidRPr="00EE3AD0" w:rsidR="00EE3AD0" w:rsidRDefault="00EE3AD0" w14:paraId="474AF01A" w14:textId="77777777">
            <w:pPr>
              <w:numPr>
                <w:ilvl w:val="0"/>
                <w:numId w:val="97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0E9E9BE" w14:textId="77777777">
            <w:pPr>
              <w:numPr>
                <w:ilvl w:val="0"/>
                <w:numId w:val="971"/>
              </w:numPr>
              <w:rPr>
                <w:lang w:val="en-US"/>
              </w:rPr>
            </w:pPr>
            <w:r w:rsidRPr="00EE3AD0">
              <w:rPr>
                <w:lang w:val="en-US"/>
              </w:rPr>
              <w:t>Nâng cao tinh thần trách nhiệm, sự gắn kết của người lao động.</w:t>
            </w:r>
          </w:p>
          <w:p w:rsidRPr="00EE3AD0" w:rsidR="00EE3AD0" w:rsidRDefault="00EE3AD0" w14:paraId="48B8DEC3" w14:textId="77777777">
            <w:pPr>
              <w:numPr>
                <w:ilvl w:val="0"/>
                <w:numId w:val="97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746B647" w14:textId="77777777">
            <w:pPr>
              <w:numPr>
                <w:ilvl w:val="0"/>
                <w:numId w:val="97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6ECBC105" w14:textId="77777777">
            <w:pPr>
              <w:rPr>
                <w:lang w:val="en-US"/>
              </w:rPr>
            </w:pPr>
            <w:r w:rsidRPr="00EE3AD0">
              <w:rPr>
                <w:b/>
                <w:bCs/>
                <w:lang w:val="en-US"/>
              </w:rPr>
              <w:t>3. Công thức tính:</w:t>
            </w:r>
          </w:p>
          <w:p w:rsidRPr="00EE3AD0" w:rsidR="00EE3AD0" w:rsidRDefault="00EE3AD0" w14:paraId="19B8C724" w14:textId="77777777">
            <w:pPr>
              <w:numPr>
                <w:ilvl w:val="0"/>
                <w:numId w:val="972"/>
              </w:numPr>
              <w:rPr>
                <w:lang w:val="en-US"/>
              </w:rPr>
            </w:pPr>
            <w:r w:rsidRPr="00EE3AD0">
              <w:rPr>
                <w:lang w:val="en-US"/>
              </w:rPr>
              <w:t>Không có.</w:t>
            </w:r>
          </w:p>
          <w:p w:rsidRPr="00EE3AD0" w:rsidR="00EE3AD0" w:rsidP="00EE3AD0" w:rsidRDefault="00EE3AD0" w14:paraId="60BC8053" w14:textId="77777777">
            <w:pPr>
              <w:rPr>
                <w:lang w:val="en-US"/>
              </w:rPr>
            </w:pPr>
            <w:r w:rsidRPr="00EE3AD0">
              <w:rPr>
                <w:b/>
                <w:bCs/>
                <w:lang w:val="en-US"/>
              </w:rPr>
              <w:t>4. Chiều tổng hợp dữ liệu:</w:t>
            </w:r>
          </w:p>
          <w:p w:rsidRPr="00EE3AD0" w:rsidR="00EE3AD0" w:rsidRDefault="00EE3AD0" w14:paraId="3A93DE99" w14:textId="77777777">
            <w:pPr>
              <w:numPr>
                <w:ilvl w:val="0"/>
                <w:numId w:val="973"/>
              </w:numPr>
              <w:rPr>
                <w:lang w:val="en-US"/>
              </w:rPr>
            </w:pPr>
            <w:r w:rsidRPr="00EE3AD0">
              <w:rPr>
                <w:lang w:val="en-US"/>
              </w:rPr>
              <w:t>Theo thời gian: Năm.</w:t>
            </w:r>
          </w:p>
          <w:p w:rsidRPr="00EE3AD0" w:rsidR="00EE3AD0" w:rsidP="00EE3AD0" w:rsidRDefault="00EE3AD0" w14:paraId="55CF63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10246B3D" w14:textId="77777777">
            <w:pPr>
              <w:rPr>
                <w:lang w:val="en-US"/>
              </w:rPr>
            </w:pPr>
            <w:r w:rsidRPr="00EE3AD0">
              <w:rPr>
                <w:b/>
                <w:bCs/>
                <w:lang w:val="en-US"/>
              </w:rPr>
              <w:t xml:space="preserve">6. Tần suất cập nhật: </w:t>
            </w:r>
            <w:r w:rsidRPr="00EE3AD0">
              <w:rPr>
                <w:lang w:val="en-US"/>
              </w:rPr>
              <w:t>Hàng năm.</w:t>
            </w:r>
          </w:p>
        </w:tc>
      </w:tr>
      <w:tr w:rsidRPr="00EE3AD0" w:rsidR="00EE3AD0" w14:paraId="7DA2F9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C8C38B" w14:textId="77777777">
            <w:pPr>
              <w:rPr>
                <w:lang w:val="en-US"/>
              </w:rPr>
            </w:pPr>
            <w:r w:rsidRPr="00EE3AD0">
              <w:rPr>
                <w:b/>
                <w:bCs/>
                <w:lang w:val="en-US"/>
              </w:rPr>
              <w:t>CT 7.6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025C6D" w14:textId="77777777">
            <w:pPr>
              <w:rPr>
                <w:lang w:val="en-US"/>
              </w:rPr>
            </w:pPr>
            <w:r w:rsidRPr="00EE3AD0">
              <w:rPr>
                <w:b/>
                <w:bCs/>
                <w:lang w:val="en-US"/>
              </w:rPr>
              <w:t xml:space="preserve">1. Tên chỉ tiêu: </w:t>
            </w:r>
            <w:r w:rsidRPr="00EE3AD0">
              <w:rPr>
                <w:lang w:val="en-US"/>
              </w:rPr>
              <w:t>Incidents resulting in administrative sanctions – Số vụ bị xử phạt hành chính</w:t>
            </w:r>
          </w:p>
          <w:p w:rsidRPr="00EE3AD0" w:rsidR="00EE3AD0" w:rsidP="00EE3AD0" w:rsidRDefault="00EE3AD0" w14:paraId="08A08C88" w14:textId="77777777">
            <w:pPr>
              <w:rPr>
                <w:lang w:val="en-US"/>
              </w:rPr>
            </w:pPr>
            <w:r w:rsidRPr="00EE3AD0">
              <w:rPr>
                <w:b/>
                <w:bCs/>
                <w:lang w:val="en-US"/>
              </w:rPr>
              <w:t>2. Định nghĩa/Diễn giải/Ý nghĩa/Mục đích đo lường:</w:t>
            </w:r>
          </w:p>
          <w:p w:rsidRPr="00EE3AD0" w:rsidR="00EE3AD0" w:rsidP="00EE3AD0" w:rsidRDefault="00EE3AD0" w14:paraId="123BE319" w14:textId="77777777">
            <w:pPr>
              <w:rPr>
                <w:lang w:val="en-US"/>
              </w:rPr>
            </w:pPr>
            <w:r w:rsidRPr="00EE3AD0">
              <w:rPr>
                <w:b/>
                <w:bCs/>
                <w:i/>
                <w:iCs/>
                <w:lang w:val="en-US"/>
              </w:rPr>
              <w:t>2.1. Định nghĩa/Diễn giải:</w:t>
            </w:r>
          </w:p>
          <w:p w:rsidRPr="00EE3AD0" w:rsidR="00EE3AD0" w:rsidRDefault="00EE3AD0" w14:paraId="1E83F792" w14:textId="77777777">
            <w:pPr>
              <w:numPr>
                <w:ilvl w:val="0"/>
                <w:numId w:val="974"/>
              </w:numPr>
              <w:rPr>
                <w:lang w:val="en-US"/>
              </w:rPr>
            </w:pPr>
            <w:r w:rsidRPr="00EE3AD0">
              <w:rPr>
                <w:lang w:val="en-US"/>
              </w:rPr>
              <w:t>Số sự cố không tuân thủ mà doanh nghiệp bị áp dụng hình phạt như phạt tiền, đình chỉ chiến dịch, thu hồi nội dung, hoặc các biện pháp xử phạt khác.</w:t>
            </w:r>
          </w:p>
          <w:p w:rsidRPr="00EE3AD0" w:rsidR="00EE3AD0" w:rsidP="00EE3AD0" w:rsidRDefault="00EE3AD0" w14:paraId="47BD6C70" w14:textId="77777777">
            <w:pPr>
              <w:rPr>
                <w:lang w:val="en-US"/>
              </w:rPr>
            </w:pPr>
            <w:r w:rsidRPr="00EE3AD0">
              <w:rPr>
                <w:b/>
                <w:bCs/>
                <w:i/>
                <w:iCs/>
                <w:lang w:val="en-US"/>
              </w:rPr>
              <w:t>2.2. Ý nghĩa/Mục đích đo lường:</w:t>
            </w:r>
          </w:p>
          <w:p w:rsidRPr="00EE3AD0" w:rsidR="00EE3AD0" w:rsidRDefault="00EE3AD0" w14:paraId="48F5DAB4" w14:textId="77777777">
            <w:pPr>
              <w:numPr>
                <w:ilvl w:val="0"/>
                <w:numId w:val="975"/>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AD41950" w14:textId="77777777">
            <w:pPr>
              <w:numPr>
                <w:ilvl w:val="0"/>
                <w:numId w:val="975"/>
              </w:numPr>
              <w:rPr>
                <w:lang w:val="en-US"/>
              </w:rPr>
            </w:pPr>
            <w:r w:rsidRPr="00EE3AD0">
              <w:rPr>
                <w:lang w:val="en-US"/>
              </w:rPr>
              <w:t>Nâng cao tinh thần trách nhiệm, sự gắn kết của người lao động.</w:t>
            </w:r>
          </w:p>
          <w:p w:rsidRPr="00EE3AD0" w:rsidR="00EE3AD0" w:rsidRDefault="00EE3AD0" w14:paraId="55DBD772" w14:textId="77777777">
            <w:pPr>
              <w:numPr>
                <w:ilvl w:val="0"/>
                <w:numId w:val="975"/>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6DE511E5" w14:textId="77777777">
            <w:pPr>
              <w:numPr>
                <w:ilvl w:val="0"/>
                <w:numId w:val="975"/>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7EC6419" w14:textId="77777777">
            <w:pPr>
              <w:rPr>
                <w:lang w:val="en-US"/>
              </w:rPr>
            </w:pPr>
            <w:r w:rsidRPr="00EE3AD0">
              <w:rPr>
                <w:b/>
                <w:bCs/>
                <w:lang w:val="en-US"/>
              </w:rPr>
              <w:t>3. Công thức tính:</w:t>
            </w:r>
          </w:p>
          <w:p w:rsidRPr="00EE3AD0" w:rsidR="00EE3AD0" w:rsidRDefault="00EE3AD0" w14:paraId="12C8C7C2" w14:textId="77777777">
            <w:pPr>
              <w:numPr>
                <w:ilvl w:val="0"/>
                <w:numId w:val="976"/>
              </w:numPr>
              <w:rPr>
                <w:lang w:val="en-US"/>
              </w:rPr>
            </w:pPr>
            <w:r w:rsidRPr="00EE3AD0">
              <w:rPr>
                <w:lang w:val="en-US"/>
              </w:rPr>
              <w:t>Không có.</w:t>
            </w:r>
          </w:p>
          <w:p w:rsidRPr="00EE3AD0" w:rsidR="00EE3AD0" w:rsidP="00EE3AD0" w:rsidRDefault="00EE3AD0" w14:paraId="3BA42B8D" w14:textId="77777777">
            <w:pPr>
              <w:rPr>
                <w:lang w:val="en-US"/>
              </w:rPr>
            </w:pPr>
            <w:r w:rsidRPr="00EE3AD0">
              <w:rPr>
                <w:b/>
                <w:bCs/>
                <w:lang w:val="en-US"/>
              </w:rPr>
              <w:t>4. Chiều tổng hợp dữ liệu:</w:t>
            </w:r>
          </w:p>
          <w:p w:rsidRPr="00EE3AD0" w:rsidR="00EE3AD0" w:rsidRDefault="00EE3AD0" w14:paraId="2427A467" w14:textId="77777777">
            <w:pPr>
              <w:numPr>
                <w:ilvl w:val="0"/>
                <w:numId w:val="977"/>
              </w:numPr>
              <w:rPr>
                <w:lang w:val="en-US"/>
              </w:rPr>
            </w:pPr>
            <w:r w:rsidRPr="00EE3AD0">
              <w:rPr>
                <w:lang w:val="en-US"/>
              </w:rPr>
              <w:t>Theo thời gian: Năm.</w:t>
            </w:r>
          </w:p>
          <w:p w:rsidRPr="00EE3AD0" w:rsidR="00EE3AD0" w:rsidP="00EE3AD0" w:rsidRDefault="00EE3AD0" w14:paraId="1FDAD7A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98F6859"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B1262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599EAE" w14:textId="77777777">
            <w:pPr>
              <w:rPr>
                <w:lang w:val="en-US"/>
              </w:rPr>
            </w:pPr>
            <w:r w:rsidRPr="00EE3AD0">
              <w:rPr>
                <w:b/>
                <w:bCs/>
                <w:lang w:val="en-US"/>
              </w:rPr>
              <w:t>CT 7.7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2966FB" w14:textId="77777777">
            <w:pPr>
              <w:rPr>
                <w:lang w:val="en-US"/>
              </w:rPr>
            </w:pPr>
            <w:r w:rsidRPr="00EE3AD0">
              <w:rPr>
                <w:b/>
                <w:bCs/>
                <w:lang w:val="en-US"/>
              </w:rPr>
              <w:t xml:space="preserve">1. Tên chỉ tiêu: </w:t>
            </w:r>
            <w:r w:rsidRPr="00EE3AD0">
              <w:rPr>
                <w:lang w:val="en-US"/>
              </w:rPr>
              <w:t>Incidents resulting in warnings – Số vụ bị cảnh cáo</w:t>
            </w:r>
          </w:p>
          <w:p w:rsidRPr="00EE3AD0" w:rsidR="00EE3AD0" w:rsidP="00EE3AD0" w:rsidRDefault="00EE3AD0" w14:paraId="04608913" w14:textId="77777777">
            <w:pPr>
              <w:rPr>
                <w:lang w:val="en-US"/>
              </w:rPr>
            </w:pPr>
            <w:r w:rsidRPr="00EE3AD0">
              <w:rPr>
                <w:b/>
                <w:bCs/>
                <w:lang w:val="en-US"/>
              </w:rPr>
              <w:t>2. Định nghĩa/Diễn giải/Ý nghĩa/Mục đích đo lường:</w:t>
            </w:r>
          </w:p>
          <w:p w:rsidRPr="00EE3AD0" w:rsidR="00EE3AD0" w:rsidP="00EE3AD0" w:rsidRDefault="00EE3AD0" w14:paraId="067741DF" w14:textId="77777777">
            <w:pPr>
              <w:rPr>
                <w:lang w:val="en-US"/>
              </w:rPr>
            </w:pPr>
            <w:r w:rsidRPr="00EE3AD0">
              <w:rPr>
                <w:b/>
                <w:bCs/>
                <w:i/>
                <w:iCs/>
                <w:lang w:val="en-US"/>
              </w:rPr>
              <w:t>2.1. Định nghĩa/Diễn giải:</w:t>
            </w:r>
          </w:p>
          <w:p w:rsidRPr="00EE3AD0" w:rsidR="00EE3AD0" w:rsidRDefault="00EE3AD0" w14:paraId="2826C2AF" w14:textId="77777777">
            <w:pPr>
              <w:numPr>
                <w:ilvl w:val="0"/>
                <w:numId w:val="978"/>
              </w:numPr>
              <w:rPr>
                <w:lang w:val="en-US"/>
              </w:rPr>
            </w:pPr>
            <w:r w:rsidRPr="00EE3AD0">
              <w:rPr>
                <w:lang w:val="en-US"/>
              </w:rPr>
              <w:t>Số sự cố không tuân thủ dẫn đến cảnh cáo, yêu cầu chỉnh sửa, gỡ bỏ nội dung hoặc cam kết không tái phạm.</w:t>
            </w:r>
          </w:p>
          <w:p w:rsidRPr="00EE3AD0" w:rsidR="00EE3AD0" w:rsidP="00EE3AD0" w:rsidRDefault="00EE3AD0" w14:paraId="72076FAA" w14:textId="77777777">
            <w:pPr>
              <w:rPr>
                <w:lang w:val="en-US"/>
              </w:rPr>
            </w:pPr>
            <w:r w:rsidRPr="00EE3AD0">
              <w:rPr>
                <w:b/>
                <w:bCs/>
                <w:i/>
                <w:iCs/>
                <w:lang w:val="en-US"/>
              </w:rPr>
              <w:t>2.2. Ý nghĩa/Mục đích đo lường:</w:t>
            </w:r>
          </w:p>
          <w:p w:rsidRPr="00EE3AD0" w:rsidR="00EE3AD0" w:rsidRDefault="00EE3AD0" w14:paraId="2253C086" w14:textId="77777777">
            <w:pPr>
              <w:numPr>
                <w:ilvl w:val="0"/>
                <w:numId w:val="979"/>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20DA096" w14:textId="77777777">
            <w:pPr>
              <w:numPr>
                <w:ilvl w:val="0"/>
                <w:numId w:val="979"/>
              </w:numPr>
              <w:rPr>
                <w:lang w:val="en-US"/>
              </w:rPr>
            </w:pPr>
            <w:r w:rsidRPr="00EE3AD0">
              <w:rPr>
                <w:lang w:val="en-US"/>
              </w:rPr>
              <w:t>Nâng cao tinh thần trách nhiệm, sự gắn kết của người lao động.</w:t>
            </w:r>
          </w:p>
          <w:p w:rsidRPr="00EE3AD0" w:rsidR="00EE3AD0" w:rsidRDefault="00EE3AD0" w14:paraId="5FD64E0B" w14:textId="77777777">
            <w:pPr>
              <w:numPr>
                <w:ilvl w:val="0"/>
                <w:numId w:val="979"/>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B7CD4A4" w14:textId="77777777">
            <w:pPr>
              <w:numPr>
                <w:ilvl w:val="0"/>
                <w:numId w:val="979"/>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3EF65D7D" w14:textId="77777777">
            <w:pPr>
              <w:rPr>
                <w:lang w:val="en-US"/>
              </w:rPr>
            </w:pPr>
            <w:r w:rsidRPr="00EE3AD0">
              <w:rPr>
                <w:b/>
                <w:bCs/>
                <w:lang w:val="en-US"/>
              </w:rPr>
              <w:t>3. Công thức tính:</w:t>
            </w:r>
          </w:p>
          <w:p w:rsidRPr="00EE3AD0" w:rsidR="00EE3AD0" w:rsidRDefault="00EE3AD0" w14:paraId="0C6D49F2" w14:textId="77777777">
            <w:pPr>
              <w:numPr>
                <w:ilvl w:val="0"/>
                <w:numId w:val="980"/>
              </w:numPr>
              <w:rPr>
                <w:lang w:val="en-US"/>
              </w:rPr>
            </w:pPr>
            <w:r w:rsidRPr="00EE3AD0">
              <w:rPr>
                <w:lang w:val="en-US"/>
              </w:rPr>
              <w:t>Không có.</w:t>
            </w:r>
          </w:p>
          <w:p w:rsidRPr="00EE3AD0" w:rsidR="00EE3AD0" w:rsidP="00EE3AD0" w:rsidRDefault="00EE3AD0" w14:paraId="57BA91F8" w14:textId="77777777">
            <w:pPr>
              <w:rPr>
                <w:lang w:val="en-US"/>
              </w:rPr>
            </w:pPr>
            <w:r w:rsidRPr="00EE3AD0">
              <w:rPr>
                <w:b/>
                <w:bCs/>
                <w:lang w:val="en-US"/>
              </w:rPr>
              <w:t>4. Chiều tổng hợp dữ liệu:</w:t>
            </w:r>
          </w:p>
          <w:p w:rsidRPr="00EE3AD0" w:rsidR="00EE3AD0" w:rsidRDefault="00EE3AD0" w14:paraId="2B7EB4C1" w14:textId="77777777">
            <w:pPr>
              <w:numPr>
                <w:ilvl w:val="0"/>
                <w:numId w:val="981"/>
              </w:numPr>
              <w:rPr>
                <w:lang w:val="en-US"/>
              </w:rPr>
            </w:pPr>
            <w:r w:rsidRPr="00EE3AD0">
              <w:rPr>
                <w:lang w:val="en-US"/>
              </w:rPr>
              <w:t>Theo thời gian: Năm.</w:t>
            </w:r>
          </w:p>
          <w:p w:rsidRPr="00EE3AD0" w:rsidR="00EE3AD0" w:rsidP="00EE3AD0" w:rsidRDefault="00EE3AD0" w14:paraId="36E92BE7"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A4603F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64EBF0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DD2A3" w14:textId="77777777">
            <w:pPr>
              <w:rPr>
                <w:lang w:val="en-US"/>
              </w:rPr>
            </w:pPr>
            <w:r w:rsidRPr="00EE3AD0">
              <w:rPr>
                <w:b/>
                <w:bCs/>
                <w:lang w:val="en-US"/>
              </w:rPr>
              <w:t>CT 7.8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669A80" w14:textId="77777777">
            <w:pPr>
              <w:rPr>
                <w:lang w:val="en-US"/>
              </w:rPr>
            </w:pPr>
            <w:r w:rsidRPr="00EE3AD0">
              <w:rPr>
                <w:b/>
                <w:bCs/>
                <w:lang w:val="en-US"/>
              </w:rPr>
              <w:t xml:space="preserve">1. Tên chỉ tiêu: </w:t>
            </w:r>
            <w:r w:rsidRPr="00EE3AD0">
              <w:rPr>
                <w:lang w:val="en-US"/>
              </w:rPr>
              <w:t>Incidents of non-compliance with voluntary codes – Số sự cố không tuân thủ các bộ quy tắc tự nguyện</w:t>
            </w:r>
          </w:p>
          <w:p w:rsidRPr="00EE3AD0" w:rsidR="00EE3AD0" w:rsidP="00EE3AD0" w:rsidRDefault="00EE3AD0" w14:paraId="4041C78A" w14:textId="77777777">
            <w:pPr>
              <w:rPr>
                <w:lang w:val="en-US"/>
              </w:rPr>
            </w:pPr>
            <w:r w:rsidRPr="00EE3AD0">
              <w:rPr>
                <w:b/>
                <w:bCs/>
                <w:lang w:val="en-US"/>
              </w:rPr>
              <w:t>2. Định nghĩa/Diễn giải/Ý nghĩa/Mục đích đo lường:</w:t>
            </w:r>
          </w:p>
          <w:p w:rsidRPr="00EE3AD0" w:rsidR="00EE3AD0" w:rsidP="00EE3AD0" w:rsidRDefault="00EE3AD0" w14:paraId="3690C4F6" w14:textId="77777777">
            <w:pPr>
              <w:rPr>
                <w:lang w:val="en-US"/>
              </w:rPr>
            </w:pPr>
            <w:r w:rsidRPr="00EE3AD0">
              <w:rPr>
                <w:b/>
                <w:bCs/>
                <w:i/>
                <w:iCs/>
                <w:lang w:val="en-US"/>
              </w:rPr>
              <w:t>2.1. Định nghĩa/Diễn giải:</w:t>
            </w:r>
          </w:p>
          <w:p w:rsidRPr="00EE3AD0" w:rsidR="00EE3AD0" w:rsidRDefault="00EE3AD0" w14:paraId="6AE0E44F" w14:textId="77777777">
            <w:pPr>
              <w:numPr>
                <w:ilvl w:val="0"/>
                <w:numId w:val="982"/>
              </w:numPr>
              <w:rPr>
                <w:lang w:val="en-US"/>
              </w:rPr>
            </w:pPr>
            <w:r w:rsidRPr="00EE3AD0">
              <w:rPr>
                <w:lang w:val="en-US"/>
              </w:rPr>
              <w:t>Số sự cố vi phạm các bộ quy tắc tự nguyện, chuẩn mực ngành hoặc quy định đạo đức marketing mà doanh nghiệp đã cam kết áp dụng (ví dụ: bộ quy tắc quảng cáo có trách nhiệm).</w:t>
            </w:r>
          </w:p>
          <w:p w:rsidRPr="00EE3AD0" w:rsidR="00EE3AD0" w:rsidP="00EE3AD0" w:rsidRDefault="00EE3AD0" w14:paraId="50A3ADD3" w14:textId="77777777">
            <w:pPr>
              <w:rPr>
                <w:lang w:val="en-US"/>
              </w:rPr>
            </w:pPr>
            <w:r w:rsidRPr="00EE3AD0">
              <w:rPr>
                <w:b/>
                <w:bCs/>
                <w:i/>
                <w:iCs/>
                <w:lang w:val="en-US"/>
              </w:rPr>
              <w:t>2.2. Ý nghĩa/Mục đích đo lường:</w:t>
            </w:r>
          </w:p>
          <w:p w:rsidRPr="00EE3AD0" w:rsidR="00EE3AD0" w:rsidRDefault="00EE3AD0" w14:paraId="32504CB2" w14:textId="77777777">
            <w:pPr>
              <w:numPr>
                <w:ilvl w:val="0"/>
                <w:numId w:val="983"/>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4D9B28B9" w14:textId="77777777">
            <w:pPr>
              <w:numPr>
                <w:ilvl w:val="0"/>
                <w:numId w:val="983"/>
              </w:numPr>
              <w:rPr>
                <w:lang w:val="en-US"/>
              </w:rPr>
            </w:pPr>
            <w:r w:rsidRPr="00EE3AD0">
              <w:rPr>
                <w:lang w:val="en-US"/>
              </w:rPr>
              <w:t>Nâng cao tinh thần trách nhiệm, sự gắn kết của người lao động.</w:t>
            </w:r>
          </w:p>
          <w:p w:rsidRPr="00EE3AD0" w:rsidR="00EE3AD0" w:rsidRDefault="00EE3AD0" w14:paraId="547615CD" w14:textId="77777777">
            <w:pPr>
              <w:numPr>
                <w:ilvl w:val="0"/>
                <w:numId w:val="983"/>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512F3615" w14:textId="77777777">
            <w:pPr>
              <w:numPr>
                <w:ilvl w:val="0"/>
                <w:numId w:val="983"/>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1B3AB0F4" w14:textId="77777777">
            <w:pPr>
              <w:rPr>
                <w:lang w:val="en-US"/>
              </w:rPr>
            </w:pPr>
            <w:r w:rsidRPr="00EE3AD0">
              <w:rPr>
                <w:b/>
                <w:bCs/>
                <w:lang w:val="en-US"/>
              </w:rPr>
              <w:t>3. Công thức tính:</w:t>
            </w:r>
          </w:p>
          <w:p w:rsidRPr="00EE3AD0" w:rsidR="00EE3AD0" w:rsidRDefault="00EE3AD0" w14:paraId="35A334A4" w14:textId="77777777">
            <w:pPr>
              <w:numPr>
                <w:ilvl w:val="0"/>
                <w:numId w:val="984"/>
              </w:numPr>
              <w:rPr>
                <w:lang w:val="en-US"/>
              </w:rPr>
            </w:pPr>
            <w:r w:rsidRPr="00EE3AD0">
              <w:rPr>
                <w:lang w:val="en-US"/>
              </w:rPr>
              <w:t>Không có.</w:t>
            </w:r>
          </w:p>
          <w:p w:rsidRPr="00EE3AD0" w:rsidR="00EE3AD0" w:rsidP="00EE3AD0" w:rsidRDefault="00EE3AD0" w14:paraId="512753AA" w14:textId="77777777">
            <w:pPr>
              <w:rPr>
                <w:lang w:val="en-US"/>
              </w:rPr>
            </w:pPr>
            <w:r w:rsidRPr="00EE3AD0">
              <w:rPr>
                <w:b/>
                <w:bCs/>
                <w:lang w:val="en-US"/>
              </w:rPr>
              <w:t>4. Chiều tổng hợp dữ liệu:</w:t>
            </w:r>
          </w:p>
          <w:p w:rsidRPr="00EE3AD0" w:rsidR="00EE3AD0" w:rsidRDefault="00EE3AD0" w14:paraId="6CC183A9" w14:textId="77777777">
            <w:pPr>
              <w:numPr>
                <w:ilvl w:val="0"/>
                <w:numId w:val="985"/>
              </w:numPr>
              <w:rPr>
                <w:lang w:val="en-US"/>
              </w:rPr>
            </w:pPr>
            <w:r w:rsidRPr="00EE3AD0">
              <w:rPr>
                <w:lang w:val="en-US"/>
              </w:rPr>
              <w:t>Theo thời gian: Năm.</w:t>
            </w:r>
          </w:p>
          <w:p w:rsidRPr="00EE3AD0" w:rsidR="00EE3AD0" w:rsidP="00EE3AD0" w:rsidRDefault="00EE3AD0" w14:paraId="56E4E1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5AFD0DA" w14:textId="77777777">
            <w:pPr>
              <w:rPr>
                <w:lang w:val="en-US"/>
              </w:rPr>
            </w:pPr>
            <w:r w:rsidRPr="00EE3AD0">
              <w:rPr>
                <w:b/>
                <w:bCs/>
                <w:lang w:val="en-US"/>
              </w:rPr>
              <w:t xml:space="preserve">6. Tần suất cập nhật: </w:t>
            </w:r>
            <w:r w:rsidRPr="00EE3AD0">
              <w:rPr>
                <w:lang w:val="en-US"/>
              </w:rPr>
              <w:t>Hàng năm.</w:t>
            </w:r>
          </w:p>
        </w:tc>
      </w:tr>
      <w:tr w:rsidRPr="00EE3AD0" w:rsidR="00EE3AD0" w14:paraId="19FA7B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59D0E9" w14:textId="77777777">
            <w:pPr>
              <w:rPr>
                <w:lang w:val="en-US"/>
              </w:rPr>
            </w:pPr>
            <w:r w:rsidRPr="00EE3AD0">
              <w:rPr>
                <w:b/>
                <w:bCs/>
                <w:lang w:val="en-US"/>
              </w:rPr>
              <w:t>CT 7.12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B04280" w14:textId="77777777">
            <w:pPr>
              <w:rPr>
                <w:lang w:val="en-US"/>
              </w:rPr>
            </w:pPr>
            <w:r w:rsidRPr="00EE3AD0">
              <w:rPr>
                <w:b/>
                <w:bCs/>
                <w:lang w:val="en-US"/>
              </w:rPr>
              <w:t xml:space="preserve">1. Tên chỉ tiêu: </w:t>
            </w:r>
            <w:r w:rsidRPr="00EE3AD0">
              <w:rPr>
                <w:lang w:val="en-US"/>
              </w:rPr>
              <w:t>Number of incidents by year – Số vụ việc theo năm</w:t>
            </w:r>
          </w:p>
          <w:p w:rsidRPr="00EE3AD0" w:rsidR="00EE3AD0" w:rsidP="00EE3AD0" w:rsidRDefault="00EE3AD0" w14:paraId="38F409C2" w14:textId="77777777">
            <w:pPr>
              <w:rPr>
                <w:lang w:val="en-US"/>
              </w:rPr>
            </w:pPr>
            <w:r w:rsidRPr="00EE3AD0">
              <w:rPr>
                <w:b/>
                <w:bCs/>
                <w:lang w:val="en-US"/>
              </w:rPr>
              <w:t>2. Định nghĩa/Diễn giải/Ý nghĩa/Mục đích đo lường:</w:t>
            </w:r>
          </w:p>
          <w:p w:rsidRPr="00EE3AD0" w:rsidR="00EE3AD0" w:rsidP="00EE3AD0" w:rsidRDefault="00EE3AD0" w14:paraId="0527287A" w14:textId="77777777">
            <w:pPr>
              <w:rPr>
                <w:lang w:val="en-US"/>
              </w:rPr>
            </w:pPr>
            <w:r w:rsidRPr="00EE3AD0">
              <w:rPr>
                <w:b/>
                <w:bCs/>
                <w:i/>
                <w:iCs/>
                <w:lang w:val="en-US"/>
              </w:rPr>
              <w:t>2.1. Định nghĩa/Diễn giải:</w:t>
            </w:r>
          </w:p>
          <w:p w:rsidRPr="00EE3AD0" w:rsidR="00EE3AD0" w:rsidRDefault="00EE3AD0" w14:paraId="4A48915C" w14:textId="77777777">
            <w:pPr>
              <w:numPr>
                <w:ilvl w:val="0"/>
                <w:numId w:val="970"/>
              </w:numPr>
              <w:rPr>
                <w:lang w:val="en-US"/>
              </w:rPr>
            </w:pPr>
            <w:r w:rsidRPr="00EE3AD0">
              <w:rPr>
                <w:lang w:val="en-US"/>
              </w:rPr>
              <w:t>Số vụ việc không tuân thủ liên quan đến truyền thông marketing được ghi nhận theo từng năm.</w:t>
            </w:r>
          </w:p>
          <w:p w:rsidRPr="00EE3AD0" w:rsidR="00EE3AD0" w:rsidP="00EE3AD0" w:rsidRDefault="00EE3AD0" w14:paraId="5CFD435F" w14:textId="77777777">
            <w:pPr>
              <w:rPr>
                <w:lang w:val="en-US"/>
              </w:rPr>
            </w:pPr>
            <w:r w:rsidRPr="00EE3AD0">
              <w:rPr>
                <w:b/>
                <w:bCs/>
                <w:i/>
                <w:iCs/>
                <w:lang w:val="en-US"/>
              </w:rPr>
              <w:t>2.2. Ý nghĩa/Mục đích đo lường:</w:t>
            </w:r>
          </w:p>
          <w:p w:rsidRPr="00EE3AD0" w:rsidR="00EE3AD0" w:rsidRDefault="00EE3AD0" w14:paraId="7B0E8241" w14:textId="77777777">
            <w:pPr>
              <w:numPr>
                <w:ilvl w:val="0"/>
                <w:numId w:val="970"/>
              </w:numPr>
              <w:rPr>
                <w:lang w:val="en-US"/>
              </w:rPr>
            </w:pPr>
            <w:r w:rsidRPr="00EE3AD0">
              <w:rPr>
                <w:lang w:val="en-US"/>
              </w:rPr>
              <w:t>Theo dõi xu hướng phát sinh vụ việc không tuân thủ về truyền thông marketing qua các năm.</w:t>
            </w:r>
          </w:p>
          <w:p w:rsidRPr="00EE3AD0" w:rsidR="00EE3AD0" w:rsidP="00EE3AD0" w:rsidRDefault="00EE3AD0" w14:paraId="76A7E348" w14:textId="77777777">
            <w:pPr>
              <w:rPr>
                <w:lang w:val="en-US"/>
              </w:rPr>
            </w:pPr>
            <w:r w:rsidRPr="00EE3AD0">
              <w:rPr>
                <w:b/>
                <w:bCs/>
                <w:lang w:val="en-US"/>
              </w:rPr>
              <w:t>3. Công thức tính:</w:t>
            </w:r>
          </w:p>
          <w:p w:rsidRPr="00EE3AD0" w:rsidR="00EE3AD0" w:rsidRDefault="00EE3AD0" w14:paraId="21C7421C" w14:textId="77777777">
            <w:pPr>
              <w:numPr>
                <w:ilvl w:val="0"/>
                <w:numId w:val="970"/>
              </w:numPr>
              <w:rPr>
                <w:lang w:val="en-US"/>
              </w:rPr>
            </w:pPr>
            <w:r w:rsidRPr="00EE3AD0">
              <w:rPr>
                <w:lang w:val="en-US"/>
              </w:rPr>
              <w:t>Tham chiếu công thức của CT 7.5, tổng hợp theo năm.</w:t>
            </w:r>
          </w:p>
          <w:p w:rsidRPr="00EE3AD0" w:rsidR="00EE3AD0" w:rsidP="00EE3AD0" w:rsidRDefault="00EE3AD0" w14:paraId="743FF6DF" w14:textId="77777777">
            <w:pPr>
              <w:rPr>
                <w:lang w:val="en-US"/>
              </w:rPr>
            </w:pPr>
            <w:r w:rsidRPr="00EE3AD0">
              <w:rPr>
                <w:b/>
                <w:bCs/>
                <w:lang w:val="en-US"/>
              </w:rPr>
              <w:t>4. Chiều tổng hợp dữ liệu:</w:t>
            </w:r>
          </w:p>
          <w:p w:rsidRPr="00EE3AD0" w:rsidR="00EE3AD0" w:rsidRDefault="00EE3AD0" w14:paraId="54EECCE2" w14:textId="77777777">
            <w:pPr>
              <w:numPr>
                <w:ilvl w:val="0"/>
                <w:numId w:val="970"/>
              </w:numPr>
              <w:rPr>
                <w:lang w:val="en-US"/>
              </w:rPr>
            </w:pPr>
            <w:r w:rsidRPr="00EE3AD0">
              <w:rPr>
                <w:lang w:val="en-US"/>
              </w:rPr>
              <w:t>Theo thời gian: Năm.</w:t>
            </w:r>
          </w:p>
          <w:p w:rsidRPr="00EE3AD0" w:rsidR="00EE3AD0" w:rsidP="00EE3AD0" w:rsidRDefault="00EE3AD0" w14:paraId="6836EE50"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E6168B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AE46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64EEAF" w14:textId="77777777">
            <w:pPr>
              <w:rPr>
                <w:lang w:val="en-US"/>
              </w:rPr>
            </w:pPr>
            <w:r w:rsidRPr="00EE3AD0">
              <w:rPr>
                <w:b/>
                <w:bCs/>
                <w:lang w:val="en-US"/>
              </w:rPr>
              <w:t>CT 7.13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256F56" w14:textId="77777777">
            <w:pPr>
              <w:rPr>
                <w:lang w:val="en-US"/>
              </w:rPr>
            </w:pPr>
            <w:r w:rsidRPr="00EE3AD0">
              <w:rPr>
                <w:b/>
                <w:bCs/>
                <w:lang w:val="en-US"/>
              </w:rPr>
              <w:t xml:space="preserve">1. Tên chỉ tiêu: </w:t>
            </w:r>
            <w:r w:rsidRPr="00EE3AD0">
              <w:rPr>
                <w:lang w:val="en-US"/>
              </w:rPr>
              <w:t>Incident structure by category – Cơ cấu các vụ việc theo loại</w:t>
            </w:r>
          </w:p>
          <w:p w:rsidRPr="00EE3AD0" w:rsidR="00EE3AD0" w:rsidP="00EE3AD0" w:rsidRDefault="00EE3AD0" w14:paraId="672D262F" w14:textId="77777777">
            <w:pPr>
              <w:rPr>
                <w:lang w:val="en-US"/>
              </w:rPr>
            </w:pPr>
            <w:r w:rsidRPr="00EE3AD0">
              <w:rPr>
                <w:b/>
                <w:bCs/>
                <w:lang w:val="en-US"/>
              </w:rPr>
              <w:t>2. Định nghĩa/Diễn giải/Ý nghĩa/Mục đích đo lường:</w:t>
            </w:r>
          </w:p>
          <w:p w:rsidRPr="00EE3AD0" w:rsidR="00EE3AD0" w:rsidP="00EE3AD0" w:rsidRDefault="00EE3AD0" w14:paraId="4A1EC14D" w14:textId="77777777">
            <w:pPr>
              <w:rPr>
                <w:lang w:val="en-US"/>
              </w:rPr>
            </w:pPr>
            <w:r w:rsidRPr="00EE3AD0">
              <w:rPr>
                <w:b/>
                <w:bCs/>
                <w:i/>
                <w:iCs/>
                <w:lang w:val="en-US"/>
              </w:rPr>
              <w:t>2.1. Định nghĩa/Diễn giải:</w:t>
            </w:r>
          </w:p>
          <w:p w:rsidRPr="00EE3AD0" w:rsidR="00EE3AD0" w:rsidRDefault="00EE3AD0" w14:paraId="18EA73DA" w14:textId="77777777">
            <w:pPr>
              <w:numPr>
                <w:ilvl w:val="0"/>
                <w:numId w:val="970"/>
              </w:numPr>
              <w:rPr>
                <w:lang w:val="en-US"/>
              </w:rPr>
            </w:pPr>
            <w:r w:rsidRPr="00EE3AD0">
              <w:rPr>
                <w:lang w:val="en-US"/>
              </w:rPr>
              <w:t>Tỷ trọng các vụ việc không tuân thủ theo từng loại: bị xử phạt hành chính, bị cảnh cáo, không tuân thủ các bộ quy tắc tự nguyện.</w:t>
            </w:r>
          </w:p>
          <w:p w:rsidRPr="00EE3AD0" w:rsidR="00EE3AD0" w:rsidP="00EE3AD0" w:rsidRDefault="00EE3AD0" w14:paraId="756B339B" w14:textId="77777777">
            <w:pPr>
              <w:rPr>
                <w:lang w:val="en-US"/>
              </w:rPr>
            </w:pPr>
            <w:r w:rsidRPr="00EE3AD0">
              <w:rPr>
                <w:b/>
                <w:bCs/>
                <w:i/>
                <w:iCs/>
                <w:lang w:val="en-US"/>
              </w:rPr>
              <w:t>2.2. Ý nghĩa/Mục đích đo lường:</w:t>
            </w:r>
          </w:p>
          <w:p w:rsidRPr="00EE3AD0" w:rsidR="00EE3AD0" w:rsidRDefault="00EE3AD0" w14:paraId="2CA7B11A" w14:textId="77777777">
            <w:pPr>
              <w:numPr>
                <w:ilvl w:val="0"/>
                <w:numId w:val="970"/>
              </w:numPr>
              <w:rPr>
                <w:lang w:val="en-US"/>
              </w:rPr>
            </w:pPr>
            <w:r w:rsidRPr="00EE3AD0">
              <w:rPr>
                <w:lang w:val="en-US"/>
              </w:rPr>
              <w:t>Xác định loại vụ việc chiếm tỷ trọng lớn để ưu tiên biện pháp phòng ngừa, khắc phục.</w:t>
            </w:r>
          </w:p>
          <w:p w:rsidRPr="00EE3AD0" w:rsidR="00EE3AD0" w:rsidP="00EE3AD0" w:rsidRDefault="00EE3AD0" w14:paraId="38420C96" w14:textId="77777777">
            <w:pPr>
              <w:rPr>
                <w:lang w:val="en-US"/>
              </w:rPr>
            </w:pPr>
            <w:r w:rsidRPr="00EE3AD0">
              <w:rPr>
                <w:b/>
                <w:bCs/>
                <w:lang w:val="en-US"/>
              </w:rPr>
              <w:t>3. Công thức tính:</w:t>
            </w:r>
          </w:p>
          <w:p w:rsidRPr="00EE3AD0" w:rsidR="00EE3AD0" w:rsidRDefault="00EE3AD0" w14:paraId="58E99DAC" w14:textId="77777777">
            <w:pPr>
              <w:numPr>
                <w:ilvl w:val="0"/>
                <w:numId w:val="970"/>
              </w:numPr>
              <w:rPr>
                <w:lang w:val="en-US"/>
              </w:rPr>
            </w:pPr>
            <w:r w:rsidRPr="00EE3AD0">
              <w:rPr>
                <w:lang w:val="en-US"/>
              </w:rPr>
              <w:t>Tỷ trọng từng loại = Số vụ việc của loại / Tổng số vụ việc × 100%.</w:t>
            </w:r>
          </w:p>
          <w:p w:rsidRPr="00EE3AD0" w:rsidR="00EE3AD0" w:rsidP="00EE3AD0" w:rsidRDefault="00EE3AD0" w14:paraId="1552BEC1" w14:textId="77777777">
            <w:pPr>
              <w:rPr>
                <w:lang w:val="en-US"/>
              </w:rPr>
            </w:pPr>
            <w:r w:rsidRPr="00EE3AD0">
              <w:rPr>
                <w:b/>
                <w:bCs/>
                <w:lang w:val="en-US"/>
              </w:rPr>
              <w:t>4. Chiều tổng hợp dữ liệu:</w:t>
            </w:r>
          </w:p>
          <w:p w:rsidRPr="00EE3AD0" w:rsidR="00EE3AD0" w:rsidRDefault="00EE3AD0" w14:paraId="226CC1D7" w14:textId="77777777">
            <w:pPr>
              <w:numPr>
                <w:ilvl w:val="0"/>
                <w:numId w:val="970"/>
              </w:numPr>
              <w:rPr>
                <w:lang w:val="en-US"/>
              </w:rPr>
            </w:pPr>
            <w:r w:rsidRPr="00EE3AD0">
              <w:rPr>
                <w:lang w:val="en-US"/>
              </w:rPr>
              <w:t>Theo thời gian: Năm.</w:t>
            </w:r>
          </w:p>
          <w:p w:rsidRPr="00EE3AD0" w:rsidR="00EE3AD0" w:rsidRDefault="00EE3AD0" w14:paraId="415512C6" w14:textId="77777777">
            <w:pPr>
              <w:numPr>
                <w:ilvl w:val="0"/>
                <w:numId w:val="970"/>
              </w:numPr>
              <w:rPr>
                <w:lang w:val="en-US"/>
              </w:rPr>
            </w:pPr>
            <w:r w:rsidRPr="00EE3AD0">
              <w:rPr>
                <w:lang w:val="en-US"/>
              </w:rPr>
              <w:t>Theo loại vụ việc.</w:t>
            </w:r>
          </w:p>
          <w:p w:rsidRPr="00EE3AD0" w:rsidR="00EE3AD0" w:rsidP="00EE3AD0" w:rsidRDefault="00EE3AD0" w14:paraId="77BDFC3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4E818BFE" w14:textId="77777777">
            <w:pPr>
              <w:rPr>
                <w:lang w:val="en-US"/>
              </w:rPr>
            </w:pPr>
            <w:r w:rsidRPr="00EE3AD0">
              <w:rPr>
                <w:b/>
                <w:bCs/>
                <w:lang w:val="en-US"/>
              </w:rPr>
              <w:t xml:space="preserve">6. Tần suất cập nhật: </w:t>
            </w:r>
            <w:r w:rsidRPr="00EE3AD0">
              <w:rPr>
                <w:lang w:val="en-US"/>
              </w:rPr>
              <w:t>Hàng năm.</w:t>
            </w:r>
          </w:p>
        </w:tc>
      </w:tr>
    </w:tbl>
    <w:p w:rsidRPr="00EE3AD0" w:rsidR="00EE3AD0" w:rsidP="00EE3AD0" w:rsidRDefault="00EE3AD0" w14:paraId="4A892A26" w14:textId="77777777">
      <w:pPr>
        <w:rPr>
          <w:lang w:val="en-US"/>
        </w:rPr>
      </w:pPr>
    </w:p>
    <w:p w:rsidRPr="00EE3AD0" w:rsidR="00EE3AD0" w:rsidP="00EE3AD0" w:rsidRDefault="00EE3AD0" w14:paraId="0B22C089" w14:textId="77777777">
      <w:pPr>
        <w:rPr>
          <w:b/>
          <w:bCs/>
          <w:lang w:val="en-US"/>
        </w:rPr>
      </w:pPr>
      <w:r w:rsidRPr="00EE3AD0">
        <w:rPr>
          <w:b/>
          <w:bCs/>
          <w:lang w:val="en-US"/>
        </w:rPr>
        <w:t>Trường hợp không phát sinh vụ việc nào trong năm báo cáo:</w:t>
      </w:r>
    </w:p>
    <w:p w:rsidRPr="00EE3AD0" w:rsidR="00EE3AD0" w:rsidP="00EE3AD0" w:rsidRDefault="00EE3AD0" w14:paraId="4F40FB3F" w14:textId="77777777">
      <w:pPr>
        <w:rPr>
          <w:lang w:val="en-US"/>
        </w:rPr>
      </w:pPr>
      <w:r w:rsidRPr="00EE3AD0">
        <w:rPr>
          <w:b/>
          <w:bCs/>
          <w:lang w:val="en-US"/>
        </w:rPr>
        <w:t>Thể hiện bằng 1 câu tuyên bố:</w:t>
      </w:r>
      <w:r w:rsidRPr="00EE3AD0">
        <w:rPr>
          <w:lang w:val="en-US"/>
        </w:rPr>
        <w:t xml:space="preserve"> </w:t>
      </w:r>
      <w:r w:rsidRPr="00EE3AD0">
        <w:rPr>
          <w:i/>
          <w:iCs/>
          <w:lang w:val="en-US"/>
        </w:rPr>
        <w:t>Vietnam Airlines không có vụ việc nào liên quan đến tuân thủ truyền thông marketing</w:t>
      </w:r>
      <w:r w:rsidRPr="00EE3AD0">
        <w:rPr>
          <w:lang w:val="en-US"/>
        </w:rPr>
        <w:t>.</w:t>
      </w:r>
    </w:p>
    <w:p w:rsidRPr="00EE3AD0" w:rsidR="00EE3AD0" w:rsidP="00EE3AD0" w:rsidRDefault="00EE3AD0" w14:paraId="0AF37190" w14:textId="77777777">
      <w:pPr>
        <w:rPr>
          <w:lang w:val="en-US"/>
        </w:rPr>
      </w:pPr>
    </w:p>
    <w:p w:rsidRPr="00EE3AD0" w:rsidR="00EE3AD0" w:rsidP="00EE3AD0" w:rsidRDefault="59E9788E" w14:paraId="38585457" w14:textId="222FDDA9">
      <w:pPr>
        <w:pStyle w:val="Heading4"/>
        <w:rPr>
          <w:lang w:val="en-US"/>
        </w:rPr>
      </w:pPr>
      <w:bookmarkStart w:name="_Toc242783349" w:id="92"/>
      <w:r w:rsidRPr="6BD8C2C6">
        <w:rPr>
          <w:lang w:val="en-US"/>
        </w:rPr>
        <w:t>2.4.2.9. Chỉ tiêu GRI 418-1 - Substantiated complaints concerning breaches of customer privacy and losses of customer data - Các sự cố liên quan đến dữ liệu cá nhân</w:t>
      </w:r>
      <w:bookmarkEnd w:id="92"/>
    </w:p>
    <w:p w:rsidR="00695A4C" w:rsidRDefault="07F6679C" w14:paraId="07C98D66" w14:textId="77777777">
      <w:r w:rsidRPr="78B6F757">
        <w:rPr>
          <w:lang w:val="en-US"/>
        </w:rPr>
        <w:t>Báo cáo trên hệ thống: GRI 418-1 - Các sự cố liên quan đến dữ liệu cá nhân (bản tiếng Anh: GRI 418-1 - Substantiated complaints concerning breaches of customer privacy and losses of customer data). Bộ lọc: Năm, Quý, Tháng.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872"/>
        <w:gridCol w:w="8475"/>
      </w:tblGrid>
      <w:tr w:rsidRPr="00EE3AD0" w:rsidR="00EE3AD0" w14:paraId="38D8D25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A85BD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8D7C62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AB76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9C165" w14:textId="77777777">
            <w:pPr>
              <w:rPr>
                <w:lang w:val="en-US"/>
              </w:rPr>
            </w:pPr>
            <w:r w:rsidRPr="00EE3AD0">
              <w:rPr>
                <w:b/>
                <w:bCs/>
                <w:lang w:val="en-US"/>
              </w:rPr>
              <w:t>CT 8.1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E4D3A94" w14:textId="77777777">
            <w:pPr>
              <w:rPr>
                <w:lang w:val="en-US"/>
              </w:rPr>
            </w:pPr>
            <w:r w:rsidRPr="00EE3AD0">
              <w:rPr>
                <w:b/>
                <w:bCs/>
                <w:lang w:val="en-US"/>
              </w:rPr>
              <w:t xml:space="preserve">1. Tên chỉ tiêu: </w:t>
            </w:r>
            <w:r w:rsidRPr="00EE3AD0">
              <w:rPr>
                <w:lang w:val="en-US"/>
              </w:rPr>
              <w:t>Complaints – Số khiếu nại</w:t>
            </w:r>
          </w:p>
          <w:p w:rsidRPr="00EE3AD0" w:rsidR="00EE3AD0" w:rsidP="00EE3AD0" w:rsidRDefault="00EE3AD0" w14:paraId="13CCEF0C" w14:textId="77777777">
            <w:pPr>
              <w:rPr>
                <w:lang w:val="en-US"/>
              </w:rPr>
            </w:pPr>
            <w:r w:rsidRPr="00EE3AD0">
              <w:rPr>
                <w:b/>
                <w:bCs/>
                <w:lang w:val="en-US"/>
              </w:rPr>
              <w:t>2. Định nghĩa/Diễn giải/Ý nghĩa/Mục đích đo lường:</w:t>
            </w:r>
          </w:p>
          <w:p w:rsidRPr="00EE3AD0" w:rsidR="00EE3AD0" w:rsidP="00EE3AD0" w:rsidRDefault="00EE3AD0" w14:paraId="37FB6A70" w14:textId="77777777">
            <w:pPr>
              <w:rPr>
                <w:lang w:val="en-US"/>
              </w:rPr>
            </w:pPr>
            <w:r w:rsidRPr="00EE3AD0">
              <w:rPr>
                <w:b/>
                <w:bCs/>
                <w:i/>
                <w:iCs/>
                <w:lang w:val="en-US"/>
              </w:rPr>
              <w:t>2.1. Định nghĩa/Diễn giải:</w:t>
            </w:r>
          </w:p>
          <w:p w:rsidRPr="00EE3AD0" w:rsidR="00EE3AD0" w:rsidRDefault="00EE3AD0" w14:paraId="432F24AD" w14:textId="77777777">
            <w:pPr>
              <w:numPr>
                <w:ilvl w:val="0"/>
                <w:numId w:val="986"/>
              </w:numPr>
              <w:rPr>
                <w:lang w:val="en-US"/>
              </w:rPr>
            </w:pPr>
            <w:r w:rsidRPr="00EE3AD0">
              <w:rPr>
                <w:lang w:val="en-US"/>
              </w:rPr>
              <w:t>Tổng số khiếu nại mà sau quá trình điều tra, xác minh nội bộ hoặc bởi cơ quan có thẩm quyền, được kết luận là có liên quan đến vi phạm quyền riêng tư hoặc mất dữ liệu cá nhân trong kỳ báo cáo..</w:t>
            </w:r>
          </w:p>
          <w:p w:rsidRPr="00EE3AD0" w:rsidR="00EE3AD0" w:rsidP="00EE3AD0" w:rsidRDefault="00EE3AD0" w14:paraId="029EE076" w14:textId="77777777">
            <w:pPr>
              <w:rPr>
                <w:lang w:val="en-US"/>
              </w:rPr>
            </w:pPr>
            <w:r w:rsidRPr="00EE3AD0">
              <w:rPr>
                <w:b/>
                <w:bCs/>
                <w:i/>
                <w:iCs/>
                <w:lang w:val="en-US"/>
              </w:rPr>
              <w:t>2.2. Ý nghĩa/Mục đích đo lường:</w:t>
            </w:r>
          </w:p>
          <w:p w:rsidRPr="00EE3AD0" w:rsidR="00EE3AD0" w:rsidRDefault="00EE3AD0" w14:paraId="2415B9A7" w14:textId="77777777">
            <w:pPr>
              <w:numPr>
                <w:ilvl w:val="0"/>
                <w:numId w:val="987"/>
              </w:numPr>
              <w:rPr>
                <w:lang w:val="en-US"/>
              </w:rPr>
            </w:pPr>
            <w:r w:rsidRPr="00EE3AD0">
              <w:rPr>
                <w:lang w:val="en-US"/>
              </w:rPr>
              <w:t>Phản ánh tổng số khiếu nại liên quan đến quyền riêng tư khách hàng và dữ liệu khách hàng phát sinh trong kỳ báo cáo. Việc theo dõi chỉ tiêu này giúp doanh nghiệp đánh giá mức độ phát sinh các vấn đề liên quan đến bảo mật thông tin, chất lượng quản trị dữ liệu và mức độ tin cậy của khách hàng đối với hệ thống quản lý thông tin của doanh nghiệp. </w:t>
            </w:r>
          </w:p>
          <w:p w:rsidRPr="00EE3AD0" w:rsidR="00EE3AD0" w:rsidP="00EE3AD0" w:rsidRDefault="00EE3AD0" w14:paraId="70800AA4" w14:textId="77777777">
            <w:pPr>
              <w:rPr>
                <w:lang w:val="en-US"/>
              </w:rPr>
            </w:pPr>
            <w:r w:rsidRPr="00EE3AD0">
              <w:rPr>
                <w:b/>
                <w:bCs/>
                <w:lang w:val="en-US"/>
              </w:rPr>
              <w:t>3. Công thức tính:</w:t>
            </w:r>
          </w:p>
          <w:p w:rsidRPr="00EE3AD0" w:rsidR="00EE3AD0" w:rsidRDefault="00EE3AD0" w14:paraId="7B2537A6" w14:textId="77777777">
            <w:pPr>
              <w:numPr>
                <w:ilvl w:val="0"/>
                <w:numId w:val="988"/>
              </w:numPr>
              <w:rPr>
                <w:lang w:val="en-US"/>
              </w:rPr>
            </w:pPr>
            <w:r w:rsidRPr="00EE3AD0">
              <w:rPr>
                <w:lang w:val="en-US"/>
              </w:rPr>
              <w:t>Tổng số khiếu nại = Số vụ vi phạm quyền riêng tư + Số vụ mất dữ liệu.</w:t>
            </w:r>
          </w:p>
          <w:p w:rsidRPr="00EE3AD0" w:rsidR="00EE3AD0" w:rsidP="00EE3AD0" w:rsidRDefault="00EE3AD0" w14:paraId="5DD4E818" w14:textId="77777777">
            <w:pPr>
              <w:rPr>
                <w:lang w:val="en-US"/>
              </w:rPr>
            </w:pPr>
            <w:r w:rsidRPr="00EE3AD0">
              <w:rPr>
                <w:b/>
                <w:bCs/>
                <w:lang w:val="en-US"/>
              </w:rPr>
              <w:t>4. Chiều tổng hợp dữ liệu:</w:t>
            </w:r>
          </w:p>
          <w:p w:rsidRPr="00EE3AD0" w:rsidR="00EE3AD0" w:rsidRDefault="00EE3AD0" w14:paraId="4BD8C63F" w14:textId="77777777">
            <w:pPr>
              <w:numPr>
                <w:ilvl w:val="0"/>
                <w:numId w:val="989"/>
              </w:numPr>
              <w:rPr>
                <w:lang w:val="en-US"/>
              </w:rPr>
            </w:pPr>
            <w:r w:rsidRPr="00EE3AD0">
              <w:rPr>
                <w:lang w:val="en-US"/>
              </w:rPr>
              <w:t>Theo thời gian: Tháng, Quý, Năm.</w:t>
            </w:r>
          </w:p>
          <w:p w:rsidRPr="00EE3AD0" w:rsidR="00EE3AD0" w:rsidP="00EE3AD0" w:rsidRDefault="00EE3AD0" w14:paraId="563A3D72" w14:textId="77777777">
            <w:pPr>
              <w:rPr>
                <w:lang w:val="en-US"/>
              </w:rPr>
            </w:pPr>
            <w:r w:rsidRPr="00EE3AD0">
              <w:rPr>
                <w:b/>
                <w:bCs/>
                <w:lang w:val="en-US"/>
              </w:rPr>
              <w:t>5. Nguồn dữ liệu:</w:t>
            </w:r>
            <w:r w:rsidRPr="00EE3AD0">
              <w:rPr>
                <w:lang w:val="en-US"/>
              </w:rPr>
              <w:t> </w:t>
            </w:r>
          </w:p>
          <w:p w:rsidRPr="00EE3AD0" w:rsidR="00EE3AD0" w:rsidRDefault="00EE3AD0" w14:paraId="13542119" w14:textId="77777777">
            <w:pPr>
              <w:numPr>
                <w:ilvl w:val="0"/>
                <w:numId w:val="990"/>
              </w:numPr>
              <w:rPr>
                <w:lang w:val="en-US"/>
              </w:rPr>
            </w:pPr>
            <w:r w:rsidRPr="00EE3AD0">
              <w:rPr>
                <w:lang w:val="en-US"/>
              </w:rPr>
              <w:t>Input qua cổng nhập liệu.</w:t>
            </w:r>
          </w:p>
          <w:p w:rsidRPr="00EE3AD0" w:rsidR="00EE3AD0" w:rsidP="00EE3AD0" w:rsidRDefault="00EE3AD0" w14:paraId="1D867807"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33ABA7E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8474CB" w14:textId="77777777">
            <w:pPr>
              <w:rPr>
                <w:lang w:val="en-US"/>
              </w:rPr>
            </w:pPr>
            <w:r w:rsidRPr="00EE3AD0">
              <w:rPr>
                <w:b/>
                <w:bCs/>
                <w:lang w:val="en-US"/>
              </w:rPr>
              <w:t>CT 8.2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81884F" w14:textId="77777777">
            <w:pPr>
              <w:rPr>
                <w:lang w:val="en-US"/>
              </w:rPr>
            </w:pPr>
            <w:r w:rsidRPr="00EE3AD0">
              <w:rPr>
                <w:b/>
                <w:bCs/>
                <w:lang w:val="en-US"/>
              </w:rPr>
              <w:t xml:space="preserve">1. Tên chỉ tiêu: </w:t>
            </w:r>
            <w:r w:rsidRPr="00EE3AD0">
              <w:rPr>
                <w:lang w:val="en-US"/>
              </w:rPr>
              <w:t>Privacy Violation Incidents – Số vụ việc vi phạm quyền riêng tư</w:t>
            </w:r>
          </w:p>
          <w:p w:rsidRPr="00EE3AD0" w:rsidR="00EE3AD0" w:rsidP="00EE3AD0" w:rsidRDefault="00EE3AD0" w14:paraId="6056FC37" w14:textId="77777777">
            <w:pPr>
              <w:rPr>
                <w:lang w:val="en-US"/>
              </w:rPr>
            </w:pPr>
            <w:r w:rsidRPr="00EE3AD0">
              <w:rPr>
                <w:b/>
                <w:bCs/>
                <w:lang w:val="en-US"/>
              </w:rPr>
              <w:t>2. Định nghĩa/Diễn giải/Ý nghĩa/Mục đích đo lường:</w:t>
            </w:r>
          </w:p>
          <w:p w:rsidRPr="00EE3AD0" w:rsidR="00EE3AD0" w:rsidP="00EE3AD0" w:rsidRDefault="00EE3AD0" w14:paraId="0416A8B2" w14:textId="77777777">
            <w:pPr>
              <w:rPr>
                <w:lang w:val="en-US"/>
              </w:rPr>
            </w:pPr>
            <w:r w:rsidRPr="00EE3AD0">
              <w:rPr>
                <w:b/>
                <w:bCs/>
                <w:i/>
                <w:iCs/>
                <w:lang w:val="en-US"/>
              </w:rPr>
              <w:t>2.1. Định nghĩa/Diễn giải:</w:t>
            </w:r>
          </w:p>
          <w:p w:rsidRPr="00EE3AD0" w:rsidR="00EE3AD0" w:rsidRDefault="00EE3AD0" w14:paraId="7452588D" w14:textId="77777777">
            <w:pPr>
              <w:numPr>
                <w:ilvl w:val="0"/>
                <w:numId w:val="991"/>
              </w:numPr>
              <w:rPr>
                <w:lang w:val="en-US"/>
              </w:rPr>
            </w:pPr>
            <w:r w:rsidRPr="00EE3AD0">
              <w:rPr>
                <w:lang w:val="en-US"/>
              </w:rPr>
              <w:t>Số vụ việc đã được xác minh trong đó dữ liệu cá nhân của khách hàng bị truy cập, sử dụng, tiết lộ hoặc xử lý trái phép, không đúng mục đích hoặc không có sự đồng ý hợp lệ.</w:t>
            </w:r>
          </w:p>
          <w:p w:rsidRPr="00EE3AD0" w:rsidR="00EE3AD0" w:rsidP="00EE3AD0" w:rsidRDefault="00EE3AD0" w14:paraId="161C19A7" w14:textId="77777777">
            <w:pPr>
              <w:rPr>
                <w:lang w:val="en-US"/>
              </w:rPr>
            </w:pPr>
            <w:r w:rsidRPr="00EE3AD0">
              <w:rPr>
                <w:b/>
                <w:bCs/>
                <w:i/>
                <w:iCs/>
                <w:lang w:val="en-US"/>
              </w:rPr>
              <w:t>2.2. Ý nghĩa/Mục đích đo lường:</w:t>
            </w:r>
          </w:p>
          <w:p w:rsidRPr="00EE3AD0" w:rsidR="00EE3AD0" w:rsidRDefault="00EE3AD0" w14:paraId="4F10DC08" w14:textId="77777777">
            <w:pPr>
              <w:numPr>
                <w:ilvl w:val="0"/>
                <w:numId w:val="992"/>
              </w:numPr>
              <w:rPr>
                <w:lang w:val="en-US"/>
              </w:rPr>
            </w:pPr>
            <w:r w:rsidRPr="00EE3AD0">
              <w:rPr>
                <w:lang w:val="en-US"/>
              </w:rPr>
              <w:t>Chỉ tiêu đo lường số lượng sự cố đã được xác minh liên quan đến việc truy cập, sử dụng hoặc tiết lộ thông tin cá nhân trái phép. Chỉ tiêu này giúp doanh nghiệp đánh giá hiệu quả của các chính sách bảo mật, mức độ tuân thủ quy định về bảo vệ dữ liệu cá nhân và khả năng kiểm soát rủi ro liên quan đến quyền riêng tư khách hàng. </w:t>
            </w:r>
          </w:p>
          <w:p w:rsidRPr="00EE3AD0" w:rsidR="00EE3AD0" w:rsidP="00EE3AD0" w:rsidRDefault="00EE3AD0" w14:paraId="54D5F9DE" w14:textId="77777777">
            <w:pPr>
              <w:rPr>
                <w:lang w:val="en-US"/>
              </w:rPr>
            </w:pPr>
            <w:r w:rsidRPr="00EE3AD0">
              <w:rPr>
                <w:b/>
                <w:bCs/>
                <w:lang w:val="en-US"/>
              </w:rPr>
              <w:t>3. Công thức tính:</w:t>
            </w:r>
          </w:p>
          <w:p w:rsidRPr="00EE3AD0" w:rsidR="00EE3AD0" w:rsidRDefault="00EE3AD0" w14:paraId="2FDFA71F" w14:textId="77777777">
            <w:pPr>
              <w:numPr>
                <w:ilvl w:val="0"/>
                <w:numId w:val="993"/>
              </w:numPr>
              <w:rPr>
                <w:lang w:val="en-US"/>
              </w:rPr>
            </w:pPr>
            <w:r w:rsidRPr="00EE3AD0">
              <w:rPr>
                <w:lang w:val="en-US"/>
              </w:rPr>
              <w:t>Không có.</w:t>
            </w:r>
          </w:p>
          <w:p w:rsidRPr="00EE3AD0" w:rsidR="00EE3AD0" w:rsidP="00EE3AD0" w:rsidRDefault="00EE3AD0" w14:paraId="321B1233" w14:textId="77777777">
            <w:pPr>
              <w:rPr>
                <w:lang w:val="en-US"/>
              </w:rPr>
            </w:pPr>
            <w:r w:rsidRPr="00EE3AD0">
              <w:rPr>
                <w:b/>
                <w:bCs/>
                <w:lang w:val="en-US"/>
              </w:rPr>
              <w:t>4. Chiều tổng hợp dữ liệu:</w:t>
            </w:r>
          </w:p>
          <w:p w:rsidRPr="00EE3AD0" w:rsidR="00EE3AD0" w:rsidRDefault="00EE3AD0" w14:paraId="5396025F" w14:textId="77777777">
            <w:pPr>
              <w:numPr>
                <w:ilvl w:val="0"/>
                <w:numId w:val="994"/>
              </w:numPr>
              <w:rPr>
                <w:lang w:val="en-US"/>
              </w:rPr>
            </w:pPr>
            <w:r w:rsidRPr="00EE3AD0">
              <w:rPr>
                <w:lang w:val="en-US"/>
              </w:rPr>
              <w:t>Theo thời gian: Tháng, Quý, Năm.</w:t>
            </w:r>
          </w:p>
          <w:p w:rsidRPr="00EE3AD0" w:rsidR="00EE3AD0" w:rsidP="00EE3AD0" w:rsidRDefault="00EE3AD0" w14:paraId="3CE5DA2B" w14:textId="77777777">
            <w:pPr>
              <w:rPr>
                <w:lang w:val="en-US"/>
              </w:rPr>
            </w:pPr>
            <w:r w:rsidRPr="00EE3AD0">
              <w:rPr>
                <w:b/>
                <w:bCs/>
                <w:lang w:val="en-US"/>
              </w:rPr>
              <w:t>5. Nguồn dữ liệu:</w:t>
            </w:r>
            <w:r w:rsidRPr="00EE3AD0">
              <w:rPr>
                <w:lang w:val="en-US"/>
              </w:rPr>
              <w:t> </w:t>
            </w:r>
          </w:p>
          <w:p w:rsidRPr="00EE3AD0" w:rsidR="00EE3AD0" w:rsidRDefault="00EE3AD0" w14:paraId="58EF6D6D" w14:textId="77777777">
            <w:pPr>
              <w:numPr>
                <w:ilvl w:val="0"/>
                <w:numId w:val="995"/>
              </w:numPr>
              <w:rPr>
                <w:lang w:val="en-US"/>
              </w:rPr>
            </w:pPr>
            <w:r w:rsidRPr="00EE3AD0">
              <w:rPr>
                <w:lang w:val="en-US"/>
              </w:rPr>
              <w:t>Input qua cổng nhập liệu.</w:t>
            </w:r>
          </w:p>
          <w:p w:rsidRPr="00EE3AD0" w:rsidR="00EE3AD0" w:rsidP="00EE3AD0" w:rsidRDefault="00EE3AD0" w14:paraId="7445C536"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134168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55D396" w14:textId="77777777">
            <w:pPr>
              <w:rPr>
                <w:lang w:val="en-US"/>
              </w:rPr>
            </w:pPr>
            <w:r w:rsidRPr="00EE3AD0">
              <w:rPr>
                <w:b/>
                <w:bCs/>
                <w:lang w:val="en-US"/>
              </w:rPr>
              <w:t>CT 8.3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A30CF1" w14:textId="77777777">
            <w:pPr>
              <w:rPr>
                <w:lang w:val="en-US"/>
              </w:rPr>
            </w:pPr>
            <w:r w:rsidRPr="00EE3AD0">
              <w:rPr>
                <w:b/>
                <w:bCs/>
                <w:lang w:val="en-US"/>
              </w:rPr>
              <w:t xml:space="preserve">1. Tên chỉ tiêu: </w:t>
            </w:r>
            <w:r w:rsidRPr="00EE3AD0">
              <w:rPr>
                <w:lang w:val="en-US"/>
              </w:rPr>
              <w:t>Data Loss Incidents – Số vụ mất dữ liệu</w:t>
            </w:r>
          </w:p>
          <w:p w:rsidRPr="00EE3AD0" w:rsidR="00EE3AD0" w:rsidP="00EE3AD0" w:rsidRDefault="00EE3AD0" w14:paraId="38343F29" w14:textId="77777777">
            <w:pPr>
              <w:rPr>
                <w:lang w:val="en-US"/>
              </w:rPr>
            </w:pPr>
            <w:r w:rsidRPr="00EE3AD0">
              <w:rPr>
                <w:b/>
                <w:bCs/>
                <w:lang w:val="en-US"/>
              </w:rPr>
              <w:t>2. Định nghĩa/Diễn giải/Ý nghĩa/Mục đích đo lường:</w:t>
            </w:r>
          </w:p>
          <w:p w:rsidRPr="00EE3AD0" w:rsidR="00EE3AD0" w:rsidP="00EE3AD0" w:rsidRDefault="00EE3AD0" w14:paraId="4767D7EB" w14:textId="77777777">
            <w:pPr>
              <w:rPr>
                <w:lang w:val="en-US"/>
              </w:rPr>
            </w:pPr>
            <w:r w:rsidRPr="00EE3AD0">
              <w:rPr>
                <w:b/>
                <w:bCs/>
                <w:i/>
                <w:iCs/>
                <w:lang w:val="en-US"/>
              </w:rPr>
              <w:t>2.1. Định nghĩa/Diễn giải:</w:t>
            </w:r>
          </w:p>
          <w:p w:rsidRPr="00EE3AD0" w:rsidR="00EE3AD0" w:rsidRDefault="00EE3AD0" w14:paraId="75D32BE8" w14:textId="77777777">
            <w:pPr>
              <w:numPr>
                <w:ilvl w:val="0"/>
                <w:numId w:val="996"/>
              </w:numPr>
              <w:rPr>
                <w:lang w:val="en-US"/>
              </w:rPr>
            </w:pPr>
            <w:r w:rsidRPr="00EE3AD0">
              <w:rPr>
                <w:lang w:val="en-US"/>
              </w:rPr>
              <w:t>Số vụ việc đã xác minh trong đó dữ liệu cá nhân bị mất mát, phá hủy, rò rỉ, hoặc không thể truy cập do lỗi hệ thống, tấn công mạng, thao tác sai hoặc các nguyên nhân khác.</w:t>
            </w:r>
          </w:p>
          <w:p w:rsidRPr="00EE3AD0" w:rsidR="00EE3AD0" w:rsidP="00EE3AD0" w:rsidRDefault="00EE3AD0" w14:paraId="414865CE" w14:textId="77777777">
            <w:pPr>
              <w:rPr>
                <w:lang w:val="en-US"/>
              </w:rPr>
            </w:pPr>
            <w:r w:rsidRPr="00EE3AD0">
              <w:rPr>
                <w:b/>
                <w:bCs/>
                <w:i/>
                <w:iCs/>
                <w:lang w:val="en-US"/>
              </w:rPr>
              <w:t>2.2. Ý nghĩa/Mục đích đo lường:</w:t>
            </w:r>
          </w:p>
          <w:p w:rsidRPr="00EE3AD0" w:rsidR="00EE3AD0" w:rsidRDefault="00EE3AD0" w14:paraId="117679DD" w14:textId="77777777">
            <w:pPr>
              <w:numPr>
                <w:ilvl w:val="0"/>
                <w:numId w:val="997"/>
              </w:numPr>
              <w:rPr>
                <w:lang w:val="en-US"/>
              </w:rPr>
            </w:pPr>
            <w:r w:rsidRPr="00EE3AD0">
              <w:rPr>
                <w:lang w:val="en-US"/>
              </w:rPr>
              <w:t xml:space="preserve">Chỉ tiêu phản ánh số lượng sự cố mất mát, thất lạc hoặc rò rỉ dữ liệu khách hàng trong kỳ báo cáo. Việc theo dõi chỉ tiêu này giúp doanh nghiệp đánh giá mức </w:t>
            </w:r>
            <w:r w:rsidRPr="00EE3AD0">
              <w:rPr>
                <w:lang w:val="en-US"/>
              </w:rPr>
              <w:t>độ an toàn của hệ thống lưu trữ và quản lý dữ liệu, đồng thời hỗ trợ xác định các điểm yếu trong công tác an ninh thông tin để có biện pháp cải thiện phù hợp. </w:t>
            </w:r>
          </w:p>
          <w:p w:rsidRPr="00EE3AD0" w:rsidR="00EE3AD0" w:rsidP="00EE3AD0" w:rsidRDefault="00EE3AD0" w14:paraId="092DC797" w14:textId="77777777">
            <w:pPr>
              <w:rPr>
                <w:lang w:val="en-US"/>
              </w:rPr>
            </w:pPr>
            <w:r w:rsidRPr="00EE3AD0">
              <w:rPr>
                <w:b/>
                <w:bCs/>
                <w:lang w:val="en-US"/>
              </w:rPr>
              <w:t>3. Công thức tính:</w:t>
            </w:r>
          </w:p>
          <w:p w:rsidRPr="00EE3AD0" w:rsidR="00EE3AD0" w:rsidRDefault="00EE3AD0" w14:paraId="3C4E9717" w14:textId="77777777">
            <w:pPr>
              <w:numPr>
                <w:ilvl w:val="0"/>
                <w:numId w:val="998"/>
              </w:numPr>
              <w:rPr>
                <w:lang w:val="en-US"/>
              </w:rPr>
            </w:pPr>
            <w:r w:rsidRPr="00EE3AD0">
              <w:rPr>
                <w:lang w:val="en-US"/>
              </w:rPr>
              <w:t>Không có.</w:t>
            </w:r>
          </w:p>
          <w:p w:rsidRPr="00EE3AD0" w:rsidR="00EE3AD0" w:rsidP="00EE3AD0" w:rsidRDefault="00EE3AD0" w14:paraId="2E071FC7" w14:textId="77777777">
            <w:pPr>
              <w:rPr>
                <w:lang w:val="en-US"/>
              </w:rPr>
            </w:pPr>
            <w:r w:rsidRPr="00EE3AD0">
              <w:rPr>
                <w:b/>
                <w:bCs/>
                <w:lang w:val="en-US"/>
              </w:rPr>
              <w:t>4. Chiều tổng hợp dữ liệu:</w:t>
            </w:r>
          </w:p>
          <w:p w:rsidRPr="00EE3AD0" w:rsidR="00EE3AD0" w:rsidRDefault="00EE3AD0" w14:paraId="625AE7A3" w14:textId="77777777">
            <w:pPr>
              <w:numPr>
                <w:ilvl w:val="0"/>
                <w:numId w:val="999"/>
              </w:numPr>
              <w:rPr>
                <w:lang w:val="en-US"/>
              </w:rPr>
            </w:pPr>
            <w:r w:rsidRPr="00EE3AD0">
              <w:rPr>
                <w:lang w:val="en-US"/>
              </w:rPr>
              <w:t>Theo thời gian: Tháng, Quý, Năm.</w:t>
            </w:r>
          </w:p>
          <w:p w:rsidRPr="00EE3AD0" w:rsidR="00EE3AD0" w:rsidP="00EE3AD0" w:rsidRDefault="00EE3AD0" w14:paraId="547549F4" w14:textId="77777777">
            <w:pPr>
              <w:rPr>
                <w:lang w:val="en-US"/>
              </w:rPr>
            </w:pPr>
            <w:r w:rsidRPr="00EE3AD0">
              <w:rPr>
                <w:b/>
                <w:bCs/>
                <w:lang w:val="en-US"/>
              </w:rPr>
              <w:t>5. Nguồn dữ liệu:</w:t>
            </w:r>
            <w:r w:rsidRPr="00EE3AD0">
              <w:rPr>
                <w:lang w:val="en-US"/>
              </w:rPr>
              <w:t> </w:t>
            </w:r>
          </w:p>
          <w:p w:rsidRPr="00EE3AD0" w:rsidR="00EE3AD0" w:rsidRDefault="00EE3AD0" w14:paraId="32A30B81" w14:textId="77777777">
            <w:pPr>
              <w:numPr>
                <w:ilvl w:val="0"/>
                <w:numId w:val="1000"/>
              </w:numPr>
              <w:rPr>
                <w:lang w:val="en-US"/>
              </w:rPr>
            </w:pPr>
            <w:r w:rsidRPr="00EE3AD0">
              <w:rPr>
                <w:lang w:val="en-US"/>
              </w:rPr>
              <w:t>Input qua cổng nhập liệu.</w:t>
            </w:r>
          </w:p>
          <w:p w:rsidRPr="00EE3AD0" w:rsidR="00EE3AD0" w:rsidP="00EE3AD0" w:rsidRDefault="00EE3AD0" w14:paraId="33FD22FD"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5B77B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522CD7" w14:textId="77777777">
            <w:pPr>
              <w:rPr>
                <w:lang w:val="en-US"/>
              </w:rPr>
            </w:pPr>
            <w:r w:rsidRPr="00EE3AD0">
              <w:rPr>
                <w:b/>
                <w:bCs/>
                <w:lang w:val="en-US"/>
              </w:rPr>
              <w:t>CT 8.4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8EF31E" w14:textId="77777777">
            <w:pPr>
              <w:rPr>
                <w:lang w:val="en-US"/>
              </w:rPr>
            </w:pPr>
            <w:r w:rsidRPr="00EE3AD0">
              <w:rPr>
                <w:b/>
                <w:bCs/>
                <w:lang w:val="en-US"/>
              </w:rPr>
              <w:t xml:space="preserve">1. Tên chỉ tiêu: </w:t>
            </w:r>
            <w:r w:rsidRPr="00EE3AD0">
              <w:rPr>
                <w:lang w:val="en-US"/>
              </w:rPr>
              <w:t>Monthly Privacy Violations and Data Loss Incidents – Số vi phạm quyền riêng tư và mất dữ liệu theo tháng</w:t>
            </w:r>
          </w:p>
          <w:p w:rsidRPr="00EE3AD0" w:rsidR="00EE3AD0" w:rsidP="00EE3AD0" w:rsidRDefault="00EE3AD0" w14:paraId="2C11BCE3" w14:textId="77777777">
            <w:pPr>
              <w:rPr>
                <w:lang w:val="en-US"/>
              </w:rPr>
            </w:pPr>
            <w:r w:rsidRPr="00EE3AD0">
              <w:rPr>
                <w:b/>
                <w:bCs/>
                <w:lang w:val="en-US"/>
              </w:rPr>
              <w:t>2. Định nghĩa/Diễn giải/Ý nghĩa/Mục đích đo lường:</w:t>
            </w:r>
          </w:p>
          <w:p w:rsidRPr="00EE3AD0" w:rsidR="00EE3AD0" w:rsidP="00EE3AD0" w:rsidRDefault="00EE3AD0" w14:paraId="3F881506" w14:textId="77777777">
            <w:pPr>
              <w:rPr>
                <w:lang w:val="en-US"/>
              </w:rPr>
            </w:pPr>
            <w:r w:rsidRPr="00EE3AD0">
              <w:rPr>
                <w:b/>
                <w:bCs/>
                <w:i/>
                <w:iCs/>
                <w:lang w:val="en-US"/>
              </w:rPr>
              <w:t>2.1. Định nghĩa/Diễn giải:</w:t>
            </w:r>
          </w:p>
          <w:p w:rsidRPr="00EE3AD0" w:rsidR="00EE3AD0" w:rsidRDefault="00EE3AD0" w14:paraId="629B68BC" w14:textId="77777777">
            <w:pPr>
              <w:numPr>
                <w:ilvl w:val="0"/>
                <w:numId w:val="1001"/>
              </w:numPr>
              <w:rPr>
                <w:lang w:val="en-US"/>
              </w:rPr>
            </w:pPr>
            <w:r w:rsidRPr="00EE3AD0">
              <w:rPr>
                <w:lang w:val="en-US"/>
              </w:rPr>
              <w:t>Biểu đồ hoặc chỉ số thể hiện số lượng và xu hướng các sự cố vi phạm quyền riêng tư và mất dữ liệu theo từng tháng. </w:t>
            </w:r>
          </w:p>
          <w:p w:rsidRPr="00EE3AD0" w:rsidR="00EE3AD0" w:rsidP="00EE3AD0" w:rsidRDefault="00EE3AD0" w14:paraId="7F0DE12A" w14:textId="77777777">
            <w:pPr>
              <w:rPr>
                <w:lang w:val="en-US"/>
              </w:rPr>
            </w:pPr>
            <w:r w:rsidRPr="00EE3AD0">
              <w:rPr>
                <w:b/>
                <w:bCs/>
                <w:i/>
                <w:iCs/>
                <w:lang w:val="en-US"/>
              </w:rPr>
              <w:t>2.2. Ý nghĩa/Mục đích đo lường:</w:t>
            </w:r>
          </w:p>
          <w:p w:rsidRPr="00EE3AD0" w:rsidR="00EE3AD0" w:rsidRDefault="00EE3AD0" w14:paraId="52840589" w14:textId="77777777">
            <w:pPr>
              <w:numPr>
                <w:ilvl w:val="0"/>
                <w:numId w:val="1002"/>
              </w:numPr>
              <w:rPr>
                <w:lang w:val="en-US"/>
              </w:rPr>
            </w:pPr>
            <w:r w:rsidRPr="00EE3AD0">
              <w:rPr>
                <w:lang w:val="en-US"/>
              </w:rPr>
              <w:t>Chỉ tiêu này giúp doanh nghiệp theo dõi xu hướng phát sinh sự cố theo thời gian, nhận diện các giai đoạn có rủi ro cao và hỗ trợ xây dựng các biện pháp kiểm soát, phòng ngừa kịp thời. </w:t>
            </w:r>
          </w:p>
          <w:p w:rsidRPr="00EE3AD0" w:rsidR="00EE3AD0" w:rsidP="00EE3AD0" w:rsidRDefault="00EE3AD0" w14:paraId="2DD54D96" w14:textId="77777777">
            <w:pPr>
              <w:rPr>
                <w:lang w:val="en-US"/>
              </w:rPr>
            </w:pPr>
            <w:r w:rsidRPr="00EE3AD0">
              <w:rPr>
                <w:b/>
                <w:bCs/>
                <w:lang w:val="en-US"/>
              </w:rPr>
              <w:t>3. Công thức tính:</w:t>
            </w:r>
          </w:p>
          <w:p w:rsidRPr="00EE3AD0" w:rsidR="00EE3AD0" w:rsidRDefault="00EE3AD0" w14:paraId="6B0E2DC9" w14:textId="77777777">
            <w:pPr>
              <w:numPr>
                <w:ilvl w:val="0"/>
                <w:numId w:val="1003"/>
              </w:numPr>
              <w:rPr>
                <w:lang w:val="en-US"/>
              </w:rPr>
            </w:pPr>
            <w:r w:rsidRPr="00EE3AD0">
              <w:rPr>
                <w:lang w:val="en-US"/>
              </w:rPr>
              <w:t>Không có.</w:t>
            </w:r>
          </w:p>
          <w:p w:rsidRPr="00EE3AD0" w:rsidR="00EE3AD0" w:rsidP="00EE3AD0" w:rsidRDefault="00EE3AD0" w14:paraId="19FF5E00" w14:textId="77777777">
            <w:pPr>
              <w:rPr>
                <w:lang w:val="en-US"/>
              </w:rPr>
            </w:pPr>
            <w:r w:rsidRPr="00EE3AD0">
              <w:rPr>
                <w:b/>
                <w:bCs/>
                <w:lang w:val="en-US"/>
              </w:rPr>
              <w:t>4. Chiều tổng hợp dữ liệu:</w:t>
            </w:r>
          </w:p>
          <w:p w:rsidRPr="00EE3AD0" w:rsidR="00EE3AD0" w:rsidRDefault="00EE3AD0" w14:paraId="74C5E1B7" w14:textId="77777777">
            <w:pPr>
              <w:numPr>
                <w:ilvl w:val="0"/>
                <w:numId w:val="1004"/>
              </w:numPr>
              <w:rPr>
                <w:lang w:val="en-US"/>
              </w:rPr>
            </w:pPr>
            <w:r w:rsidRPr="00EE3AD0">
              <w:rPr>
                <w:lang w:val="en-US"/>
              </w:rPr>
              <w:t>Theo thời gian: Tháng, Quý, Năm.</w:t>
            </w:r>
          </w:p>
          <w:p w:rsidRPr="00EE3AD0" w:rsidR="00EE3AD0" w:rsidP="00EE3AD0" w:rsidRDefault="00EE3AD0" w14:paraId="667120C4" w14:textId="77777777">
            <w:pPr>
              <w:rPr>
                <w:lang w:val="en-US"/>
              </w:rPr>
            </w:pPr>
            <w:r w:rsidRPr="00EE3AD0">
              <w:rPr>
                <w:b/>
                <w:bCs/>
                <w:lang w:val="en-US"/>
              </w:rPr>
              <w:t>5. Nguồn dữ liệu:</w:t>
            </w:r>
            <w:r w:rsidRPr="00EE3AD0">
              <w:rPr>
                <w:lang w:val="en-US"/>
              </w:rPr>
              <w:t> </w:t>
            </w:r>
          </w:p>
          <w:p w:rsidRPr="00EE3AD0" w:rsidR="00EE3AD0" w:rsidRDefault="00EE3AD0" w14:paraId="1D02DFA3" w14:textId="77777777">
            <w:pPr>
              <w:numPr>
                <w:ilvl w:val="0"/>
                <w:numId w:val="1005"/>
              </w:numPr>
              <w:rPr>
                <w:lang w:val="en-US"/>
              </w:rPr>
            </w:pPr>
            <w:r w:rsidRPr="00EE3AD0">
              <w:rPr>
                <w:lang w:val="en-US"/>
              </w:rPr>
              <w:t>Input qua cổng nhập liệu.</w:t>
            </w:r>
          </w:p>
          <w:p w:rsidRPr="00EE3AD0" w:rsidR="00EE3AD0" w:rsidP="00EE3AD0" w:rsidRDefault="00EE3AD0" w14:paraId="124A414A"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09B6240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18A2A9" w14:textId="77777777">
            <w:pPr>
              <w:rPr>
                <w:lang w:val="en-US"/>
              </w:rPr>
            </w:pPr>
            <w:r w:rsidRPr="00EE3AD0">
              <w:rPr>
                <w:b/>
                <w:bCs/>
                <w:lang w:val="en-US"/>
              </w:rPr>
              <w:t>CT 8.5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24F626" w14:textId="77777777">
            <w:pPr>
              <w:rPr>
                <w:lang w:val="en-US"/>
              </w:rPr>
            </w:pPr>
            <w:r w:rsidRPr="00EE3AD0">
              <w:rPr>
                <w:b/>
                <w:bCs/>
                <w:lang w:val="en-US"/>
              </w:rPr>
              <w:t xml:space="preserve">1. Tên chỉ tiêu: </w:t>
            </w:r>
            <w:r w:rsidRPr="00EE3AD0">
              <w:rPr>
                <w:lang w:val="en-US"/>
              </w:rPr>
              <w:t>Privacy Violations and Data Loss Composition – Cơ cấu vi phạm quyền riêng tư và mất dữ liệu</w:t>
            </w:r>
          </w:p>
          <w:p w:rsidRPr="00EE3AD0" w:rsidR="00EE3AD0" w:rsidP="00EE3AD0" w:rsidRDefault="00EE3AD0" w14:paraId="0403F7F6" w14:textId="77777777">
            <w:pPr>
              <w:rPr>
                <w:lang w:val="en-US"/>
              </w:rPr>
            </w:pPr>
            <w:r w:rsidRPr="00EE3AD0">
              <w:rPr>
                <w:b/>
                <w:bCs/>
                <w:lang w:val="en-US"/>
              </w:rPr>
              <w:t>2. Định nghĩa/Diễn giải/Ý nghĩa/Mục đích đo lường:</w:t>
            </w:r>
          </w:p>
          <w:p w:rsidRPr="00EE3AD0" w:rsidR="00EE3AD0" w:rsidP="00EE3AD0" w:rsidRDefault="00EE3AD0" w14:paraId="274C3810" w14:textId="77777777">
            <w:pPr>
              <w:rPr>
                <w:lang w:val="en-US"/>
              </w:rPr>
            </w:pPr>
            <w:r w:rsidRPr="00EE3AD0">
              <w:rPr>
                <w:b/>
                <w:bCs/>
                <w:i/>
                <w:iCs/>
                <w:lang w:val="en-US"/>
              </w:rPr>
              <w:t>2.1. Định nghĩa/Diễn giải:</w:t>
            </w:r>
          </w:p>
          <w:p w:rsidRPr="00EE3AD0" w:rsidR="00EE3AD0" w:rsidRDefault="00EE3AD0" w14:paraId="320F9149" w14:textId="77777777">
            <w:pPr>
              <w:numPr>
                <w:ilvl w:val="0"/>
                <w:numId w:val="1006"/>
              </w:numPr>
              <w:rPr>
                <w:lang w:val="en-US"/>
              </w:rPr>
            </w:pPr>
            <w:r w:rsidRPr="00EE3AD0">
              <w:rPr>
                <w:lang w:val="en-US"/>
              </w:rPr>
              <w:t>Tỷ trọng các sự cố được phân loại theo nhóm rủi ro chính: vi phạm quyền riêng tư, mất dữ liệu, hoặc kết hợp cả hai.</w:t>
            </w:r>
          </w:p>
          <w:p w:rsidRPr="00EE3AD0" w:rsidR="00EE3AD0" w:rsidP="00EE3AD0" w:rsidRDefault="00EE3AD0" w14:paraId="1A455E56" w14:textId="77777777">
            <w:pPr>
              <w:rPr>
                <w:lang w:val="en-US"/>
              </w:rPr>
            </w:pPr>
            <w:r w:rsidRPr="00EE3AD0">
              <w:rPr>
                <w:b/>
                <w:bCs/>
                <w:i/>
                <w:iCs/>
                <w:lang w:val="en-US"/>
              </w:rPr>
              <w:t>2.2. Ý nghĩa/Mục đích đo lường:</w:t>
            </w:r>
          </w:p>
          <w:p w:rsidRPr="00EE3AD0" w:rsidR="00EE3AD0" w:rsidRDefault="00EE3AD0" w14:paraId="7240C149" w14:textId="77777777">
            <w:pPr>
              <w:numPr>
                <w:ilvl w:val="0"/>
                <w:numId w:val="1007"/>
              </w:numPr>
              <w:rPr>
                <w:lang w:val="en-US"/>
              </w:rPr>
            </w:pPr>
            <w:r w:rsidRPr="00EE3AD0">
              <w:rPr>
                <w:lang w:val="en-US"/>
              </w:rPr>
              <w:t>Chỉ tiêu phản ánh tỷ trọng hoặc phân loại các nhóm rủi ro liên quan đến vi phạm quyền riêng tư và mất dữ liệu theo nguyên nhân, mức độ ảnh hưởng hoặc loại hình sự cố. Việc đo lường cơ cấu rủi ro giúp doanh nghiệp nhận diện các nguy cơ trọng yếu, ưu tiên nguồn lực quản trị rủi ro và nâng cao hiệu quả của hệ thống bảo mật thông tin.</w:t>
            </w:r>
          </w:p>
          <w:p w:rsidRPr="00EE3AD0" w:rsidR="00EE3AD0" w:rsidP="00EE3AD0" w:rsidRDefault="00EE3AD0" w14:paraId="394408A1" w14:textId="77777777">
            <w:pPr>
              <w:rPr>
                <w:lang w:val="en-US"/>
              </w:rPr>
            </w:pPr>
            <w:r w:rsidRPr="00EE3AD0">
              <w:rPr>
                <w:b/>
                <w:bCs/>
                <w:lang w:val="en-US"/>
              </w:rPr>
              <w:t>3. Công thức tính:</w:t>
            </w:r>
          </w:p>
          <w:p w:rsidRPr="00EE3AD0" w:rsidR="00EE3AD0" w:rsidRDefault="00EE3AD0" w14:paraId="020BCCC1" w14:textId="77777777">
            <w:pPr>
              <w:numPr>
                <w:ilvl w:val="0"/>
                <w:numId w:val="1008"/>
              </w:numPr>
              <w:rPr>
                <w:lang w:val="en-US"/>
              </w:rPr>
            </w:pPr>
            <w:r w:rsidRPr="00EE3AD0">
              <w:rPr>
                <w:lang w:val="en-US"/>
              </w:rPr>
              <w:t>Không có.</w:t>
            </w:r>
          </w:p>
          <w:p w:rsidRPr="00EE3AD0" w:rsidR="00EE3AD0" w:rsidP="00EE3AD0" w:rsidRDefault="00EE3AD0" w14:paraId="19BAA770" w14:textId="77777777">
            <w:pPr>
              <w:rPr>
                <w:lang w:val="en-US"/>
              </w:rPr>
            </w:pPr>
            <w:r w:rsidRPr="00EE3AD0">
              <w:rPr>
                <w:b/>
                <w:bCs/>
                <w:lang w:val="en-US"/>
              </w:rPr>
              <w:t>4. Chiều tổng hợp dữ liệu:</w:t>
            </w:r>
          </w:p>
          <w:p w:rsidRPr="00EE3AD0" w:rsidR="00EE3AD0" w:rsidRDefault="00EE3AD0" w14:paraId="28B62452" w14:textId="77777777">
            <w:pPr>
              <w:numPr>
                <w:ilvl w:val="0"/>
                <w:numId w:val="1009"/>
              </w:numPr>
              <w:rPr>
                <w:lang w:val="en-US"/>
              </w:rPr>
            </w:pPr>
            <w:r w:rsidRPr="00EE3AD0">
              <w:rPr>
                <w:lang w:val="en-US"/>
              </w:rPr>
              <w:t>Theo thời gian: Tháng, Quý, Năm.</w:t>
            </w:r>
          </w:p>
          <w:p w:rsidRPr="00EE3AD0" w:rsidR="00EE3AD0" w:rsidP="00EE3AD0" w:rsidRDefault="00EE3AD0" w14:paraId="6E9C23D8" w14:textId="77777777">
            <w:pPr>
              <w:rPr>
                <w:lang w:val="en-US"/>
              </w:rPr>
            </w:pPr>
            <w:r w:rsidRPr="00EE3AD0">
              <w:rPr>
                <w:b/>
                <w:bCs/>
                <w:lang w:val="en-US"/>
              </w:rPr>
              <w:t>5. Nguồn dữ liệu:</w:t>
            </w:r>
            <w:r w:rsidRPr="00EE3AD0">
              <w:rPr>
                <w:lang w:val="en-US"/>
              </w:rPr>
              <w:t> </w:t>
            </w:r>
          </w:p>
          <w:p w:rsidRPr="00EE3AD0" w:rsidR="00EE3AD0" w:rsidRDefault="00EE3AD0" w14:paraId="77180F4D" w14:textId="77777777">
            <w:pPr>
              <w:numPr>
                <w:ilvl w:val="0"/>
                <w:numId w:val="1010"/>
              </w:numPr>
              <w:rPr>
                <w:lang w:val="en-US"/>
              </w:rPr>
            </w:pPr>
            <w:r w:rsidRPr="00EE3AD0">
              <w:rPr>
                <w:lang w:val="en-US"/>
              </w:rPr>
              <w:t>Input qua cổng nhập liệu.</w:t>
            </w:r>
          </w:p>
          <w:p w:rsidRPr="00EE3AD0" w:rsidR="00EE3AD0" w:rsidP="00EE3AD0" w:rsidRDefault="00EE3AD0" w14:paraId="710FE44C"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6BD8C2C6" w:rsidRDefault="19B98351" w14:paraId="2B911A74" w14:textId="491BCB66">
      <w:pPr>
        <w:pStyle w:val="Heading2"/>
        <w:rPr>
          <w:lang w:val="en-US"/>
        </w:rPr>
      </w:pPr>
      <w:bookmarkStart w:name="_Toc242783350" w:id="93"/>
      <w:r w:rsidRPr="6BD8C2C6">
        <w:rPr>
          <w:lang w:val="en-US"/>
        </w:rPr>
        <w:t>2.5. Nhà cung cấp</w:t>
      </w:r>
      <w:bookmarkEnd w:id="93"/>
    </w:p>
    <w:p w:rsidR="03F52D8E" w:rsidP="6BD8C2C6" w:rsidRDefault="03F52D8E" w14:paraId="4600C818" w14:textId="256F341C">
      <w:pPr>
        <w:pStyle w:val="Heading3"/>
        <w:rPr>
          <w:lang w:val="en-US"/>
        </w:rPr>
      </w:pPr>
      <w:bookmarkStart w:name="_Toc242783351" w:id="94"/>
      <w:r w:rsidRPr="6BD8C2C6">
        <w:rPr>
          <w:lang w:val="en-US"/>
        </w:rPr>
        <w:t>2.5.1. Danh sách chỉ tiêu</w:t>
      </w:r>
      <w:bookmarkEnd w:id="94"/>
    </w:p>
    <w:p w:rsidR="03F52D8E" w:rsidRDefault="03F52D8E" w14:paraId="01C51C25" w14:textId="3B80629F">
      <w:r w:rsidRPr="6BD8C2C6">
        <w:rPr>
          <w:color w:val="000000" w:themeColor="text1"/>
          <w:lang w:val="en-US"/>
        </w:rPr>
        <w:t xml:space="preserve">Nhóm nhà cùng cấp gồm </w:t>
      </w:r>
      <w:r w:rsidRPr="6BD8C2C6" w:rsidR="676DB8C0">
        <w:rPr>
          <w:color w:val="000000" w:themeColor="text1"/>
          <w:lang w:val="en-US"/>
        </w:rPr>
        <w:t>1</w:t>
      </w:r>
      <w:r w:rsidRPr="6BD8C2C6">
        <w:rPr>
          <w:color w:val="000000" w:themeColor="text1"/>
          <w:lang w:val="en-US"/>
        </w:rPr>
        <w:t xml:space="preserve"> chỉ tiêu:</w:t>
      </w:r>
    </w:p>
    <w:p w:rsidR="03F52D8E" w:rsidP="6BD8C2C6" w:rsidRDefault="03F52D8E" w14:paraId="0B42757B" w14:textId="12011FE7">
      <w:pPr>
        <w:pStyle w:val="Heading4"/>
      </w:pPr>
      <w:bookmarkStart w:name="_Toc242783352" w:id="95"/>
      <w:r w:rsidRPr="6BD8C2C6">
        <w:rPr>
          <w:color w:val="000000" w:themeColor="text1"/>
          <w:lang w:val="en-US"/>
        </w:rPr>
        <w:t>2.5.1.1. Chỉ tiêu GRI 204-1 - Proportion of spending on local suppliers - Số lượng NCC địa phương / tổng số NCC</w:t>
      </w:r>
      <w:bookmarkEnd w:id="95"/>
    </w:p>
    <w:tbl>
      <w:tblPr>
        <w:tblW w:w="0" w:type="auto"/>
        <w:tblLook w:val="04A0" w:firstRow="1" w:lastRow="0" w:firstColumn="1" w:lastColumn="0" w:noHBand="0" w:noVBand="1"/>
      </w:tblPr>
      <w:tblGrid>
        <w:gridCol w:w="2053"/>
        <w:gridCol w:w="7294"/>
      </w:tblGrid>
      <w:tr w:rsidR="6BD8C2C6" w:rsidTr="6BD8C2C6" w14:paraId="247E4064"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7C9CB9A0" w14:textId="77777777">
            <w:pPr>
              <w:rPr>
                <w:lang w:val="en-US"/>
              </w:rPr>
            </w:pPr>
            <w:r w:rsidRPr="6BD8C2C6">
              <w:rPr>
                <w:b/>
                <w:bCs/>
                <w:lang w:val="en-US"/>
              </w:rPr>
              <w:t>Mã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21488CCC" w14:textId="77777777">
            <w:pPr>
              <w:rPr>
                <w:lang w:val="en-US"/>
              </w:rPr>
            </w:pPr>
            <w:r w:rsidRPr="6BD8C2C6">
              <w:rPr>
                <w:b/>
                <w:bCs/>
                <w:lang w:val="en-US"/>
              </w:rPr>
              <w:t>GRI 204-1</w:t>
            </w:r>
          </w:p>
        </w:tc>
      </w:tr>
      <w:tr w:rsidR="6BD8C2C6" w:rsidTr="6BD8C2C6" w14:paraId="23C969FA"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5C71550B" w14:textId="77777777">
            <w:pPr>
              <w:rPr>
                <w:lang w:val="en-US"/>
              </w:rPr>
            </w:pPr>
            <w:r w:rsidRPr="6BD8C2C6">
              <w:rPr>
                <w:b/>
                <w:bCs/>
                <w:lang w:val="en-US"/>
              </w:rPr>
              <w:t>Tên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6760D8AE" w14:textId="77777777">
            <w:pPr>
              <w:rPr>
                <w:lang w:val="en-US"/>
              </w:rPr>
            </w:pPr>
            <w:r w:rsidRPr="6BD8C2C6">
              <w:rPr>
                <w:i/>
                <w:iCs/>
                <w:lang w:val="en-US"/>
              </w:rPr>
              <w:t>Proportion of spending on local suppliers - Số lượng NCC địa phương / tổng số NCC</w:t>
            </w:r>
          </w:p>
        </w:tc>
      </w:tr>
      <w:tr w:rsidR="6BD8C2C6" w:rsidTr="6BD8C2C6" w14:paraId="5CFB3479"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CEDD139" w14:textId="77777777">
            <w:pPr>
              <w:rPr>
                <w:lang w:val="en-US"/>
              </w:rPr>
            </w:pPr>
            <w:r w:rsidRPr="6BD8C2C6">
              <w:rPr>
                <w:b/>
                <w:bCs/>
                <w:lang w:val="en-US"/>
              </w:rPr>
              <w:t>Mô tả</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B07EE02" w14:textId="77777777">
            <w:pPr>
              <w:rPr>
                <w:lang w:val="en-US"/>
              </w:rPr>
            </w:pPr>
            <w:r w:rsidRPr="6BD8C2C6">
              <w:rPr>
                <w:lang w:val="en-US"/>
              </w:rPr>
              <w:t>Tổng số nhà cung cấp địa phương trên tổng số nhà cung cấp</w:t>
            </w:r>
          </w:p>
        </w:tc>
      </w:tr>
      <w:tr w:rsidR="6BD8C2C6" w:rsidTr="6BD8C2C6" w14:paraId="05D010E3"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1C972BC1" w14:textId="77777777">
            <w:pPr>
              <w:rPr>
                <w:lang w:val="en-US"/>
              </w:rPr>
            </w:pPr>
            <w:r w:rsidRPr="6BD8C2C6">
              <w:rPr>
                <w:b/>
                <w:bCs/>
                <w:lang w:val="en-US"/>
              </w:rPr>
              <w:t>Trụ cột</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5288B5A" w14:textId="77777777">
            <w:pPr>
              <w:rPr>
                <w:lang w:val="en-US"/>
              </w:rPr>
            </w:pPr>
            <w:r w:rsidRPr="6BD8C2C6">
              <w:rPr>
                <w:lang w:val="en-US"/>
              </w:rPr>
              <w:t>Social – Xã hội</w:t>
            </w:r>
          </w:p>
        </w:tc>
      </w:tr>
      <w:tr w:rsidR="6BD8C2C6" w:rsidTr="6BD8C2C6" w14:paraId="5BFB1161"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544F7A5B" w14:textId="77777777">
            <w:pPr>
              <w:rPr>
                <w:lang w:val="en-US"/>
              </w:rPr>
            </w:pPr>
            <w:r w:rsidRPr="6BD8C2C6">
              <w:rPr>
                <w:b/>
                <w:bCs/>
                <w:lang w:val="en-US"/>
              </w:rPr>
              <w:t>Đơn vị phụ trách</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B88D1B8" w14:textId="77777777">
            <w:pPr>
              <w:rPr>
                <w:lang w:val="en-US"/>
              </w:rPr>
            </w:pPr>
            <w:r w:rsidRPr="6BD8C2C6">
              <w:rPr>
                <w:lang w:val="en-US"/>
              </w:rPr>
              <w:t>Ban TCKT-KHPT</w:t>
            </w:r>
          </w:p>
        </w:tc>
      </w:tr>
      <w:tr w:rsidR="6BD8C2C6" w:rsidTr="6BD8C2C6" w14:paraId="1E7992C9"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61C152A4" w14:textId="77777777">
            <w:pPr>
              <w:rPr>
                <w:lang w:val="en-US"/>
              </w:rPr>
            </w:pPr>
            <w:r w:rsidRPr="6BD8C2C6">
              <w:rPr>
                <w:b/>
                <w:bCs/>
                <w:lang w:val="en-US"/>
              </w:rPr>
              <w:t>Mô tả chi tiết</w:t>
            </w:r>
          </w:p>
        </w:tc>
      </w:tr>
      <w:tr w:rsidR="6BD8C2C6" w:rsidTr="6BD8C2C6" w14:paraId="2F65AA70"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D44D247" w14:textId="77777777">
            <w:pPr>
              <w:rPr>
                <w:lang w:val="en-US"/>
              </w:rPr>
            </w:pPr>
            <w:r w:rsidRPr="6BD8C2C6">
              <w:rPr>
                <w:b/>
                <w:bCs/>
                <w:lang w:val="en-US"/>
              </w:rPr>
              <w:t>1. Tổng quan về Chỉ tiêu GRI 204-1</w:t>
            </w:r>
          </w:p>
          <w:p w:rsidR="6BD8C2C6" w:rsidP="6BD8C2C6" w:rsidRDefault="6BD8C2C6" w14:paraId="341A224E" w14:textId="77777777">
            <w:pPr>
              <w:rPr>
                <w:lang w:val="en-US"/>
              </w:rPr>
            </w:pPr>
            <w:r w:rsidRPr="6BD8C2C6">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6BD8C2C6" w:rsidP="6BD8C2C6" w:rsidRDefault="6BD8C2C6" w14:paraId="54F619D1" w14:textId="77777777">
            <w:pPr>
              <w:rPr>
                <w:lang w:val="en-US"/>
              </w:rPr>
            </w:pPr>
            <w:r w:rsidRPr="6BD8C2C6">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6BD8C2C6" w:rsidP="6BD8C2C6" w:rsidRDefault="6BD8C2C6" w14:paraId="7D5D492F" w14:textId="77777777">
            <w:pPr>
              <w:rPr>
                <w:b/>
                <w:bCs/>
                <w:lang w:val="en-US"/>
              </w:rPr>
            </w:pPr>
            <w:r w:rsidRPr="6BD8C2C6">
              <w:rPr>
                <w:b/>
                <w:bCs/>
                <w:lang w:val="en-US"/>
              </w:rPr>
              <w:t>2. Áp dụng GRI 204-1 trong ngành hàng không</w:t>
            </w:r>
          </w:p>
          <w:p w:rsidR="6BD8C2C6" w:rsidP="6BD8C2C6" w:rsidRDefault="6BD8C2C6" w14:paraId="5B4E5E28" w14:textId="77777777">
            <w:pPr>
              <w:rPr>
                <w:lang w:val="en-US"/>
              </w:rPr>
            </w:pPr>
            <w:r w:rsidRPr="6BD8C2C6">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6BD8C2C6" w:rsidP="6BD8C2C6" w:rsidRDefault="6BD8C2C6" w14:paraId="3B166604" w14:textId="77777777">
            <w:pPr>
              <w:rPr>
                <w:b/>
                <w:bCs/>
                <w:lang w:val="en-US"/>
              </w:rPr>
            </w:pPr>
            <w:r w:rsidRPr="6BD8C2C6">
              <w:rPr>
                <w:b/>
                <w:bCs/>
                <w:lang w:val="en-US"/>
              </w:rPr>
              <w:t>3. Ý nghĩa quản trị và báo cáo</w:t>
            </w:r>
          </w:p>
          <w:p w:rsidR="6BD8C2C6" w:rsidP="6BD8C2C6" w:rsidRDefault="6BD8C2C6" w14:paraId="51B086E8" w14:textId="77777777">
            <w:pPr>
              <w:rPr>
                <w:lang w:val="en-US"/>
              </w:rPr>
            </w:pPr>
            <w:r w:rsidRPr="6BD8C2C6">
              <w:rPr>
                <w:lang w:val="en-US"/>
              </w:rPr>
              <w:t>Dữ liệu GRI 204-1 là cơ sở quan trọng phục vụ:</w:t>
            </w:r>
          </w:p>
          <w:p w:rsidR="6BD8C2C6" w:rsidRDefault="6BD8C2C6" w14:paraId="295E318B" w14:textId="77777777">
            <w:pPr>
              <w:numPr>
                <w:ilvl w:val="0"/>
                <w:numId w:val="864"/>
              </w:numPr>
              <w:rPr>
                <w:lang w:val="en-US"/>
              </w:rPr>
            </w:pPr>
            <w:r w:rsidRPr="6BD8C2C6">
              <w:rPr>
                <w:b/>
                <w:bCs/>
                <w:lang w:val="en-US"/>
              </w:rPr>
              <w:t>Đảm bảo tính ổn định và linh hoạt vận hành:</w:t>
            </w:r>
            <w:r w:rsidRPr="6BD8C2C6">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6BD8C2C6" w:rsidRDefault="6BD8C2C6" w14:paraId="076513EB" w14:textId="77777777">
            <w:pPr>
              <w:numPr>
                <w:ilvl w:val="0"/>
                <w:numId w:val="864"/>
              </w:numPr>
              <w:rPr>
                <w:lang w:val="en-US"/>
              </w:rPr>
            </w:pPr>
            <w:r w:rsidRPr="6BD8C2C6">
              <w:rPr>
                <w:b/>
                <w:bCs/>
                <w:lang w:val="en-US"/>
              </w:rPr>
              <w:t>Quản trị rủi ro đứt gãy chuỗi cung ứng:</w:t>
            </w:r>
            <w:r w:rsidRPr="6BD8C2C6">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6BD8C2C6" w:rsidRDefault="6BD8C2C6" w14:paraId="437ED67D" w14:textId="77777777">
            <w:pPr>
              <w:numPr>
                <w:ilvl w:val="0"/>
                <w:numId w:val="864"/>
              </w:numPr>
              <w:rPr>
                <w:lang w:val="en-US"/>
              </w:rPr>
            </w:pPr>
            <w:r w:rsidRPr="6BD8C2C6">
              <w:rPr>
                <w:b/>
                <w:bCs/>
                <w:lang w:val="en-US"/>
              </w:rPr>
              <w:t>Củng cố uy tín và trách nhiệm xã hội (ESG):</w:t>
            </w:r>
            <w:r w:rsidRPr="6BD8C2C6">
              <w:rPr>
                <w:lang w:val="en-US"/>
              </w:rPr>
              <w:t xml:space="preserve"> Việc minh bạch hóa tỷ lệ đối tác bản địa là bằng chứng rõ ràng về đóng góp của hãng trong việc tạo cơ hội việc làm, hỗ trợ các doanh nghiệp tại địa phương.</w:t>
            </w:r>
          </w:p>
          <w:p w:rsidR="6BD8C2C6" w:rsidRDefault="6BD8C2C6" w14:paraId="62913038" w14:textId="77777777">
            <w:pPr>
              <w:numPr>
                <w:ilvl w:val="0"/>
                <w:numId w:val="864"/>
              </w:numPr>
              <w:rPr>
                <w:lang w:val="en-US"/>
              </w:rPr>
            </w:pPr>
            <w:r w:rsidRPr="6BD8C2C6">
              <w:rPr>
                <w:b/>
                <w:bCs/>
                <w:lang w:val="en-US"/>
              </w:rPr>
              <w:t>Tuân thủ tiêu chuẩn báo cáo quốc tế:</w:t>
            </w:r>
            <w:r w:rsidRPr="6BD8C2C6">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6BD8C2C6" w:rsidP="6BD8C2C6" w:rsidRDefault="6BD8C2C6" w14:paraId="4F8391E2" w14:textId="77777777">
            <w:pPr>
              <w:rPr>
                <w:lang w:val="en-US"/>
              </w:rPr>
            </w:pPr>
            <w:r w:rsidRPr="6BD8C2C6">
              <w:rPr>
                <w:b/>
                <w:bCs/>
                <w:lang w:val="en-US"/>
              </w:rPr>
              <w:t>4. Danh sách chỉ tiêu thành phần</w:t>
            </w:r>
          </w:p>
          <w:p w:rsidR="6BD8C2C6" w:rsidP="6BD8C2C6" w:rsidRDefault="6BD8C2C6" w14:paraId="4FD09080" w14:textId="77777777">
            <w:pPr>
              <w:rPr>
                <w:lang w:val="en-US"/>
              </w:rPr>
            </w:pPr>
            <w:r w:rsidRPr="6BD8C2C6">
              <w:rPr>
                <w:lang w:val="en-US"/>
              </w:rPr>
              <w:t>Chỉ tiêu GRI 204-1 được làm rõ qua những chỉ tiêu con sau:</w:t>
            </w:r>
          </w:p>
          <w:p w:rsidR="6BD8C2C6" w:rsidRDefault="6BD8C2C6" w14:paraId="444A8563" w14:textId="77777777">
            <w:pPr>
              <w:numPr>
                <w:ilvl w:val="0"/>
                <w:numId w:val="865"/>
              </w:numPr>
              <w:rPr>
                <w:lang w:val="en-US"/>
              </w:rPr>
            </w:pPr>
            <w:r w:rsidRPr="6BD8C2C6">
              <w:rPr>
                <w:lang w:val="en-US"/>
              </w:rPr>
              <w:t>CT 10.1 - Total suppliers - Tổng số NCC (Thẻ số)</w:t>
            </w:r>
          </w:p>
          <w:p w:rsidR="6BD8C2C6" w:rsidRDefault="6BD8C2C6" w14:paraId="5A42481D" w14:textId="77777777">
            <w:pPr>
              <w:numPr>
                <w:ilvl w:val="0"/>
                <w:numId w:val="865"/>
              </w:numPr>
              <w:rPr>
                <w:lang w:val="en-US"/>
              </w:rPr>
            </w:pPr>
            <w:r w:rsidRPr="6BD8C2C6">
              <w:rPr>
                <w:lang w:val="en-US"/>
              </w:rPr>
              <w:t>CT 10.2 - Sustainable suppliers - NCC có cam kết về PTBV (Thẻ số)</w:t>
            </w:r>
          </w:p>
          <w:p w:rsidR="6BD8C2C6" w:rsidRDefault="6BD8C2C6" w14:paraId="3BD55401" w14:textId="77777777">
            <w:pPr>
              <w:numPr>
                <w:ilvl w:val="0"/>
                <w:numId w:val="865"/>
              </w:numPr>
              <w:rPr>
                <w:lang w:val="en-US"/>
              </w:rPr>
            </w:pPr>
            <w:r w:rsidRPr="6BD8C2C6">
              <w:rPr>
                <w:lang w:val="en-US"/>
              </w:rPr>
              <w:t>CT 10.3 - Local suppliers - NCC Việt Nam (Thẻ số)</w:t>
            </w:r>
          </w:p>
          <w:p w:rsidR="6BD8C2C6" w:rsidRDefault="6BD8C2C6" w14:paraId="0204918B" w14:textId="77777777">
            <w:pPr>
              <w:numPr>
                <w:ilvl w:val="0"/>
                <w:numId w:val="865"/>
              </w:numPr>
              <w:rPr>
                <w:lang w:val="en-US"/>
              </w:rPr>
            </w:pPr>
            <w:r w:rsidRPr="6BD8C2C6">
              <w:rPr>
                <w:lang w:val="en-US"/>
              </w:rPr>
              <w:t>CT 10.4 - Sustainable local suppliers - NCC Việt Nam có cam kết về PTBV (Thẻ số)</w:t>
            </w:r>
          </w:p>
          <w:p w:rsidR="6BD8C2C6" w:rsidRDefault="6BD8C2C6" w14:paraId="0450398C" w14:textId="77777777">
            <w:pPr>
              <w:numPr>
                <w:ilvl w:val="0"/>
                <w:numId w:val="865"/>
              </w:numPr>
              <w:rPr>
                <w:lang w:val="en-US"/>
              </w:rPr>
            </w:pPr>
            <w:r w:rsidRPr="6BD8C2C6">
              <w:rPr>
                <w:lang w:val="en-US"/>
              </w:rPr>
              <w:t>CT 10.5 - International suppliers - NCC nước ngoài (Thẻ số)</w:t>
            </w:r>
          </w:p>
          <w:p w:rsidR="6BD8C2C6" w:rsidRDefault="6BD8C2C6" w14:paraId="14BC5E3F" w14:textId="77777777">
            <w:pPr>
              <w:numPr>
                <w:ilvl w:val="0"/>
                <w:numId w:val="865"/>
              </w:numPr>
              <w:rPr>
                <w:lang w:val="en-US"/>
              </w:rPr>
            </w:pPr>
            <w:r w:rsidRPr="6BD8C2C6">
              <w:rPr>
                <w:lang w:val="en-US"/>
              </w:rPr>
              <w:t>CT 10.6 - Sustainable international suppliers - NCC nước ngoài có cam kết về PTBV (Thẻ số)</w:t>
            </w:r>
          </w:p>
          <w:p w:rsidR="6BD8C2C6" w:rsidRDefault="6BD8C2C6" w14:paraId="19784BB4" w14:textId="77777777">
            <w:pPr>
              <w:numPr>
                <w:ilvl w:val="0"/>
                <w:numId w:val="865"/>
              </w:numPr>
              <w:rPr>
                <w:lang w:val="en-US"/>
              </w:rPr>
            </w:pPr>
            <w:r w:rsidRPr="6BD8C2C6">
              <w:rPr>
                <w:lang w:val="en-US"/>
              </w:rPr>
              <w:t>CT 10.7 - Supplier statistics and sustainability commitments - Thống kê các NCC và cam kết về PTBV (Biểu đồ tròn)</w:t>
            </w:r>
          </w:p>
          <w:p w:rsidR="6BD8C2C6" w:rsidRDefault="6BD8C2C6" w14:paraId="36FD0528" w14:textId="77777777">
            <w:pPr>
              <w:numPr>
                <w:ilvl w:val="0"/>
                <w:numId w:val="865"/>
              </w:numPr>
              <w:rPr>
                <w:lang w:val="en-US"/>
              </w:rPr>
            </w:pPr>
            <w:r w:rsidRPr="6BD8C2C6">
              <w:rPr>
                <w:lang w:val="en-US"/>
              </w:rPr>
              <w:t>CT 10.8 - Number of suppliers for the last 3 years - Số lượng NCC 3 năm gần nhất (Biểu đồ kết hợp)</w:t>
            </w:r>
          </w:p>
          <w:p w:rsidR="6BD8C2C6" w:rsidRDefault="6BD8C2C6" w14:paraId="23BB99AD" w14:textId="77777777">
            <w:pPr>
              <w:numPr>
                <w:ilvl w:val="0"/>
                <w:numId w:val="865"/>
              </w:numPr>
              <w:rPr>
                <w:lang w:val="en-US"/>
              </w:rPr>
            </w:pPr>
            <w:r w:rsidRPr="6BD8C2C6">
              <w:rPr>
                <w:lang w:val="en-US"/>
              </w:rPr>
              <w:t>CT 10.9 - %Sustainable suppliers/Total suppliers - %NCC có cam kết về PTBV/Tổng số NCC (Thẻ số)</w:t>
            </w:r>
          </w:p>
          <w:p w:rsidR="6BD8C2C6" w:rsidRDefault="6BD8C2C6" w14:paraId="6F033E3D" w14:textId="77777777">
            <w:pPr>
              <w:numPr>
                <w:ilvl w:val="0"/>
                <w:numId w:val="865"/>
              </w:numPr>
              <w:rPr>
                <w:lang w:val="en-US"/>
              </w:rPr>
            </w:pPr>
            <w:r w:rsidRPr="6BD8C2C6">
              <w:rPr>
                <w:lang w:val="en-US"/>
              </w:rPr>
              <w:t>CT 10.10 - %Local suppliers/Total suppliers - %NCC Việt Nam/Tổng số NCC (Thẻ số)</w:t>
            </w:r>
          </w:p>
          <w:p w:rsidR="6BD8C2C6" w:rsidRDefault="6BD8C2C6" w14:paraId="6A77936F" w14:textId="77777777">
            <w:pPr>
              <w:numPr>
                <w:ilvl w:val="0"/>
                <w:numId w:val="865"/>
              </w:numPr>
              <w:rPr>
                <w:lang w:val="en-US"/>
              </w:rPr>
            </w:pPr>
            <w:r w:rsidRPr="6BD8C2C6">
              <w:rPr>
                <w:lang w:val="en-US"/>
              </w:rPr>
              <w:t>CT 10.11 - %Sustainable local suppliers/Local suppliers - %NCC VN có cam kết về PTBV/NCC Việt Nam (Thẻ số)</w:t>
            </w:r>
          </w:p>
          <w:p w:rsidR="6BD8C2C6" w:rsidRDefault="6BD8C2C6" w14:paraId="085FEB1C" w14:textId="77777777">
            <w:pPr>
              <w:numPr>
                <w:ilvl w:val="0"/>
                <w:numId w:val="865"/>
              </w:numPr>
              <w:rPr>
                <w:lang w:val="en-US"/>
              </w:rPr>
            </w:pPr>
            <w:r w:rsidRPr="6BD8C2C6">
              <w:rPr>
                <w:lang w:val="en-US"/>
              </w:rPr>
              <w:t>CT 10.12 - %International suppliers/Total suppliers - %NCC nước ngoài/Tổng số NCC (Thẻ số)</w:t>
            </w:r>
          </w:p>
          <w:p w:rsidR="6BD8C2C6" w:rsidRDefault="6BD8C2C6" w14:paraId="62CB4638" w14:textId="77777777">
            <w:pPr>
              <w:numPr>
                <w:ilvl w:val="0"/>
                <w:numId w:val="865"/>
              </w:numPr>
              <w:rPr>
                <w:lang w:val="en-US"/>
              </w:rPr>
            </w:pPr>
            <w:r w:rsidRPr="6BD8C2C6">
              <w:rPr>
                <w:lang w:val="en-US"/>
              </w:rPr>
              <w:t>CT 10.13 - %Sustainable international suppliers/International suppliers - %NCC nước ngoài có cam kết về PTBV/NCC nước ngoài (Thẻ số)</w:t>
            </w:r>
          </w:p>
          <w:p w:rsidR="6BD8C2C6" w:rsidRDefault="6BD8C2C6" w14:paraId="2B51C343" w14:textId="77777777">
            <w:pPr>
              <w:numPr>
                <w:ilvl w:val="0"/>
                <w:numId w:val="865"/>
              </w:numPr>
              <w:rPr>
                <w:lang w:val="en-US"/>
              </w:rPr>
            </w:pPr>
            <w:r w:rsidRPr="6BD8C2C6">
              <w:rPr>
                <w:lang w:val="en-US"/>
              </w:rPr>
              <w:t>CT 10.14 - Percentage of Sustainable Suppliers - Tỷ lệ NCC có cam kết về PTBV (Biểu đồ tròn)</w:t>
            </w:r>
          </w:p>
        </w:tc>
      </w:tr>
    </w:tbl>
    <w:p w:rsidR="6BD8C2C6" w:rsidP="6BD8C2C6" w:rsidRDefault="6BD8C2C6" w14:paraId="6B1D3093" w14:textId="77777777">
      <w:pPr>
        <w:rPr>
          <w:lang w:val="en-US"/>
        </w:rPr>
      </w:pPr>
    </w:p>
    <w:p w:rsidRPr="00B020D5" w:rsidR="03F52D8E" w:rsidP="6BD8C2C6" w:rsidRDefault="03F52D8E" w14:paraId="61F02767" w14:textId="20452219">
      <w:pPr>
        <w:pStyle w:val="Heading3"/>
        <w:rPr>
          <w:lang w:val="en-US"/>
        </w:rPr>
      </w:pPr>
      <w:bookmarkStart w:name="_Toc242783353" w:id="96"/>
      <w:r w:rsidRPr="00B020D5">
        <w:rPr>
          <w:lang w:val="en-US"/>
        </w:rPr>
        <w:t>2.5.2. Nội dung chỉ tiêu con</w:t>
      </w:r>
      <w:bookmarkEnd w:id="96"/>
    </w:p>
    <w:p w:rsidR="03F52D8E" w:rsidP="6BD8C2C6" w:rsidRDefault="03F52D8E" w14:paraId="552F8C97" w14:textId="7B4B061B">
      <w:pPr>
        <w:pStyle w:val="Heading4"/>
        <w:rPr>
          <w:lang w:val="en-US"/>
        </w:rPr>
      </w:pPr>
      <w:bookmarkStart w:name="_Toc242783354" w:id="97"/>
      <w:r w:rsidRPr="6BD8C2C6">
        <w:rPr>
          <w:lang w:val="en-US"/>
        </w:rPr>
        <w:t>2.5.2.1. Chỉ tiêu GRI 204-1 - Proportion of spending on local suppliers - Số lượng NCC địa phương / tổng số NCC</w:t>
      </w:r>
      <w:bookmarkEnd w:id="97"/>
    </w:p>
    <w:p w:rsidR="00695A4C" w:rsidRDefault="07F6679C" w14:paraId="7ABCB0E9"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Look w:val="04A0" w:firstRow="1" w:lastRow="0" w:firstColumn="1" w:lastColumn="0" w:noHBand="0" w:noVBand="1"/>
      </w:tblPr>
      <w:tblGrid>
        <w:gridCol w:w="1172"/>
        <w:gridCol w:w="8175"/>
      </w:tblGrid>
      <w:tr w:rsidR="6BD8C2C6" w:rsidTr="2689F980" w14:paraId="053D8293"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170301A3" w14:textId="77777777">
            <w:pPr>
              <w:rPr>
                <w:b/>
                <w:bCs/>
                <w:lang w:val="en-US"/>
              </w:rPr>
            </w:pPr>
            <w:r w:rsidRPr="6BD8C2C6">
              <w:rPr>
                <w:b/>
                <w:bCs/>
                <w:lang w:val="en-US"/>
              </w:rPr>
              <w:t>Mã chỉ tiêu con</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50C83833" w14:textId="77777777">
            <w:pPr>
              <w:rPr>
                <w:b/>
                <w:bCs/>
                <w:lang w:val="en-US"/>
              </w:rPr>
            </w:pPr>
            <w:r w:rsidRPr="6BD8C2C6">
              <w:rPr>
                <w:b/>
                <w:bCs/>
                <w:lang w:val="en-US"/>
              </w:rPr>
              <w:t>Mô tả/</w:t>
            </w:r>
            <w:r w:rsidRPr="6BD8C2C6">
              <w:rPr>
                <w:b/>
                <w:bCs/>
                <w:i/>
                <w:iCs/>
                <w:lang w:val="en-US"/>
              </w:rPr>
              <w:t xml:space="preserve"> Description</w:t>
            </w:r>
          </w:p>
        </w:tc>
      </w:tr>
      <w:tr w:rsidR="6BD8C2C6" w:rsidTr="2689F980" w14:paraId="3CB21D77"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15B2597" w14:textId="77777777">
            <w:pPr>
              <w:rPr>
                <w:lang w:val="en-US"/>
              </w:rPr>
            </w:pPr>
            <w:r w:rsidRPr="6BD8C2C6">
              <w:rPr>
                <w:b/>
                <w:bCs/>
                <w:lang w:val="en-US"/>
              </w:rPr>
              <w:t>CT 10.1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7C2DFDB" w14:textId="77777777">
            <w:pPr>
              <w:rPr>
                <w:lang w:val="en-US"/>
              </w:rPr>
            </w:pPr>
            <w:r w:rsidRPr="6BD8C2C6">
              <w:rPr>
                <w:b/>
                <w:bCs/>
                <w:lang w:val="en-US"/>
              </w:rPr>
              <w:t xml:space="preserve">1. Tên chỉ tiêu: </w:t>
            </w:r>
            <w:r w:rsidRPr="6BD8C2C6">
              <w:rPr>
                <w:lang w:val="en-US"/>
              </w:rPr>
              <w:t>Total suppliers – Tổng số NCC</w:t>
            </w:r>
          </w:p>
          <w:p w:rsidR="6BD8C2C6" w:rsidP="6BD8C2C6" w:rsidRDefault="6BD8C2C6" w14:paraId="36D681C6" w14:textId="77777777">
            <w:pPr>
              <w:rPr>
                <w:lang w:val="en-US"/>
              </w:rPr>
            </w:pPr>
            <w:r w:rsidRPr="6BD8C2C6">
              <w:rPr>
                <w:b/>
                <w:bCs/>
                <w:lang w:val="en-US"/>
              </w:rPr>
              <w:t>2. Định nghĩa/Diễn giải/Ý nghĩa/Mục đích đo lường:</w:t>
            </w:r>
          </w:p>
          <w:p w:rsidR="6BD8C2C6" w:rsidP="6BD8C2C6" w:rsidRDefault="6BD8C2C6" w14:paraId="568BFC88" w14:textId="77777777">
            <w:pPr>
              <w:rPr>
                <w:lang w:val="en-US"/>
              </w:rPr>
            </w:pPr>
            <w:r w:rsidRPr="6BD8C2C6">
              <w:rPr>
                <w:b/>
                <w:bCs/>
                <w:i/>
                <w:iCs/>
                <w:lang w:val="en-US"/>
              </w:rPr>
              <w:t>2.1. Định nghĩa/Diễn giải:</w:t>
            </w:r>
          </w:p>
          <w:p w:rsidR="6BD8C2C6" w:rsidRDefault="6BD8C2C6" w14:paraId="3EA8EC63" w14:textId="77777777">
            <w:pPr>
              <w:numPr>
                <w:ilvl w:val="0"/>
                <w:numId w:val="916"/>
              </w:numPr>
              <w:rPr>
                <w:lang w:val="en-US"/>
              </w:rPr>
            </w:pPr>
            <w:r w:rsidRPr="6BD8C2C6">
              <w:rPr>
                <w:lang w:val="en-US"/>
              </w:rPr>
              <w:t>Tổng số nhà cung cấp: tổng số nhà cung cấp quốc tế và nhà cung cấp địa phương.</w:t>
            </w:r>
          </w:p>
          <w:p w:rsidR="6BD8C2C6" w:rsidP="6BD8C2C6" w:rsidRDefault="6BD8C2C6" w14:paraId="07A75AB5" w14:textId="77777777">
            <w:pPr>
              <w:rPr>
                <w:lang w:val="en-US"/>
              </w:rPr>
            </w:pPr>
            <w:r w:rsidRPr="6BD8C2C6">
              <w:rPr>
                <w:b/>
                <w:bCs/>
                <w:i/>
                <w:iCs/>
                <w:lang w:val="en-US"/>
              </w:rPr>
              <w:t>2.2. Ý nghĩa/Mục đích đo lường:</w:t>
            </w:r>
          </w:p>
          <w:p w:rsidR="6BD8C2C6" w:rsidRDefault="6BD8C2C6" w14:paraId="5A24CDFD" w14:textId="77777777">
            <w:pPr>
              <w:numPr>
                <w:ilvl w:val="0"/>
                <w:numId w:val="917"/>
              </w:numPr>
              <w:rPr>
                <w:lang w:val="en-US"/>
              </w:rPr>
            </w:pPr>
            <w:r w:rsidRPr="6BD8C2C6">
              <w:rPr>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612CF109" w14:textId="77777777">
            <w:pPr>
              <w:rPr>
                <w:lang w:val="en-US"/>
              </w:rPr>
            </w:pPr>
            <w:r w:rsidRPr="6BD8C2C6">
              <w:rPr>
                <w:b/>
                <w:bCs/>
                <w:lang w:val="en-US"/>
              </w:rPr>
              <w:t>3. Công thức tính:</w:t>
            </w:r>
          </w:p>
          <w:p w:rsidR="6BD8C2C6" w:rsidRDefault="6BD8C2C6" w14:paraId="063AB406" w14:textId="77777777">
            <w:pPr>
              <w:numPr>
                <w:ilvl w:val="0"/>
                <w:numId w:val="918"/>
              </w:numPr>
              <w:rPr>
                <w:lang w:val="en-US"/>
              </w:rPr>
            </w:pPr>
            <w:r w:rsidRPr="6BD8C2C6">
              <w:rPr>
                <w:lang w:val="en-US"/>
              </w:rPr>
              <w:t>Tổng số nhà cung cấp = tổng số nhà cung cấp quốc tế + tổng số nhà cung cấp địa phương.</w:t>
            </w:r>
          </w:p>
          <w:p w:rsidR="6BD8C2C6" w:rsidP="6BD8C2C6" w:rsidRDefault="6BD8C2C6" w14:paraId="7355FDD8" w14:textId="77777777">
            <w:pPr>
              <w:rPr>
                <w:lang w:val="en-US"/>
              </w:rPr>
            </w:pPr>
            <w:r w:rsidRPr="6BD8C2C6">
              <w:rPr>
                <w:b/>
                <w:bCs/>
                <w:lang w:val="en-US"/>
              </w:rPr>
              <w:t>4. Chiều tổng hợp dữ liệu:</w:t>
            </w:r>
          </w:p>
          <w:p w:rsidR="6BD8C2C6" w:rsidRDefault="6BD8C2C6" w14:paraId="075F6ADB" w14:textId="17C8F2EF">
            <w:pPr>
              <w:numPr>
                <w:ilvl w:val="0"/>
                <w:numId w:val="919"/>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E70A7AF" w14:textId="77777777">
            <w:pPr>
              <w:rPr>
                <w:lang w:val="en-US"/>
              </w:rPr>
            </w:pPr>
            <w:r w:rsidRPr="6BD8C2C6">
              <w:rPr>
                <w:b/>
                <w:bCs/>
                <w:lang w:val="en-US"/>
              </w:rPr>
              <w:t>5. Nguồn dữ liệu:</w:t>
            </w:r>
            <w:r w:rsidRPr="6BD8C2C6">
              <w:rPr>
                <w:lang w:val="en-US"/>
              </w:rPr>
              <w:t> </w:t>
            </w:r>
          </w:p>
          <w:p w:rsidR="6BD8C2C6" w:rsidRDefault="6BD8C2C6" w14:paraId="06F66868" w14:textId="77777777">
            <w:pPr>
              <w:numPr>
                <w:ilvl w:val="0"/>
                <w:numId w:val="920"/>
              </w:numPr>
              <w:rPr>
                <w:lang w:val="en-US"/>
              </w:rPr>
            </w:pPr>
            <w:r w:rsidRPr="6BD8C2C6">
              <w:rPr>
                <w:lang w:val="en-US"/>
              </w:rPr>
              <w:t>Thông tin nhà cung cấp (Tên nhà cung cấp, Quốc gia của NCC, thời gian bắt đầu hợp đồng, thời gian kết thúc hợp đồng, loại hợp đồng): CMS.</w:t>
            </w:r>
          </w:p>
          <w:p w:rsidR="6BD8C2C6" w:rsidRDefault="6BD8C2C6" w14:paraId="08D32E9F" w14:textId="77777777">
            <w:pPr>
              <w:numPr>
                <w:ilvl w:val="0"/>
                <w:numId w:val="920"/>
              </w:numPr>
              <w:rPr>
                <w:lang w:val="en-US"/>
              </w:rPr>
            </w:pPr>
            <w:r w:rsidRPr="6BD8C2C6">
              <w:rPr>
                <w:lang w:val="en-US"/>
              </w:rPr>
              <w:t>Mục tiêu: nhập thủ công.</w:t>
            </w:r>
          </w:p>
          <w:p w:rsidR="6BD8C2C6" w:rsidP="6BD8C2C6" w:rsidRDefault="6BD8C2C6" w14:paraId="2B501D14"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39FC3E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4EDB0F8" w14:textId="77777777">
            <w:pPr>
              <w:rPr>
                <w:lang w:val="en-US"/>
              </w:rPr>
            </w:pPr>
            <w:r w:rsidRPr="6BD8C2C6">
              <w:rPr>
                <w:b/>
                <w:bCs/>
                <w:lang w:val="en-US"/>
              </w:rPr>
              <w:t>CT 10.2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2F0AA6DF" w14:textId="5B699261">
            <w:pPr>
              <w:spacing w:before="0" w:after="160"/>
              <w:rPr>
                <w:color w:val="000000" w:themeColor="text1"/>
                <w:lang w:val="en-US"/>
              </w:rPr>
            </w:pPr>
            <w:r w:rsidRPr="6BD8C2C6">
              <w:rPr>
                <w:b/>
                <w:bCs/>
                <w:lang w:val="en-US"/>
              </w:rPr>
              <w:t xml:space="preserve">1. Tên chỉ tiêu: </w:t>
            </w:r>
            <w:r w:rsidRPr="6BD8C2C6">
              <w:rPr>
                <w:color w:val="000000" w:themeColor="text1"/>
                <w:lang w:val="en-US"/>
              </w:rPr>
              <w:t>Sustainable suppliers – NCC có cam kết về PTBV</w:t>
            </w:r>
          </w:p>
          <w:p w:rsidR="6BD8C2C6" w:rsidP="6BD8C2C6" w:rsidRDefault="6BD8C2C6" w14:paraId="546F1B79" w14:textId="77777777">
            <w:pPr>
              <w:rPr>
                <w:lang w:val="en-US"/>
              </w:rPr>
            </w:pPr>
            <w:r w:rsidRPr="6BD8C2C6">
              <w:rPr>
                <w:b/>
                <w:bCs/>
                <w:lang w:val="en-US"/>
              </w:rPr>
              <w:t>2. Định nghĩa/Diễn giải/Ý nghĩa/Mục đích đo lường:</w:t>
            </w:r>
          </w:p>
          <w:p w:rsidR="6BD8C2C6" w:rsidP="6BD8C2C6" w:rsidRDefault="6BD8C2C6" w14:paraId="4055A467" w14:textId="77777777">
            <w:pPr>
              <w:rPr>
                <w:lang w:val="en-US"/>
              </w:rPr>
            </w:pPr>
            <w:r w:rsidRPr="6BD8C2C6">
              <w:rPr>
                <w:b/>
                <w:bCs/>
                <w:i/>
                <w:iCs/>
                <w:lang w:val="en-US"/>
              </w:rPr>
              <w:t>2.1. Định nghĩa/Diễn giải:</w:t>
            </w:r>
          </w:p>
          <w:p w:rsidR="6BD8C2C6" w:rsidRDefault="6BD8C2C6" w14:paraId="21A1F464" w14:textId="5DEDA7FA">
            <w:pPr>
              <w:numPr>
                <w:ilvl w:val="0"/>
                <w:numId w:val="921"/>
              </w:numPr>
              <w:rPr>
                <w:lang w:val="en-US"/>
              </w:rPr>
            </w:pPr>
            <w:r w:rsidRPr="6BD8C2C6">
              <w:rPr>
                <w:color w:val="000000" w:themeColor="text1"/>
                <w:lang w:val="en-US"/>
              </w:rPr>
              <w:t>Tổng số nhà cung cấp có cam kết về phát triển bền vững.</w:t>
            </w:r>
          </w:p>
          <w:p w:rsidR="6BD8C2C6" w:rsidP="6BD8C2C6" w:rsidRDefault="6BD8C2C6" w14:paraId="0B496853" w14:textId="77777777">
            <w:pPr>
              <w:rPr>
                <w:lang w:val="en-US"/>
              </w:rPr>
            </w:pPr>
            <w:r w:rsidRPr="6BD8C2C6">
              <w:rPr>
                <w:b/>
                <w:bCs/>
                <w:i/>
                <w:iCs/>
                <w:lang w:val="en-US"/>
              </w:rPr>
              <w:t>2.2. Ý nghĩa/Mục đích đo lường:</w:t>
            </w:r>
          </w:p>
          <w:p w:rsidR="6BD8C2C6" w:rsidRDefault="6BD8C2C6" w14:paraId="4EEC0D5F" w14:textId="0262CDF2">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5226BD76" w14:textId="77777777">
            <w:pPr>
              <w:rPr>
                <w:lang w:val="en-US"/>
              </w:rPr>
            </w:pPr>
            <w:r w:rsidRPr="6BD8C2C6">
              <w:rPr>
                <w:b/>
                <w:bCs/>
                <w:lang w:val="en-US"/>
              </w:rPr>
              <w:t>3. Công thức tính:</w:t>
            </w:r>
          </w:p>
          <w:p w:rsidR="6BD8C2C6" w:rsidRDefault="6BD8C2C6" w14:paraId="06EB0122" w14:textId="0173C0F0">
            <w:pPr>
              <w:numPr>
                <w:ilvl w:val="0"/>
                <w:numId w:val="923"/>
              </w:numPr>
              <w:rPr>
                <w:lang w:val="en-US"/>
              </w:rPr>
            </w:pPr>
            <w:r w:rsidRPr="6BD8C2C6">
              <w:rPr>
                <w:color w:val="000000" w:themeColor="text1"/>
                <w:lang w:val="en-US"/>
              </w:rPr>
              <w:t>Không có.</w:t>
            </w:r>
          </w:p>
          <w:p w:rsidR="6BD8C2C6" w:rsidP="6BD8C2C6" w:rsidRDefault="6BD8C2C6" w14:paraId="2F88ABAF" w14:textId="77777777">
            <w:pPr>
              <w:rPr>
                <w:lang w:val="en-US"/>
              </w:rPr>
            </w:pPr>
            <w:r w:rsidRPr="6BD8C2C6">
              <w:rPr>
                <w:b/>
                <w:bCs/>
                <w:lang w:val="en-US"/>
              </w:rPr>
              <w:t>4. Chiều tổng hợp dữ liệu:</w:t>
            </w:r>
          </w:p>
          <w:p w:rsidR="6BD8C2C6" w:rsidRDefault="6BD8C2C6" w14:paraId="2EDAB6FF" w14:textId="4F0511FE">
            <w:pPr>
              <w:numPr>
                <w:ilvl w:val="0"/>
                <w:numId w:val="924"/>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F305B06" w14:textId="77777777">
            <w:pPr>
              <w:rPr>
                <w:lang w:val="en-US"/>
              </w:rPr>
            </w:pPr>
            <w:r w:rsidRPr="6BD8C2C6">
              <w:rPr>
                <w:b/>
                <w:bCs/>
                <w:lang w:val="en-US"/>
              </w:rPr>
              <w:t>5. Nguồn dữ liệu:</w:t>
            </w:r>
            <w:r w:rsidRPr="6BD8C2C6">
              <w:rPr>
                <w:lang w:val="en-US"/>
              </w:rPr>
              <w:t> </w:t>
            </w:r>
          </w:p>
          <w:p w:rsidR="6BD8C2C6" w:rsidRDefault="6BD8C2C6" w14:paraId="557120EB" w14:textId="31B3A9B8">
            <w:pPr>
              <w:numPr>
                <w:ilvl w:val="0"/>
                <w:numId w:val="925"/>
              </w:numPr>
              <w:rPr>
                <w:lang w:val="en-US"/>
              </w:rPr>
            </w:pPr>
            <w:r w:rsidRPr="6BD8C2C6">
              <w:rPr>
                <w:color w:val="000000" w:themeColor="text1"/>
                <w:lang w:val="en-US"/>
              </w:rPr>
              <w:t>Thông tin nhà cung cấp có cam kết về phát triển bền vững: nhập thủ công.</w:t>
            </w:r>
          </w:p>
          <w:p w:rsidR="6BD8C2C6" w:rsidRDefault="6BD8C2C6" w14:paraId="3E3E5A7C" w14:textId="77777777">
            <w:pPr>
              <w:numPr>
                <w:ilvl w:val="0"/>
                <w:numId w:val="925"/>
              </w:numPr>
              <w:rPr>
                <w:lang w:val="en-US"/>
              </w:rPr>
            </w:pPr>
            <w:r w:rsidRPr="6BD8C2C6">
              <w:rPr>
                <w:lang w:val="en-US"/>
              </w:rPr>
              <w:t>Mục tiêu: nhập thủ công.</w:t>
            </w:r>
          </w:p>
          <w:p w:rsidR="6BD8C2C6" w:rsidP="6BD8C2C6" w:rsidRDefault="6BD8C2C6" w14:paraId="7D88953E" w14:textId="66D5352B">
            <w:pPr>
              <w:rPr>
                <w:lang w:val="en-US"/>
              </w:rPr>
            </w:pPr>
            <w:r w:rsidRPr="6BD8C2C6">
              <w:rPr>
                <w:b/>
                <w:bCs/>
                <w:lang w:val="en-US"/>
              </w:rPr>
              <w:t xml:space="preserve">6. Tần suất cập nhật: </w:t>
            </w:r>
            <w:r w:rsidRPr="6BD8C2C6">
              <w:rPr>
                <w:color w:val="000000" w:themeColor="text1"/>
                <w:lang w:val="en-US"/>
              </w:rPr>
              <w:t xml:space="preserve"> Khi có nhà cung cấp mới.</w:t>
            </w:r>
          </w:p>
        </w:tc>
      </w:tr>
      <w:tr w:rsidR="6BD8C2C6" w:rsidTr="2689F980" w14:paraId="238368DF" w14:textId="77777777">
        <w:trPr>
          <w:trHeight w:val="300"/>
        </w:trPr>
        <w:tc>
          <w:tcPr>
            <w:tcW w:w="1172"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3F8A7DF9" w14:textId="77777777">
            <w:pPr>
              <w:rPr>
                <w:lang w:val="en-US"/>
              </w:rPr>
            </w:pPr>
            <w:r w:rsidRPr="6BD8C2C6">
              <w:rPr>
                <w:b/>
                <w:bCs/>
                <w:lang w:val="en-US"/>
              </w:rPr>
              <w:t>CT 10.3</w:t>
            </w:r>
          </w:p>
        </w:tc>
        <w:tc>
          <w:tcPr>
            <w:tcW w:w="8175"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7F3E3361" w14:textId="6B7EFFD5">
            <w:pPr>
              <w:rPr>
                <w:lang w:val="en-US"/>
              </w:rPr>
            </w:pPr>
            <w:r w:rsidRPr="6BD8C2C6">
              <w:rPr>
                <w:b/>
                <w:bCs/>
                <w:lang w:val="en-US"/>
              </w:rPr>
              <w:t xml:space="preserve">1. Tên chỉ tiêu: </w:t>
            </w:r>
            <w:r w:rsidRPr="6BD8C2C6">
              <w:rPr>
                <w:color w:val="000000" w:themeColor="text1"/>
                <w:lang w:val="en-US"/>
              </w:rPr>
              <w:t>Local suppliers – NCC Việt Nam</w:t>
            </w:r>
          </w:p>
          <w:p w:rsidR="6BD8C2C6" w:rsidP="6BD8C2C6" w:rsidRDefault="6BD8C2C6" w14:paraId="4425BBF7" w14:textId="77777777">
            <w:pPr>
              <w:rPr>
                <w:lang w:val="en-US"/>
              </w:rPr>
            </w:pPr>
            <w:r w:rsidRPr="6BD8C2C6">
              <w:rPr>
                <w:b/>
                <w:bCs/>
                <w:lang w:val="en-US"/>
              </w:rPr>
              <w:t>2. Định nghĩa/Diễn giải/Ý nghĩa/Mục đích đo lường:</w:t>
            </w:r>
          </w:p>
          <w:p w:rsidR="6BD8C2C6" w:rsidP="6BD8C2C6" w:rsidRDefault="6BD8C2C6" w14:paraId="0063B51C" w14:textId="77777777">
            <w:pPr>
              <w:rPr>
                <w:lang w:val="en-US"/>
              </w:rPr>
            </w:pPr>
            <w:r w:rsidRPr="6BD8C2C6">
              <w:rPr>
                <w:b/>
                <w:bCs/>
                <w:i/>
                <w:iCs/>
                <w:lang w:val="en-US"/>
              </w:rPr>
              <w:t>2.1. Định nghĩa/Diễn giải:</w:t>
            </w:r>
          </w:p>
          <w:p w:rsidR="6BD8C2C6" w:rsidRDefault="6BD8C2C6" w14:paraId="22F92847" w14:textId="1E34FCF2">
            <w:pPr>
              <w:numPr>
                <w:ilvl w:val="0"/>
                <w:numId w:val="926"/>
              </w:numPr>
              <w:rPr>
                <w:lang w:val="en-US"/>
              </w:rPr>
            </w:pPr>
            <w:r w:rsidRPr="6BD8C2C6">
              <w:rPr>
                <w:lang w:val="en-US"/>
              </w:rPr>
              <w:t>T</w:t>
            </w:r>
            <w:r w:rsidRPr="6BD8C2C6">
              <w:rPr>
                <w:color w:val="000000" w:themeColor="text1"/>
                <w:lang w:val="en-US"/>
              </w:rPr>
              <w:t>Nhà cung cấp địa phương (local supplier): là nhà cung cấp Việt Nam</w:t>
            </w:r>
          </w:p>
          <w:p w:rsidR="6BD8C2C6" w:rsidP="6BD8C2C6" w:rsidRDefault="6BD8C2C6" w14:paraId="077EBB4E" w14:textId="77777777">
            <w:pPr>
              <w:rPr>
                <w:lang w:val="en-US"/>
              </w:rPr>
            </w:pPr>
            <w:r w:rsidRPr="6BD8C2C6">
              <w:rPr>
                <w:b/>
                <w:bCs/>
                <w:i/>
                <w:iCs/>
                <w:lang w:val="en-US"/>
              </w:rPr>
              <w:t>2.2. Ý nghĩa/Mục đích đo lường:</w:t>
            </w:r>
          </w:p>
          <w:p w:rsidR="6BD8C2C6" w:rsidRDefault="6BD8C2C6" w14:paraId="69EEB1D8" w14:textId="4D71CE12">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07B93D41" w14:textId="77777777">
            <w:pPr>
              <w:rPr>
                <w:lang w:val="en-US"/>
              </w:rPr>
            </w:pPr>
            <w:r w:rsidRPr="6BD8C2C6">
              <w:rPr>
                <w:b/>
                <w:bCs/>
                <w:lang w:val="en-US"/>
              </w:rPr>
              <w:t>3. Công thức tính:</w:t>
            </w:r>
          </w:p>
          <w:p w:rsidR="6BD8C2C6" w:rsidRDefault="6BD8C2C6" w14:paraId="55C6D8DA" w14:textId="505620EF">
            <w:pPr>
              <w:numPr>
                <w:ilvl w:val="0"/>
                <w:numId w:val="928"/>
              </w:numPr>
              <w:rPr>
                <w:lang w:val="en-US"/>
              </w:rPr>
            </w:pPr>
            <w:r w:rsidRPr="6BD8C2C6">
              <w:rPr>
                <w:lang w:val="en-US"/>
              </w:rPr>
              <w:t>T</w:t>
            </w:r>
            <w:r w:rsidRPr="6BD8C2C6">
              <w:rPr>
                <w:color w:val="000000" w:themeColor="text1"/>
                <w:lang w:val="en-US"/>
              </w:rPr>
              <w:t>Tổng số nhà cung cấp địa phương = Tổng số nhà cung cấp Việt Nam.</w:t>
            </w:r>
          </w:p>
          <w:p w:rsidR="6BD8C2C6" w:rsidP="6BD8C2C6" w:rsidRDefault="6BD8C2C6" w14:paraId="5EE8B776" w14:textId="77777777">
            <w:pPr>
              <w:rPr>
                <w:lang w:val="en-US"/>
              </w:rPr>
            </w:pPr>
            <w:r w:rsidRPr="6BD8C2C6">
              <w:rPr>
                <w:b/>
                <w:bCs/>
                <w:lang w:val="en-US"/>
              </w:rPr>
              <w:t>4. Chiều tổng hợp dữ liệu:</w:t>
            </w:r>
          </w:p>
          <w:p w:rsidR="6BD8C2C6" w:rsidRDefault="6BD8C2C6" w14:paraId="2F4C3E70" w14:textId="23BBA6DC">
            <w:pPr>
              <w:numPr>
                <w:ilvl w:val="0"/>
                <w:numId w:val="929"/>
              </w:numPr>
              <w:rPr>
                <w:lang w:val="en-US"/>
              </w:rPr>
            </w:pPr>
            <w:r w:rsidRPr="6BD8C2C6">
              <w:rPr>
                <w:color w:val="000000" w:themeColor="text1"/>
                <w:lang w:val="en-US"/>
              </w:rPr>
              <w:t>Theo thời gian: Năm, Quý.</w:t>
            </w:r>
          </w:p>
          <w:p w:rsidR="6BD8C2C6" w:rsidP="6BD8C2C6" w:rsidRDefault="6BD8C2C6" w14:paraId="1C3EFC68" w14:textId="77777777">
            <w:pPr>
              <w:rPr>
                <w:lang w:val="en-US"/>
              </w:rPr>
            </w:pPr>
            <w:r w:rsidRPr="6BD8C2C6">
              <w:rPr>
                <w:b/>
                <w:bCs/>
                <w:lang w:val="en-US"/>
              </w:rPr>
              <w:t>5. Nguồn dữ liệu:</w:t>
            </w:r>
          </w:p>
          <w:p w:rsidR="6BD8C2C6" w:rsidRDefault="6BD8C2C6" w14:paraId="083EE2B3" w14:textId="42BB2B23">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3794C36E" w14:textId="77777777">
            <w:pPr>
              <w:numPr>
                <w:ilvl w:val="0"/>
                <w:numId w:val="930"/>
              </w:numPr>
              <w:rPr>
                <w:lang w:val="en-US"/>
              </w:rPr>
            </w:pPr>
            <w:r w:rsidRPr="6BD8C2C6">
              <w:rPr>
                <w:lang w:val="en-US"/>
              </w:rPr>
              <w:t>Mục tiêu: nhập thủ công.</w:t>
            </w:r>
          </w:p>
          <w:p w:rsidR="6BD8C2C6" w:rsidP="6BD8C2C6" w:rsidRDefault="6BD8C2C6" w14:paraId="5BEEF905"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18CCB146"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A7BA52C" w14:textId="77777777">
            <w:pPr>
              <w:rPr>
                <w:lang w:val="en-US"/>
              </w:rPr>
            </w:pPr>
            <w:r w:rsidRPr="6BD8C2C6">
              <w:rPr>
                <w:b/>
                <w:bCs/>
                <w:lang w:val="en-US"/>
              </w:rPr>
              <w:t>CT 10.4</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5B7B4A1" w14:textId="5B090F8A">
            <w:pPr>
              <w:rPr>
                <w:lang w:val="en-US"/>
              </w:rPr>
            </w:pPr>
            <w:r w:rsidRPr="6BD8C2C6">
              <w:rPr>
                <w:b/>
                <w:bCs/>
                <w:lang w:val="en-US"/>
              </w:rPr>
              <w:t xml:space="preserve">1. Tên chỉ tiêu: </w:t>
            </w:r>
            <w:r w:rsidRPr="6BD8C2C6">
              <w:rPr>
                <w:color w:val="000000" w:themeColor="text1"/>
                <w:lang w:val="en-US"/>
              </w:rPr>
              <w:t>Sustainable local suppliers – NCC Việt Nam có cam kết về PTBV</w:t>
            </w:r>
          </w:p>
          <w:p w:rsidR="6BD8C2C6" w:rsidP="6BD8C2C6" w:rsidRDefault="6BD8C2C6" w14:paraId="2D2529B8" w14:textId="77777777">
            <w:pPr>
              <w:rPr>
                <w:lang w:val="en-US"/>
              </w:rPr>
            </w:pPr>
            <w:r w:rsidRPr="6BD8C2C6">
              <w:rPr>
                <w:b/>
                <w:bCs/>
                <w:lang w:val="en-US"/>
              </w:rPr>
              <w:t>2. Định nghĩa/Diễn giải/Ý nghĩa/Mục đích đo lường:</w:t>
            </w:r>
          </w:p>
          <w:p w:rsidR="6BD8C2C6" w:rsidP="6BD8C2C6" w:rsidRDefault="6BD8C2C6" w14:paraId="48E5AE3F" w14:textId="77777777">
            <w:pPr>
              <w:rPr>
                <w:lang w:val="en-US"/>
              </w:rPr>
            </w:pPr>
            <w:r w:rsidRPr="6BD8C2C6">
              <w:rPr>
                <w:b/>
                <w:bCs/>
                <w:i/>
                <w:iCs/>
                <w:lang w:val="en-US"/>
              </w:rPr>
              <w:t>2.1. Định nghĩa/Diễn giải:</w:t>
            </w:r>
          </w:p>
          <w:p w:rsidR="6BD8C2C6" w:rsidRDefault="6BD8C2C6" w14:paraId="358CD92D" w14:textId="1A6D6401">
            <w:pPr>
              <w:numPr>
                <w:ilvl w:val="0"/>
                <w:numId w:val="931"/>
              </w:numPr>
              <w:rPr>
                <w:lang w:val="en-US"/>
              </w:rPr>
            </w:pPr>
            <w:r w:rsidRPr="6BD8C2C6">
              <w:rPr>
                <w:color w:val="000000" w:themeColor="text1"/>
                <w:lang w:val="en-US"/>
              </w:rPr>
              <w:t>Nhà cung cấp địa phương (local supplier): là nhà cung cấp Việt Nam</w:t>
            </w:r>
          </w:p>
          <w:p w:rsidR="6BD8C2C6" w:rsidP="6BD8C2C6" w:rsidRDefault="6BD8C2C6" w14:paraId="0E4AF889" w14:textId="77777777">
            <w:pPr>
              <w:rPr>
                <w:lang w:val="en-US"/>
              </w:rPr>
            </w:pPr>
            <w:r w:rsidRPr="6BD8C2C6">
              <w:rPr>
                <w:b/>
                <w:bCs/>
                <w:i/>
                <w:iCs/>
                <w:lang w:val="en-US"/>
              </w:rPr>
              <w:t>2.2. Ý nghĩa/Mục đích đo lường:</w:t>
            </w:r>
          </w:p>
          <w:p w:rsidR="6BD8C2C6" w:rsidRDefault="6BD8C2C6" w14:paraId="30A2A12F" w14:textId="355039E3">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3290AD35" w14:textId="77777777">
            <w:pPr>
              <w:rPr>
                <w:lang w:val="en-US"/>
              </w:rPr>
            </w:pPr>
            <w:r w:rsidRPr="6BD8C2C6">
              <w:rPr>
                <w:b/>
                <w:bCs/>
                <w:lang w:val="en-US"/>
              </w:rPr>
              <w:t>3. Công thức tính:</w:t>
            </w:r>
          </w:p>
          <w:p w:rsidR="6BD8C2C6" w:rsidRDefault="6BD8C2C6" w14:paraId="7AC25BFE" w14:textId="70CA8524">
            <w:pPr>
              <w:numPr>
                <w:ilvl w:val="0"/>
                <w:numId w:val="933"/>
              </w:numPr>
              <w:rPr>
                <w:lang w:val="en-US"/>
              </w:rPr>
            </w:pPr>
            <w:r w:rsidRPr="6BD8C2C6">
              <w:rPr>
                <w:color w:val="000000" w:themeColor="text1"/>
                <w:lang w:val="en-US"/>
              </w:rPr>
              <w:t>Không có.</w:t>
            </w:r>
          </w:p>
          <w:p w:rsidR="6BD8C2C6" w:rsidP="6BD8C2C6" w:rsidRDefault="6BD8C2C6" w14:paraId="3504D4D6" w14:textId="77777777">
            <w:pPr>
              <w:rPr>
                <w:lang w:val="en-US"/>
              </w:rPr>
            </w:pPr>
            <w:r w:rsidRPr="6BD8C2C6">
              <w:rPr>
                <w:b/>
                <w:bCs/>
                <w:lang w:val="en-US"/>
              </w:rPr>
              <w:t>4. Chiều tổng hợp dữ liệu:</w:t>
            </w:r>
          </w:p>
          <w:p w:rsidR="6BD8C2C6" w:rsidRDefault="6BD8C2C6" w14:paraId="1A0C7F16" w14:textId="577D5D56">
            <w:pPr>
              <w:numPr>
                <w:ilvl w:val="0"/>
                <w:numId w:val="934"/>
              </w:numPr>
              <w:rPr>
                <w:lang w:val="en-US"/>
              </w:rPr>
            </w:pPr>
            <w:r w:rsidRPr="6BD8C2C6">
              <w:rPr>
                <w:color w:val="000000" w:themeColor="text1"/>
                <w:lang w:val="en-US"/>
              </w:rPr>
              <w:t>Theo thời gian: Năm, Quý.</w:t>
            </w:r>
          </w:p>
          <w:p w:rsidR="6BD8C2C6" w:rsidP="6BD8C2C6" w:rsidRDefault="6BD8C2C6" w14:paraId="54F27F12" w14:textId="77777777">
            <w:pPr>
              <w:rPr>
                <w:lang w:val="en-US"/>
              </w:rPr>
            </w:pPr>
            <w:r w:rsidRPr="6BD8C2C6">
              <w:rPr>
                <w:b/>
                <w:bCs/>
                <w:lang w:val="en-US"/>
              </w:rPr>
              <w:t>5. Nguồn dữ liệu: </w:t>
            </w:r>
          </w:p>
          <w:p w:rsidR="6BD8C2C6" w:rsidRDefault="6BD8C2C6" w14:paraId="49A83E73" w14:textId="028EF6A9">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6BD8C2C6" w:rsidP="6BD8C2C6" w:rsidRDefault="6BD8C2C6" w14:paraId="41B46198" w14:textId="535DBC1E">
            <w:pPr>
              <w:rPr>
                <w:lang w:val="en-US"/>
              </w:rPr>
            </w:pPr>
            <w:r w:rsidRPr="6BD8C2C6">
              <w:rPr>
                <w:b/>
                <w:bCs/>
                <w:lang w:val="en-US"/>
              </w:rPr>
              <w:t xml:space="preserve">6. Tần suất cập nhật: </w:t>
            </w:r>
            <w:r w:rsidRPr="6BD8C2C6">
              <w:rPr>
                <w:color w:val="000000" w:themeColor="text1"/>
                <w:lang w:val="en-US"/>
              </w:rPr>
              <w:t>Khi có nhà cung cấp mới.</w:t>
            </w:r>
            <w:r w:rsidRPr="6BD8C2C6">
              <w:rPr>
                <w:lang w:val="en-US"/>
              </w:rPr>
              <w:t xml:space="preserve"> </w:t>
            </w:r>
          </w:p>
        </w:tc>
      </w:tr>
      <w:tr w:rsidR="6BD8C2C6" w:rsidTr="2689F980" w14:paraId="10C26F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2CC0F5D" w14:textId="77777777">
            <w:pPr>
              <w:rPr>
                <w:lang w:val="en-US"/>
              </w:rPr>
            </w:pPr>
            <w:r w:rsidRPr="6BD8C2C6">
              <w:rPr>
                <w:b/>
                <w:bCs/>
                <w:lang w:val="en-US"/>
              </w:rPr>
              <w:t>CT 10.5</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CACA5EE" w14:textId="25A677CB">
            <w:pPr>
              <w:rPr>
                <w:lang w:val="en-US"/>
              </w:rPr>
            </w:pPr>
            <w:r w:rsidRPr="6BD8C2C6">
              <w:rPr>
                <w:b/>
                <w:bCs/>
                <w:lang w:val="en-US"/>
              </w:rPr>
              <w:t xml:space="preserve">1. Tên chỉ tiêu: </w:t>
            </w:r>
            <w:r w:rsidRPr="6BD8C2C6">
              <w:rPr>
                <w:color w:val="000000" w:themeColor="text1"/>
                <w:lang w:val="en-US"/>
              </w:rPr>
              <w:t>International suppliers – NCC nước ngoài</w:t>
            </w:r>
          </w:p>
          <w:p w:rsidR="6BD8C2C6" w:rsidP="6BD8C2C6" w:rsidRDefault="6BD8C2C6" w14:paraId="619E9CEC" w14:textId="77777777">
            <w:pPr>
              <w:rPr>
                <w:lang w:val="en-US"/>
              </w:rPr>
            </w:pPr>
            <w:r w:rsidRPr="6BD8C2C6">
              <w:rPr>
                <w:b/>
                <w:bCs/>
                <w:lang w:val="en-US"/>
              </w:rPr>
              <w:t>2. Định nghĩa/Diễn giải/Ý nghĩa/Mục đích đo lường:</w:t>
            </w:r>
          </w:p>
          <w:p w:rsidR="6BD8C2C6" w:rsidP="6BD8C2C6" w:rsidRDefault="6BD8C2C6" w14:paraId="4215EEC4" w14:textId="77777777">
            <w:pPr>
              <w:rPr>
                <w:lang w:val="en-US"/>
              </w:rPr>
            </w:pPr>
            <w:r w:rsidRPr="6BD8C2C6">
              <w:rPr>
                <w:b/>
                <w:bCs/>
                <w:i/>
                <w:iCs/>
                <w:lang w:val="en-US"/>
              </w:rPr>
              <w:t>2.1. Định nghĩa/Diễn giải:</w:t>
            </w:r>
          </w:p>
          <w:p w:rsidR="6BD8C2C6" w:rsidRDefault="6BD8C2C6" w14:paraId="2690BDCA" w14:textId="392E9A27">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6BD8C2C6" w:rsidP="6BD8C2C6" w:rsidRDefault="6BD8C2C6" w14:paraId="3C1434F2" w14:textId="77777777">
            <w:pPr>
              <w:rPr>
                <w:lang w:val="en-US"/>
              </w:rPr>
            </w:pPr>
            <w:r w:rsidRPr="6BD8C2C6">
              <w:rPr>
                <w:b/>
                <w:bCs/>
                <w:i/>
                <w:iCs/>
                <w:lang w:val="en-US"/>
              </w:rPr>
              <w:t>2.2. Ý nghĩa/Mục đích đo lường:</w:t>
            </w:r>
          </w:p>
          <w:p w:rsidR="6BD8C2C6" w:rsidRDefault="6BD8C2C6" w14:paraId="14B0D17B" w14:textId="0C88E81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7C3708E3" w14:textId="77777777">
            <w:pPr>
              <w:rPr>
                <w:lang w:val="en-US"/>
              </w:rPr>
            </w:pPr>
            <w:r w:rsidRPr="6BD8C2C6">
              <w:rPr>
                <w:b/>
                <w:bCs/>
                <w:lang w:val="en-US"/>
              </w:rPr>
              <w:t>3. Công thức tính:</w:t>
            </w:r>
          </w:p>
          <w:p w:rsidR="6BD8C2C6" w:rsidRDefault="6BD8C2C6" w14:paraId="25A968EC" w14:textId="3AC6B156">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6BD8C2C6" w:rsidP="6BD8C2C6" w:rsidRDefault="6BD8C2C6" w14:paraId="57A7E986" w14:textId="77777777">
            <w:pPr>
              <w:rPr>
                <w:lang w:val="en-US"/>
              </w:rPr>
            </w:pPr>
            <w:r w:rsidRPr="6BD8C2C6">
              <w:rPr>
                <w:b/>
                <w:bCs/>
                <w:lang w:val="en-US"/>
              </w:rPr>
              <w:t>4. Chiều tổng hợp dữ liệu:</w:t>
            </w:r>
          </w:p>
          <w:p w:rsidR="6BD8C2C6" w:rsidRDefault="6BD8C2C6" w14:paraId="02E748A2" w14:textId="19F3E722">
            <w:pPr>
              <w:numPr>
                <w:ilvl w:val="0"/>
                <w:numId w:val="939"/>
              </w:numPr>
              <w:rPr>
                <w:lang w:val="en-US"/>
              </w:rPr>
            </w:pPr>
            <w:r w:rsidRPr="6BD8C2C6">
              <w:rPr>
                <w:color w:val="000000" w:themeColor="text1"/>
                <w:lang w:val="en-US"/>
              </w:rPr>
              <w:t>Theo thời gian: Năm, Quý.</w:t>
            </w:r>
          </w:p>
          <w:p w:rsidR="6BD8C2C6" w:rsidP="6BD8C2C6" w:rsidRDefault="6BD8C2C6" w14:paraId="0B76A730" w14:textId="77777777">
            <w:pPr>
              <w:rPr>
                <w:lang w:val="en-US"/>
              </w:rPr>
            </w:pPr>
            <w:r w:rsidRPr="6BD8C2C6">
              <w:rPr>
                <w:b/>
                <w:bCs/>
                <w:lang w:val="en-US"/>
              </w:rPr>
              <w:t>5. Nguồn dữ liệu: </w:t>
            </w:r>
          </w:p>
          <w:p w:rsidR="6BD8C2C6" w:rsidRDefault="6BD8C2C6" w14:paraId="149C92B3" w14:textId="2C2AF468">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P="6BD8C2C6" w:rsidRDefault="6BD8C2C6" w14:paraId="66F11163"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013C6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24457D0"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0869E0"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BD8C2C6" w:rsidP="6BD8C2C6" w:rsidRDefault="6BD8C2C6" w14:paraId="0BD9C07C" w14:textId="77777777">
            <w:pPr>
              <w:rPr>
                <w:lang w:val="en-US"/>
              </w:rPr>
            </w:pPr>
            <w:r w:rsidRPr="6BD8C2C6">
              <w:rPr>
                <w:b/>
                <w:bCs/>
                <w:lang w:val="en-US"/>
              </w:rPr>
              <w:t>2. Định nghĩa/Diễn giải/Ý nghĩa/Mục đích đo lường:</w:t>
            </w:r>
          </w:p>
          <w:p w:rsidR="6BD8C2C6" w:rsidP="6BD8C2C6" w:rsidRDefault="6BD8C2C6" w14:paraId="41D0971F" w14:textId="77777777">
            <w:pPr>
              <w:rPr>
                <w:lang w:val="en-US"/>
              </w:rPr>
            </w:pPr>
            <w:r w:rsidRPr="6BD8C2C6">
              <w:rPr>
                <w:b/>
                <w:bCs/>
                <w:i/>
                <w:iCs/>
                <w:lang w:val="en-US"/>
              </w:rPr>
              <w:t>2.1. Định nghĩa/Diễn giải:</w:t>
            </w:r>
          </w:p>
          <w:p w:rsidR="6BD8C2C6" w:rsidRDefault="6BD8C2C6" w14:paraId="095CDFFB" w14:textId="1E2D4DFB">
            <w:pPr>
              <w:numPr>
                <w:ilvl w:val="0"/>
                <w:numId w:val="936"/>
              </w:numPr>
              <w:rPr>
                <w:lang w:val="en-US"/>
              </w:rPr>
            </w:pPr>
            <w:r w:rsidRPr="6BD8C2C6">
              <w:rPr>
                <w:color w:val="000000" w:themeColor="text1"/>
                <w:lang w:val="en-US"/>
              </w:rPr>
              <w:t>Nhà cung cấp nước ngoài = Nhà cung cấp không phải là NCC Việt Nam.</w:t>
            </w:r>
          </w:p>
          <w:p w:rsidR="6BD8C2C6" w:rsidP="6BD8C2C6" w:rsidRDefault="6BD8C2C6" w14:paraId="7F613B15" w14:textId="77777777">
            <w:pPr>
              <w:rPr>
                <w:lang w:val="en-US"/>
              </w:rPr>
            </w:pPr>
            <w:r w:rsidRPr="6BD8C2C6">
              <w:rPr>
                <w:b/>
                <w:bCs/>
                <w:i/>
                <w:iCs/>
                <w:lang w:val="en-US"/>
              </w:rPr>
              <w:t>2.2. Ý nghĩa/Mục đích đo lường:</w:t>
            </w:r>
          </w:p>
          <w:p w:rsidR="6BD8C2C6" w:rsidRDefault="6BD8C2C6" w14:paraId="1E4F94B0"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2AE4010" w14:textId="77777777">
            <w:pPr>
              <w:rPr>
                <w:lang w:val="en-US"/>
              </w:rPr>
            </w:pPr>
            <w:r w:rsidRPr="6BD8C2C6">
              <w:rPr>
                <w:b/>
                <w:bCs/>
                <w:lang w:val="en-US"/>
              </w:rPr>
              <w:t>3. Công thức tính:</w:t>
            </w:r>
          </w:p>
          <w:p w:rsidR="6BD8C2C6" w:rsidRDefault="6BD8C2C6" w14:paraId="2712AC2A" w14:textId="414CBCA8">
            <w:pPr>
              <w:numPr>
                <w:ilvl w:val="0"/>
                <w:numId w:val="938"/>
              </w:numPr>
              <w:rPr>
                <w:lang w:val="en-US"/>
              </w:rPr>
            </w:pPr>
            <w:r w:rsidRPr="6BD8C2C6">
              <w:rPr>
                <w:color w:val="000000" w:themeColor="text1"/>
                <w:lang w:val="en-US"/>
              </w:rPr>
              <w:t>Không có.</w:t>
            </w:r>
          </w:p>
          <w:p w:rsidR="6BD8C2C6" w:rsidP="6BD8C2C6" w:rsidRDefault="6BD8C2C6" w14:paraId="09D28C7F" w14:textId="77777777">
            <w:pPr>
              <w:rPr>
                <w:lang w:val="en-US"/>
              </w:rPr>
            </w:pPr>
            <w:r w:rsidRPr="6BD8C2C6">
              <w:rPr>
                <w:b/>
                <w:bCs/>
                <w:lang w:val="en-US"/>
              </w:rPr>
              <w:t>4. Chiều tổng hợp dữ liệu:</w:t>
            </w:r>
          </w:p>
          <w:p w:rsidR="6BD8C2C6" w:rsidRDefault="6BD8C2C6" w14:paraId="7FBF3EDE" w14:textId="7CE1D0EE">
            <w:pPr>
              <w:numPr>
                <w:ilvl w:val="0"/>
                <w:numId w:val="939"/>
              </w:numPr>
              <w:rPr>
                <w:lang w:val="en-US"/>
              </w:rPr>
            </w:pPr>
            <w:r w:rsidRPr="6BD8C2C6">
              <w:rPr>
                <w:color w:val="000000" w:themeColor="text1"/>
                <w:lang w:val="en-US"/>
              </w:rPr>
              <w:t>Theo thời gian: Năm, Quý.</w:t>
            </w:r>
          </w:p>
          <w:p w:rsidR="6BD8C2C6" w:rsidP="6BD8C2C6" w:rsidRDefault="6BD8C2C6" w14:paraId="4F5FD71E" w14:textId="77777777">
            <w:pPr>
              <w:rPr>
                <w:lang w:val="en-US"/>
              </w:rPr>
            </w:pPr>
            <w:r w:rsidRPr="6BD8C2C6">
              <w:rPr>
                <w:b/>
                <w:bCs/>
                <w:lang w:val="en-US"/>
              </w:rPr>
              <w:t>5. Nguồn dữ liệu: </w:t>
            </w:r>
          </w:p>
          <w:p w:rsidR="6BD8C2C6" w:rsidRDefault="6BD8C2C6" w14:paraId="4D19ADFF"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5D1B6A8"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058862E" w14:textId="47C086D6">
            <w:pPr>
              <w:rPr>
                <w:b/>
                <w:bCs/>
                <w:lang w:val="en-US"/>
              </w:rPr>
            </w:pPr>
          </w:p>
        </w:tc>
      </w:tr>
      <w:tr w:rsidR="6BD8C2C6" w:rsidTr="2689F980" w14:paraId="74D530C4"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64543E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4A915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BD8C2C6" w:rsidP="6BD8C2C6" w:rsidRDefault="6BD8C2C6" w14:paraId="0FF10208" w14:textId="77777777">
            <w:pPr>
              <w:rPr>
                <w:lang w:val="en-US"/>
              </w:rPr>
            </w:pPr>
            <w:r w:rsidRPr="6BD8C2C6">
              <w:rPr>
                <w:b/>
                <w:bCs/>
                <w:lang w:val="en-US"/>
              </w:rPr>
              <w:t>2. Định nghĩa/Diễn giải/Ý nghĩa/Mục đích đo lường:</w:t>
            </w:r>
          </w:p>
          <w:p w:rsidR="6BD8C2C6" w:rsidP="6BD8C2C6" w:rsidRDefault="6BD8C2C6" w14:paraId="66CFFC74" w14:textId="77777777">
            <w:pPr>
              <w:rPr>
                <w:lang w:val="en-US"/>
              </w:rPr>
            </w:pPr>
            <w:r w:rsidRPr="6BD8C2C6">
              <w:rPr>
                <w:b/>
                <w:bCs/>
                <w:i/>
                <w:iCs/>
                <w:lang w:val="en-US"/>
              </w:rPr>
              <w:t>2.1. Định nghĩa/Diễn giải:</w:t>
            </w:r>
          </w:p>
          <w:p w:rsidR="6BD8C2C6" w:rsidRDefault="6BD8C2C6" w14:paraId="0E94010B"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BD8C2C6" w:rsidP="6BD8C2C6" w:rsidRDefault="6BD8C2C6" w14:paraId="0C8BFF57" w14:textId="77777777">
            <w:pPr>
              <w:rPr>
                <w:lang w:val="en-US"/>
              </w:rPr>
            </w:pPr>
            <w:r w:rsidRPr="6BD8C2C6">
              <w:rPr>
                <w:b/>
                <w:bCs/>
                <w:i/>
                <w:iCs/>
                <w:lang w:val="en-US"/>
              </w:rPr>
              <w:t>2.2. Ý nghĩa/Mục đích đo lường:</w:t>
            </w:r>
          </w:p>
          <w:p w:rsidR="6BD8C2C6" w:rsidRDefault="6BD8C2C6" w14:paraId="2B86562F"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A7A9BEA" w14:textId="77777777">
            <w:pPr>
              <w:rPr>
                <w:lang w:val="en-US"/>
              </w:rPr>
            </w:pPr>
            <w:r w:rsidRPr="6BD8C2C6">
              <w:rPr>
                <w:b/>
                <w:bCs/>
                <w:lang w:val="en-US"/>
              </w:rPr>
              <w:t>3. Công thức tính:</w:t>
            </w:r>
          </w:p>
          <w:p w:rsidR="6BD8C2C6" w:rsidRDefault="6BD8C2C6" w14:paraId="1BE4410B" w14:textId="2A39A293">
            <w:pPr>
              <w:numPr>
                <w:ilvl w:val="0"/>
                <w:numId w:val="938"/>
              </w:numPr>
              <w:rPr>
                <w:lang w:val="en-US"/>
              </w:rPr>
            </w:pPr>
            <w:r w:rsidRPr="6BD8C2C6">
              <w:rPr>
                <w:color w:val="000000" w:themeColor="text1"/>
                <w:lang w:val="en-US"/>
              </w:rPr>
              <w:t>Không có.</w:t>
            </w:r>
          </w:p>
          <w:p w:rsidR="6BD8C2C6" w:rsidP="6BD8C2C6" w:rsidRDefault="6BD8C2C6" w14:paraId="6372D27C" w14:textId="77777777">
            <w:pPr>
              <w:rPr>
                <w:lang w:val="en-US"/>
              </w:rPr>
            </w:pPr>
            <w:r w:rsidRPr="6BD8C2C6">
              <w:rPr>
                <w:b/>
                <w:bCs/>
                <w:lang w:val="en-US"/>
              </w:rPr>
              <w:t>4. Chiều tổng hợp dữ liệu:</w:t>
            </w:r>
          </w:p>
          <w:p w:rsidR="6BD8C2C6" w:rsidRDefault="6BD8C2C6" w14:paraId="5024630D" w14:textId="7CE1D0EE">
            <w:pPr>
              <w:numPr>
                <w:ilvl w:val="0"/>
                <w:numId w:val="939"/>
              </w:numPr>
              <w:rPr>
                <w:lang w:val="en-US"/>
              </w:rPr>
            </w:pPr>
            <w:r w:rsidRPr="6BD8C2C6">
              <w:rPr>
                <w:color w:val="000000" w:themeColor="text1"/>
                <w:lang w:val="en-US"/>
              </w:rPr>
              <w:t>Theo thời gian: Năm, Quý.</w:t>
            </w:r>
          </w:p>
          <w:p w:rsidR="6BD8C2C6" w:rsidP="6BD8C2C6" w:rsidRDefault="6BD8C2C6" w14:paraId="6F4D483B" w14:textId="77777777">
            <w:pPr>
              <w:rPr>
                <w:lang w:val="en-US"/>
              </w:rPr>
            </w:pPr>
            <w:r w:rsidRPr="6BD8C2C6">
              <w:rPr>
                <w:b/>
                <w:bCs/>
                <w:lang w:val="en-US"/>
              </w:rPr>
              <w:t>5. Nguồn dữ liệu: </w:t>
            </w:r>
          </w:p>
          <w:p w:rsidR="6BD8C2C6" w:rsidRDefault="6BD8C2C6" w14:paraId="4A82A63D"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6A855049"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37A728B"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957B5C3" w14:textId="062D71E7">
            <w:pPr>
              <w:rPr>
                <w:b/>
                <w:bCs/>
                <w:lang w:val="en-US"/>
              </w:rPr>
            </w:pPr>
          </w:p>
        </w:tc>
      </w:tr>
      <w:tr w:rsidR="6BD8C2C6" w:rsidTr="2689F980" w14:paraId="6F811635"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02A2725" w14:textId="5E4525C2">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2227BE8" w14:textId="0CB64542">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6ADD4998" w14:textId="77777777">
            <w:pPr>
              <w:rPr>
                <w:lang w:val="en-US"/>
              </w:rPr>
            </w:pPr>
            <w:r w:rsidRPr="6BD8C2C6">
              <w:rPr>
                <w:b/>
                <w:bCs/>
                <w:lang w:val="en-US"/>
              </w:rPr>
              <w:t>2. Định nghĩa/Diễn giải/Ý nghĩa/Mục đích đo lường:</w:t>
            </w:r>
          </w:p>
          <w:p w:rsidR="6BD8C2C6" w:rsidP="6BD8C2C6" w:rsidRDefault="6BD8C2C6" w14:paraId="049211BF" w14:textId="77777777">
            <w:pPr>
              <w:rPr>
                <w:lang w:val="en-US"/>
              </w:rPr>
            </w:pPr>
            <w:r w:rsidRPr="6BD8C2C6">
              <w:rPr>
                <w:b/>
                <w:bCs/>
                <w:i/>
                <w:iCs/>
                <w:lang w:val="en-US"/>
              </w:rPr>
              <w:t>2.1. Định nghĩa/Diễn giải:</w:t>
            </w:r>
          </w:p>
          <w:p w:rsidR="6BD8C2C6" w:rsidRDefault="6BD8C2C6" w14:paraId="6BCA22CC" w14:textId="4EE7F25E">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1ED4D4E2" w14:textId="77777777">
            <w:pPr>
              <w:rPr>
                <w:lang w:val="en-US"/>
              </w:rPr>
            </w:pPr>
            <w:r w:rsidRPr="6BD8C2C6">
              <w:rPr>
                <w:b/>
                <w:bCs/>
                <w:i/>
                <w:iCs/>
                <w:lang w:val="en-US"/>
              </w:rPr>
              <w:t>2.2. Ý nghĩa/Mục đích đo lường:</w:t>
            </w:r>
          </w:p>
          <w:p w:rsidR="6BD8C2C6" w:rsidRDefault="6BD8C2C6" w14:paraId="0747A119" w14:textId="4E870ADF">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3F76DA1" w14:textId="77777777">
            <w:pPr>
              <w:rPr>
                <w:lang w:val="en-US"/>
              </w:rPr>
            </w:pPr>
            <w:r w:rsidRPr="6BD8C2C6">
              <w:rPr>
                <w:b/>
                <w:bCs/>
                <w:lang w:val="en-US"/>
              </w:rPr>
              <w:t>3. Công thức tính:</w:t>
            </w:r>
          </w:p>
          <w:p w:rsidR="6BD8C2C6" w:rsidRDefault="6BD8C2C6" w14:paraId="755B4408" w14:textId="5374E607">
            <w:pPr>
              <w:numPr>
                <w:ilvl w:val="0"/>
                <w:numId w:val="938"/>
              </w:numPr>
              <w:rPr>
                <w:lang w:val="en-US"/>
              </w:rPr>
            </w:pPr>
            <w:r w:rsidRPr="6BD8C2C6">
              <w:rPr>
                <w:color w:val="000000" w:themeColor="text1"/>
                <w:lang w:val="en-US"/>
              </w:rPr>
              <w:t>Không có.</w:t>
            </w:r>
          </w:p>
          <w:p w:rsidR="6BD8C2C6" w:rsidP="6BD8C2C6" w:rsidRDefault="6BD8C2C6" w14:paraId="590DDB25" w14:textId="77777777">
            <w:pPr>
              <w:rPr>
                <w:lang w:val="en-US"/>
              </w:rPr>
            </w:pPr>
            <w:r w:rsidRPr="6BD8C2C6">
              <w:rPr>
                <w:b/>
                <w:bCs/>
                <w:lang w:val="en-US"/>
              </w:rPr>
              <w:t>4. Chiều tổng hợp dữ liệu:</w:t>
            </w:r>
          </w:p>
          <w:p w:rsidR="6BD8C2C6" w:rsidRDefault="6BD8C2C6" w14:paraId="7A93D7DA" w14:textId="6D90EC4D">
            <w:pPr>
              <w:numPr>
                <w:ilvl w:val="0"/>
                <w:numId w:val="939"/>
              </w:numPr>
              <w:rPr>
                <w:lang w:val="en-US"/>
              </w:rPr>
            </w:pPr>
            <w:r w:rsidRPr="6BD8C2C6">
              <w:rPr>
                <w:color w:val="000000" w:themeColor="text1"/>
                <w:lang w:val="en-US"/>
              </w:rPr>
              <w:t>Theo thời gian: 3 năm gần nhất, bao gồm năm hiện tại.</w:t>
            </w:r>
          </w:p>
          <w:p w:rsidR="6BD8C2C6" w:rsidP="6BD8C2C6" w:rsidRDefault="6BD8C2C6" w14:paraId="172A4076" w14:textId="77777777">
            <w:pPr>
              <w:rPr>
                <w:lang w:val="en-US"/>
              </w:rPr>
            </w:pPr>
            <w:r w:rsidRPr="6BD8C2C6">
              <w:rPr>
                <w:b/>
                <w:bCs/>
                <w:lang w:val="en-US"/>
              </w:rPr>
              <w:t>5. Nguồn dữ liệu: </w:t>
            </w:r>
          </w:p>
          <w:p w:rsidR="6BD8C2C6" w:rsidRDefault="6BD8C2C6" w14:paraId="700FF518" w14:textId="2614C2D7">
            <w:pPr>
              <w:pStyle w:val="ListParagraph"/>
              <w:numPr>
                <w:ilvl w:val="0"/>
                <w:numId w:val="940"/>
              </w:numPr>
              <w:spacing w:before="0" w:after="160"/>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163AEF80"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86E8E51" w14:textId="43398326">
            <w:pPr>
              <w:pStyle w:val="ListParagraph"/>
              <w:spacing w:before="0" w:after="160"/>
              <w:rPr>
                <w:color w:val="000000" w:themeColor="text1"/>
                <w:lang w:val="en-US"/>
              </w:rPr>
            </w:pPr>
          </w:p>
          <w:p w:rsidR="6BD8C2C6" w:rsidP="6BD8C2C6" w:rsidRDefault="6BD8C2C6" w14:paraId="45C2C013"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2668853" w14:textId="062D71E7">
            <w:pPr>
              <w:rPr>
                <w:b/>
                <w:bCs/>
                <w:lang w:val="en-US"/>
              </w:rPr>
            </w:pPr>
          </w:p>
        </w:tc>
      </w:tr>
      <w:tr w:rsidR="6BD8C2C6" w:rsidTr="2689F980" w14:paraId="3BE946B4"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3DBD71A" w14:textId="77777777">
            <w:pPr>
              <w:rPr>
                <w:lang w:val="en-US"/>
              </w:rPr>
            </w:pPr>
            <w:r w:rsidRPr="6BD8C2C6">
              <w:rPr>
                <w:b/>
                <w:bCs/>
                <w:lang w:val="en-US"/>
              </w:rPr>
              <w:t>CT 10.9</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3D7CF0C" w14:textId="77777777">
            <w:pPr>
              <w:rPr>
                <w:lang w:val="en-US"/>
              </w:rPr>
            </w:pPr>
            <w:r w:rsidRPr="6BD8C2C6">
              <w:rPr>
                <w:b/>
                <w:bCs/>
                <w:lang w:val="en-US"/>
              </w:rPr>
              <w:t xml:space="preserve">1. Tên chỉ tiêu: </w:t>
            </w:r>
            <w:r w:rsidRPr="6BD8C2C6">
              <w:rPr>
                <w:lang w:val="en-US"/>
              </w:rPr>
              <w:t>%Sustainable suppliers/Total suppliers – %NCC có cam kết về PTBV/Tổng số NCC</w:t>
            </w:r>
          </w:p>
          <w:p w:rsidR="6BD8C2C6" w:rsidP="6BD8C2C6" w:rsidRDefault="6BD8C2C6" w14:paraId="592EC797" w14:textId="77777777">
            <w:pPr>
              <w:rPr>
                <w:lang w:val="en-US"/>
              </w:rPr>
            </w:pPr>
            <w:r w:rsidRPr="6BD8C2C6">
              <w:rPr>
                <w:b/>
                <w:bCs/>
                <w:lang w:val="en-US"/>
              </w:rPr>
              <w:t>2. Định nghĩa/Diễn giải/Ý nghĩa/Mục đích đo lường:</w:t>
            </w:r>
          </w:p>
          <w:p w:rsidR="6BD8C2C6" w:rsidP="6BD8C2C6" w:rsidRDefault="6BD8C2C6" w14:paraId="72ABC997" w14:textId="77777777">
            <w:pPr>
              <w:rPr>
                <w:lang w:val="en-US"/>
              </w:rPr>
            </w:pPr>
            <w:r w:rsidRPr="6BD8C2C6">
              <w:rPr>
                <w:b/>
                <w:bCs/>
                <w:i/>
                <w:iCs/>
                <w:lang w:val="en-US"/>
              </w:rPr>
              <w:t>2.1. Định nghĩa/Diễn giải:</w:t>
            </w:r>
          </w:p>
          <w:p w:rsidR="6BD8C2C6" w:rsidRDefault="6BD8C2C6" w14:paraId="4361889C" w14:textId="77777777">
            <w:pPr>
              <w:numPr>
                <w:ilvl w:val="0"/>
                <w:numId w:val="916"/>
              </w:numPr>
              <w:rPr>
                <w:lang w:val="en-US"/>
              </w:rPr>
            </w:pPr>
            <w:r w:rsidRPr="6BD8C2C6">
              <w:rPr>
                <w:lang w:val="en-US"/>
              </w:rPr>
              <w:t>Tỷ lệ nhà cung cấp có cam kết về phát triển bền vững trên tổng số nhà cung cấp.</w:t>
            </w:r>
          </w:p>
          <w:p w:rsidR="6BD8C2C6" w:rsidP="6BD8C2C6" w:rsidRDefault="6BD8C2C6" w14:paraId="0FC2B219" w14:textId="77777777">
            <w:pPr>
              <w:rPr>
                <w:lang w:val="en-US"/>
              </w:rPr>
            </w:pPr>
            <w:r w:rsidRPr="6BD8C2C6">
              <w:rPr>
                <w:b/>
                <w:bCs/>
                <w:i/>
                <w:iCs/>
                <w:lang w:val="en-US"/>
              </w:rPr>
              <w:t>2.2. Ý nghĩa/Mục đích đo lường:</w:t>
            </w:r>
          </w:p>
          <w:p w:rsidR="6BD8C2C6" w:rsidRDefault="6BD8C2C6" w14:paraId="3B37325D"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F93E5FD" w14:textId="77777777">
            <w:pPr>
              <w:rPr>
                <w:lang w:val="en-US"/>
              </w:rPr>
            </w:pPr>
            <w:r w:rsidRPr="6BD8C2C6">
              <w:rPr>
                <w:b/>
                <w:bCs/>
                <w:lang w:val="en-US"/>
              </w:rPr>
              <w:t>3. Công thức tính:</w:t>
            </w:r>
          </w:p>
          <w:p w:rsidR="6BD8C2C6" w:rsidRDefault="6BD8C2C6" w14:paraId="77EAEA55" w14:textId="77777777">
            <w:pPr>
              <w:numPr>
                <w:ilvl w:val="0"/>
                <w:numId w:val="916"/>
              </w:numPr>
              <w:rPr>
                <w:lang w:val="en-US"/>
              </w:rPr>
            </w:pPr>
            <w:r w:rsidRPr="6BD8C2C6">
              <w:rPr>
                <w:lang w:val="en-US"/>
              </w:rPr>
              <w:t>%NCC có cam kết về PTBV/Tổng số NCC = CT 10.2 / CT 10.1 × 100%.</w:t>
            </w:r>
          </w:p>
          <w:p w:rsidR="6BD8C2C6" w:rsidP="6BD8C2C6" w:rsidRDefault="6BD8C2C6" w14:paraId="0A2CAD67" w14:textId="77777777">
            <w:pPr>
              <w:rPr>
                <w:lang w:val="en-US"/>
              </w:rPr>
            </w:pPr>
            <w:r w:rsidRPr="6BD8C2C6">
              <w:rPr>
                <w:b/>
                <w:bCs/>
                <w:lang w:val="en-US"/>
              </w:rPr>
              <w:t>4. Chiều tổng hợp dữ liệu:</w:t>
            </w:r>
          </w:p>
          <w:p w:rsidR="6BD8C2C6" w:rsidRDefault="6BD8C2C6" w14:paraId="6F04F8E5" w14:textId="77777777">
            <w:pPr>
              <w:numPr>
                <w:ilvl w:val="0"/>
                <w:numId w:val="916"/>
              </w:numPr>
              <w:rPr>
                <w:lang w:val="en-US"/>
              </w:rPr>
            </w:pPr>
            <w:r w:rsidRPr="6BD8C2C6">
              <w:rPr>
                <w:lang w:val="en-US"/>
              </w:rPr>
              <w:t>Theo thời gian: Năm, Quý.</w:t>
            </w:r>
          </w:p>
          <w:p w:rsidR="6BD8C2C6" w:rsidP="6BD8C2C6" w:rsidRDefault="6BD8C2C6" w14:paraId="2CCD570A"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C90D93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6EB57E66"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F4A44AC" w14:textId="77777777">
            <w:pPr>
              <w:rPr>
                <w:lang w:val="en-US"/>
              </w:rPr>
            </w:pPr>
            <w:r w:rsidRPr="6BD8C2C6">
              <w:rPr>
                <w:b/>
                <w:bCs/>
                <w:lang w:val="en-US"/>
              </w:rPr>
              <w:t>CT 10.10</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F398028" w14:textId="77777777">
            <w:pPr>
              <w:rPr>
                <w:lang w:val="en-US"/>
              </w:rPr>
            </w:pPr>
            <w:r w:rsidRPr="6BD8C2C6">
              <w:rPr>
                <w:b/>
                <w:bCs/>
                <w:lang w:val="en-US"/>
              </w:rPr>
              <w:t xml:space="preserve">1. Tên chỉ tiêu: </w:t>
            </w:r>
            <w:r w:rsidRPr="6BD8C2C6">
              <w:rPr>
                <w:lang w:val="en-US"/>
              </w:rPr>
              <w:t>%Local suppliers/Total suppliers – %NCC Việt Nam/Tổng số NCC</w:t>
            </w:r>
          </w:p>
          <w:p w:rsidR="6BD8C2C6" w:rsidP="6BD8C2C6" w:rsidRDefault="6BD8C2C6" w14:paraId="3BF65A2B" w14:textId="77777777">
            <w:pPr>
              <w:rPr>
                <w:lang w:val="en-US"/>
              </w:rPr>
            </w:pPr>
            <w:r w:rsidRPr="6BD8C2C6">
              <w:rPr>
                <w:b/>
                <w:bCs/>
                <w:lang w:val="en-US"/>
              </w:rPr>
              <w:t>2. Định nghĩa/Diễn giải/Ý nghĩa/Mục đích đo lường:</w:t>
            </w:r>
          </w:p>
          <w:p w:rsidR="6BD8C2C6" w:rsidP="6BD8C2C6" w:rsidRDefault="6BD8C2C6" w14:paraId="74EE0314" w14:textId="77777777">
            <w:pPr>
              <w:rPr>
                <w:lang w:val="en-US"/>
              </w:rPr>
            </w:pPr>
            <w:r w:rsidRPr="6BD8C2C6">
              <w:rPr>
                <w:b/>
                <w:bCs/>
                <w:i/>
                <w:iCs/>
                <w:lang w:val="en-US"/>
              </w:rPr>
              <w:t>2.1. Định nghĩa/Diễn giải:</w:t>
            </w:r>
          </w:p>
          <w:p w:rsidR="6BD8C2C6" w:rsidRDefault="6BD8C2C6" w14:paraId="69F8FFD6" w14:textId="77777777">
            <w:pPr>
              <w:numPr>
                <w:ilvl w:val="0"/>
                <w:numId w:val="916"/>
              </w:numPr>
              <w:rPr>
                <w:lang w:val="en-US"/>
              </w:rPr>
            </w:pPr>
            <w:r w:rsidRPr="6BD8C2C6">
              <w:rPr>
                <w:lang w:val="en-US"/>
              </w:rPr>
              <w:t>Tỷ lệ nhà cung cấp Việt Nam (nhà cung cấp địa phương) trên tổng số nhà cung cấp.</w:t>
            </w:r>
          </w:p>
          <w:p w:rsidR="6BD8C2C6" w:rsidP="6BD8C2C6" w:rsidRDefault="6BD8C2C6" w14:paraId="107BB266" w14:textId="77777777">
            <w:pPr>
              <w:rPr>
                <w:lang w:val="en-US"/>
              </w:rPr>
            </w:pPr>
            <w:r w:rsidRPr="6BD8C2C6">
              <w:rPr>
                <w:b/>
                <w:bCs/>
                <w:i/>
                <w:iCs/>
                <w:lang w:val="en-US"/>
              </w:rPr>
              <w:t>2.2. Ý nghĩa/Mục đích đo lường:</w:t>
            </w:r>
          </w:p>
          <w:p w:rsidR="6BD8C2C6" w:rsidRDefault="6BD8C2C6" w14:paraId="7477BDFB"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30C0389A" w14:textId="77777777">
            <w:pPr>
              <w:rPr>
                <w:lang w:val="en-US"/>
              </w:rPr>
            </w:pPr>
            <w:r w:rsidRPr="6BD8C2C6">
              <w:rPr>
                <w:b/>
                <w:bCs/>
                <w:lang w:val="en-US"/>
              </w:rPr>
              <w:t>3. Công thức tính:</w:t>
            </w:r>
          </w:p>
          <w:p w:rsidR="6BD8C2C6" w:rsidRDefault="6BD8C2C6" w14:paraId="59482D82" w14:textId="77777777">
            <w:pPr>
              <w:numPr>
                <w:ilvl w:val="0"/>
                <w:numId w:val="916"/>
              </w:numPr>
              <w:rPr>
                <w:lang w:val="en-US"/>
              </w:rPr>
            </w:pPr>
            <w:r w:rsidRPr="6BD8C2C6">
              <w:rPr>
                <w:lang w:val="en-US"/>
              </w:rPr>
              <w:t>%NCC Việt Nam/Tổng số NCC = CT 10.3 / CT 10.1 × 100%.</w:t>
            </w:r>
          </w:p>
          <w:p w:rsidR="6BD8C2C6" w:rsidP="6BD8C2C6" w:rsidRDefault="6BD8C2C6" w14:paraId="4106AB98" w14:textId="77777777">
            <w:pPr>
              <w:rPr>
                <w:lang w:val="en-US"/>
              </w:rPr>
            </w:pPr>
            <w:r w:rsidRPr="6BD8C2C6">
              <w:rPr>
                <w:b/>
                <w:bCs/>
                <w:lang w:val="en-US"/>
              </w:rPr>
              <w:t>4. Chiều tổng hợp dữ liệu:</w:t>
            </w:r>
          </w:p>
          <w:p w:rsidR="6BD8C2C6" w:rsidRDefault="6BD8C2C6" w14:paraId="37F1B81E" w14:textId="77777777">
            <w:pPr>
              <w:numPr>
                <w:ilvl w:val="0"/>
                <w:numId w:val="916"/>
              </w:numPr>
              <w:rPr>
                <w:lang w:val="en-US"/>
              </w:rPr>
            </w:pPr>
            <w:r w:rsidRPr="6BD8C2C6">
              <w:rPr>
                <w:lang w:val="en-US"/>
              </w:rPr>
              <w:t>Theo thời gian: Năm, Quý.</w:t>
            </w:r>
          </w:p>
          <w:p w:rsidR="6BD8C2C6" w:rsidP="6BD8C2C6" w:rsidRDefault="6BD8C2C6" w14:paraId="4F311ED4"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2A78933E"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2536A05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3BEF6D5" w14:textId="77777777">
            <w:pPr>
              <w:rPr>
                <w:lang w:val="en-US"/>
              </w:rPr>
            </w:pPr>
            <w:r w:rsidRPr="6BD8C2C6">
              <w:rPr>
                <w:b/>
                <w:bCs/>
                <w:lang w:val="en-US"/>
              </w:rPr>
              <w:t>CT 10.11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01012E3" w14:textId="77777777">
            <w:pPr>
              <w:rPr>
                <w:lang w:val="en-US"/>
              </w:rPr>
            </w:pPr>
            <w:r w:rsidRPr="6BD8C2C6">
              <w:rPr>
                <w:b/>
                <w:bCs/>
                <w:lang w:val="en-US"/>
              </w:rPr>
              <w:t xml:space="preserve">1. Tên chỉ tiêu: </w:t>
            </w:r>
            <w:r w:rsidRPr="6BD8C2C6">
              <w:rPr>
                <w:lang w:val="en-US"/>
              </w:rPr>
              <w:t>%Sustainable local suppliers/Local suppliers – %NCC VN có cam kết về PTBV/NCC Việt Nam</w:t>
            </w:r>
          </w:p>
          <w:p w:rsidR="6BD8C2C6" w:rsidP="6BD8C2C6" w:rsidRDefault="6BD8C2C6" w14:paraId="53B14935" w14:textId="77777777">
            <w:pPr>
              <w:rPr>
                <w:lang w:val="en-US"/>
              </w:rPr>
            </w:pPr>
            <w:r w:rsidRPr="6BD8C2C6">
              <w:rPr>
                <w:b/>
                <w:bCs/>
                <w:lang w:val="en-US"/>
              </w:rPr>
              <w:t>2. Định nghĩa/Diễn giải/Ý nghĩa/Mục đích đo lường:</w:t>
            </w:r>
          </w:p>
          <w:p w:rsidR="6BD8C2C6" w:rsidP="6BD8C2C6" w:rsidRDefault="6BD8C2C6" w14:paraId="53525FAD" w14:textId="77777777">
            <w:pPr>
              <w:rPr>
                <w:lang w:val="en-US"/>
              </w:rPr>
            </w:pPr>
            <w:r w:rsidRPr="6BD8C2C6">
              <w:rPr>
                <w:b/>
                <w:bCs/>
                <w:i/>
                <w:iCs/>
                <w:lang w:val="en-US"/>
              </w:rPr>
              <w:t>2.1. Định nghĩa/Diễn giải:</w:t>
            </w:r>
          </w:p>
          <w:p w:rsidR="6BD8C2C6" w:rsidRDefault="6BD8C2C6" w14:paraId="1A2D5F7E" w14:textId="77777777">
            <w:pPr>
              <w:numPr>
                <w:ilvl w:val="0"/>
                <w:numId w:val="916"/>
              </w:numPr>
              <w:rPr>
                <w:lang w:val="en-US"/>
              </w:rPr>
            </w:pPr>
            <w:r w:rsidRPr="6BD8C2C6">
              <w:rPr>
                <w:lang w:val="en-US"/>
              </w:rPr>
              <w:t>Tỷ lệ nhà cung cấp Việt Nam có cam kết về phát triển bền vững trên tổng số nhà cung cấp Việt Nam.</w:t>
            </w:r>
          </w:p>
          <w:p w:rsidR="6BD8C2C6" w:rsidP="6BD8C2C6" w:rsidRDefault="6BD8C2C6" w14:paraId="59B530F9" w14:textId="77777777">
            <w:pPr>
              <w:rPr>
                <w:lang w:val="en-US"/>
              </w:rPr>
            </w:pPr>
            <w:r w:rsidRPr="6BD8C2C6">
              <w:rPr>
                <w:b/>
                <w:bCs/>
                <w:i/>
                <w:iCs/>
                <w:lang w:val="en-US"/>
              </w:rPr>
              <w:t>2.2. Ý nghĩa/Mục đích đo lường:</w:t>
            </w:r>
          </w:p>
          <w:p w:rsidR="6BD8C2C6" w:rsidRDefault="6BD8C2C6" w14:paraId="1724B63F"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7670570A" w14:textId="77777777">
            <w:pPr>
              <w:rPr>
                <w:lang w:val="en-US"/>
              </w:rPr>
            </w:pPr>
            <w:r w:rsidRPr="6BD8C2C6">
              <w:rPr>
                <w:b/>
                <w:bCs/>
                <w:lang w:val="en-US"/>
              </w:rPr>
              <w:t>3. Công thức tính:</w:t>
            </w:r>
          </w:p>
          <w:p w:rsidR="6BD8C2C6" w:rsidRDefault="6BD8C2C6" w14:paraId="4EC817C3" w14:textId="77777777">
            <w:pPr>
              <w:numPr>
                <w:ilvl w:val="0"/>
                <w:numId w:val="916"/>
              </w:numPr>
              <w:rPr>
                <w:lang w:val="en-US"/>
              </w:rPr>
            </w:pPr>
            <w:r w:rsidRPr="6BD8C2C6">
              <w:rPr>
                <w:lang w:val="en-US"/>
              </w:rPr>
              <w:t>%NCC VN có cam kết về PTBV/NCC Việt Nam = CT 10.4 / CT 10.3 × 100%.</w:t>
            </w:r>
          </w:p>
          <w:p w:rsidR="6BD8C2C6" w:rsidP="6BD8C2C6" w:rsidRDefault="6BD8C2C6" w14:paraId="6D447ADD" w14:textId="77777777">
            <w:pPr>
              <w:rPr>
                <w:lang w:val="en-US"/>
              </w:rPr>
            </w:pPr>
            <w:r w:rsidRPr="6BD8C2C6">
              <w:rPr>
                <w:b/>
                <w:bCs/>
                <w:lang w:val="en-US"/>
              </w:rPr>
              <w:t>4. Chiều tổng hợp dữ liệu:</w:t>
            </w:r>
          </w:p>
          <w:p w:rsidR="6BD8C2C6" w:rsidRDefault="6BD8C2C6" w14:paraId="772A671E" w14:textId="77777777">
            <w:pPr>
              <w:numPr>
                <w:ilvl w:val="0"/>
                <w:numId w:val="916"/>
              </w:numPr>
              <w:rPr>
                <w:lang w:val="en-US"/>
              </w:rPr>
            </w:pPr>
            <w:r w:rsidRPr="6BD8C2C6">
              <w:rPr>
                <w:lang w:val="en-US"/>
              </w:rPr>
              <w:t>Theo thời gian: Năm, Quý.</w:t>
            </w:r>
          </w:p>
          <w:p w:rsidR="6BD8C2C6" w:rsidP="6BD8C2C6" w:rsidRDefault="6BD8C2C6" w14:paraId="30C2ED66"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411A3381"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4697FF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BB250EC" w14:textId="77777777">
            <w:pPr>
              <w:rPr>
                <w:lang w:val="en-US"/>
              </w:rPr>
            </w:pPr>
            <w:r w:rsidRPr="6BD8C2C6">
              <w:rPr>
                <w:b/>
                <w:bCs/>
                <w:lang w:val="en-US"/>
              </w:rPr>
              <w:t>CT 10.12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2D7385D" w14:textId="77777777">
            <w:pPr>
              <w:rPr>
                <w:lang w:val="en-US"/>
              </w:rPr>
            </w:pPr>
            <w:r w:rsidRPr="6BD8C2C6">
              <w:rPr>
                <w:b/>
                <w:bCs/>
                <w:lang w:val="en-US"/>
              </w:rPr>
              <w:t xml:space="preserve">1. Tên chỉ tiêu: </w:t>
            </w:r>
            <w:r w:rsidRPr="6BD8C2C6">
              <w:rPr>
                <w:lang w:val="en-US"/>
              </w:rPr>
              <w:t>%International suppliers/Total suppliers – %NCC nước ngoài/Tổng số NCC</w:t>
            </w:r>
          </w:p>
          <w:p w:rsidR="6BD8C2C6" w:rsidP="6BD8C2C6" w:rsidRDefault="6BD8C2C6" w14:paraId="559A1E54" w14:textId="77777777">
            <w:pPr>
              <w:rPr>
                <w:lang w:val="en-US"/>
              </w:rPr>
            </w:pPr>
            <w:r w:rsidRPr="6BD8C2C6">
              <w:rPr>
                <w:b/>
                <w:bCs/>
                <w:lang w:val="en-US"/>
              </w:rPr>
              <w:t>2. Định nghĩa/Diễn giải/Ý nghĩa/Mục đích đo lường:</w:t>
            </w:r>
          </w:p>
          <w:p w:rsidR="6BD8C2C6" w:rsidP="6BD8C2C6" w:rsidRDefault="6BD8C2C6" w14:paraId="148A4E7D" w14:textId="77777777">
            <w:pPr>
              <w:rPr>
                <w:lang w:val="en-US"/>
              </w:rPr>
            </w:pPr>
            <w:r w:rsidRPr="6BD8C2C6">
              <w:rPr>
                <w:b/>
                <w:bCs/>
                <w:i/>
                <w:iCs/>
                <w:lang w:val="en-US"/>
              </w:rPr>
              <w:t>2.1. Định nghĩa/Diễn giải:</w:t>
            </w:r>
          </w:p>
          <w:p w:rsidR="6BD8C2C6" w:rsidRDefault="6BD8C2C6" w14:paraId="18F1E050" w14:textId="77777777">
            <w:pPr>
              <w:numPr>
                <w:ilvl w:val="0"/>
                <w:numId w:val="916"/>
              </w:numPr>
              <w:rPr>
                <w:lang w:val="en-US"/>
              </w:rPr>
            </w:pPr>
            <w:r w:rsidRPr="6BD8C2C6">
              <w:rPr>
                <w:lang w:val="en-US"/>
              </w:rPr>
              <w:t>Tỷ lệ nhà cung cấp nước ngoài trên tổng số nhà cung cấp.</w:t>
            </w:r>
          </w:p>
          <w:p w:rsidR="6BD8C2C6" w:rsidP="6BD8C2C6" w:rsidRDefault="6BD8C2C6" w14:paraId="12371ACE" w14:textId="77777777">
            <w:pPr>
              <w:rPr>
                <w:lang w:val="en-US"/>
              </w:rPr>
            </w:pPr>
            <w:r w:rsidRPr="6BD8C2C6">
              <w:rPr>
                <w:b/>
                <w:bCs/>
                <w:i/>
                <w:iCs/>
                <w:lang w:val="en-US"/>
              </w:rPr>
              <w:t>2.2. Ý nghĩa/Mục đích đo lường:</w:t>
            </w:r>
          </w:p>
          <w:p w:rsidR="6BD8C2C6" w:rsidRDefault="6BD8C2C6" w14:paraId="670C1E1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56EB163F" w14:textId="77777777">
            <w:pPr>
              <w:rPr>
                <w:lang w:val="en-US"/>
              </w:rPr>
            </w:pPr>
            <w:r w:rsidRPr="6BD8C2C6">
              <w:rPr>
                <w:b/>
                <w:bCs/>
                <w:lang w:val="en-US"/>
              </w:rPr>
              <w:t>3. Công thức tính:</w:t>
            </w:r>
          </w:p>
          <w:p w:rsidR="6BD8C2C6" w:rsidRDefault="6BD8C2C6" w14:paraId="13C14A14" w14:textId="77777777">
            <w:pPr>
              <w:numPr>
                <w:ilvl w:val="0"/>
                <w:numId w:val="916"/>
              </w:numPr>
              <w:rPr>
                <w:lang w:val="en-US"/>
              </w:rPr>
            </w:pPr>
            <w:r w:rsidRPr="6BD8C2C6">
              <w:rPr>
                <w:lang w:val="en-US"/>
              </w:rPr>
              <w:t>%NCC nước ngoài/Tổng số NCC = CT 10.5 / CT 10.1 × 100%.</w:t>
            </w:r>
          </w:p>
          <w:p w:rsidR="6BD8C2C6" w:rsidP="6BD8C2C6" w:rsidRDefault="6BD8C2C6" w14:paraId="794396E9" w14:textId="77777777">
            <w:pPr>
              <w:rPr>
                <w:lang w:val="en-US"/>
              </w:rPr>
            </w:pPr>
            <w:r w:rsidRPr="6BD8C2C6">
              <w:rPr>
                <w:b/>
                <w:bCs/>
                <w:lang w:val="en-US"/>
              </w:rPr>
              <w:t>4. Chiều tổng hợp dữ liệu:</w:t>
            </w:r>
          </w:p>
          <w:p w:rsidR="6BD8C2C6" w:rsidRDefault="6BD8C2C6" w14:paraId="31016AF2" w14:textId="77777777">
            <w:pPr>
              <w:numPr>
                <w:ilvl w:val="0"/>
                <w:numId w:val="916"/>
              </w:numPr>
              <w:rPr>
                <w:lang w:val="en-US"/>
              </w:rPr>
            </w:pPr>
            <w:r w:rsidRPr="6BD8C2C6">
              <w:rPr>
                <w:lang w:val="en-US"/>
              </w:rPr>
              <w:t>Theo thời gian: Năm, Quý.</w:t>
            </w:r>
          </w:p>
          <w:p w:rsidR="6BD8C2C6" w:rsidP="6BD8C2C6" w:rsidRDefault="6BD8C2C6" w14:paraId="1E709AF6"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60F5890F"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4F3DD6E"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02E1564" w14:textId="77777777">
            <w:pPr>
              <w:rPr>
                <w:lang w:val="en-US"/>
              </w:rPr>
            </w:pPr>
            <w:r w:rsidRPr="6BD8C2C6">
              <w:rPr>
                <w:b/>
                <w:bCs/>
                <w:lang w:val="en-US"/>
              </w:rPr>
              <w:t>CT 10.13</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2F78AA7" w14:textId="77777777">
            <w:pPr>
              <w:rPr>
                <w:lang w:val="en-US"/>
              </w:rPr>
            </w:pPr>
            <w:r w:rsidRPr="6BD8C2C6">
              <w:rPr>
                <w:b/>
                <w:bCs/>
                <w:lang w:val="en-US"/>
              </w:rPr>
              <w:t xml:space="preserve">1. Tên chỉ tiêu: </w:t>
            </w:r>
            <w:r w:rsidRPr="6BD8C2C6">
              <w:rPr>
                <w:lang w:val="en-US"/>
              </w:rPr>
              <w:t>%Sustainable international suppliers/International suppliers – %NCC nước ngoài có cam kết về PTBV/NCC nước ngoài</w:t>
            </w:r>
          </w:p>
          <w:p w:rsidR="6BD8C2C6" w:rsidP="6BD8C2C6" w:rsidRDefault="6BD8C2C6" w14:paraId="3D8EDCAB" w14:textId="77777777">
            <w:pPr>
              <w:rPr>
                <w:lang w:val="en-US"/>
              </w:rPr>
            </w:pPr>
            <w:r w:rsidRPr="6BD8C2C6">
              <w:rPr>
                <w:b/>
                <w:bCs/>
                <w:lang w:val="en-US"/>
              </w:rPr>
              <w:t>2. Định nghĩa/Diễn giải/Ý nghĩa/Mục đích đo lường:</w:t>
            </w:r>
          </w:p>
          <w:p w:rsidR="6BD8C2C6" w:rsidP="6BD8C2C6" w:rsidRDefault="6BD8C2C6" w14:paraId="2CB46836" w14:textId="77777777">
            <w:pPr>
              <w:rPr>
                <w:lang w:val="en-US"/>
              </w:rPr>
            </w:pPr>
            <w:r w:rsidRPr="6BD8C2C6">
              <w:rPr>
                <w:b/>
                <w:bCs/>
                <w:i/>
                <w:iCs/>
                <w:lang w:val="en-US"/>
              </w:rPr>
              <w:t>2.1. Định nghĩa/Diễn giải:</w:t>
            </w:r>
          </w:p>
          <w:p w:rsidR="6BD8C2C6" w:rsidRDefault="6BD8C2C6" w14:paraId="200E9C29" w14:textId="77777777">
            <w:pPr>
              <w:numPr>
                <w:ilvl w:val="0"/>
                <w:numId w:val="916"/>
              </w:numPr>
              <w:rPr>
                <w:lang w:val="en-US"/>
              </w:rPr>
            </w:pPr>
            <w:r w:rsidRPr="6BD8C2C6">
              <w:rPr>
                <w:lang w:val="en-US"/>
              </w:rPr>
              <w:t>Tỷ lệ nhà cung cấp nước ngoài có cam kết về phát triển bền vững trên tổng số nhà cung cấp nước ngoài.</w:t>
            </w:r>
          </w:p>
          <w:p w:rsidR="6BD8C2C6" w:rsidP="6BD8C2C6" w:rsidRDefault="6BD8C2C6" w14:paraId="6B89A1BD" w14:textId="77777777">
            <w:pPr>
              <w:rPr>
                <w:lang w:val="en-US"/>
              </w:rPr>
            </w:pPr>
            <w:r w:rsidRPr="6BD8C2C6">
              <w:rPr>
                <w:b/>
                <w:bCs/>
                <w:i/>
                <w:iCs/>
                <w:lang w:val="en-US"/>
              </w:rPr>
              <w:t>2.2. Ý nghĩa/Mục đích đo lường:</w:t>
            </w:r>
          </w:p>
          <w:p w:rsidR="6BD8C2C6" w:rsidRDefault="6BD8C2C6" w14:paraId="1A0ECF7E"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53AC3C1" w14:textId="77777777">
            <w:pPr>
              <w:rPr>
                <w:lang w:val="en-US"/>
              </w:rPr>
            </w:pPr>
            <w:r w:rsidRPr="6BD8C2C6">
              <w:rPr>
                <w:b/>
                <w:bCs/>
                <w:lang w:val="en-US"/>
              </w:rPr>
              <w:t>3. Công thức tính:</w:t>
            </w:r>
          </w:p>
          <w:p w:rsidR="6BD8C2C6" w:rsidRDefault="6BD8C2C6" w14:paraId="7A7498AE" w14:textId="77777777">
            <w:pPr>
              <w:numPr>
                <w:ilvl w:val="0"/>
                <w:numId w:val="916"/>
              </w:numPr>
              <w:rPr>
                <w:lang w:val="en-US"/>
              </w:rPr>
            </w:pPr>
            <w:r w:rsidRPr="6BD8C2C6">
              <w:rPr>
                <w:lang w:val="en-US"/>
              </w:rPr>
              <w:t>%NCC nước ngoài có cam kết về PTBV/NCC nước ngoài = CT 10.6 / CT 10.5 × 100%.</w:t>
            </w:r>
          </w:p>
          <w:p w:rsidR="6BD8C2C6" w:rsidP="6BD8C2C6" w:rsidRDefault="6BD8C2C6" w14:paraId="661235AF" w14:textId="77777777">
            <w:pPr>
              <w:rPr>
                <w:lang w:val="en-US"/>
              </w:rPr>
            </w:pPr>
            <w:r w:rsidRPr="6BD8C2C6">
              <w:rPr>
                <w:b/>
                <w:bCs/>
                <w:lang w:val="en-US"/>
              </w:rPr>
              <w:t>4. Chiều tổng hợp dữ liệu:</w:t>
            </w:r>
          </w:p>
          <w:p w:rsidR="6BD8C2C6" w:rsidRDefault="6BD8C2C6" w14:paraId="63A258C2" w14:textId="77777777">
            <w:pPr>
              <w:numPr>
                <w:ilvl w:val="0"/>
                <w:numId w:val="916"/>
              </w:numPr>
              <w:rPr>
                <w:lang w:val="en-US"/>
              </w:rPr>
            </w:pPr>
            <w:r w:rsidRPr="6BD8C2C6">
              <w:rPr>
                <w:lang w:val="en-US"/>
              </w:rPr>
              <w:t>Theo thời gian: Năm, Quý.</w:t>
            </w:r>
          </w:p>
          <w:p w:rsidR="6BD8C2C6" w:rsidP="6BD8C2C6" w:rsidRDefault="6BD8C2C6" w14:paraId="6633F0AD"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71A513C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1C3B0D2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A82AAC9" w14:textId="77777777">
            <w:pPr>
              <w:rPr>
                <w:lang w:val="en-US"/>
              </w:rPr>
            </w:pPr>
            <w:r w:rsidRPr="6BD8C2C6">
              <w:rPr>
                <w:b/>
                <w:bCs/>
                <w:lang w:val="en-US"/>
              </w:rPr>
              <w:t>CT 10.14</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01DEDB75" w14:textId="77777777">
            <w:pPr>
              <w:rPr>
                <w:lang w:val="en-US"/>
              </w:rPr>
            </w:pPr>
            <w:r w:rsidRPr="6BD8C2C6">
              <w:rPr>
                <w:b/>
                <w:bCs/>
                <w:lang w:val="en-US"/>
              </w:rPr>
              <w:t xml:space="preserve">1. Tên chỉ tiêu: </w:t>
            </w:r>
            <w:r w:rsidRPr="6BD8C2C6">
              <w:rPr>
                <w:lang w:val="en-US"/>
              </w:rPr>
              <w:t>Percentage of Sustainable Suppliers – Tỷ lệ NCC có cam kết về PTBV</w:t>
            </w:r>
          </w:p>
          <w:p w:rsidR="6BD8C2C6" w:rsidP="6BD8C2C6" w:rsidRDefault="6BD8C2C6" w14:paraId="5D95C37C" w14:textId="77777777">
            <w:pPr>
              <w:rPr>
                <w:lang w:val="en-US"/>
              </w:rPr>
            </w:pPr>
            <w:r w:rsidRPr="6BD8C2C6">
              <w:rPr>
                <w:b/>
                <w:bCs/>
                <w:lang w:val="en-US"/>
              </w:rPr>
              <w:t>2. Định nghĩa/Diễn giải/Ý nghĩa/Mục đích đo lường:</w:t>
            </w:r>
          </w:p>
          <w:p w:rsidR="6BD8C2C6" w:rsidP="6BD8C2C6" w:rsidRDefault="6BD8C2C6" w14:paraId="55795DCA" w14:textId="77777777">
            <w:pPr>
              <w:rPr>
                <w:lang w:val="en-US"/>
              </w:rPr>
            </w:pPr>
            <w:r w:rsidRPr="6BD8C2C6">
              <w:rPr>
                <w:b/>
                <w:bCs/>
                <w:i/>
                <w:iCs/>
                <w:lang w:val="en-US"/>
              </w:rPr>
              <w:t>2.1. Định nghĩa/Diễn giải:</w:t>
            </w:r>
          </w:p>
          <w:p w:rsidR="6BD8C2C6" w:rsidRDefault="6BD8C2C6" w14:paraId="2C0FF4E3" w14:textId="77777777">
            <w:pPr>
              <w:numPr>
                <w:ilvl w:val="0"/>
                <w:numId w:val="916"/>
              </w:numPr>
              <w:rPr>
                <w:lang w:val="en-US"/>
              </w:rPr>
            </w:pPr>
            <w:r w:rsidRPr="6BD8C2C6">
              <w:rPr>
                <w:lang w:val="en-US"/>
              </w:rPr>
              <w:t>Biểu đồ thể hiện tỷ trọng nhà cung cấp có cam kết và chưa có cam kết về phát triển bền vững trong tổng số nhà cung cấp.</w:t>
            </w:r>
          </w:p>
          <w:p w:rsidR="6BD8C2C6" w:rsidP="6BD8C2C6" w:rsidRDefault="6BD8C2C6" w14:paraId="7B326E85" w14:textId="77777777">
            <w:pPr>
              <w:rPr>
                <w:lang w:val="en-US"/>
              </w:rPr>
            </w:pPr>
            <w:r w:rsidRPr="6BD8C2C6">
              <w:rPr>
                <w:b/>
                <w:bCs/>
                <w:i/>
                <w:iCs/>
                <w:lang w:val="en-US"/>
              </w:rPr>
              <w:t>2.2. Ý nghĩa/Mục đích đo lường:</w:t>
            </w:r>
          </w:p>
          <w:p w:rsidR="6BD8C2C6" w:rsidRDefault="6BD8C2C6" w14:paraId="58C6DE2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60453F21" w14:textId="77777777">
            <w:pPr>
              <w:rPr>
                <w:lang w:val="en-US"/>
              </w:rPr>
            </w:pPr>
            <w:r w:rsidRPr="6BD8C2C6">
              <w:rPr>
                <w:b/>
                <w:bCs/>
                <w:lang w:val="en-US"/>
              </w:rPr>
              <w:t>3. Công thức tính:</w:t>
            </w:r>
          </w:p>
          <w:p w:rsidR="6BD8C2C6" w:rsidRDefault="6BD8C2C6" w14:paraId="5B93C155" w14:textId="77777777">
            <w:pPr>
              <w:numPr>
                <w:ilvl w:val="0"/>
                <w:numId w:val="916"/>
              </w:numPr>
              <w:rPr>
                <w:lang w:val="en-US"/>
              </w:rPr>
            </w:pPr>
            <w:r w:rsidRPr="6BD8C2C6">
              <w:rPr>
                <w:lang w:val="en-US"/>
              </w:rPr>
              <w:t>Tỷ lệ NCC có cam kết về PTBV = CT 10.2 / CT 10.1 × 100%; phần còn lại là NCC chưa có cam kết.</w:t>
            </w:r>
          </w:p>
          <w:p w:rsidR="6BD8C2C6" w:rsidP="6BD8C2C6" w:rsidRDefault="6BD8C2C6" w14:paraId="4E6CCCBE" w14:textId="77777777">
            <w:pPr>
              <w:rPr>
                <w:lang w:val="en-US"/>
              </w:rPr>
            </w:pPr>
            <w:r w:rsidRPr="6BD8C2C6">
              <w:rPr>
                <w:b/>
                <w:bCs/>
                <w:lang w:val="en-US"/>
              </w:rPr>
              <w:t>4. Chiều tổng hợp dữ liệu:</w:t>
            </w:r>
          </w:p>
          <w:p w:rsidR="6BD8C2C6" w:rsidRDefault="6BD8C2C6" w14:paraId="3EF78052" w14:textId="77777777">
            <w:pPr>
              <w:numPr>
                <w:ilvl w:val="0"/>
                <w:numId w:val="916"/>
              </w:numPr>
              <w:rPr>
                <w:lang w:val="en-US"/>
              </w:rPr>
            </w:pPr>
            <w:r w:rsidRPr="6BD8C2C6">
              <w:rPr>
                <w:lang w:val="en-US"/>
              </w:rPr>
              <w:t>Theo thời gian: Năm, Quý.</w:t>
            </w:r>
          </w:p>
          <w:p w:rsidR="6BD8C2C6" w:rsidP="6BD8C2C6" w:rsidRDefault="6BD8C2C6" w14:paraId="3802A7D3"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8ED21EB" w14:textId="77777777">
            <w:pPr>
              <w:rPr>
                <w:lang w:val="en-US"/>
              </w:rPr>
            </w:pPr>
            <w:r w:rsidRPr="6BD8C2C6">
              <w:rPr>
                <w:b/>
                <w:bCs/>
                <w:lang w:val="en-US"/>
              </w:rPr>
              <w:t xml:space="preserve">6. Tần suất cập nhật: </w:t>
            </w:r>
            <w:r w:rsidRPr="6BD8C2C6">
              <w:rPr>
                <w:lang w:val="en-US"/>
              </w:rPr>
              <w:t>Khi có nhà cung cấp mới.</w:t>
            </w:r>
          </w:p>
        </w:tc>
      </w:tr>
    </w:tbl>
    <w:p w:rsidR="59D9B7A8" w:rsidP="2689F980" w:rsidRDefault="59D9B7A8" w14:paraId="11CC1513" w14:textId="2F36C938">
      <w:pPr>
        <w:pStyle w:val="Heading2"/>
      </w:pPr>
      <w:r>
        <w:t>2.6. Chỉ tiêu thuyết minh</w:t>
      </w:r>
    </w:p>
    <w:p>
      <w:pPr/>
      <w:r>
        <w:t>Mục này tổng hợp danh mục các chỉ tiêu thuyết minh (định tính, chính sách và cơ chế quản trị) thuộc bộ tiêu chuẩn GRI Standards 2021 và Sổ tay Báo cáo Phát triển bền vững Hàng không IATA ASRH Edition 2 (2023), được phân công quản lý và thu thập dữ liệu bởi Ban Kế hoạch phát triển và Ban Tổ chức nhân lực của Tổng công ty Hàng không Việt Nam.</w:t>
      </w:r>
    </w:p>
    <w:p>
      <w:pPr/>
    </w:p>
    <w:p>
      <w:pPr>
        <w:pStyle w:val="Heading3"/>
      </w:pPr>
      <w:r>
        <w:t>2.6.1. Ban Kế hoạch phát triển (Trụ cột Quản trị)</w:t>
      </w:r>
    </w:p>
    <w:p>
      <w:pPr/>
    </w:p>
    <w:p>
      <w:pPr>
        <w:pStyle w:val="Heading4"/>
      </w:pPr>
      <w:r>
        <w:t>2.6.1.1. Chỉ tiêu GRI 2-9 - Governance structure and composition - Cơ cấu và thành phần quản trị</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2-9</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Governance structure and composition - Cơ cấu và thành phần quản trị</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Cơ cấu quản trị của tổ chức, bao gồm các ủy ban trực thuộc cơ quan quản trị cao nhất và cơ cấu thành phần của các cơ quan này.</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2-9) và Sổ tay Báo cáo Phát triển bền vững Hàng không IATA ASRH Edition 2 (Chủ đề A - Conduct and Compliance):</w:t>
            </w:r>
          </w:p>
          <w:p>
            <w:r>
              <w:t>Chỉ tiêu GRI 2-9 định nghĩa các yêu cầu công bố về mô hình cơ cấu tổ chức quản trị và thành phần của cơ quan quản trị cao nhất (Hội đồng quản trị - HĐQT), bao gồm:</w:t>
            </w:r>
          </w:p>
          <w:p>
            <w:r>
              <w:rPr>
                <w:b/>
              </w:rPr>
              <w:t>1. Cấu trúc quản trị:</w:t>
            </w:r>
            <w:r>
              <w:rPr>
                <w:b w:val="0"/>
              </w:rPr>
              <w:t xml:space="preserve"> Mô tả cấu trúc quản trị tổng thể của Tổng công ty, danh sách các ban/ủy ban chuyên trách trực thuộc HĐQT chịu trách nhiệm ra quyết định và giám sát việc quản lý các tác động của tổ chức đối với nền kinh tế, môi trường và con người (bao gồm Ủy ban Kiểm toán, Ủy ban Nhân sự &amp; Lương thưởng, Ban chỉ đạo Phát triển bền vững &amp; Net Zero).</w:t>
            </w:r>
          </w:p>
          <w:p>
            <w:r>
              <w:rPr>
                <w:b/>
              </w:rPr>
              <w:t>2. Thành phần và cơ cấu thành viên:</w:t>
            </w:r>
            <w:r>
              <w:rPr>
                <w:b w:val="0"/>
              </w:rPr>
              <w:t xml:space="preserve"> Mô tả chi tiết cơ cấu thành viên HĐQT và các ủy ban trực thuộc theo các tiêu chí: (i) Tỷ lệ thành viên điều hành (Executive) và thành viên không điều hành (Non-executive); (ii) Số lượng và tỷ lệ thành viên HĐQT độc lập; (iii) Thâm niên và nhiệm kỳ công tác của các thành viên; (iv) Số lượng các vị trí công tác hoặc chức vụ quản trị quan trọng khác mà từng thành viên đảm nhiệm tại các tổ chức khác; (v) Các tiêu chí đa dạng hóa về giới tính, độ tuổi và năng lực chuyên môn phù hợp với ngành hàng không.</w:t>
            </w:r>
          </w:p>
        </w:tc>
      </w:tr>
    </w:tbl>
    <w:p>
      <w:pPr/>
    </w:p>
    <w:p>
      <w:pPr>
        <w:pStyle w:val="Heading4"/>
      </w:pPr>
      <w:r>
        <w:t>2.6.1.2. Chỉ tiêu GRI 2-10 - Nomination and selection of the highest governance body - Đề cử và lựa chọn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Nomination and selection of the highest governance body - Đề cử và lựa chọn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đề cử và lựa chọn thành viên cơ quan quản trị cao nhất cùng các ủy ban trực thuộc, và các tiêu chí được áp dụng.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2-10) và IATA ASRH Edition 2:</w:t>
            </w:r>
          </w:p>
          <w:p>
            <w:r>
              <w:t>Chỉ tiêu GRI 2-10 định nghĩa quy trình và các tiêu chí tuyển chọn, bổ nhiệm thành viên HĐQT và các ủy ban chuyên trách:</w:t>
            </w:r>
          </w:p>
          <w:p>
            <w:r>
              <w:rPr>
                <w:b/>
              </w:rPr>
              <w:t>1. Quy trình đề cử và lựa chọn:</w:t>
            </w:r>
            <w:r>
              <w:rPr>
                <w:b w:val="0"/>
              </w:rPr>
              <w:t xml:space="preserve"> Mô tả quy trình giới thiệu, thẩm tra tư cách, đề cử và bầu chọn/bổ nhiệm thành viên HĐQT và các ủy ban trực thuộc theo quy định của pháp luật doanh nghiệp, điều lệ Tổng công ty và quy chế quản trị công ty đại chúng.</w:t>
            </w:r>
          </w:p>
          <w:p>
            <w:r>
              <w:rPr>
                <w:b/>
              </w:rPr>
              <w:t>2. Tiêu chí lựa chọn:</w:t>
            </w:r>
            <w:r>
              <w:rPr>
                <w:b w:val="0"/>
              </w:rPr>
              <w:t xml:space="preserve"> Thuyết minh các tiêu chí được cân nhắc trong quá trình đề cử và lựa chọn, bao gồm: (i) Quan điểm, kỳ vọng của các bên liên quan (đặc biệt là cổ đông Nhà nước và các cổ đông chiến lược); (ii) Tính đa dạng (về giới tính, độ tuổi, văn hóa, xuất thân); (iii) Tiêu chuẩn độc lập của thành viên HĐQT độc lập; (iv) Năng lực chuyên môn, kinh nghiệm thực tiễn và hiểu biết về quản trị doanh nghiệp, chuyển đổi xanh, an toàn hàng không và quản lý các tác động ESG trọng yếu.</w:t>
            </w:r>
          </w:p>
        </w:tc>
      </w:tr>
    </w:tbl>
    <w:p>
      <w:pPr/>
    </w:p>
    <w:p>
      <w:pPr>
        <w:pStyle w:val="Heading4"/>
      </w:pPr>
      <w:r>
        <w:t>2.6.1.3. Chỉ tiêu GRI 2-11 - Chair of the highest governance body - Chủ tịch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Chair of the highest governance body - Chủ tịch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của Chủ tịch cơ quan quản trị cao nhất và làm rõ sự phân định giữa vai trò quản trị (Chủ tịch HĐQT) và điều hành doanh nghiệp (Tổng giám đốc).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2-11) và IATA ASRH Edition 2:</w:t>
            </w:r>
          </w:p>
          <w:p>
            <w:r>
              <w:t>Chỉ tiêu GRI 2-11 định nghĩa yêu cầu công bố về tính độc lập giữa vai trò quản trị chiến lược và điều hành tác nghiệp:</w:t>
            </w:r>
          </w:p>
          <w:p>
            <w:r>
              <w:rPr>
                <w:b/>
              </w:rPr>
              <w:t>1. Tính độc lập của vị trí Chủ tịch:</w:t>
            </w:r>
            <w:r>
              <w:rPr>
                <w:b w:val="0"/>
              </w:rPr>
              <w:t xml:space="preserve"> Báo cáo rõ ràng Chủ tịch HĐQT có đồng thời là cán bộ điều hành cấp cao (Ban Tổng giám đốc / Tổng giám đốc) của Tổng công ty hay không.</w:t>
            </w:r>
          </w:p>
          <w:p>
            <w:r>
              <w:rPr>
                <w:b/>
              </w:rPr>
              <w:t>2. Cơ chế kiểm soát xung đột lợi ích:</w:t>
            </w:r>
            <w:r>
              <w:rPr>
                <w:b w:val="0"/>
              </w:rPr>
              <w:t xml:space="preserve"> Trường hợp Chủ tịch HĐQT kiêm nhiệm chức vụ điều hành, Tổng công ty phải giải trình rõ chức năng cụ thể trong ban điều hành, lý do duy trì mô hình kiêm nhiệm này và các cơ chế, biện pháp được áp dụng nhằm ngăn ngừa, kiểm soát xung đột lợi ích giữa vai trò giám sát quản trị và chức năng điều hành kinh doanh.</w:t>
            </w:r>
          </w:p>
        </w:tc>
      </w:tr>
    </w:tbl>
    <w:p>
      <w:pPr/>
    </w:p>
    <w:p>
      <w:pPr>
        <w:pStyle w:val="Heading4"/>
      </w:pPr>
      <w:r>
        <w:t>2.6.1.4. Chỉ tiêu GRI 2-12 - Role of the highest governance body in overseeing the management of impacts - Vai trò của cơ quan quản trị cao nhất trong giám sát quản lý các tác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Role of the highest governance body in overseeing the management of impacts - Vai trò của cơ quan quản trị cao nhất trong giám sát quản lý các tác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của cơ quan quản trị cao nhất và cán bộ điều hành cấp cao trong xây dựng chiến lược, chính sách và giám sát quy trình thẩm định tác động kinh tế, môi trường và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2-12) và IATA ASRH Edition 2:</w:t>
            </w:r>
          </w:p>
          <w:p>
            <w:r>
              <w:t>Chỉ tiêu GRI 2-12 định nghĩa trách nhiệm của HĐQT trong việc định hướng và giám sát thực thi chiến lược bền vững:</w:t>
            </w:r>
          </w:p>
          <w:p>
            <w:r>
              <w:rPr>
                <w:b/>
              </w:rPr>
              <w:t>1. Xây dựng và phê duyệt định hướng:</w:t>
            </w:r>
            <w:r>
              <w:rPr>
                <w:b w:val="0"/>
              </w:rPr>
              <w:t xml:space="preserve"> Thuyết minh vai trò của HĐQT và Ban điều hành trong việc phát triển, phê duyệt và định kỳ cập nhật tầm nhìn, sứ mệnh, tuyên bố giá trị cốt lõi, chiến lược phát triển bền vững, các chính sách ESG và mục tiêu Net Zero dài hạn của Tổng công ty.</w:t>
            </w:r>
          </w:p>
          <w:p>
            <w:r>
              <w:rPr>
                <w:b/>
              </w:rPr>
              <w:t>2. Giám sát quy trình thẩm định tác động (Due Diligence):</w:t>
            </w:r>
            <w:r>
              <w:rPr>
                <w:b w:val="0"/>
              </w:rPr>
              <w:t xml:space="preserve"> Mô tả vai trò giám sát của HĐQT đối với việc nhận diện, đánh giá mức độ nghiêm trọng và quản lý các tác động thực tế và tiềm tàng của doanh nghiệp đối với kinh tế, môi trường, xã hội và quyền con người; cơ chế tham vấn và gắn kết với các bên liên quan trong quá trình này.</w:t>
            </w:r>
          </w:p>
        </w:tc>
      </w:tr>
    </w:tbl>
    <w:p>
      <w:pPr/>
    </w:p>
    <w:p>
      <w:pPr>
        <w:pStyle w:val="Heading4"/>
      </w:pPr>
      <w:r>
        <w:t>2.6.1.5. Chỉ tiêu GRI 2-13 - Delegation of responsibility for managing impacts - Phân cấp trách nhiệm quản lý tác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Delegation of responsibility for managing impacts - Phân cấp trách nhiệm quản lý tác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cơ quan quản trị cao nhất phân cấp, ủy quyền trách nhiệm quản lý các tác động kinh tế, môi trường và con người cho các cấp điều hành và nhân viên chuyên trách.</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2-13) và IATA ASRH Edition 2:</w:t>
            </w:r>
          </w:p>
          <w:p>
            <w:r>
              <w:t>Chỉ tiêu GRI 2-13 định nghĩa cơ chế phân cấp quyền hạn và trách nhiệm thực thi công tác ESG:</w:t>
            </w:r>
          </w:p>
          <w:p>
            <w:r>
              <w:rPr>
                <w:b/>
              </w:rPr>
              <w:t>1. Phân cấp trách nhiệm:</w:t>
            </w:r>
            <w:r>
              <w:rPr>
                <w:b w:val="0"/>
              </w:rPr>
              <w:t xml:space="preserve"> Mô tả cách thức HĐQT ủy quyền trách nhiệm quản lý các tác động ESG cho Ban Tổng giám đốc và các chức danh điều hành cấp cao phụ trách từng lĩnh vực (Phó Tổng giám đốc phụ trách kỹ thuật, khai thác, thương mại, tài chính...); phân công nhiệm vụ cụ thể cho các Ban chuyên môn (Ban Kế hoạch phát triển, Ban Dịch vụ, Ban An toàn - Chất lượng, Ban Tổ chức nhân lực...).</w:t>
            </w:r>
          </w:p>
          <w:p>
            <w:r>
              <w:rPr>
                <w:b/>
              </w:rPr>
              <w:t>2. Chế độ báo cáo định kỳ:</w:t>
            </w:r>
            <w:r>
              <w:rPr>
                <w:b w:val="0"/>
              </w:rPr>
              <w:t xml:space="preserve"> Quy định quy trình và tần suất (theo quý/năm) mà Ban điều hành và các bộ phận chuyên trách phải tổng hợp, báo cáo lên HĐQT về tiến độ thực thi các chỉ tiêu phát triển bền vững và hiệu quả quản lý các tác động trọng yếu.</w:t>
            </w:r>
          </w:p>
        </w:tc>
      </w:tr>
    </w:tbl>
    <w:p>
      <w:pPr/>
    </w:p>
    <w:p>
      <w:pPr>
        <w:pStyle w:val="Heading4"/>
      </w:pPr>
      <w:r>
        <w:t>2.6.1.6. Chỉ tiêu GRI 2-14 - Role of the highest governance body in sustainability reporting - Vai trò của cơ quan quản trị cao nhất trong báo cáo phát triển bền vững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Role of the highest governance body in sustainability reporting - Vai trò của cơ quan quản trị cao nhất trong báo cáo phát triển bền vững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và trách nhiệm của cơ quan quản trị cao nhất trong việc rà soát và phê duyệt thông tin công bố trong Báo cáo phát triển bền vững.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2-14) và IATA ASRH Edition 2:</w:t>
            </w:r>
          </w:p>
          <w:p>
            <w:r>
              <w:t>Chỉ tiêu GRI 2-14 định nghĩa thẩm quyền và trách nhiệm phê duyệt tối cao đối với Báo cáo Phát triển bền vững (PTBV):</w:t>
            </w:r>
          </w:p>
          <w:p>
            <w:r>
              <w:rPr>
                <w:b/>
              </w:rPr>
              <w:t>1. Rà soát và phê duyệt báo cáo:</w:t>
            </w:r>
            <w:r>
              <w:rPr>
                <w:b w:val="0"/>
              </w:rPr>
              <w:t xml:space="preserve"> Xác nhận rõ trách nhiệm của HĐQT trong việc xem xét, đánh giá tính chính trực và chính thức phê duyệt toàn bộ thông tin công bố trong Báo cáo PTBV thường niên, bao gồm ma trận và danh mục các chủ đề trọng yếu của Tổng công ty.</w:t>
            </w:r>
          </w:p>
          <w:p>
            <w:r>
              <w:rPr>
                <w:b/>
              </w:rPr>
              <w:t>2. Quy trình thẩm tra nội dung:</w:t>
            </w:r>
            <w:r>
              <w:rPr>
                <w:b w:val="0"/>
              </w:rPr>
              <w:t xml:space="preserve"> Thuyết minh quy trình lấy ý kiến các ban chuyên môn, thẩm định độc lập và trình HĐQT phê duyệt trước khi công bố ra công chúng; trường hợp HĐQT không trực tiếp phê duyệt thì phải nêu rõ lý do và cấp có thẩm quyền được ủy quyền thay thế.</w:t>
            </w:r>
          </w:p>
        </w:tc>
      </w:tr>
    </w:tbl>
    <w:p>
      <w:pPr/>
    </w:p>
    <w:p>
      <w:pPr>
        <w:pStyle w:val="Heading4"/>
      </w:pPr>
      <w:r>
        <w:t>2.6.1.7. Chỉ tiêu GRI 2-15 - Conflicts of interest - Xung đột lợi ích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2-15</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Conflicts of interest - Xung đột lợi ích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quy trình và cơ chế của cơ quan quản trị cao nhất nhằm ngăn ngừa, phát hiện và xử lý các xung đột lợi ích thực tế hoặc tiềm tàng.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2-15) và IATA ASRH Edition 2:</w:t>
            </w:r>
          </w:p>
          <w:p>
            <w:r>
              <w:t>Chỉ tiêu GRI 2-15 định nghĩa hệ thống kiểm soát và minh bạch thông tin về xung đột lợi ích tại cấp lãnh đạo cao nhất:</w:t>
            </w:r>
          </w:p>
          <w:p>
            <w:r>
              <w:rPr>
                <w:b/>
              </w:rPr>
              <w:t>1. Quy trình ngăn ngừa xung đột:</w:t>
            </w:r>
            <w:r>
              <w:rPr>
                <w:b w:val="0"/>
              </w:rPr>
              <w:t xml:space="preserve"> Mô tả các chính sách, quy chế và quy trình để nhận diện, khai báo, ngăn ngừa và giảm thiểu xung đột lợi ích đối với thành viên HĐQT và cán bộ quản lý then chốt của Tổng công ty.</w:t>
            </w:r>
          </w:p>
          <w:p>
            <w:r>
              <w:rPr>
                <w:b/>
              </w:rPr>
              <w:t>2. Công bố xung đột lợi ích:</w:t>
            </w:r>
            <w:r>
              <w:rPr>
                <w:b w:val="0"/>
              </w:rPr>
              <w:t xml:space="preserve"> Cơ chế công khai thông tin tới cổ đông và các bên liên quan về các mối quan hệ có khả năng phát sinh xung đột, bao gồm: (i) Tham gia đồng thời trong ban lãnh đạo của các doanh nghiệp khác; (ii) Sở hữu chéo cổ phần; (iii) Sự hiện diện của các bên có quyền kiểm soát hoặc cổ đông chi phối; (iv) Các giao dịch với các bên liên quan (Related-party transactions).</w:t>
            </w:r>
          </w:p>
        </w:tc>
      </w:tr>
    </w:tbl>
    <w:p>
      <w:pPr/>
    </w:p>
    <w:p>
      <w:pPr>
        <w:pStyle w:val="Heading4"/>
      </w:pPr>
      <w:r>
        <w:t>2.6.1.8. Chỉ tiêu GRI 2-16 - Communication of critical concerns - Báo cáo các mối quan ngại nghiêm trọng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2-16</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Communication of critical concerns - Báo cáo các mối quan ngại nghiêm trọng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Cơ chế truyền thông và tiếp nhận các mối quan ngại nghiêm trọng gửi đến cơ quan quản trị cao nhất, cùng số lượng và tính chất các vụ việc trong kỳ.</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2-16) và IATA ASRH Edition 2:</w:t>
            </w:r>
          </w:p>
          <w:p>
            <w:r>
              <w:t>Chỉ tiêu GRI 2-16 định nghĩa quy trình báo cáo khẩn cấp và xử lý các rủi ro, vấn đề đặc biệt nghiêm trọng:</w:t>
            </w:r>
          </w:p>
          <w:p>
            <w:r>
              <w:rPr>
                <w:b/>
              </w:rPr>
              <w:t>1. Cơ chế tiếp nhận và báo cáo:</w:t>
            </w:r>
            <w:r>
              <w:rPr>
                <w:b w:val="0"/>
              </w:rPr>
              <w:t xml:space="preserve"> Định nghĩa tiêu chí xác định các "mối quan ngại nghiêm trọng" (critical concerns) liên quan đến sự cố an toàn hàng không, vi phạm pháp luật nghiêm trọng, khủng hoảng vận hành hoặc tổn hại môi trường/xã hội lớn; cơ chế và đường dẫn thông tin báo cáo trực tiếp lên HĐQT.</w:t>
            </w:r>
          </w:p>
          <w:p>
            <w:r>
              <w:rPr>
                <w:b/>
              </w:rPr>
              <w:t>2. Thống kê và xử lý:</w:t>
            </w:r>
            <w:r>
              <w:rPr>
                <w:b w:val="0"/>
              </w:rPr>
              <w:t xml:space="preserve"> Báo cáo tổng số lượng và bản chất của các mối quan ngại nghiêm trọng đã được trình lên HĐQT trong năm tài chính, các giải pháp chỉ đạo khắc phục và tiến độ giải quyết của Tổng công ty.</w:t>
            </w:r>
          </w:p>
        </w:tc>
      </w:tr>
    </w:tbl>
    <w:p>
      <w:pPr/>
    </w:p>
    <w:p>
      <w:pPr>
        <w:pStyle w:val="Heading4"/>
      </w:pPr>
      <w:r>
        <w:t>2.6.1.9. Chỉ tiêu GRI 2-17 - Collective knowledge of the highest governance body - Kiến thức tập thể của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2-17</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Collective knowledge of the highest governance body - Kiến thức tập thể của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biện pháp và chương trình đào tạo nhằm nâng cao kiến thức, kỹ năng và kinh nghiệm tập thể của cơ quan quản trị cao nhất về phát triển bền vững.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2-17) và IATA ASRH Edition 2:</w:t>
            </w:r>
          </w:p>
          <w:p>
            <w:r>
              <w:t>Chỉ tiêu GRI 2-17 định nghĩa việc bồi dưỡng và củng cố năng lực quản trị phát triển bền vững cho thành viên HĐQT:</w:t>
            </w:r>
          </w:p>
          <w:p>
            <w:r>
              <w:rPr>
                <w:b/>
              </w:rPr>
              <w:t>1. Nâng cao năng lực chuyên môn:</w:t>
            </w:r>
            <w:r>
              <w:rPr>
                <w:b w:val="0"/>
              </w:rPr>
              <w:t xml:space="preserve"> Mô tả các hành động, hội thảo, khóa tập huấn chuyên sâu và hoạt động tham vấn chuyên gia mà Tổng công ty đã tổ chức hoặc cử thành viên HĐQT tham gia trong năm.</w:t>
            </w:r>
          </w:p>
          <w:p>
            <w:r>
              <w:rPr>
                <w:b/>
              </w:rPr>
              <w:t>2. Nội dung bồi dưỡng:</w:t>
            </w:r>
            <w:r>
              <w:rPr>
                <w:b w:val="0"/>
              </w:rPr>
              <w:t xml:space="preserve"> Các chủ đề trọng tâm về phát triển bền vững và chuyển đổi xanh ngành hàng không, bao gồm: nhiên liệu hàng không bền vững (SAF), cơ chế định giá carbon (CORSIA, EU ETS), công nghệ tàu bay tiết kiệm nhiên liệu, quản trị rủi ro biến đổi khí hậu theo TCFD/IFRS S2 và các quy định pháp luật ESG mới.</w:t>
            </w:r>
          </w:p>
        </w:tc>
      </w:tr>
    </w:tbl>
    <w:p>
      <w:pPr/>
    </w:p>
    <w:p>
      <w:pPr>
        <w:pStyle w:val="Heading4"/>
      </w:pPr>
      <w:r>
        <w:t>2.6.1.10. Chỉ tiêu GRI 2-18 - Evaluation of the performance of the highest governance body - Đánh giá hiệu quả hoạt động của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2-18</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Evaluation of the performance of the highest governance body - Đánh giá hiệu quả hoạt động của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đánh giá hiệu quả hoạt động của cơ quan quản trị cao nhất trong việc giám sát và quản lý các tác động kinh tế, môi trường và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2-18) và IATA ASRH Edition 2:</w:t>
            </w:r>
          </w:p>
          <w:p>
            <w:r>
              <w:t>Chỉ tiêu GRI 2-18 định nghĩa quy trình đánh giá kết quả thực thi trách nhiệm giám sát của cơ quan quản trị:</w:t>
            </w:r>
          </w:p>
          <w:p>
            <w:r>
              <w:rPr>
                <w:b/>
              </w:rPr>
              <w:t>1. Quy trình đánh giá:</w:t>
            </w:r>
            <w:r>
              <w:rPr>
                <w:b w:val="0"/>
              </w:rPr>
              <w:t xml:space="preserve"> Mô tả phương pháp và quy trình đánh giá hiệu quả hoạt động của HĐQT, các ủy ban trực thuộc và từng thành viên trong công tác giám sát quản lý các tác động bền vững của Tổng công ty.</w:t>
            </w:r>
          </w:p>
          <w:p>
            <w:r>
              <w:rPr>
                <w:b/>
              </w:rPr>
              <w:t>2. Phương thức và hành động cải tiến:</w:t>
            </w:r>
            <w:r>
              <w:rPr>
                <w:b w:val="0"/>
              </w:rPr>
              <w:t xml:space="preserve"> Thuyết minh việc đánh giá được thực hiện độc lập (thuê tổ chức tư vấn bên ngoài) hay tự đánh giá nội bộ; tần suất thực hiện; các hành động khắc phục, điều chỉnh đã triển khai dựa trên kết quả đánh giá (như đào tạo bổ sung, cơ cấu lại ủy ban, hoàn thiện quy chế).</w:t>
            </w:r>
          </w:p>
        </w:tc>
      </w:tr>
    </w:tbl>
    <w:p>
      <w:pPr/>
    </w:p>
    <w:p>
      <w:pPr>
        <w:pStyle w:val="Heading4"/>
      </w:pPr>
      <w:r>
        <w:t>2.6.1.11. Chỉ tiêu GRI 2-23 - Policy commitments - Các cam kết chính sách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Policy commitments - Các cam kết chính sách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cam kết chính sách của tổ chức đối với hành vi ứng xử kinh doanh có trách nhiệm và tôn trọng quyền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2-23) và IATA ASRH Edition 2:</w:t>
            </w:r>
          </w:p>
          <w:p>
            <w:r>
              <w:t>Chỉ tiêu GRI 2-23 định nghĩa các tuyên bố chính sách nền tảng về đạo đức và trách nhiệm xã hội của doanh nghiệp:</w:t>
            </w:r>
          </w:p>
          <w:p>
            <w:r>
              <w:rPr>
                <w:b/>
              </w:rPr>
              <w:t>1. Danh mục cam kết chính sách:</w:t>
            </w:r>
            <w:r>
              <w:rPr>
                <w:b w:val="0"/>
              </w:rPr>
              <w:t xml:space="preserve"> Công bố các cam kết chính sách chính thức của Tổng công ty về hành vi kinh doanh có trách nhiệm (Responsible Business Conduct), bảo vệ môi trường, chống tham nhũng, đa dạng - hòa nhập và tôn trọng quyền con người.</w:t>
            </w:r>
          </w:p>
          <w:p>
            <w:r>
              <w:rPr>
                <w:b/>
              </w:rPr>
              <w:t>2. Căn cứ chuẩn mực quốc tế:</w:t>
            </w:r>
            <w:r>
              <w:rPr>
                <w:b w:val="0"/>
              </w:rPr>
              <w:t xml:space="preserve"> Nêu rõ các văn kiện và hiệp ước quốc tế mà chính sách tham chiếu (Tuyên ngôn Nhân quyền Quốc tế của LHQ, Các nguyên tắc hướng dẫn của LHQ về Kinh doanh và Quyền con người, Các công ước cơ bản của ILO); cấp phê duyệt chính sách cao nhất; phạm vi áp dụng cho toàn bộ hoạt động nội bộ và chuỗi giá trị; cách thức công bố công khai đến các bên liên quan.</w:t>
            </w:r>
          </w:p>
        </w:tc>
      </w:tr>
    </w:tbl>
    <w:p>
      <w:pPr/>
    </w:p>
    <w:p>
      <w:pPr>
        <w:pStyle w:val="Heading4"/>
      </w:pPr>
      <w:r>
        <w:t>2.6.1.12. Chỉ tiêu GRI 2-24 - Embedding policy commitments - Lồng ghép các cam kết chính sách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Embedding policy commitments - Lồng ghép các cam kết chính sách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tổ chức lồng ghép và hiện thực hóa các cam kết chính sách vào chiến lược, quy trình vận hành và toàn bộ mối quan hệ kinh doanh.</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2-24) và IATA ASRH Edition 2:</w:t>
            </w:r>
          </w:p>
          <w:p>
            <w:r>
              <w:t>Chỉ tiêu GRI 2-24 định nghĩa phương thức đưa các cam kết chính sách vào thực tiễn quản lý và vận hành:</w:t>
            </w:r>
          </w:p>
          <w:p>
            <w:r>
              <w:rPr>
                <w:b/>
              </w:rPr>
              <w:t>1. Cơ chế lồng ghép:</w:t>
            </w:r>
            <w:r>
              <w:rPr>
                <w:b w:val="0"/>
              </w:rPr>
              <w:t xml:space="preserve"> Mô tả cách thức Tổng công ty tích hợp các cam kết chính sách vào quy chế quản trị nội bộ, kế hoạch chiến lược, quy trình tác nghiệp tiêu chuẩn (SOP) và quy chế mua sắm/đấu thầu.</w:t>
            </w:r>
          </w:p>
          <w:p>
            <w:r>
              <w:rPr>
                <w:b/>
              </w:rPr>
              <w:t>2. Thực thi và đào tạo:</w:t>
            </w:r>
            <w:r>
              <w:rPr>
                <w:b w:val="0"/>
              </w:rPr>
              <w:t xml:space="preserve"> Phân định trách nhiệm thực hiện chính sách theo các cấp quản lý; triển khai các chương trình phổ biến, tập huấn bắt buộc cho toàn thể cán bộ nhân viên; áp dụng các điều khoản cam kết tuân thủ trong hợp đồng với đối tác kinh doanh và nhà cung ứng.</w:t>
            </w:r>
          </w:p>
        </w:tc>
      </w:tr>
    </w:tbl>
    <w:p>
      <w:pPr/>
    </w:p>
    <w:p>
      <w:pPr>
        <w:pStyle w:val="Heading4"/>
      </w:pPr>
      <w:r>
        <w:t>2.6.1.13. Chỉ tiêu GRI 2-25 - Processes to remediate negative impacts - Quy trình khắc phục các tác động tiêu cực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2-25</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Processes to remediate negative impacts - Quy trình khắc phục các tác động tiêu cực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Cam kết và quy trình của tổ chức nhằm khắc phục hoặc hợp tác khắc phục các tác động tiêu cực thực tế mà tổ chức gây ra hoặc đóng góp gây ra.</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2-25) và IATA ASRH Edition 2:</w:t>
            </w:r>
          </w:p>
          <w:p>
            <w:r>
              <w:t>Chỉ tiêu GRI 2-25 định nghĩa trách nhiệm bồi thường và các biện pháp giảm thiểu tổn hại cho các bên bị ảnh hưởng:</w:t>
            </w:r>
          </w:p>
          <w:p>
            <w:r>
              <w:rPr>
                <w:b/>
              </w:rPr>
              <w:t>1. Cam kết khắc phục:</w:t>
            </w:r>
            <w:r>
              <w:rPr>
                <w:b w:val="0"/>
              </w:rPr>
              <w:t xml:space="preserve"> Cam kết của Tổng công ty trong việc chủ động khắc phục hoặc phối hợp khắc phục các tác động tiêu cực đối với môi trường, cộng đồng xã hội và quyền con người do hoạt động hàng không gây ra hoặc có liên đới.</w:t>
            </w:r>
          </w:p>
          <w:p>
            <w:r>
              <w:rPr>
                <w:b/>
              </w:rPr>
              <w:t>2. Quy trình khiếu nại và bồi thường:</w:t>
            </w:r>
            <w:r>
              <w:rPr>
                <w:b w:val="0"/>
              </w:rPr>
              <w:t xml:space="preserve"> Mô tả quy trình tiếp nhận, điều tra và giải quyết khiếu nại của các bên liên quan; cơ chế hỗ trợ tài chính, bồi thường thiệt hại công bằng; đánh giá tính hiệu quả của các biện pháp xử lý và giải pháp ngăn ngừa tái diễn.</w:t>
            </w:r>
          </w:p>
        </w:tc>
      </w:tr>
    </w:tbl>
    <w:p>
      <w:pPr/>
    </w:p>
    <w:p>
      <w:pPr>
        <w:pStyle w:val="Heading4"/>
      </w:pPr>
      <w:r>
        <w:t>2.6.1.14. Chỉ tiêu GRI 2-26 - Mechanisms for seeking advice and raising concerns - Cơ chế tìm kiếm tư vấn và nêu quan ngại</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2-26</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Mechanisms for seeking advice and raising concerns - Cơ chế tìm kiếm tư vấn và nêu quan ngại</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kênh và cơ chế chính thức để người lao động và các bên liên quan tìm kiếm tư vấn về đạo đức hoặc tố giác, nêu quan ngại về các hành vi vi phạm.</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2-26) và IATA ASRH Edition 2:</w:t>
            </w:r>
          </w:p>
          <w:p>
            <w:r>
              <w:t>Chỉ tiêu GRI 2-26 định nghĩa các kênh tiếp nhận ý kiến tư vấn và tố giác hành vi sai phạm (Whistleblowing):</w:t>
            </w:r>
          </w:p>
          <w:p>
            <w:r>
              <w:rPr>
                <w:b/>
              </w:rPr>
              <w:t>1. Kênh tham vấn và phản ánh:</w:t>
            </w:r>
            <w:r>
              <w:rPr>
                <w:b w:val="0"/>
              </w:rPr>
              <w:t xml:space="preserve"> Thiết lập các kênh chính thức (đường dây nóng hotline, hòm thư điện tử bảo mật, ban thanh tra chuyên trách) cho phép người lao động và đối tác bên ngoài xin tư vấn về các tình huống đạo đức hoặc phản ánh quan ngại về hành vi vi phạm quy chuẩn ứng xử, gian lận kinh doanh.</w:t>
            </w:r>
          </w:p>
          <w:p>
            <w:r>
              <w:rPr>
                <w:b/>
              </w:rPr>
              <w:t>2. Cơ chế bảo vệ người tố giác:</w:t>
            </w:r>
            <w:r>
              <w:rPr>
                <w:b w:val="0"/>
              </w:rPr>
              <w:t xml:space="preserve"> Quy định biện pháp bảo mật danh tính tuyệt đối, bảo đảm an toàn thông tin và cam kết không trù dập, trả đũa đối với bất kỳ cá nhân nào cung cấp thông tin hoặc tố cáo vi phạm một cách thiện chí.</w:t>
            </w:r>
          </w:p>
        </w:tc>
      </w:tr>
    </w:tbl>
    <w:p>
      <w:pPr/>
    </w:p>
    <w:p>
      <w:pPr>
        <w:pStyle w:val="Heading4"/>
      </w:pPr>
      <w:r>
        <w:t>2.6.1.15. Chỉ tiêu GRI 2-27 - Compliance with laws and regulations - Tuân thủ pháp luật và các quy định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2-27</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Compliance with laws and regulations - Tuân thủ pháp luật và các quy định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Tình hình tuân thủ pháp luật, bao gồm tổng số vụ việc không tuân thủ đáng kể phát sinh trong kỳ báo cáo và các chế tài xử phạt tiền hoặc phi tiền tệ.</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2-27) và IATA ASRH Edition 2:</w:t>
            </w:r>
          </w:p>
          <w:p>
            <w:r>
              <w:t>Chỉ tiêu GRI 2-27 định nghĩa việc theo dõi và công bố các vi phạm quy định pháp luật và biện pháp xử lý:</w:t>
            </w:r>
          </w:p>
          <w:p>
            <w:r>
              <w:rPr>
                <w:b/>
              </w:rPr>
              <w:t>1. Thống kê vi phạm:</w:t>
            </w:r>
            <w:r>
              <w:rPr>
                <w:b w:val="0"/>
              </w:rPr>
              <w:t xml:space="preserve"> Thống kê tổng số vụ việc không tuân thủ pháp luật và quy định đáng kể phát sinh trong năm báo cáo trong các lĩnh vực kinh tế, môi trường, an toàn khai thác bay và quyền lợi lao động.</w:t>
            </w:r>
          </w:p>
          <w:p>
            <w:r>
              <w:rPr>
                <w:b/>
              </w:rPr>
              <w:t>2. Chế tài xử phạt:</w:t>
            </w:r>
            <w:r>
              <w:rPr>
                <w:b w:val="0"/>
              </w:rPr>
              <w:t xml:space="preserve"> Báo cáo tổng giá trị tiền phạt vi phạm hành chính đã nộp; số lượng và nội dung các hình thức xử phạt phi tiền tệ (cảnh cáo, đình chỉ tạm thời, tước quyền sử dụng giấy phép); chi tiết các vụ việc đang trong quá trình khiếu nại hoặc tranh tụng.</w:t>
            </w:r>
          </w:p>
        </w:tc>
      </w:tr>
    </w:tbl>
    <w:p>
      <w:pPr/>
    </w:p>
    <w:p>
      <w:pPr>
        <w:pStyle w:val="Heading4"/>
      </w:pPr>
      <w:r>
        <w:t>2.6.1.16. Chỉ tiêu GRI 2-29 - Approach to stakeholder engagement - Cách tiếp cận gắn kết các bên liên quan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2-29</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Approach to stakeholder engagement - Cách tiếp cận gắn kết các bên liên quan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Phương pháp tiếp cận của tổ chức trong việc nhận diện và đối thoại, tham vấn ý kiến của các nhóm bên liên quan trọng yếu.</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2-29) và IATA ASRH Edition 2:</w:t>
            </w:r>
          </w:p>
          <w:p>
            <w:r>
              <w:t>Chỉ tiêu GRI 2-29 định nghĩa chiến lược và quy trình đối thoại các bên liên quan trọng yếu:</w:t>
            </w:r>
          </w:p>
          <w:p>
            <w:r>
              <w:rPr>
                <w:b/>
              </w:rPr>
              <w:t>1. Nhận diện các nhóm bên liên quan:</w:t>
            </w:r>
            <w:r>
              <w:rPr>
                <w:b w:val="0"/>
              </w:rPr>
              <w:t xml:space="preserve"> Danh mục các nhóm bên liên quan trọng yếu được xác định (Cổ đông/Ủy ban Quản lý vốn Nhà nước, hành khách/khách hàng, cán bộ nhân viên, nhà cung cấp xăng dầu/dịch vụ mặt đất, Cục Hàng không/cơ quan quản lý, cộng đồng cư dân lân cận sân bay) và phương pháp xác định.</w:t>
            </w:r>
          </w:p>
          <w:p>
            <w:r>
              <w:rPr>
                <w:b/>
              </w:rPr>
              <w:t>2. Hình thức và hiệu quả đối thoại:</w:t>
            </w:r>
            <w:r>
              <w:rPr>
                <w:b w:val="0"/>
              </w:rPr>
              <w:t xml:space="preserve"> Mô tả mục đích, kênh trao đổi, tần suất đối thoại đối với từng nhóm; cách thức Tổng công ty tiếp thu, phản hồi ý kiến đóng góp và lồng ghép kỳ vọng của các bên vào định hướng chiến lược và nội dung Báo cáo PTBV.</w:t>
            </w:r>
          </w:p>
        </w:tc>
      </w:tr>
    </w:tbl>
    <w:p>
      <w:pPr/>
    </w:p>
    <w:p>
      <w:pPr>
        <w:pStyle w:val="Heading4"/>
      </w:pPr>
      <w:r>
        <w:t>2.6.1.17. Chỉ tiêu GRI 3-3 - Management of material topics - Quản lý các chủ đề trọng yếu</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3-3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Management of material topics - Quản lý các chủ đề trọng yếu</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tổ chức quản lý từng chủ đề phát triển bền vững trọng yếu, bao gồm chính sách, hành động cụ thể và phương pháp đánh giá hiệu quả quản lý tác động.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3: Material Topics 2021 (Điều khoản 3-3) và IATA ASRH Edition 2:</w:t>
            </w:r>
          </w:p>
          <w:p>
            <w:r>
              <w:t>Chỉ tiêu GRI 3-3 định nghĩa khung công bố thông tin bắt buộc áp dụng độc lập cho TỪNG chủ đề trọng yếu đã được xác định của Tổng công ty:</w:t>
            </w:r>
          </w:p>
          <w:p>
            <w:r>
              <w:rPr>
                <w:b/>
              </w:rPr>
              <w:t>1. Mô tả tác động:</w:t>
            </w:r>
            <w:r>
              <w:rPr>
                <w:b w:val="0"/>
              </w:rPr>
              <w:t xml:space="preserve"> Thuyết minh chi tiết các tác động tích cực và tiêu cực (thực tế và tiềm tàng) đối với nền kinh tế, môi trường và con người liên quan mật thiết đến chủ đề trọng yếu tương ứng.</w:t>
            </w:r>
          </w:p>
          <w:p>
            <w:r>
              <w:rPr>
                <w:b/>
              </w:rPr>
              <w:t>2. Quản lý và giải pháp hành động:</w:t>
            </w:r>
            <w:r>
              <w:rPr>
                <w:b w:val="0"/>
              </w:rPr>
              <w:t xml:space="preserve"> Mô tả các chính sách cụ thể, cam kết mục tiêu, trách nhiệm phân công, nguồn lực bố trí và các chương trình hành động nhằm ngăn ngừa tác động tiêu cực, tối ưu hóa tác động tích cực.</w:t>
            </w:r>
          </w:p>
          <w:p>
            <w:r>
              <w:rPr>
                <w:b/>
              </w:rPr>
              <w:t>3. Đánh giá tính hiệu quả:</w:t>
            </w:r>
            <w:r>
              <w:rPr>
                <w:b w:val="0"/>
              </w:rPr>
              <w:t xml:space="preserve"> Các cơ chế theo dõi, hệ thống chỉ số đo lường hiệu quả (KPIs), quy trình đánh giá kết quả định kỳ và các điều chỉnh, cải tiến chính sách sau quá trình thực thi.</w:t>
            </w:r>
          </w:p>
        </w:tc>
      </w:tr>
    </w:tbl>
    <w:p>
      <w:pPr/>
    </w:p>
    <w:p>
      <w:pPr>
        <w:pStyle w:val="Heading4"/>
      </w:pPr>
      <w:r>
        <w:t>2.6.1.18. Chỉ tiêu GRI 201-4 - Financial assistance received from government - Hỗ trợ tài chính nhận được từ chính phủ</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201-4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Financial assistance received from government - Hỗ trợ tài chính nhận được từ chính phủ</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giá trị tiền tệ của các khoản trợ cấp và hỗ trợ tài chính mà doanh nghiệp nhận được từ chính phủ trong kỳ báo cáo.</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201: Economic Performance 2016 (Điều khoản 201-4) và IATA ASRH Edition 2:</w:t>
            </w:r>
          </w:p>
          <w:p>
            <w:r>
              <w:t>Chỉ tiêu GRI 201-4 định nghĩa việc công bố minh bạch các khoản trợ cấp và hỗ trợ vốn từ ngân sách Nhà nước/Chính phủ:</w:t>
            </w:r>
          </w:p>
          <w:p>
            <w:r>
              <w:rPr>
                <w:b/>
              </w:rPr>
              <w:t>1. Giá trị hỗ trợ tài chính:</w:t>
            </w:r>
            <w:r>
              <w:rPr>
                <w:b w:val="0"/>
              </w:rPr>
              <w:t xml:space="preserve"> Tổng giá trị tiền tệ của các khoản hỗ trợ tài chính mà Tổng công ty nhận được từ bất kỳ chính phủ nào trong năm báo cáo, phân loại theo 8 nhóm hình thức: (i) Miễn, giảm thuế và tín dụng thuế; (ii) Trợ cấp trực tiếp; (iii) Tài trợ đầu tư, tài trợ R&amp;D; (iv) Giải thưởng tài chính; (v) Miễn/giảm phí nhượng quyền hoặc tiền bản quyền; (vi) Hỗ trợ tài chính từ tổ chức tín dụng xuất khẩu (ECA); (vii) Các gói ưu đãi tài chính; (viii) Lợi ích tài chính khác (bao gồm các gói tái cấp vốn lãi suất ưu đãi, bảo lãnh nợ).</w:t>
            </w:r>
          </w:p>
          <w:p>
            <w:r>
              <w:rPr>
                <w:b/>
              </w:rPr>
              <w:t>2. Cơ cấu sở hữu vốn Nhà nước:</w:t>
            </w:r>
            <w:r>
              <w:rPr>
                <w:b w:val="0"/>
              </w:rPr>
              <w:t xml:space="preserve"> Thuyết minh tỷ lệ sở hữu vốn của Nhà nước tại Tổng công ty và vai trò của cổ đông Nhà nước trong các quyết sách tài chính trọng yếu.</w:t>
            </w:r>
          </w:p>
        </w:tc>
      </w:tr>
    </w:tbl>
    <w:p>
      <w:pPr/>
    </w:p>
    <w:p>
      <w:pPr>
        <w:pStyle w:val="Heading4"/>
      </w:pPr>
      <w:r>
        <w:t>2.6.1.19. Chỉ tiêu GRI 205-2 - Communication and training about anti-corruption policies and procedures - Truyền thông và đào tạo về các chính sách và thủ tục chống tham nhũng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205-2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Communication and training about anti-corruption policies and procedures - Truyền thông và đào tạo về các chính sách và thủ tục chống tham nhũng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và số lượng thành viên cơ quan quản trị, cán bộ nhân viên và đối tác kinh doanh được phổ biến, tập huấn về chính sách phòng chống tham nhũng.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205: Anti-corruption 2016 (Điều khoản 205-2) và IATA ASRH Edition 2:</w:t>
            </w:r>
          </w:p>
          <w:p>
            <w:r>
              <w:t>Chỉ tiêu GRI 205-2 định nghĩa việc phổ biến thông tin và đào tạo về phòng ngừa tham nhũng, tiêu cực trong tổ chức:</w:t>
            </w:r>
          </w:p>
          <w:p>
            <w:r>
              <w:rPr>
                <w:b/>
              </w:rPr>
              <w:t>1. Truyền thông chính sách:</w:t>
            </w:r>
            <w:r>
              <w:rPr>
                <w:b w:val="0"/>
              </w:rPr>
              <w:t xml:space="preserve"> Số lượng và tỷ lệ phần trăm (%) thành viên HĐQT, người lao động và các đối tác kinh doanh (nhà cung cấp, đại lý bán vé, đơn vị phục vụ mặt đất) được truyền thông chính thức về chính sách và thủ tục phòng chống tham nhũng, phân tách theo khu vực địa lý và nhóm đối tượng.</w:t>
            </w:r>
          </w:p>
          <w:p>
            <w:r>
              <w:rPr>
                <w:b/>
              </w:rPr>
              <w:t>2. Đào tạo chuyên sâu:</w:t>
            </w:r>
            <w:r>
              <w:rPr>
                <w:b w:val="0"/>
              </w:rPr>
              <w:t xml:space="preserve"> Số lượng và tỷ lệ (%) thành viên HĐQT và cán bộ nhân viên đã hoàn thành các khóa đào tạo định kỳ bắt buộc về phòng, chống tham nhũng, nhận diện hối lộ và tuân thủ liêm chính doanh nghiệp.</w:t>
            </w:r>
          </w:p>
        </w:tc>
      </w:tr>
    </w:tbl>
    <w:p>
      <w:pPr/>
    </w:p>
    <w:p>
      <w:pPr>
        <w:pStyle w:val="Heading4"/>
      </w:pPr>
      <w:r>
        <w:t>2.6.1.20. Chỉ tiêu GRI 205-3 - Confirmed incidents of corruption and actions taken - Các vụ việc tham nhũng được xác nhận và biện pháp xử lý</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205-3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Confirmed incidents of corruption and actions taken - Các vụ việc tham nhũng được xác nhận và biện pháp xử lý</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số vụ việc tham nhũng được xác minh trong kỳ báo cáo, tính chất vụ việc và các biện pháp kỷ luật, xử lý pháp lý đã thực hiện.</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205: Anti-corruption 2016 (Điều khoản 205-3) và IATA ASRH Edition 2:</w:t>
            </w:r>
          </w:p>
          <w:p>
            <w:r>
              <w:t>Chỉ tiêu GRI 205-3 định nghĩa các yêu cầu công bố về các vi phạm tham nhũng được kết luận và kết quả xử lý:</w:t>
            </w:r>
          </w:p>
          <w:p>
            <w:r>
              <w:rPr>
                <w:b/>
              </w:rPr>
              <w:t>1. Số vụ việc và tính chất vi phạm:</w:t>
            </w:r>
            <w:r>
              <w:rPr>
                <w:b w:val="0"/>
              </w:rPr>
              <w:t xml:space="preserve"> Tổng số lượng và tính chất chi tiết của các vụ việc tham nhũng đã được cơ quan có thẩm quyền hoặc cơ quan thanh tra nội bộ xác nhận chính thức trong năm báo cáo.</w:t>
            </w:r>
          </w:p>
          <w:p>
            <w:r>
              <w:rPr>
                <w:b/>
              </w:rPr>
              <w:t>2. Biện pháp xử lý kỷ luật và pháp lý:</w:t>
            </w:r>
            <w:r>
              <w:rPr>
                <w:b w:val="0"/>
              </w:rPr>
              <w:t xml:space="preserve"> (i) Số vụ việc dẫn tới việc người lao động bị xử lý kỷ luật hoặc sa thải; (ii) Số vụ việc dẫn tới chấm dứt quan hệ hợp đồng hoặc từ chối gia hạn hợp tác với đối tác kinh doanh; (iii) Chi tiết các vụ kiện pháp lý công khai chống lại Tổng công ty hoặc nhân viên của Tổng công ty về hành vi tham nhũng và phán quyết cuối cùng của tòa án.</w:t>
            </w:r>
          </w:p>
        </w:tc>
      </w:tr>
    </w:tbl>
    <w:p>
      <w:pPr/>
    </w:p>
    <w:p>
      <w:pPr>
        <w:pStyle w:val="Heading4"/>
      </w:pPr>
      <w:r>
        <w:t>2.6.1.21. Chỉ tiêu GRI 206-1 - Legal actions for anti-competitive behavior, anti-trust, and monopoly practices - Các vụ kiện về hành vi phản cạnh tranh, chống độc quyền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206-1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Legal actions for anti-competitive behavior, anti-trust, and monopoly practices - Các vụ kiện về hành vi phản cạnh tranh, chống độc quyền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Số lượng vụ kiện pháp lý liên quan đến hành vi hạn chế cạnh tranh, vi phạm luật chống độc quyền mà doanh nghiệp là một bên tham gia, cùng kết quả giải quyết.</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206: Anti-competitive Behavior 2016 (Điều khoản 206-1) và IATA ASRH Edition 2:</w:t>
            </w:r>
          </w:p>
          <w:p>
            <w:r>
              <w:t>Chỉ tiêu GRI 206-1 định nghĩa việc theo dõi và công bố các tranh chấp pháp lý về cạnh tranh lành mạnh trên thị trường hàng không:</w:t>
            </w:r>
          </w:p>
          <w:p>
            <w:r>
              <w:rPr>
                <w:b/>
              </w:rPr>
              <w:t>1. Thống kê vụ kiện:</w:t>
            </w:r>
            <w:r>
              <w:rPr>
                <w:b w:val="0"/>
              </w:rPr>
              <w:t xml:space="preserve"> Tổng số vụ kiện pháp lý đang trong quá trình thụ lý hoặc đã kết luận trong kỳ báo cáo liên quan đến các hành vi cạnh tranh không lành mạnh, thỏa thuận hạn chế cạnh tranh, thao túng giá cước hoặc vi phạm luật chống độc quyền mà Tổng công ty bị xác định là một bên liên đới.</w:t>
            </w:r>
          </w:p>
          <w:p>
            <w:r>
              <w:rPr>
                <w:b/>
              </w:rPr>
              <w:t>2. Kết quả phán quyết:</w:t>
            </w:r>
            <w:r>
              <w:rPr>
                <w:b w:val="0"/>
              </w:rPr>
              <w:t xml:space="preserve"> Thuyết minh kết quả chính của các vụ kiện đã hoàn tất, bao gồm quyết định của cơ quan cạnh tranh, phán quyết bồi thường của tòa án hoặc các cam kết điều chỉnh tập quán kinh doanh của Tổng công ty.</w:t>
            </w:r>
          </w:p>
        </w:tc>
      </w:tr>
    </w:tbl>
    <w:p>
      <w:pPr/>
    </w:p>
    <w:p>
      <w:pPr>
        <w:pStyle w:val="Heading4"/>
      </w:pPr>
      <w:r>
        <w:t>2.6.1.22. Chỉ tiêu GRI 415-1 - Political contributions - Đóng góp cho các hoạt động chính trị</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415-1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Political contributions - Đóng góp cho các hoạt động chính trị</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giá trị tiền tệ các khoản đóng góp cho các hoạt động chính trị hoặc các tổ chức liên quan được thực hiện trực tiếp hoặc gián tiếp.</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415: Public Policy 2016 (Điều khoản 415-1) và IATA ASRH Edition 2:</w:t>
            </w:r>
          </w:p>
          <w:p>
            <w:r>
              <w:t>Chỉ tiêu GRI 415-1 định nghĩa việc công khai các khoản tài trợ chính trị và cách thức tham gia xây dựng chính sách công:</w:t>
            </w:r>
          </w:p>
          <w:p>
            <w:r>
              <w:rPr>
                <w:b/>
              </w:rPr>
              <w:t>1. Giá trị đóng góp chính trị:</w:t>
            </w:r>
            <w:r>
              <w:rPr>
                <w:b w:val="0"/>
              </w:rPr>
              <w:t xml:space="preserve"> Tổng giá trị tiền tệ của các khoản đóng góp chính trị bằng tiền hoặc hiện vật được thực hiện trực tiếp hoặc gián tiếp bởi doanh nghiệp cho các chính đảng, tổ chức chính trị hoặc cá nhân chính trị gia, phân tách theo quốc gia và bên thụ hưởng (với nguyên tắc tuân thủ nghiêm ngặt quy định pháp luật hiện hành).</w:t>
            </w:r>
          </w:p>
          <w:p>
            <w:r>
              <w:rPr>
                <w:b/>
              </w:rPr>
              <w:t>2. Tham gia đối thoại chính sách:</w:t>
            </w:r>
            <w:r>
              <w:rPr>
                <w:b w:val="0"/>
              </w:rPr>
              <w:t xml:space="preserve"> Thuyết minh lập trường và vai trò của Hãng hàng không Quốc gia trong việc tham gia góp ý xây dựng chính sách, văn bản quy phạm pháp luật về hàng không dân dụng và bảo vệ môi trường; các khoản chi phí hội viên tại các tổ chức, hiệp hội ngành nghề quốc tế (như IATA, AAPA, Hiệp hội VABA).</w:t>
            </w:r>
          </w:p>
        </w:tc>
      </w:tr>
    </w:tbl>
    <w:p>
      <w:pPr/>
    </w:p>
    <w:p>
      <w:pPr>
        <w:pStyle w:val="Heading3"/>
      </w:pPr>
      <w:r>
        <w:t>2.6.2. Ban Tổ chức nhân lực</w:t>
      </w:r>
    </w:p>
    <w:p>
      <w:pPr/>
    </w:p>
    <w:p>
      <w:pPr>
        <w:pStyle w:val="Heading4"/>
      </w:pPr>
      <w:r>
        <w:t>2.6.2.1. Chỉ tiêu GRI 401-2 - Benefits provided to full-time employees that are not provided to temporary or part-time employees - Chế độ phúc lợi cho nhân viên toàn thời gian không áp dụng cho nhân viên tạm thời hoặc bán thời gian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401-2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Benefits provided to full-time employees that are not provided to temporary or part-time employees - Chế độ phúc lợi cho nhân viên toàn thời gian không áp dụng cho nhân viên tạm thời hoặc bán thời gian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Danh mục các chế độ phúc lợi tiêu chuẩn dành riêng cho người lao động toàn thời gian so với lao động hợp đồng tạm thời hoặc bán thời gian.</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401: Employment 2016 (Điều khoản 401-2) và Sổ tay Báo cáo Phát triển bền vững Hàng không IATA ASRH Edition 2 (Chủ đề F - People and Development):</w:t>
            </w:r>
          </w:p>
          <w:p>
            <w:r>
              <w:t>Chỉ tiêu GRI 401-2 định nghĩa yêu cầu công bố về các chính sách đãi ngộ, phúc lợi nhằm thu hút, giữ chân nhân tài và bảo đảm quyền lợi người lao động:</w:t>
            </w:r>
          </w:p>
          <w:p>
            <w:r>
              <w:rPr>
                <w:b/>
              </w:rPr>
              <w:t>1. Danh mục chế độ phúc lợi tiêu chuẩn:</w:t>
            </w:r>
            <w:r>
              <w:rPr>
                <w:b w:val="0"/>
              </w:rPr>
              <w:t xml:space="preserve"> Thuyết minh các chế độ phúc lợi tiêu chuẩn áp dụng cho nhân viên làm việc toàn thời gian (hợp đồng không xác định thời hạn) nhưng không áp dụng hoặc có giới hạn đối với nhân viên hợp đồng thời vụ, tạm thời hoặc bán thời gian tại các địa bàn hoạt động chính.</w:t>
            </w:r>
          </w:p>
          <w:p>
            <w:r>
              <w:rPr>
                <w:b/>
              </w:rPr>
              <w:t>2. Các nhóm phúc lợi cốt lõi:</w:t>
            </w:r>
            <w:r>
              <w:rPr>
                <w:b w:val="0"/>
              </w:rPr>
              <w:t xml:space="preserve"> Bao gồm: (i) Bảo hiểm nhân thọ và bảo hiểm tai nạn nghề nghiệp; (ii) Bảo hiểm chăm sóc sức khỏe toàn diện mở rộng (ngoài BHYT bắt buộc); (iii) Chế độ trợ cấp thương tật, mất khả năng lao động; (iv) Chế độ thai sản và nghỉ phép dành cho cha mẹ; (v) Kế hoạch phúc lợi hưu trí bổ sung; (vi) Chương trình quyền mua cổ phần; (vii) Các chế độ ưu đãi vé máy bay đặc thù ngành hàng không dành cho người lao động và thân nhân.</w:t>
            </w:r>
          </w:p>
        </w:tc>
      </w:tr>
    </w:tbl>
    <w:p>
      <w:pPr/>
    </w:p>
    <w:p>
      <w:pPr>
        <w:pStyle w:val="Heading4"/>
      </w:pPr>
      <w:r>
        <w:t>2.6.2.2. Chỉ tiêu GRI 403-4 - Worker participation, consultation, and communication on occupational health and safety - Sự tham gia, tham vấn và trao đổi của người lao động về an toàn vệ sinh lao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403-4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Worker participation, consultation, and communication on occupational health and safety - Sự tham gia, tham vấn và trao đổi của người lao động về an toàn vệ sinh lao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để người lao động tham gia, tham vấn và tiếp cận thông tin về hệ thống quản lý an toàn, vệ sinh lao động và hoạt động của các hội đồng bảo hộ.</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403: Occupational Health and Safety 2018 (Điều khoản 403-4) và IATA ASRH Edition 2 (Chủ đề D - Labor Conditions):</w:t>
            </w:r>
          </w:p>
          <w:p>
            <w:r>
              <w:t>Chỉ tiêu GRI 403-4 định nghĩa các cơ chế dân chủ và trao quyền cho người lao động trong công tác An toàn - Vệ sinh lao động (ATVSLĐ):</w:t>
            </w:r>
          </w:p>
          <w:p>
            <w:r>
              <w:rPr>
                <w:b/>
              </w:rPr>
              <w:t>1. Quy trình tham gia và tham vấn:</w:t>
            </w:r>
            <w:r>
              <w:rPr>
                <w:b w:val="0"/>
              </w:rPr>
              <w:t xml:space="preserve"> Mô tả các quy trình chính thức để người lao động (bao gồm tổ bay, nhân viên phục vụ mặt đất, nhân viên bảo dưỡng kỹ thuật) tham gia đóng góp ý kiến, tham vấn trong quá trình xây dựng, áp dụng và đánh giá hệ thống quản lý ATVSLĐ.</w:t>
            </w:r>
          </w:p>
          <w:p>
            <w:r>
              <w:rPr>
                <w:b/>
              </w:rPr>
              <w:t>2. Kênh truyền thông và ủy ban an toàn:</w:t>
            </w:r>
            <w:r>
              <w:rPr>
                <w:b w:val="0"/>
              </w:rPr>
              <w:t xml:space="preserve"> Mô tả cơ chế phổ biến thông tin an toàn lao động tới người lao động; cơ cấu, thẩm quyền và tần suất họp của Hội đồng ATVSLĐ / Mạng lưới An toàn vệ sinh viên cơ sở; tỷ lệ đại diện của người lao động trong ủy ban an toàn và quyền hạn kiến nghị các giải pháp phòng ngừa rủi ro nghề nghiệp.</w:t>
            </w:r>
          </w:p>
        </w:tc>
      </w:tr>
    </w:tbl>
    <w:p>
      <w:pPr/>
    </w:p>
    <w:p>
      <w:pPr>
        <w:pStyle w:val="Heading4"/>
      </w:pPr>
      <w:r>
        <w:t>2.6.2.3. Chỉ tiêu GRI 403-10 - Work-related ill health - Bệnh nghề nghiệp liên quan đến công việc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403-10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Work-related ill health - Bệnh nghề nghiệp liên quan đến công việc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Thống kê số trường hợp mắc bệnh nghề nghiệp, tử vong do bệnh nghề nghiệp và các yếu tố nguy hại sức khỏe tại môi trường làm việc.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403: Occupational Health and Safety 2018 (Điều khoản 403-10) và IATA ASRH Edition 2 (Chủ đề D - Labor Conditions):</w:t>
            </w:r>
          </w:p>
          <w:p>
            <w:r>
              <w:t>Chỉ tiêu GRI 403-10 định nghĩa việc giám sát, thống kê và kiểm soát các tác động sức khỏe nghề nghiệp lâu dài của người lao động:</w:t>
            </w:r>
          </w:p>
          <w:p>
            <w:r>
              <w:rPr>
                <w:b/>
              </w:rPr>
              <w:t>1. Dữ liệu bệnh nghề nghiệp:</w:t>
            </w:r>
            <w:r>
              <w:rPr>
                <w:b w:val="0"/>
              </w:rPr>
              <w:t xml:space="preserve"> Thống kê đối với toàn thể người lao động của Tổng công ty và người lao động do Tổng công ty kiểm soát nơi làm việc: (i) Số trường hợp tử vong do bệnh nghề nghiệp; (ii) Số ca mắc bệnh nghề nghiệp được chẩn đoán và xác nhận chính thức; (iii) Các dạng bệnh nghề nghiệp chủ yếu ghi nhận trong kỳ.</w:t>
            </w:r>
          </w:p>
          <w:p>
            <w:r>
              <w:rPr>
                <w:b/>
              </w:rPr>
              <w:t>2. Yếu tố nguy hại đặc thù hàng không:</w:t>
            </w:r>
            <w:r>
              <w:rPr>
                <w:b w:val="0"/>
              </w:rPr>
              <w:t xml:space="preserve"> Nhận diện các mối nguy hại tại nơi làm việc gây nguy cơ bệnh nghề nghiệp (ô nhiễm tiếng ồn tại sân đỗ ảnh hưởng thính lực, rối loạn cơ xương khớp do nâng vác nặng, ảnh hưởng bức xạ trên cao và căng thẳng mệt mỏi/jet lag của phi hành đoàn); các biện pháp công nghệ, trang bị bảo hộ và chương trình khám sức khỏe chuyên khoa định kỳ để loại trừ hoặc giảm thiểu nguy cơ.</w:t>
            </w:r>
          </w:p>
        </w:tc>
      </w:tr>
    </w:tbl>
    <w:p>
      <w:pPr/>
    </w:p>
    <w:p>
      <w:pPr>
        <w:pStyle w:val="Heading4"/>
      </w:pPr>
      <w:r>
        <w:t>2.6.2.4. Chỉ tiêu GRI 406-1 - Incidents of discrimination and corrective actions taken - Các sự cố phân biệt đối xử và hành động khắc phục đã thực hiện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406-1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Incidents of discrimination and corrective actions taken - Các sự cố phân biệt đối xử và hành động khắc phục đã thực hiện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số vụ việc phân biệt đối xử xảy ra trong kỳ báo cáo và trạng thái triển khai các biện pháp xử lý, khắc phục vi phạm.</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406: Non-discrimination 2016 (Điều khoản 406-1) và IATA ASRH Edition 2 (Chủ đề D - Labor Conditions):</w:t>
            </w:r>
          </w:p>
          <w:p>
            <w:r>
              <w:t>Chỉ tiêu GRI 406-1 định nghĩa việc theo dõi, điều tra và xóa bỏ mọi hành vi phân biệt đối xử tại nơi làm việc:</w:t>
            </w:r>
          </w:p>
          <w:p>
            <w:r>
              <w:rPr>
                <w:b/>
              </w:rPr>
              <w:t>1. Thống kê số vụ việc:</w:t>
            </w:r>
            <w:r>
              <w:rPr>
                <w:b w:val="0"/>
              </w:rPr>
              <w:t xml:space="preserve"> Tổng số sự cố phân biệt đối xử được khiếu nại hoặc ghi nhận trong năm báo cáo (trên các cơ sở: giới tính, chủng tộc, màu da, tôn giáo, quan điểm chính trị, quốc tịch, nguồn gốc xã hội theo quy định của ILO và pháp luật lao động).</w:t>
            </w:r>
          </w:p>
          <w:p>
            <w:r>
              <w:rPr>
                <w:b/>
              </w:rPr>
              <w:t>2. Trạng thái và biện pháp khắc phục:</w:t>
            </w:r>
            <w:r>
              <w:rPr>
                <w:b w:val="0"/>
              </w:rPr>
              <w:t xml:space="preserve"> Báo cáo tình trạng xử lý các vụ việc theo các nhóm: (i) Đang trong quá trình điều tra, xác minh; (ii) Đang triển khai kế hoạch xử lý, bồi thường; (iii) Đã hoàn thành khắc phục và được nghiệm thu thông qua quy trình đánh giá nội bộ; (iv) Các cải cách trong quy chế tuyển dụng, bổ nhiệm và đào tạo bình đẳng giới nhằm ngăn ngừa tái diễn sai phạm.</w:t>
            </w:r>
          </w:p>
        </w:tc>
      </w:tr>
    </w:tbl>
    <w:p>
      <w:pPr/>
    </w:p>
    <w:p>
      <w:pPr>
        <w:pStyle w:val="Heading4"/>
      </w:pPr>
      <w:r>
        <w:t>2.6.2.5. Chỉ tiêu GRI 2-30 - Collective bargaining agreements - Thỏa ước lao động tập thể</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2-30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Collective bargaining agreements - Thỏa ước lao động tập thể</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phần trăm tổng số người lao động được áp dụng Thỏa ước lao động tập thể và các cơ chế xác định điều kiện lao động cho người lao động chưa tham gia thỏa ước.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2-30) và IATA ASRH Edition 2 (Chủ đề D - Labor Conditions):</w:t>
            </w:r>
          </w:p>
          <w:p>
            <w:r>
              <w:t>Chỉ tiêu GRI 2-30 đo lường quyền tự do hiệp hội và vai trò thương lượng tập thể tại doanh nghiệp:</w:t>
            </w:r>
          </w:p>
          <w:p>
            <w:r>
              <w:rPr>
                <w:b/>
              </w:rPr>
              <w:t>1. Tỷ lệ bao phủ của Thỏa ước:</w:t>
            </w:r>
            <w:r>
              <w:rPr>
                <w:b w:val="0"/>
              </w:rPr>
              <w:t xml:space="preserve"> Tỷ lệ phần trăm (%) tổng số người lao động của Tổng công ty được ký kết, bảo vệ và áp dụng các điều khoản theo Thỏa ước lao động tập thể (TƯLĐTT) đang có hiệu lực.</w:t>
            </w:r>
          </w:p>
          <w:p>
            <w:r>
              <w:rPr>
                <w:b/>
              </w:rPr>
              <w:t>2. Điều kiện lao động của đối tượng ngoài thỏa ước:</w:t>
            </w:r>
            <w:r>
              <w:rPr>
                <w:b w:val="0"/>
              </w:rPr>
              <w:t xml:space="preserve"> Đối với những người lao động không thuộc phạm vi điều chỉnh trực tiếp của TƯLĐTT (ví dụ lao động tại chi nhánh nước ngoài hoặc nhân sự biệt phái), thuyết minh cách thức Tổng công ty xác định điều kiện làm việc, tiền lương và chế độ đãi ngộ dựa trên chuẩn mực thỏa ước chung hoặc quy định pháp luật sở tại để bảo đảm công bằng và phúc lợi tối đa cho người lao động.</w:t>
            </w:r>
          </w:p>
        </w:tc>
      </w:tr>
    </w:tbl>
    <w:p>
      <w:pPr/>
    </w:p>
    <w:p>
      <w:pPr>
        <w:pStyle w:val="Heading4"/>
      </w:pPr>
      <w:r>
        <w:t>2.6.2.6. Chỉ tiêu GRI 404-3 - Percentage of employees receiving regular performance and career development reviews - Tỷ lệ nhân viên được đánh giá định kỳ về hiệu quả công việc và phát triển sự nghiệp</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404-3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Percentage of employees receiving regular performance and career development reviews - Tỷ lệ nhân viên được đánh giá định kỳ về hiệu quả công việc và phát triển sự nghiệp</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phần trăm nhân viên được đánh giá định kỳ về kết quả công việc và lộ trình phát triển sự nghiệp trong kỳ báo cáo, phân loại theo giới tính và nhóm nhân sự.</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404: Training and Education 2016 (Điều khoản 404-3) và IATA ASRH Edition 2 (Chủ đề F - People and Development):</w:t>
            </w:r>
          </w:p>
          <w:p>
            <w:r>
              <w:t>Chỉ tiêu GRI 404-3 đo lường mức độ bao phủ và tính hiệu quả của hệ thống quản trị hiệu suất công việc (KPIs) và phát triển nghề nghiệp cá nhân:</w:t>
            </w:r>
          </w:p>
          <w:p>
            <w:r>
              <w:rPr>
                <w:b/>
              </w:rPr>
              <w:t>1. Tỷ lệ nhân viên được đánh giá:</w:t>
            </w:r>
            <w:r>
              <w:rPr>
                <w:b w:val="0"/>
              </w:rPr>
              <w:t xml:space="preserve"> Tỷ lệ phần trăm (%) tổng số người lao động được thực hiện rà soát, đánh giá định kỳ về kết quả hoàn thành công việc và định hướng phát triển sự nghiệp trong năm báo cáo.</w:t>
            </w:r>
          </w:p>
          <w:p>
            <w:r>
              <w:rPr>
                <w:b/>
              </w:rPr>
              <w:t>2. Phân tách dữ liệu:</w:t>
            </w:r>
            <w:r>
              <w:rPr>
                <w:b w:val="0"/>
              </w:rPr>
              <w:t xml:space="preserve"> Số liệu được phân tách chi tiết theo hai chiều: (i) Theo giới tính (Nam / Nữ); (ii) Theo khối chức danh nhân sự (Cán bộ quản trị cấp cao, Cán bộ quản lý cấp trung, Khối chuyên viên văn phòng, Khối phi công lái máy bay, Khối tiếp viên hàng không, Khối kỹ thuật bảo dưỡng máy bay).</w:t>
            </w:r>
          </w:p>
          <w:p>
            <w:r>
              <w:rPr>
                <w:b/>
              </w:rPr>
              <w:t>3. Cơ chế đánh giá:</w:t>
            </w:r>
            <w:r>
              <w:rPr>
                <w:b w:val="0"/>
              </w:rPr>
              <w:t xml:space="preserve"> Thuyết minh quy trình phản hồi hai chiều, tiêu chí đánh giá KPI minh bạch và việc gắn kết kết quả đánh giá với kế hoạch đào tạo nâng cao năng lực, bổ nhiệm cán bộ và chính sách đãi ngộ.</w:t>
            </w:r>
          </w:p>
        </w:tc>
      </w:tr>
    </w:tbl>
    <w:p>
      <w:pPr/>
    </w:p>
    <w:p>
      <w:pPr>
        <w:pStyle w:val="Heading4"/>
      </w:pPr>
      <w:r>
        <w:t>2.6.2.7. Chỉ tiêu GRI 201-3 - Defined benefit plan obligations and other retirement plans - Nghĩa vụ của kế hoạch phúc lợi hưu trí xác định và các kế hoạch hưu trí khác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201-3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Defined benefit plan obligations and other retirement plans - Nghĩa vụ của kế hoạch phúc lợi hưu trí xác định và các kế hoạch hưu trí khác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mô nghĩa vụ và mức độ đáp ứng tài chính của các quỹ/chương trình phúc lợi hưu trí dành cho người lao động.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201: Economic Performance 2016 (Điều khoản 201-3) và IATA ASRH Edition 2 (Chủ đề D - Labor Conditions):</w:t>
            </w:r>
          </w:p>
          <w:p>
            <w:r>
              <w:t>Chỉ tiêu GRI 201-3 định nghĩa việc công bố các cam kết và bảo đảm an sinh xã hội hưu trí dài hạn cho người lao động:</w:t>
            </w:r>
          </w:p>
          <w:p>
            <w:r>
              <w:rPr>
                <w:b/>
              </w:rPr>
              <w:t>1. Cơ chế thực hiện nghĩa vụ hưu trí:</w:t>
            </w:r>
            <w:r>
              <w:rPr>
                <w:b w:val="0"/>
              </w:rPr>
              <w:t xml:space="preserve"> Thuyết minh việc thực hiện đầy đủ nghĩa vụ đóng Bảo hiểm xã hội bắt buộc theo quy định của pháp luật Việt Nam và các chương trình hưu trí bổ sung tự nguyện (nếu có) mà Tổng công ty xây dựng cho cán bộ công nhân viên.</w:t>
            </w:r>
          </w:p>
          <w:p>
            <w:r>
              <w:rPr>
                <w:b/>
              </w:rPr>
              <w:t>2. Quản lý quỹ và mức độ đáp ứng tài chính:</w:t>
            </w:r>
            <w:r>
              <w:rPr>
                <w:b w:val="0"/>
              </w:rPr>
              <w:t xml:space="preserve"> Trường hợp có quỹ hưu trí độc lập riêng biệt: (i) Giá trị ước tính nghĩa vụ nợ lương hưu; (ii) Mức độ đáp ứng của tài sản quỹ đối với các nghĩa vụ đã cam kết; (iii) Tỷ lệ phần trăm tiền lương đóng góp của người sử dụng lao động và người lao động; (iv) Mức độ tham gia của người lao động vào các chương trình an sinh hưu trí.</w:t>
            </w:r>
          </w:p>
        </w:tc>
      </w:tr>
    </w:tbl>
    <w:p>
      <w:pPr/>
    </w:p>
    <w:p w:rsidRPr="00EE3AD0" w:rsidR="00EE3AD0" w:rsidRDefault="00EE3AD0" w14:paraId="28607D26" w14:textId="77777777">
      <w:pPr>
        <w:pStyle w:val="Heading1"/>
        <w:rPr>
          <w:lang w:val="en-US"/>
        </w:rPr>
      </w:pPr>
      <w:bookmarkStart w:name="_Toc242783355" w:id="98"/>
      <w:r w:rsidRPr="217BEFA0">
        <w:rPr>
          <w:lang w:val="en-US"/>
        </w:rPr>
        <w:t>3. YÊU CẦU TÍCH HỢP</w:t>
      </w:r>
      <w:bookmarkEnd w:id="98"/>
    </w:p>
    <w:p w:rsidRPr="00894D67" w:rsidR="00EE3AD0" w:rsidP="00EE3AD0" w:rsidRDefault="00EE3AD0" w14:paraId="642A9423" w14:textId="15D5C638">
      <w:pPr>
        <w:pStyle w:val="Heading2"/>
        <w:jc w:val="left"/>
        <w:rPr>
          <w:lang w:val="en-US"/>
        </w:rPr>
      </w:pPr>
      <w:bookmarkStart w:name="_Toc242783356" w:id="99"/>
      <w:r w:rsidRPr="00894D67">
        <w:rPr>
          <w:lang w:val="en-US"/>
        </w:rPr>
        <w:t>3.1. Yêu cầu tổng quan về các nguồn tích hợp</w:t>
      </w:r>
      <w:bookmarkEnd w:id="99"/>
    </w:p>
    <w:tbl>
      <w:tblPr>
        <w:tblW w:w="0" w:type="auto"/>
        <w:tblCellMar>
          <w:top w:w="15" w:type="dxa"/>
          <w:left w:w="15" w:type="dxa"/>
          <w:bottom w:w="15" w:type="dxa"/>
          <w:right w:w="15" w:type="dxa"/>
        </w:tblCellMar>
        <w:tblLook w:val="04A0" w:firstRow="1" w:lastRow="0" w:firstColumn="1" w:lastColumn="0" w:noHBand="0" w:noVBand="1"/>
      </w:tblPr>
      <w:tblGrid>
        <w:gridCol w:w="401"/>
        <w:gridCol w:w="1125"/>
        <w:gridCol w:w="1147"/>
        <w:gridCol w:w="909"/>
        <w:gridCol w:w="3200"/>
        <w:gridCol w:w="1429"/>
        <w:gridCol w:w="1130"/>
      </w:tblGrid>
      <w:tr w:rsidRPr="00EE3AD0" w:rsidR="00EE3AD0" w:rsidTr="4C0F975F" w14:paraId="591ACC9A" w14:textId="77777777">
        <w:trPr>
          <w:trHeight w:val="525"/>
          <w:tblHeader/>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5081F940" w14:textId="77777777">
            <w:pPr>
              <w:rPr>
                <w:b/>
                <w:bCs/>
                <w:lang w:val="en-US"/>
              </w:rPr>
            </w:pPr>
            <w:r w:rsidRPr="00EE3AD0">
              <w:rPr>
                <w:b/>
                <w:bCs/>
                <w:lang w:val="en-US"/>
              </w:rPr>
              <w:t>TT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543F3BA" w14:textId="77777777">
            <w:pPr>
              <w:rPr>
                <w:b/>
                <w:bCs/>
                <w:lang w:val="en-US"/>
              </w:rPr>
            </w:pPr>
            <w:r w:rsidRPr="00EE3AD0">
              <w:rPr>
                <w:b/>
                <w:bCs/>
                <w:lang w:val="en-US"/>
              </w:rPr>
              <w:t>Nguồn 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AE9FA7E" w14:textId="77777777">
            <w:pPr>
              <w:rPr>
                <w:b/>
                <w:bCs/>
                <w:lang w:val="en-US"/>
              </w:rPr>
            </w:pPr>
            <w:r w:rsidRPr="00EE3AD0">
              <w:rPr>
                <w:b/>
                <w:bCs/>
                <w:lang w:val="en-US"/>
              </w:rPr>
              <w:t>CSDL trung gian</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D3B7809" w14:textId="77777777">
            <w:pPr>
              <w:rPr>
                <w:b/>
                <w:bCs/>
                <w:lang w:val="en-US"/>
              </w:rPr>
            </w:pPr>
            <w:r w:rsidRPr="00EE3AD0">
              <w:rPr>
                <w:b/>
                <w:bCs/>
                <w:lang w:val="en-US"/>
              </w:rPr>
              <w:t>CSDL đích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D78B6F4" w14:textId="77777777">
            <w:pPr>
              <w:rPr>
                <w:b/>
                <w:bCs/>
                <w:lang w:val="en-US"/>
              </w:rPr>
            </w:pPr>
            <w:r w:rsidRPr="00EE3AD0">
              <w:rPr>
                <w:b/>
                <w:bCs/>
                <w:lang w:val="en-US"/>
              </w:rPr>
              <w:t>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0B0F85A3" w14:textId="77777777">
            <w:pPr>
              <w:rPr>
                <w:b/>
                <w:bCs/>
                <w:lang w:val="en-US"/>
              </w:rPr>
            </w:pPr>
            <w:r w:rsidRPr="00EE3AD0">
              <w:rPr>
                <w:b/>
                <w:bCs/>
                <w:lang w:val="en-US"/>
              </w:rPr>
              <w:t>Phương thức tích hợp</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6D866D44" w14:textId="77777777">
            <w:pPr>
              <w:rPr>
                <w:b/>
                <w:bCs/>
                <w:lang w:val="en-US"/>
              </w:rPr>
            </w:pPr>
            <w:r w:rsidRPr="00EE3AD0">
              <w:rPr>
                <w:b/>
                <w:bCs/>
                <w:lang w:val="en-US"/>
              </w:rPr>
              <w:t>Tần suất tích hợp</w:t>
            </w:r>
          </w:p>
        </w:tc>
      </w:tr>
      <w:tr w:rsidRPr="00EE3AD0" w:rsidR="00EE3AD0" w:rsidTr="4C0F975F" w14:paraId="1DF4D414" w14:textId="77777777">
        <w:trPr>
          <w:trHeight w:val="7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428165F" w14:textId="77777777">
            <w:pPr>
              <w:rPr>
                <w:lang w:val="en-US"/>
              </w:rPr>
            </w:pPr>
            <w:r w:rsidRPr="00EE3AD0">
              <w:rPr>
                <w:lang w:val="en-US"/>
              </w:rPr>
              <w:t>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0EF1FF7" w14:textId="77777777">
            <w:pPr>
              <w:rPr>
                <w:lang w:val="en-US"/>
              </w:rPr>
            </w:pPr>
            <w:r w:rsidRPr="00EE3AD0">
              <w:rPr>
                <w:lang w:val="en-US"/>
              </w:rPr>
              <w:t>ACARS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AA1E7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95FD65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CAE5492" w14:textId="77777777">
            <w:pPr>
              <w:rPr>
                <w:lang w:val="en-US"/>
              </w:rPr>
            </w:pPr>
            <w:r w:rsidRPr="00EE3AD0">
              <w:rPr>
                <w:lang w:val="en-US"/>
              </w:rPr>
              <w:t>- Loại tàu bay</w:t>
            </w:r>
          </w:p>
          <w:p w:rsidRPr="00EE3AD0" w:rsidR="00EE3AD0" w:rsidP="00EE3AD0" w:rsidRDefault="00EE3AD0" w14:paraId="06EF28C7" w14:textId="77777777">
            <w:pPr>
              <w:rPr>
                <w:lang w:val="en-US"/>
              </w:rPr>
            </w:pPr>
            <w:r w:rsidRPr="00EE3AD0">
              <w:rPr>
                <w:lang w:val="en-US"/>
              </w:rPr>
              <w:t>- Sân bay khởi hành theo kế hoạch</w:t>
            </w:r>
          </w:p>
          <w:p w:rsidRPr="00EE3AD0" w:rsidR="00EE3AD0" w:rsidP="00EE3AD0" w:rsidRDefault="00EE3AD0" w14:paraId="1FFC1590" w14:textId="77777777">
            <w:pPr>
              <w:rPr>
                <w:lang w:val="en-US"/>
              </w:rPr>
            </w:pPr>
            <w:r w:rsidRPr="00EE3AD0">
              <w:rPr>
                <w:lang w:val="en-US"/>
              </w:rPr>
              <w:t>- Sân bay đến theo kế hoạch</w:t>
            </w:r>
          </w:p>
          <w:p w:rsidRPr="00EE3AD0" w:rsidR="00EE3AD0" w:rsidP="00EE3AD0" w:rsidRDefault="00EE3AD0" w14:paraId="24D402CA" w14:textId="77777777">
            <w:pPr>
              <w:rPr>
                <w:lang w:val="en-US"/>
              </w:rPr>
            </w:pPr>
            <w:r w:rsidRPr="00EE3AD0">
              <w:rPr>
                <w:lang w:val="en-US"/>
              </w:rPr>
              <w:t>- Thời gian khởi hành kế hoạch</w:t>
            </w:r>
          </w:p>
          <w:p w:rsidRPr="00EE3AD0" w:rsidR="00EE3AD0" w:rsidP="00EE3AD0" w:rsidRDefault="00EE3AD0" w14:paraId="747BD22D" w14:textId="77777777">
            <w:pPr>
              <w:rPr>
                <w:lang w:val="en-US"/>
              </w:rPr>
            </w:pPr>
            <w:r w:rsidRPr="00EE3AD0">
              <w:rPr>
                <w:lang w:val="en-US"/>
              </w:rPr>
              <w:t>- Thời gian đến kế hoạch</w:t>
            </w:r>
          </w:p>
          <w:p w:rsidRPr="00EE3AD0" w:rsidR="00EE3AD0" w:rsidP="00EE3AD0" w:rsidRDefault="00EE3AD0" w14:paraId="4D3AFD89" w14:textId="77777777">
            <w:pPr>
              <w:rPr>
                <w:lang w:val="en-US"/>
              </w:rPr>
            </w:pPr>
            <w:r w:rsidRPr="00EE3AD0">
              <w:rPr>
                <w:lang w:val="en-US"/>
              </w:rPr>
              <w:t>- Tổng số hành khách thực tế trên chuyến bay</w:t>
            </w:r>
          </w:p>
          <w:p w:rsidRPr="00EE3AD0" w:rsidR="00EE3AD0" w:rsidP="00EE3AD0" w:rsidRDefault="00EE3AD0" w14:paraId="6B1D4DE7" w14:textId="77777777">
            <w:pPr>
              <w:rPr>
                <w:lang w:val="en-US"/>
              </w:rPr>
            </w:pPr>
            <w:r w:rsidRPr="00EE3AD0">
              <w:rPr>
                <w:lang w:val="en-US"/>
              </w:rPr>
              <w:t>- Tổng lượng nước tiêu thụ trong chuyến bay</w:t>
            </w:r>
          </w:p>
          <w:p w:rsidRPr="00EE3AD0" w:rsidR="00EE3AD0" w:rsidP="00EE3AD0" w:rsidRDefault="00EE3AD0" w14:paraId="5E428EA7" w14:textId="77777777">
            <w:pPr>
              <w:rPr>
                <w:lang w:val="en-US"/>
              </w:rPr>
            </w:pPr>
            <w:r w:rsidRPr="00EE3AD0">
              <w:rPr>
                <w:lang w:val="en-US"/>
              </w:rPr>
              <w:t>- Nhóm phân loại đường bay hoặc thị trường khai thác.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A6780B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FC11950" w14:textId="77777777">
            <w:pPr>
              <w:rPr>
                <w:lang w:val="en-US"/>
              </w:rPr>
            </w:pPr>
            <w:r w:rsidRPr="00EE3AD0">
              <w:rPr>
                <w:lang w:val="en-US"/>
              </w:rPr>
              <w:t>Hàng ngày</w:t>
            </w:r>
          </w:p>
        </w:tc>
      </w:tr>
      <w:tr w:rsidRPr="00EE3AD0" w:rsidR="00EE3AD0" w:rsidTr="4C0F975F" w14:paraId="666E7109" w14:textId="77777777">
        <w:trPr>
          <w:trHeight w:val="14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478B7B7" w14:textId="77777777">
            <w:pPr>
              <w:rPr>
                <w:lang w:val="en-US"/>
              </w:rPr>
            </w:pPr>
            <w:r w:rsidRPr="00EE3AD0">
              <w:rPr>
                <w:lang w:val="en-US"/>
              </w:rPr>
              <w:t>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62CC704" w14:textId="77777777">
            <w:pPr>
              <w:rPr>
                <w:lang w:val="en-US"/>
              </w:rPr>
            </w:pPr>
            <w:r w:rsidRPr="00EE3AD0">
              <w:rPr>
                <w:lang w:val="en-US"/>
              </w:rPr>
              <w:t>CMS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EDBAEA1"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74FF2"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552E1B1" w14:textId="77777777">
            <w:pPr>
              <w:rPr>
                <w:lang w:val="en-US"/>
              </w:rPr>
            </w:pPr>
            <w:r w:rsidRPr="00EE3AD0">
              <w:rPr>
                <w:lang w:val="en-US"/>
              </w:rPr>
              <w:t>- Tên nhà cung cấp</w:t>
            </w:r>
          </w:p>
          <w:p w:rsidRPr="00EE3AD0" w:rsidR="00EE3AD0" w:rsidP="00EE3AD0" w:rsidRDefault="00EE3AD0" w14:paraId="57A8F0A2" w14:textId="77777777">
            <w:pPr>
              <w:rPr>
                <w:lang w:val="en-US"/>
              </w:rPr>
            </w:pPr>
            <w:r w:rsidRPr="00EE3AD0">
              <w:rPr>
                <w:lang w:val="en-US"/>
              </w:rPr>
              <w:t>- Quốc gia của nhà cung cấp</w:t>
            </w:r>
          </w:p>
          <w:p w:rsidRPr="00EE3AD0" w:rsidR="00EE3AD0" w:rsidP="00EE3AD0" w:rsidRDefault="00EE3AD0" w14:paraId="07244C93" w14:textId="77777777">
            <w:pPr>
              <w:rPr>
                <w:lang w:val="en-US"/>
              </w:rPr>
            </w:pPr>
            <w:r w:rsidRPr="00EE3AD0">
              <w:rPr>
                <w:lang w:val="en-US"/>
              </w:rPr>
              <w:t>- Ngày bắt đầu giao dịch</w:t>
            </w:r>
          </w:p>
          <w:p w:rsidRPr="00EE3AD0" w:rsidR="00EE3AD0" w:rsidP="00EE3AD0" w:rsidRDefault="00EE3AD0" w14:paraId="169A4F17" w14:textId="77777777">
            <w:pPr>
              <w:rPr>
                <w:lang w:val="en-US"/>
              </w:rPr>
            </w:pPr>
            <w:r w:rsidRPr="00EE3AD0">
              <w:rPr>
                <w:lang w:val="en-US"/>
              </w:rPr>
              <w:t>- Ngày kết thúc giao dịch</w:t>
            </w:r>
          </w:p>
          <w:p w:rsidRPr="00EE3AD0" w:rsidR="00EE3AD0" w:rsidP="00EE3AD0" w:rsidRDefault="00EE3AD0" w14:paraId="38D8D4DC" w14:textId="77777777">
            <w:pPr>
              <w:rPr>
                <w:lang w:val="en-US"/>
              </w:rPr>
            </w:pPr>
            <w:r w:rsidRPr="00EE3AD0">
              <w:rPr>
                <w:lang w:val="en-US"/>
              </w:rPr>
              <w:t>- Phân loại hợp đồng theo khối phụ trách</w:t>
            </w:r>
          </w:p>
          <w:p w:rsidRPr="00EE3AD0" w:rsidR="00EE3AD0" w:rsidP="00EE3AD0" w:rsidRDefault="00EE3AD0" w14:paraId="716ADBE7" w14:textId="77777777">
            <w:pPr>
              <w:rPr>
                <w:lang w:val="en-US"/>
              </w:rPr>
            </w:pPr>
            <w:r w:rsidRPr="00EE3AD0">
              <w:rPr>
                <w:lang w:val="en-US"/>
              </w:rPr>
              <w:t>- Trường phân biệt NCC Việt Nam / NCC quốc tế</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B8320E9"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924503" w14:textId="77777777">
            <w:pPr>
              <w:rPr>
                <w:lang w:val="en-US"/>
              </w:rPr>
            </w:pPr>
            <w:r w:rsidRPr="00EE3AD0">
              <w:rPr>
                <w:lang w:val="en-US"/>
              </w:rPr>
              <w:t>Hàng ngày</w:t>
            </w:r>
          </w:p>
        </w:tc>
      </w:tr>
      <w:tr w:rsidRPr="00EE3AD0" w:rsidR="00EE3AD0" w:rsidTr="4C0F975F" w14:paraId="65EB5092"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F34428" w14:textId="77777777">
            <w:pPr>
              <w:rPr>
                <w:lang w:val="en-US"/>
              </w:rPr>
            </w:pPr>
            <w:r w:rsidRPr="00EE3AD0">
              <w:rPr>
                <w:lang w:val="en-US"/>
              </w:rPr>
              <w:t>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08A7CDC" w14:textId="77777777">
            <w:pPr>
              <w:rPr>
                <w:lang w:val="en-US"/>
              </w:rPr>
            </w:pPr>
            <w:r w:rsidRPr="00EE3AD0">
              <w:rPr>
                <w:lang w:val="en-US"/>
              </w:rPr>
              <w:t>ANCM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BE4E4F4"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30471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22457A3" w14:textId="77777777">
            <w:pPr>
              <w:rPr>
                <w:lang w:val="en-US"/>
              </w:rPr>
            </w:pPr>
            <w:r w:rsidRPr="00EE3AD0">
              <w:rPr>
                <w:lang w:val="en-US"/>
              </w:rPr>
              <w:t>- Nhà cung cấp</w:t>
            </w:r>
          </w:p>
          <w:p w:rsidRPr="00EE3AD0" w:rsidR="00EE3AD0" w:rsidP="00EE3AD0" w:rsidRDefault="00EE3AD0" w14:paraId="6742BB9D" w14:textId="77777777">
            <w:pPr>
              <w:rPr>
                <w:lang w:val="en-US"/>
              </w:rPr>
            </w:pPr>
            <w:r w:rsidRPr="00EE3AD0">
              <w:rPr>
                <w:lang w:val="en-US"/>
              </w:rPr>
              <w:t>- Ngày cung cấp</w:t>
            </w:r>
          </w:p>
          <w:p w:rsidRPr="00EE3AD0" w:rsidR="00EE3AD0" w:rsidP="00EE3AD0" w:rsidRDefault="00EE3AD0" w14:paraId="0624671B" w14:textId="77777777">
            <w:pPr>
              <w:rPr>
                <w:lang w:val="en-US"/>
              </w:rPr>
            </w:pPr>
            <w:r w:rsidRPr="00EE3AD0">
              <w:rPr>
                <w:lang w:val="en-US"/>
              </w:rPr>
              <w:t>- Mã số VAT của nhà cung cấp</w:t>
            </w:r>
          </w:p>
          <w:p w:rsidRPr="00EE3AD0" w:rsidR="00EE3AD0" w:rsidP="00EE3AD0" w:rsidRDefault="00EE3AD0" w14:paraId="3D942DF5" w14:textId="77777777">
            <w:pPr>
              <w:rPr>
                <w:lang w:val="en-US"/>
              </w:rPr>
            </w:pPr>
            <w:r w:rsidRPr="00EE3AD0">
              <w:rPr>
                <w:lang w:val="en-US"/>
              </w:rPr>
              <w:t>- Mã lô nhiên liệu</w:t>
            </w:r>
          </w:p>
          <w:p w:rsidRPr="00EE3AD0" w:rsidR="00EE3AD0" w:rsidP="00EE3AD0" w:rsidRDefault="00EE3AD0" w14:paraId="78B3DDDA" w14:textId="77777777">
            <w:pPr>
              <w:rPr>
                <w:lang w:val="en-US"/>
              </w:rPr>
            </w:pPr>
            <w:r w:rsidRPr="00EE3AD0">
              <w:rPr>
                <w:lang w:val="en-US"/>
              </w:rPr>
              <w:t>- Loại nhiên liệu đủ điều kiện</w:t>
            </w:r>
          </w:p>
          <w:p w:rsidRPr="00EE3AD0" w:rsidR="00EE3AD0" w:rsidP="00EE3AD0" w:rsidRDefault="00EE3AD0" w14:paraId="2752E9D6" w14:textId="77777777">
            <w:pPr>
              <w:rPr>
                <w:lang w:val="en-US"/>
              </w:rPr>
            </w:pPr>
            <w:r w:rsidRPr="00EE3AD0">
              <w:rPr>
                <w:lang w:val="en-US"/>
              </w:rPr>
              <w:t>- Lượng SAF kế hoạch ban đầu (tấn)</w:t>
            </w:r>
          </w:p>
          <w:p w:rsidRPr="00EE3AD0" w:rsidR="00EE3AD0" w:rsidP="00EE3AD0" w:rsidRDefault="00EE3AD0" w14:paraId="32E1711D" w14:textId="77777777">
            <w:pPr>
              <w:rPr>
                <w:lang w:val="en-US"/>
              </w:rPr>
            </w:pPr>
            <w:r w:rsidRPr="00EE3AD0">
              <w:rPr>
                <w:lang w:val="en-US"/>
              </w:rPr>
              <w:t>- Quy trình sản xuất</w:t>
            </w:r>
          </w:p>
          <w:p w:rsidRPr="00EE3AD0" w:rsidR="00EE3AD0" w:rsidP="00EE3AD0" w:rsidRDefault="00EE3AD0" w14:paraId="0DBD2C1F" w14:textId="77777777">
            <w:pPr>
              <w:rPr>
                <w:lang w:val="en-US"/>
              </w:rPr>
            </w:pPr>
            <w:r w:rsidRPr="00EE3AD0">
              <w:rPr>
                <w:lang w:val="en-US"/>
              </w:rPr>
              <w:t>- Tên nguyên liệu</w:t>
            </w:r>
          </w:p>
          <w:p w:rsidRPr="00EE3AD0" w:rsidR="00EE3AD0" w:rsidP="00EE3AD0" w:rsidRDefault="00EE3AD0" w14:paraId="2D5258C9" w14:textId="77777777">
            <w:pPr>
              <w:rPr>
                <w:lang w:val="en-US"/>
              </w:rPr>
            </w:pPr>
            <w:r w:rsidRPr="00EE3AD0">
              <w:rPr>
                <w:lang w:val="en-US"/>
              </w:rPr>
              <w:t>- Quốc gia xuất xứ</w:t>
            </w:r>
          </w:p>
          <w:p w:rsidRPr="00EE3AD0" w:rsidR="00EE3AD0" w:rsidP="00EE3AD0" w:rsidRDefault="00EE3AD0" w14:paraId="4B24E159" w14:textId="77777777">
            <w:pPr>
              <w:rPr>
                <w:lang w:val="en-US"/>
              </w:rPr>
            </w:pPr>
            <w:r w:rsidRPr="00EE3AD0">
              <w:rPr>
                <w:lang w:val="en-US"/>
              </w:rPr>
              <w:t>- Chỉ số phát thải vòng đời</w:t>
            </w:r>
          </w:p>
          <w:p w:rsidRPr="00EE3AD0" w:rsidR="00EE3AD0" w:rsidP="00EE3AD0" w:rsidRDefault="00EE3AD0" w14:paraId="60E5F45D" w14:textId="77777777">
            <w:pPr>
              <w:rPr>
                <w:lang w:val="en-US"/>
              </w:rPr>
            </w:pPr>
            <w:r w:rsidRPr="00EE3AD0">
              <w:rPr>
                <w:lang w:val="en-US"/>
              </w:rPr>
              <w:t>- Lượng SAF nạp thực tế (tấn)</w:t>
            </w:r>
          </w:p>
          <w:p w:rsidRPr="00EE3AD0" w:rsidR="00EE3AD0" w:rsidP="00EE3AD0" w:rsidRDefault="00EE3AD0" w14:paraId="70DC763D" w14:textId="77777777">
            <w:pPr>
              <w:rPr>
                <w:lang w:val="en-US"/>
              </w:rPr>
            </w:pPr>
            <w:r w:rsidRPr="00EE3AD0">
              <w:rPr>
                <w:lang w:val="en-US"/>
              </w:rPr>
              <w:t>- Lượng SAF pha trộn (tấn)</w:t>
            </w:r>
          </w:p>
          <w:p w:rsidRPr="00EE3AD0" w:rsidR="00EE3AD0" w:rsidP="00EE3AD0" w:rsidRDefault="00EE3AD0" w14:paraId="54B0F5EC" w14:textId="77777777">
            <w:pPr>
              <w:rPr>
                <w:lang w:val="en-US"/>
              </w:rPr>
            </w:pPr>
            <w:r w:rsidRPr="00EE3AD0">
              <w:rPr>
                <w:lang w:val="en-US"/>
              </w:rPr>
              <w:t>- Phụ phí SAF</w:t>
            </w:r>
          </w:p>
          <w:p w:rsidRPr="00EE3AD0" w:rsidR="00EE3AD0" w:rsidP="00EE3AD0" w:rsidRDefault="00EE3AD0" w14:paraId="23D75101" w14:textId="77777777">
            <w:pPr>
              <w:rPr>
                <w:lang w:val="en-US"/>
              </w:rPr>
            </w:pPr>
            <w:r w:rsidRPr="00EE3AD0">
              <w:rPr>
                <w:lang w:val="en-US"/>
              </w:rPr>
              <w:t>- Đơn giá</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4B46EB"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EC57A5" w14:textId="77777777">
            <w:pPr>
              <w:rPr>
                <w:lang w:val="en-US"/>
              </w:rPr>
            </w:pPr>
            <w:r w:rsidRPr="00EE3AD0">
              <w:rPr>
                <w:lang w:val="en-US"/>
              </w:rPr>
              <w:t>Hàng ngày</w:t>
            </w:r>
          </w:p>
        </w:tc>
      </w:tr>
      <w:tr w:rsidRPr="00EE3AD0" w:rsidR="00EE3AD0" w:rsidTr="4C0F975F" w14:paraId="628C26E4" w14:textId="77777777">
        <w:trPr>
          <w:trHeight w:val="69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F7EE601" w14:textId="77777777">
            <w:pPr>
              <w:rPr>
                <w:lang w:val="en-US"/>
              </w:rPr>
            </w:pPr>
            <w:r w:rsidRPr="00EE3AD0">
              <w:rPr>
                <w:lang w:val="en-US"/>
              </w:rPr>
              <w:t>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24A7C99" w14:textId="77777777">
            <w:pPr>
              <w:rPr>
                <w:lang w:val="en-US"/>
              </w:rPr>
            </w:pPr>
            <w:r w:rsidRPr="00EE3AD0">
              <w:rPr>
                <w:lang w:val="en-US"/>
              </w:rPr>
              <w:t>CLM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9AB0F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F83636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8902F8" w14:textId="77777777">
            <w:pPr>
              <w:rPr>
                <w:lang w:val="en-US"/>
              </w:rPr>
            </w:pPr>
            <w:r w:rsidRPr="00EE3AD0">
              <w:rPr>
                <w:lang w:val="en-US"/>
              </w:rPr>
              <w:t>- Tổng số hội viên Bông Sen Vàng</w:t>
            </w:r>
          </w:p>
          <w:p w:rsidRPr="00EE3AD0" w:rsidR="00EE3AD0" w:rsidP="00EE3AD0" w:rsidRDefault="00EE3AD0" w14:paraId="39439F70" w14:textId="77777777">
            <w:pPr>
              <w:rPr>
                <w:lang w:val="en-US"/>
              </w:rPr>
            </w:pPr>
            <w:r w:rsidRPr="00EE3AD0">
              <w:rPr>
                <w:lang w:val="en-US"/>
              </w:rPr>
              <w:t>- Ngày cập nhật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248602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9CC706" w14:textId="77777777">
            <w:pPr>
              <w:rPr>
                <w:lang w:val="en-US"/>
              </w:rPr>
            </w:pPr>
            <w:r w:rsidRPr="00EE3AD0">
              <w:rPr>
                <w:lang w:val="en-US"/>
              </w:rPr>
              <w:t>Hàng tháng</w:t>
            </w:r>
          </w:p>
        </w:tc>
      </w:tr>
      <w:tr w:rsidRPr="00EE3AD0" w:rsidR="00EE3AD0" w:rsidTr="4C0F975F" w14:paraId="5DD00A66" w14:textId="77777777">
        <w:trPr>
          <w:trHeight w:val="3782"/>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BCE061" w14:textId="77777777">
            <w:pPr>
              <w:rPr>
                <w:lang w:val="en-US"/>
              </w:rPr>
            </w:pPr>
            <w:r w:rsidRPr="00EE3AD0">
              <w:rPr>
                <w:lang w:val="en-US"/>
              </w:rPr>
              <w:t>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9F8C421" w14:textId="77777777">
            <w:pPr>
              <w:rPr>
                <w:lang w:val="en-US"/>
              </w:rPr>
            </w:pPr>
            <w:r w:rsidRPr="00EE3AD0">
              <w:rPr>
                <w:lang w:val="en-US"/>
              </w:rPr>
              <w:t>FIMS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88E620"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F1460B"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190DD4" w14:textId="77777777">
            <w:pPr>
              <w:rPr>
                <w:lang w:val="en-US"/>
              </w:rPr>
            </w:pPr>
            <w:r w:rsidRPr="00EE3AD0">
              <w:rPr>
                <w:lang w:val="en-US"/>
              </w:rPr>
              <w:t>- Tổng số chuyến bay</w:t>
            </w:r>
          </w:p>
          <w:p w:rsidRPr="00EE3AD0" w:rsidR="00EE3AD0" w:rsidP="00EE3AD0" w:rsidRDefault="00EE3AD0" w14:paraId="24346532" w14:textId="77777777">
            <w:pPr>
              <w:rPr>
                <w:lang w:val="en-US"/>
              </w:rPr>
            </w:pPr>
            <w:r w:rsidRPr="00EE3AD0">
              <w:rPr>
                <w:lang w:val="en-US"/>
              </w:rPr>
              <w:t>- Tên quốc gia</w:t>
            </w:r>
          </w:p>
          <w:p w:rsidRPr="00EE3AD0" w:rsidR="00EE3AD0" w:rsidP="00EE3AD0" w:rsidRDefault="00EE3AD0" w14:paraId="091AE737" w14:textId="77777777">
            <w:pPr>
              <w:rPr>
                <w:lang w:val="en-US"/>
              </w:rPr>
            </w:pPr>
            <w:r w:rsidRPr="00EE3AD0">
              <w:rPr>
                <w:lang w:val="en-US"/>
              </w:rPr>
              <w:t>- Tổng nhiên liệu tiêu thụ</w:t>
            </w:r>
          </w:p>
          <w:p w:rsidRPr="00EE3AD0" w:rsidR="00EE3AD0" w:rsidP="00EE3AD0" w:rsidRDefault="00EE3AD0" w14:paraId="6824D75C" w14:textId="77777777">
            <w:pPr>
              <w:rPr>
                <w:lang w:val="en-US"/>
              </w:rPr>
            </w:pPr>
            <w:r w:rsidRPr="00EE3AD0">
              <w:rPr>
                <w:lang w:val="en-US"/>
              </w:rPr>
              <w:t>- Thời gian khởi hành dự kiến</w:t>
            </w:r>
          </w:p>
          <w:p w:rsidRPr="00EE3AD0" w:rsidR="00EE3AD0" w:rsidP="00EE3AD0" w:rsidRDefault="00EE3AD0" w14:paraId="6866CEF8" w14:textId="77777777">
            <w:pPr>
              <w:rPr>
                <w:lang w:val="en-US"/>
              </w:rPr>
            </w:pPr>
            <w:r w:rsidRPr="00EE3AD0">
              <w:rPr>
                <w:lang w:val="en-US"/>
              </w:rPr>
              <w:t>- Thời gian đến dự kiến</w:t>
            </w:r>
          </w:p>
          <w:p w:rsidRPr="00EE3AD0" w:rsidR="00EE3AD0" w:rsidP="00EE3AD0" w:rsidRDefault="00EE3AD0" w14:paraId="4B1EE52C" w14:textId="77777777">
            <w:pPr>
              <w:rPr>
                <w:lang w:val="en-US"/>
              </w:rPr>
            </w:pPr>
            <w:r w:rsidRPr="00EE3AD0">
              <w:rPr>
                <w:lang w:val="en-US"/>
              </w:rPr>
              <w:t>- Số đăng ký tàu bay</w:t>
            </w:r>
          </w:p>
          <w:p w:rsidRPr="00EE3AD0" w:rsidR="00EE3AD0" w:rsidP="00EE3AD0" w:rsidRDefault="00EE3AD0" w14:paraId="7B4AA418" w14:textId="77777777">
            <w:pPr>
              <w:rPr>
                <w:lang w:val="en-US"/>
              </w:rPr>
            </w:pPr>
            <w:r w:rsidRPr="00EE3AD0">
              <w:rPr>
                <w:lang w:val="en-US"/>
              </w:rPr>
              <w:t>- Loại tàu bay</w:t>
            </w:r>
          </w:p>
          <w:p w:rsidRPr="00EE3AD0" w:rsidR="00EE3AD0" w:rsidP="00EE3AD0" w:rsidRDefault="00EE3AD0" w14:paraId="7986281F" w14:textId="77777777">
            <w:pPr>
              <w:rPr>
                <w:lang w:val="en-US"/>
              </w:rPr>
            </w:pPr>
            <w:r w:rsidRPr="00EE3AD0">
              <w:rPr>
                <w:lang w:val="en-US"/>
              </w:rPr>
              <w:t>- Số hiệu chuyến bay</w:t>
            </w:r>
          </w:p>
          <w:p w:rsidRPr="00EE3AD0" w:rsidR="00EE3AD0" w:rsidP="00EE3AD0" w:rsidRDefault="00EE3AD0" w14:paraId="2ABE33C2" w14:textId="77777777">
            <w:pPr>
              <w:rPr>
                <w:lang w:val="en-US"/>
              </w:rPr>
            </w:pPr>
            <w:r w:rsidRPr="00EE3AD0">
              <w:rPr>
                <w:lang w:val="en-US"/>
              </w:rPr>
              <w:t>- Phiên bản tàu bay</w:t>
            </w:r>
          </w:p>
          <w:p w:rsidRPr="00EE3AD0" w:rsidR="00EE3AD0" w:rsidP="00EE3AD0" w:rsidRDefault="00EE3AD0" w14:paraId="5DD4751D" w14:textId="77777777">
            <w:pPr>
              <w:rPr>
                <w:lang w:val="en-US"/>
              </w:rPr>
            </w:pPr>
            <w:r w:rsidRPr="00EE3AD0">
              <w:rPr>
                <w:lang w:val="en-US"/>
              </w:rPr>
              <w:t>- Điểm khởi hành dự kiến</w:t>
            </w:r>
          </w:p>
          <w:p w:rsidRPr="00EE3AD0" w:rsidR="00EE3AD0" w:rsidP="00EE3AD0" w:rsidRDefault="00EE3AD0" w14:paraId="3A9DB8FF" w14:textId="77777777">
            <w:pPr>
              <w:rPr>
                <w:lang w:val="en-US"/>
              </w:rPr>
            </w:pPr>
            <w:r w:rsidRPr="00EE3AD0">
              <w:rPr>
                <w:lang w:val="en-US"/>
              </w:rPr>
              <w:t>- Điểm đến dự kiến</w:t>
            </w:r>
          </w:p>
          <w:p w:rsidRPr="00EE3AD0" w:rsidR="00EE3AD0" w:rsidP="00EE3AD0" w:rsidRDefault="00EE3AD0" w14:paraId="4FCED1D9" w14:textId="77777777">
            <w:pPr>
              <w:rPr>
                <w:lang w:val="en-US"/>
              </w:rPr>
            </w:pPr>
            <w:r w:rsidRPr="00EE3AD0">
              <w:rPr>
                <w:lang w:val="en-US"/>
              </w:rPr>
              <w:t>- Thời gian khởi hành dự kiến</w:t>
            </w:r>
          </w:p>
          <w:p w:rsidRPr="00EE3AD0" w:rsidR="00EE3AD0" w:rsidP="00EE3AD0" w:rsidRDefault="00EE3AD0" w14:paraId="4C55490C" w14:textId="77777777">
            <w:pPr>
              <w:rPr>
                <w:lang w:val="en-US"/>
              </w:rPr>
            </w:pPr>
            <w:r w:rsidRPr="00EE3AD0">
              <w:rPr>
                <w:lang w:val="en-US"/>
              </w:rPr>
              <w:t>- Thời gian đến dự kiến</w:t>
            </w:r>
          </w:p>
          <w:p w:rsidRPr="00EE3AD0" w:rsidR="00EE3AD0" w:rsidP="00EE3AD0" w:rsidRDefault="00EE3AD0" w14:paraId="7EE03BAE" w14:textId="77777777">
            <w:pPr>
              <w:rPr>
                <w:lang w:val="en-US"/>
              </w:rPr>
            </w:pPr>
            <w:r w:rsidRPr="00EE3AD0">
              <w:rPr>
                <w:lang w:val="en-US"/>
              </w:rPr>
              <w:t>- Lượng nhiên liệu tồn trước chuyến bay (R0)</w:t>
            </w:r>
          </w:p>
          <w:p w:rsidRPr="00EE3AD0" w:rsidR="00EE3AD0" w:rsidP="00EE3AD0" w:rsidRDefault="00EE3AD0" w14:paraId="7B5E78BF" w14:textId="77777777">
            <w:pPr>
              <w:rPr>
                <w:lang w:val="en-US"/>
              </w:rPr>
            </w:pPr>
            <w:r w:rsidRPr="00EE3AD0">
              <w:rPr>
                <w:lang w:val="en-US"/>
              </w:rPr>
              <w:t>- Lượng nhiên liệu nạp (U1)</w:t>
            </w:r>
          </w:p>
          <w:p w:rsidRPr="00EE3AD0" w:rsidR="00EE3AD0" w:rsidP="00EE3AD0" w:rsidRDefault="00EE3AD0" w14:paraId="724B1F03" w14:textId="77777777">
            <w:pPr>
              <w:rPr>
                <w:lang w:val="en-US"/>
              </w:rPr>
            </w:pPr>
            <w:r w:rsidRPr="00EE3AD0">
              <w:rPr>
                <w:lang w:val="en-US"/>
              </w:rPr>
              <w:t>- Lượng nhiên liệu còn lại sau chuyến bay (R1)</w:t>
            </w:r>
          </w:p>
          <w:p w:rsidRPr="00EE3AD0" w:rsidR="00EE3AD0" w:rsidP="00EE3AD0" w:rsidRDefault="00EE3AD0" w14:paraId="46F19805" w14:textId="77777777">
            <w:pPr>
              <w:rPr>
                <w:lang w:val="en-US"/>
              </w:rPr>
            </w:pPr>
            <w:r w:rsidRPr="00EE3AD0">
              <w:rPr>
                <w:lang w:val="en-US"/>
              </w:rPr>
              <w:t>- Mã ICAO</w:t>
            </w:r>
          </w:p>
          <w:p w:rsidRPr="00EE3AD0" w:rsidR="00EE3AD0" w:rsidP="00EE3AD0" w:rsidRDefault="00EE3AD0" w14:paraId="3D61E13E" w14:textId="77777777">
            <w:pPr>
              <w:rPr>
                <w:lang w:val="en-US"/>
              </w:rPr>
            </w:pPr>
            <w:r w:rsidRPr="00EE3AD0">
              <w:rPr>
                <w:lang w:val="en-US"/>
              </w:rPr>
              <w:t>- Tên sân bay (nạp)</w:t>
            </w:r>
          </w:p>
          <w:p w:rsidRPr="00EE3AD0" w:rsidR="00EE3AD0" w:rsidP="00EE3AD0" w:rsidRDefault="00EE3AD0" w14:paraId="6F0AD0CD" w14:textId="77777777">
            <w:pPr>
              <w:rPr>
                <w:lang w:val="en-US"/>
              </w:rPr>
            </w:pPr>
            <w:r w:rsidRPr="00EE3AD0">
              <w:rPr>
                <w:lang w:val="en-US"/>
              </w:rPr>
              <w:t>- Mã chuyến bay</w:t>
            </w:r>
          </w:p>
          <w:p w:rsidRPr="00EE3AD0" w:rsidR="00EE3AD0" w:rsidP="00EE3AD0" w:rsidRDefault="00EE3AD0" w14:paraId="0CF93B0B" w14:textId="77777777">
            <w:pPr>
              <w:rPr>
                <w:lang w:val="en-US"/>
              </w:rPr>
            </w:pPr>
            <w:r w:rsidRPr="00EE3AD0">
              <w:rPr>
                <w:lang w:val="en-US"/>
              </w:rPr>
              <w:t>- Ngày bay</w:t>
            </w:r>
          </w:p>
          <w:p w:rsidRPr="00EE3AD0" w:rsidR="00EE3AD0" w:rsidP="00EE3AD0" w:rsidRDefault="00EE3AD0" w14:paraId="505ABE22" w14:textId="77777777">
            <w:pPr>
              <w:rPr>
                <w:lang w:val="en-US"/>
              </w:rPr>
            </w:pPr>
            <w:r w:rsidRPr="00EE3AD0">
              <w:rPr>
                <w:lang w:val="en-US"/>
              </w:rPr>
              <w:t>- Giờ khởi hành</w:t>
            </w:r>
          </w:p>
          <w:p w:rsidRPr="00EE3AD0" w:rsidR="00EE3AD0" w:rsidP="00EE3AD0" w:rsidRDefault="00EE3AD0" w14:paraId="443CED7A" w14:textId="77777777">
            <w:pPr>
              <w:rPr>
                <w:lang w:val="en-US"/>
              </w:rPr>
            </w:pPr>
            <w:r w:rsidRPr="00EE3AD0">
              <w:rPr>
                <w:lang w:val="en-US"/>
              </w:rPr>
              <w:t>- Giờ hạ cánh</w:t>
            </w:r>
          </w:p>
          <w:p w:rsidRPr="00EE3AD0" w:rsidR="00EE3AD0" w:rsidP="00EE3AD0" w:rsidRDefault="00EE3AD0" w14:paraId="706F33F7" w14:textId="36C00601">
            <w:pPr>
              <w:rPr>
                <w:lang w:val="en-US"/>
              </w:rPr>
            </w:pPr>
            <w:r w:rsidRPr="00EE3AD0">
              <w:rPr>
                <w:lang w:val="en-US"/>
              </w:rPr>
              <w:t>- Tổng lượng nhiên liệu cần thiết cho hoạt động bay trong năm.</w:t>
            </w:r>
          </w:p>
          <w:p w:rsidRPr="00EE3AD0" w:rsidR="00EE3AD0" w:rsidP="00EE3AD0" w:rsidRDefault="00EE3AD0" w14:paraId="752971FB" w14:textId="77777777">
            <w:pPr>
              <w:rPr>
                <w:lang w:val="en-US"/>
              </w:rPr>
            </w:pPr>
            <w:r w:rsidRPr="00EE3AD0">
              <w:rPr>
                <w:lang w:val="en-US"/>
              </w:rPr>
              <w:t>- Giờ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2068FB6"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C417C0" w14:textId="77777777">
            <w:pPr>
              <w:rPr>
                <w:lang w:val="en-US"/>
              </w:rPr>
            </w:pPr>
            <w:r w:rsidRPr="00EE3AD0">
              <w:rPr>
                <w:lang w:val="en-US"/>
              </w:rPr>
              <w:t>Hàng ngày </w:t>
            </w:r>
          </w:p>
        </w:tc>
      </w:tr>
      <w:tr w:rsidRPr="00EE3AD0" w:rsidR="00EE3AD0" w:rsidTr="4C0F975F" w14:paraId="6BEFCD22"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12BC93E" w14:textId="77777777">
            <w:pPr>
              <w:rPr>
                <w:lang w:val="en-US"/>
              </w:rPr>
            </w:pPr>
            <w:r w:rsidRPr="00EE3AD0">
              <w:rPr>
                <w:lang w:val="en-US"/>
              </w:rPr>
              <w:t>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D40F5C" w14:textId="77777777">
            <w:pPr>
              <w:rPr>
                <w:lang w:val="en-US"/>
              </w:rPr>
            </w:pPr>
            <w:r w:rsidRPr="00EE3AD0">
              <w:rPr>
                <w:lang w:val="en-US"/>
              </w:rPr>
              <w:t>LMS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D5E335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E427D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8D8FC35" w14:textId="77777777">
            <w:pPr>
              <w:rPr>
                <w:lang w:val="en-US"/>
              </w:rPr>
            </w:pPr>
            <w:r w:rsidRPr="00EE3AD0">
              <w:rPr>
                <w:lang w:val="en-US"/>
              </w:rPr>
              <w:t>- Danh sách vật tư thuộc các danh mục: dụng cụ, vật phẩm, đồ uống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50515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F4CAF59" w14:textId="77777777">
            <w:pPr>
              <w:rPr>
                <w:lang w:val="en-US"/>
              </w:rPr>
            </w:pPr>
            <w:r w:rsidRPr="00EE3AD0">
              <w:rPr>
                <w:lang w:val="en-US"/>
              </w:rPr>
              <w:t>Hàng tháng </w:t>
            </w:r>
          </w:p>
        </w:tc>
      </w:tr>
      <w:tr w:rsidRPr="00EE3AD0" w:rsidR="00EE3AD0" w:rsidTr="4C0F975F" w14:paraId="7C170F0F" w14:textId="77777777">
        <w:trPr>
          <w:trHeight w:val="208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9D8F74" w14:textId="77777777">
            <w:pPr>
              <w:rPr>
                <w:lang w:val="en-US"/>
              </w:rPr>
            </w:pPr>
            <w:r w:rsidRPr="00EE3AD0">
              <w:rPr>
                <w:lang w:val="en-US"/>
              </w:rPr>
              <w:t>7</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C9549F4" w14:textId="77777777">
            <w:pPr>
              <w:rPr>
                <w:lang w:val="en-US"/>
              </w:rPr>
            </w:pPr>
            <w:r w:rsidRPr="00EE3AD0">
              <w:rPr>
                <w:lang w:val="en-US"/>
              </w:rPr>
              <w:t>Netlines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642F64C"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1EFA797"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1FD077F" w14:textId="77777777">
            <w:pPr>
              <w:rPr>
                <w:lang w:val="en-US"/>
              </w:rPr>
            </w:pPr>
            <w:r w:rsidRPr="00EE3AD0">
              <w:rPr>
                <w:lang w:val="en-US"/>
              </w:rPr>
              <w:t>- Loại chuyến bay</w:t>
            </w:r>
          </w:p>
          <w:p w:rsidRPr="00EE3AD0" w:rsidR="00EE3AD0" w:rsidP="00EE3AD0" w:rsidRDefault="00EE3AD0" w14:paraId="73158374" w14:textId="77777777">
            <w:pPr>
              <w:rPr>
                <w:lang w:val="en-US"/>
              </w:rPr>
            </w:pPr>
            <w:r w:rsidRPr="00EE3AD0">
              <w:rPr>
                <w:lang w:val="en-US"/>
              </w:rPr>
              <w:t>- Giờ rời vị trí đỗ</w:t>
            </w:r>
          </w:p>
          <w:p w:rsidRPr="00EE3AD0" w:rsidR="00EE3AD0" w:rsidP="00EE3AD0" w:rsidRDefault="00EE3AD0" w14:paraId="1B60DDB2" w14:textId="77777777">
            <w:pPr>
              <w:rPr>
                <w:lang w:val="en-US"/>
              </w:rPr>
            </w:pPr>
            <w:r w:rsidRPr="00EE3AD0">
              <w:rPr>
                <w:lang w:val="en-US"/>
              </w:rPr>
              <w:t>- Giờ cất cánh</w:t>
            </w:r>
          </w:p>
          <w:p w:rsidRPr="00EE3AD0" w:rsidR="00EE3AD0" w:rsidP="00EE3AD0" w:rsidRDefault="00EE3AD0" w14:paraId="6E25C682" w14:textId="77777777">
            <w:pPr>
              <w:rPr>
                <w:lang w:val="en-US"/>
              </w:rPr>
            </w:pPr>
            <w:r w:rsidRPr="00EE3AD0">
              <w:rPr>
                <w:lang w:val="en-US"/>
              </w:rPr>
              <w:t>- Giờ hạ cánh</w:t>
            </w:r>
          </w:p>
          <w:p w:rsidRPr="00EE3AD0" w:rsidR="00EE3AD0" w:rsidP="00EE3AD0" w:rsidRDefault="00EE3AD0" w14:paraId="3A3D690E" w14:textId="77777777">
            <w:pPr>
              <w:rPr>
                <w:lang w:val="en-US"/>
              </w:rPr>
            </w:pPr>
            <w:r w:rsidRPr="00EE3AD0">
              <w:rPr>
                <w:lang w:val="en-US"/>
              </w:rPr>
              <w:t>- Giờ chèn bánh</w:t>
            </w:r>
          </w:p>
          <w:p w:rsidRPr="00EE3AD0" w:rsidR="00EE3AD0" w:rsidP="00EE3AD0" w:rsidRDefault="00EE3AD0" w14:paraId="60F4136D" w14:textId="77777777">
            <w:pPr>
              <w:rPr>
                <w:lang w:val="en-US"/>
              </w:rPr>
            </w:pPr>
            <w:r w:rsidRPr="00EE3AD0">
              <w:rPr>
                <w:lang w:val="en-US"/>
              </w:rPr>
              <w:t>- Loại chuyến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9A3888"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D777D84" w14:textId="77777777">
            <w:pPr>
              <w:rPr>
                <w:lang w:val="en-US"/>
              </w:rPr>
            </w:pPr>
            <w:r w:rsidRPr="00EE3AD0">
              <w:rPr>
                <w:lang w:val="en-US"/>
              </w:rPr>
              <w:t>Hàng tháng</w:t>
            </w:r>
          </w:p>
        </w:tc>
      </w:tr>
      <w:tr w:rsidRPr="00EE3AD0" w:rsidR="00EE3AD0" w:rsidTr="4C0F975F" w14:paraId="79A9203E"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BA9B80D" w14:textId="77777777">
            <w:pPr>
              <w:rPr>
                <w:lang w:val="en-US"/>
              </w:rPr>
            </w:pPr>
            <w:r w:rsidRPr="00EE3AD0">
              <w:rPr>
                <w:lang w:val="en-US"/>
              </w:rPr>
              <w:t>8</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06791A" w14:textId="77777777">
            <w:pPr>
              <w:rPr>
                <w:lang w:val="en-US"/>
              </w:rPr>
            </w:pPr>
            <w:r w:rsidRPr="00EE3AD0">
              <w:rPr>
                <w:lang w:val="en-US"/>
              </w:rPr>
              <w:t>PMS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60C4FE"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372295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DA93CCF" w14:textId="77777777">
            <w:pPr>
              <w:rPr>
                <w:lang w:val="en-US"/>
              </w:rPr>
            </w:pPr>
            <w:r w:rsidRPr="00EE3AD0">
              <w:rPr>
                <w:lang w:val="en-US"/>
              </w:rPr>
              <w:t>- Chặng bay</w:t>
            </w:r>
          </w:p>
          <w:p w:rsidRPr="00EE3AD0" w:rsidR="00EE3AD0" w:rsidP="00EE3AD0" w:rsidRDefault="00EE3AD0" w14:paraId="508EA63E" w14:textId="77777777">
            <w:pPr>
              <w:rPr>
                <w:lang w:val="en-US"/>
              </w:rPr>
            </w:pPr>
            <w:r w:rsidRPr="00EE3AD0">
              <w:rPr>
                <w:lang w:val="en-US"/>
              </w:rPr>
              <w:t>- RTK tạm tính</w:t>
            </w:r>
          </w:p>
          <w:p w:rsidRPr="00EE3AD0" w:rsidR="00EE3AD0" w:rsidP="00EE3AD0" w:rsidRDefault="00EE3AD0" w14:paraId="0B8C7896" w14:textId="77777777">
            <w:pPr>
              <w:rPr>
                <w:lang w:val="en-US"/>
              </w:rPr>
            </w:pPr>
            <w:r w:rsidRPr="00EE3AD0">
              <w:rPr>
                <w:lang w:val="en-US"/>
              </w:rPr>
              <w:t>- Kế hoạch tiêu thụ nhiên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6FAC0BA"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055D1" w14:textId="77777777">
            <w:pPr>
              <w:rPr>
                <w:lang w:val="en-US"/>
              </w:rPr>
            </w:pPr>
            <w:r w:rsidRPr="00EE3AD0">
              <w:rPr>
                <w:lang w:val="en-US"/>
              </w:rPr>
              <w:t>Hàng ngày</w:t>
            </w:r>
          </w:p>
        </w:tc>
      </w:tr>
      <w:tr w:rsidRPr="00EE3AD0" w:rsidR="00EE3AD0" w:rsidTr="4C0F975F" w14:paraId="77F89695" w14:textId="77777777">
        <w:trPr>
          <w:trHeight w:val="120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6EB53" w14:textId="77777777">
            <w:pPr>
              <w:rPr>
                <w:lang w:val="en-US"/>
              </w:rPr>
            </w:pPr>
            <w:r w:rsidRPr="00EE3AD0">
              <w:rPr>
                <w:lang w:val="en-US"/>
              </w:rPr>
              <w:t>9</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3BEB249" w14:textId="77777777">
            <w:pPr>
              <w:rPr>
                <w:lang w:val="en-US"/>
              </w:rPr>
            </w:pPr>
            <w:r w:rsidRPr="00EE3AD0">
              <w:rPr>
                <w:lang w:val="en-US"/>
              </w:rPr>
              <w:t>RPS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CA59E9"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EE80CBE"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73DD1B5" w14:textId="77777777">
            <w:pPr>
              <w:rPr>
                <w:lang w:val="en-US"/>
              </w:rPr>
            </w:pPr>
            <w:r w:rsidRPr="00EE3AD0">
              <w:rPr>
                <w:lang w:val="en-US"/>
              </w:rPr>
              <w:t>- Loại đường bay</w:t>
            </w:r>
          </w:p>
          <w:p w:rsidRPr="00EE3AD0" w:rsidR="00EE3AD0" w:rsidP="00EE3AD0" w:rsidRDefault="00EE3AD0" w14:paraId="09A2C9D3" w14:textId="77777777">
            <w:pPr>
              <w:rPr>
                <w:lang w:val="en-US"/>
              </w:rPr>
            </w:pPr>
            <w:r w:rsidRPr="00EE3AD0">
              <w:rPr>
                <w:lang w:val="en-US"/>
              </w:rPr>
              <w:t>- Loại tàu bay</w:t>
            </w:r>
          </w:p>
          <w:p w:rsidRPr="00EE3AD0" w:rsidR="00EE3AD0" w:rsidP="00EE3AD0" w:rsidRDefault="00EE3AD0" w14:paraId="4525588D" w14:textId="77777777">
            <w:pPr>
              <w:rPr>
                <w:lang w:val="en-US"/>
              </w:rPr>
            </w:pPr>
            <w:r w:rsidRPr="00EE3AD0">
              <w:rPr>
                <w:lang w:val="en-US"/>
              </w:rPr>
              <w:t>- Hành trình bay</w:t>
            </w:r>
          </w:p>
          <w:p w:rsidRPr="00EE3AD0" w:rsidR="00EE3AD0" w:rsidP="00EE3AD0" w:rsidRDefault="00EE3AD0" w14:paraId="44C2FC34" w14:textId="77777777">
            <w:pPr>
              <w:rPr>
                <w:lang w:val="en-US"/>
              </w:rPr>
            </w:pPr>
            <w:r w:rsidRPr="00EE3AD0">
              <w:rPr>
                <w:lang w:val="en-US"/>
              </w:rPr>
              <w:t>- Khu vực bay</w:t>
            </w:r>
          </w:p>
          <w:p w:rsidRPr="00EE3AD0" w:rsidR="00EE3AD0" w:rsidP="00EE3AD0" w:rsidRDefault="00EE3AD0" w14:paraId="07522EB6" w14:textId="77777777">
            <w:pPr>
              <w:rPr>
                <w:lang w:val="en-US"/>
              </w:rPr>
            </w:pPr>
            <w:r w:rsidRPr="00EE3AD0">
              <w:rPr>
                <w:lang w:val="en-US"/>
              </w:rPr>
              <w:t>- RTK thực tế</w:t>
            </w:r>
          </w:p>
          <w:p w:rsidRPr="00EE3AD0" w:rsidR="00EE3AD0" w:rsidP="00EE3AD0" w:rsidRDefault="00EE3AD0" w14:paraId="76D6AB18" w14:textId="77777777">
            <w:pPr>
              <w:rPr>
                <w:lang w:val="en-US"/>
              </w:rPr>
            </w:pPr>
            <w:r w:rsidRPr="00EE3AD0">
              <w:rPr>
                <w:lang w:val="en-US"/>
              </w:rPr>
              <w:t>- Loại đường bay</w:t>
            </w:r>
          </w:p>
          <w:p w:rsidRPr="00EE3AD0" w:rsidR="00EE3AD0" w:rsidP="00EE3AD0" w:rsidRDefault="00EE3AD0" w14:paraId="246EB3A7" w14:textId="77777777">
            <w:pPr>
              <w:rPr>
                <w:lang w:val="en-US"/>
              </w:rPr>
            </w:pPr>
            <w:r w:rsidRPr="00EE3AD0">
              <w:rPr>
                <w:lang w:val="en-US"/>
              </w:rPr>
              <w:t>- Tổng số khách trên chuyến bay</w:t>
            </w:r>
          </w:p>
          <w:p w:rsidRPr="00EE3AD0" w:rsidR="00EE3AD0" w:rsidP="00EE3AD0" w:rsidRDefault="00EE3AD0" w14:paraId="45EED1ED" w14:textId="77777777">
            <w:pPr>
              <w:rPr>
                <w:lang w:val="en-US"/>
              </w:rPr>
            </w:pPr>
            <w:r w:rsidRPr="00EE3AD0">
              <w:rPr>
                <w:lang w:val="en-US"/>
              </w:rPr>
              <w:t>- Số khách tối đa (dựa theo sức chứa của các loại tàu bay)</w:t>
            </w:r>
          </w:p>
          <w:p w:rsidRPr="00EE3AD0" w:rsidR="00EE3AD0" w:rsidP="00EE3AD0" w:rsidRDefault="00EE3AD0" w14:paraId="75F85D24" w14:textId="77777777">
            <w:pPr>
              <w:rPr>
                <w:lang w:val="en-US"/>
              </w:rPr>
            </w:pPr>
            <w:r w:rsidRPr="00EE3AD0">
              <w:rPr>
                <w:lang w:val="en-US"/>
              </w:rPr>
              <w:t>- Số khách người lớn thực tế trên chuyến bay</w:t>
            </w:r>
          </w:p>
          <w:p w:rsidRPr="00EE3AD0" w:rsidR="00EE3AD0" w:rsidP="00EE3AD0" w:rsidRDefault="00EE3AD0" w14:paraId="541A2B6F" w14:textId="77777777">
            <w:pPr>
              <w:rPr>
                <w:lang w:val="en-US"/>
              </w:rPr>
            </w:pPr>
            <w:r w:rsidRPr="00EE3AD0">
              <w:rPr>
                <w:lang w:val="en-US"/>
              </w:rPr>
              <w:t>- Tổng số khách là trẻ sơ sinh (INF) trên chuyến bay</w:t>
            </w:r>
          </w:p>
          <w:p w:rsidRPr="00EE3AD0" w:rsidR="00EE3AD0" w:rsidP="00EE3AD0" w:rsidRDefault="00EE3AD0" w14:paraId="0B0116D2" w14:textId="77777777">
            <w:pPr>
              <w:rPr>
                <w:lang w:val="en-US"/>
              </w:rPr>
            </w:pPr>
            <w:r w:rsidRPr="00EE3AD0">
              <w:rPr>
                <w:lang w:val="en-US"/>
              </w:rPr>
              <w:t>- RTK thực tế</w:t>
            </w:r>
          </w:p>
          <w:p w:rsidRPr="00EE3AD0" w:rsidR="00EE3AD0" w:rsidP="00EE3AD0" w:rsidRDefault="00EE3AD0" w14:paraId="43D5336E" w14:textId="77777777">
            <w:pPr>
              <w:rPr>
                <w:lang w:val="en-US"/>
              </w:rPr>
            </w:pPr>
            <w:r w:rsidRPr="00EE3AD0">
              <w:rPr>
                <w:lang w:val="en-US"/>
              </w:rPr>
              <w:t>- RTK mục tiêu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22E53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6BF67AA" w14:textId="77777777">
            <w:pPr>
              <w:rPr>
                <w:lang w:val="en-US"/>
              </w:rPr>
            </w:pPr>
            <w:r w:rsidRPr="00EE3AD0">
              <w:rPr>
                <w:lang w:val="en-US"/>
              </w:rPr>
              <w:t>Hàng ngày </w:t>
            </w:r>
          </w:p>
        </w:tc>
      </w:tr>
      <w:tr w:rsidRPr="00EE3AD0" w:rsidR="00EE3AD0" w:rsidTr="4C0F975F" w14:paraId="285D1147" w14:textId="77777777">
        <w:trPr>
          <w:trHeight w:val="16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B5CA51" w14:textId="77777777">
            <w:pPr>
              <w:rPr>
                <w:lang w:val="en-US"/>
              </w:rPr>
            </w:pPr>
            <w:r w:rsidRPr="00EE3AD0">
              <w:rPr>
                <w:lang w:val="en-US"/>
              </w:rPr>
              <w:t>10</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1F4663" w14:textId="77777777">
            <w:pPr>
              <w:rPr>
                <w:lang w:val="en-US"/>
              </w:rPr>
            </w:pPr>
            <w:r w:rsidRPr="00EE3AD0">
              <w:rPr>
                <w:lang w:val="en-US"/>
              </w:rPr>
              <w:t>SkyHR</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DC304F"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B363990"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A4B349B" w14:textId="77777777">
            <w:pPr>
              <w:rPr>
                <w:lang w:val="en-US"/>
              </w:rPr>
            </w:pPr>
            <w:r w:rsidRPr="00EE3AD0">
              <w:rPr>
                <w:lang w:val="en-US"/>
              </w:rPr>
              <w:t>- Ngày sinh</w:t>
            </w:r>
          </w:p>
          <w:p w:rsidRPr="00EE3AD0" w:rsidR="00EE3AD0" w:rsidP="00EE3AD0" w:rsidRDefault="00EE3AD0" w14:paraId="322E22B5" w14:textId="77777777">
            <w:pPr>
              <w:rPr>
                <w:lang w:val="en-US"/>
              </w:rPr>
            </w:pPr>
            <w:r w:rsidRPr="00EE3AD0">
              <w:rPr>
                <w:lang w:val="en-US"/>
              </w:rPr>
              <w:t>- Giới tính</w:t>
            </w:r>
          </w:p>
          <w:p w:rsidRPr="00EE3AD0" w:rsidR="00EE3AD0" w:rsidP="00EE3AD0" w:rsidRDefault="00EE3AD0" w14:paraId="2EF65219" w14:textId="77777777">
            <w:pPr>
              <w:rPr>
                <w:lang w:val="en-US"/>
              </w:rPr>
            </w:pPr>
            <w:r w:rsidRPr="00EE3AD0">
              <w:rPr>
                <w:lang w:val="en-US"/>
              </w:rPr>
              <w:t>- Chức danh</w:t>
            </w:r>
          </w:p>
          <w:p w:rsidRPr="00EE3AD0" w:rsidR="00EE3AD0" w:rsidP="00EE3AD0" w:rsidRDefault="00EE3AD0" w14:paraId="3AB8427A" w14:textId="77777777">
            <w:pPr>
              <w:rPr>
                <w:lang w:val="en-US"/>
              </w:rPr>
            </w:pPr>
            <w:r w:rsidRPr="00EE3AD0">
              <w:rPr>
                <w:lang w:val="en-US"/>
              </w:rPr>
              <w:t>- Cấp quản lý</w:t>
            </w:r>
          </w:p>
          <w:p w:rsidRPr="00EE3AD0" w:rsidR="00EE3AD0" w:rsidP="00EE3AD0" w:rsidRDefault="00EE3AD0" w14:paraId="49DB2167" w14:textId="77777777">
            <w:pPr>
              <w:rPr>
                <w:lang w:val="en-US"/>
              </w:rPr>
            </w:pPr>
            <w:r w:rsidRPr="00EE3AD0">
              <w:rPr>
                <w:lang w:val="en-US"/>
              </w:rPr>
              <w:t>- Tên đơn vị cấp 5</w:t>
            </w:r>
          </w:p>
          <w:p w:rsidRPr="00EE3AD0" w:rsidR="00EE3AD0" w:rsidP="00EE3AD0" w:rsidRDefault="00EE3AD0" w14:paraId="769D5983" w14:textId="77777777">
            <w:pPr>
              <w:rPr>
                <w:lang w:val="en-US"/>
              </w:rPr>
            </w:pPr>
            <w:r w:rsidRPr="00EE3AD0">
              <w:rPr>
                <w:lang w:val="en-US"/>
              </w:rPr>
              <w:t>- Quốc tịch</w:t>
            </w:r>
          </w:p>
          <w:p w:rsidRPr="00EE3AD0" w:rsidR="00EE3AD0" w:rsidP="00EE3AD0" w:rsidRDefault="00EE3AD0" w14:paraId="0D7FE26A" w14:textId="77777777">
            <w:pPr>
              <w:rPr>
                <w:lang w:val="en-US"/>
              </w:rPr>
            </w:pPr>
            <w:r w:rsidRPr="00EE3AD0">
              <w:rPr>
                <w:lang w:val="en-US"/>
              </w:rPr>
              <w:t>- Loại lao động</w:t>
            </w:r>
          </w:p>
          <w:p w:rsidRPr="00EE3AD0" w:rsidR="00EE3AD0" w:rsidP="00EE3AD0" w:rsidRDefault="00EE3AD0" w14:paraId="7E1DBEAB" w14:textId="77777777">
            <w:pPr>
              <w:rPr>
                <w:lang w:val="en-US"/>
              </w:rPr>
            </w:pPr>
            <w:r w:rsidRPr="00EE3AD0">
              <w:rPr>
                <w:lang w:val="en-US"/>
              </w:rPr>
              <w:t>- Phòng/Ban</w:t>
            </w:r>
          </w:p>
          <w:p w:rsidRPr="00EE3AD0" w:rsidR="00EE3AD0" w:rsidP="00EE3AD0" w:rsidRDefault="00EE3AD0" w14:paraId="56288EDF" w14:textId="77777777">
            <w:pPr>
              <w:rPr>
                <w:lang w:val="en-US"/>
              </w:rPr>
            </w:pPr>
            <w:r w:rsidRPr="00EE3AD0">
              <w:rPr>
                <w:lang w:val="en-US"/>
              </w:rPr>
              <w:t>- Lĩnh vực công việc (Cabin / Ground / Pilots)</w:t>
            </w:r>
          </w:p>
          <w:p w:rsidRPr="00EE3AD0" w:rsidR="00EE3AD0" w:rsidP="00EE3AD0" w:rsidRDefault="00EE3AD0" w14:paraId="6CFDD873" w14:textId="77777777">
            <w:pPr>
              <w:rPr>
                <w:lang w:val="en-US"/>
              </w:rPr>
            </w:pPr>
            <w:r w:rsidRPr="00EE3AD0">
              <w:rPr>
                <w:lang w:val="en-US"/>
              </w:rPr>
              <w:t>- Mã nhân viên</w:t>
            </w:r>
          </w:p>
          <w:p w:rsidRPr="00EE3AD0" w:rsidR="00EE3AD0" w:rsidP="00EE3AD0" w:rsidRDefault="00EE3AD0" w14:paraId="6165B301" w14:textId="77777777">
            <w:pPr>
              <w:rPr>
                <w:lang w:val="en-US"/>
              </w:rPr>
            </w:pPr>
            <w:r w:rsidRPr="00EE3AD0">
              <w:rPr>
                <w:lang w:val="en-US"/>
              </w:rPr>
              <w:t>- Ngày vào cơ quan</w:t>
            </w:r>
          </w:p>
          <w:p w:rsidRPr="00EE3AD0" w:rsidR="00EE3AD0" w:rsidP="00EE3AD0" w:rsidRDefault="00EE3AD0" w14:paraId="159117B0" w14:textId="77777777">
            <w:pPr>
              <w:rPr>
                <w:lang w:val="en-US"/>
              </w:rPr>
            </w:pPr>
            <w:r w:rsidRPr="00EE3AD0">
              <w:rPr>
                <w:lang w:val="en-US"/>
              </w:rPr>
              <w:t>- Ngày nghỉ việc</w:t>
            </w:r>
          </w:p>
          <w:p w:rsidRPr="00EE3AD0" w:rsidR="00EE3AD0" w:rsidP="00EE3AD0" w:rsidRDefault="00EE3AD0" w14:paraId="7A468B1C" w14:textId="77777777">
            <w:pPr>
              <w:rPr>
                <w:lang w:val="en-US"/>
              </w:rPr>
            </w:pPr>
            <w:r w:rsidRPr="00EE3AD0">
              <w:rPr>
                <w:lang w:val="en-US"/>
              </w:rPr>
              <w:t>- Lý do nghỉ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F5398A5"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13EC4D" w14:textId="77777777">
            <w:pPr>
              <w:rPr>
                <w:lang w:val="en-US"/>
              </w:rPr>
            </w:pPr>
            <w:r w:rsidRPr="00EE3AD0">
              <w:rPr>
                <w:lang w:val="en-US"/>
              </w:rPr>
              <w:t>Hàng ngày</w:t>
            </w:r>
          </w:p>
        </w:tc>
      </w:tr>
      <w:tr w:rsidRPr="00EE3AD0" w:rsidR="00EE3AD0" w:rsidTr="4C0F975F" w14:paraId="46B7619C" w14:textId="77777777">
        <w:trPr>
          <w:trHeight w:val="1076"/>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56C9954" w14:textId="77777777">
            <w:pPr>
              <w:rPr>
                <w:lang w:val="en-US"/>
              </w:rPr>
            </w:pPr>
            <w:r w:rsidRPr="00EE3AD0">
              <w:rPr>
                <w:lang w:val="en-US"/>
              </w:rPr>
              <w:t>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42D867" w14:textId="77777777">
            <w:pPr>
              <w:rPr>
                <w:lang w:val="en-US"/>
              </w:rPr>
            </w:pPr>
            <w:r w:rsidRPr="00EE3AD0">
              <w:rPr>
                <w:lang w:val="en-US"/>
              </w:rPr>
              <w:t>Report Pro</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749353"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4C1E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D08BB9" w14:textId="77777777">
            <w:pPr>
              <w:rPr>
                <w:lang w:val="en-US"/>
              </w:rPr>
            </w:pPr>
            <w:r w:rsidRPr="00EE3AD0">
              <w:rPr>
                <w:lang w:val="en-US"/>
              </w:rPr>
              <w:t>- Thời gian ghi nhận </w:t>
            </w:r>
          </w:p>
          <w:p w:rsidRPr="00EE3AD0" w:rsidR="00EE3AD0" w:rsidP="00EE3AD0" w:rsidRDefault="00EE3AD0" w14:paraId="4B8CFDE4" w14:textId="77777777">
            <w:pPr>
              <w:rPr>
                <w:lang w:val="en-US"/>
              </w:rPr>
            </w:pPr>
            <w:r w:rsidRPr="00EE3AD0">
              <w:rPr>
                <w:lang w:val="en-US"/>
              </w:rPr>
              <w:t>- Network</w:t>
            </w:r>
          </w:p>
          <w:p w:rsidRPr="00EE3AD0" w:rsidR="00EE3AD0" w:rsidP="00EE3AD0" w:rsidRDefault="00EE3AD0" w14:paraId="7AF4EAD1" w14:textId="77777777">
            <w:pPr>
              <w:rPr>
                <w:lang w:val="en-US"/>
              </w:rPr>
            </w:pPr>
            <w:r w:rsidRPr="00EE3AD0">
              <w:rPr>
                <w:lang w:val="en-US"/>
              </w:rPr>
              <w:t>- Điểm NPS trong kỳ</w:t>
            </w:r>
          </w:p>
          <w:p w:rsidRPr="00EE3AD0" w:rsidR="00EE3AD0" w:rsidP="00EE3AD0" w:rsidRDefault="00EE3AD0" w14:paraId="20E14FB6" w14:textId="77777777">
            <w:pPr>
              <w:rPr>
                <w:lang w:val="en-US"/>
              </w:rPr>
            </w:pPr>
            <w:r w:rsidRPr="00EE3AD0">
              <w:rPr>
                <w:lang w:val="en-US"/>
              </w:rPr>
              <w:t>- Nhóm các khách hàng tham gia khảo sát</w:t>
            </w:r>
          </w:p>
          <w:p w:rsidRPr="00EE3AD0" w:rsidR="00EE3AD0" w:rsidP="00EE3AD0" w:rsidRDefault="00EE3AD0" w14:paraId="7EBBAF49" w14:textId="77777777">
            <w:pPr>
              <w:rPr>
                <w:lang w:val="en-US"/>
              </w:rPr>
            </w:pPr>
            <w:r w:rsidRPr="00EE3AD0">
              <w:rPr>
                <w:lang w:val="en-US"/>
              </w:rPr>
              <w:t>- Hạng thẻ</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140903D"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4EA2C6F" w14:textId="77777777">
            <w:pPr>
              <w:rPr>
                <w:lang w:val="en-US"/>
              </w:rPr>
            </w:pPr>
            <w:r w:rsidRPr="00EE3AD0">
              <w:rPr>
                <w:lang w:val="en-US"/>
              </w:rPr>
              <w:t>Hàng ngày </w:t>
            </w:r>
          </w:p>
        </w:tc>
      </w:tr>
      <w:tr w:rsidRPr="00EE3AD0" w:rsidR="00EE3AD0" w:rsidTr="4C0F975F" w14:paraId="3ED3C5DA" w14:textId="77777777">
        <w:trPr>
          <w:trHeight w:val="138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428875D" w14:textId="77777777">
            <w:pPr>
              <w:rPr>
                <w:lang w:val="en-US"/>
              </w:rPr>
            </w:pPr>
            <w:r w:rsidRPr="00EE3AD0">
              <w:rPr>
                <w:lang w:val="en-US"/>
              </w:rPr>
              <w:t>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DDA2F3" w14:textId="77777777">
            <w:pPr>
              <w:rPr>
                <w:lang w:val="en-US"/>
              </w:rPr>
            </w:pPr>
            <w:r w:rsidRPr="00EE3AD0">
              <w:rPr>
                <w:lang w:val="en-US"/>
              </w:rPr>
              <w:t>VHAT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C1058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FE60F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DBAC4C" w14:textId="77777777">
            <w:pPr>
              <w:rPr>
                <w:lang w:val="en-US"/>
              </w:rPr>
            </w:pPr>
            <w:r w:rsidRPr="00EE3AD0">
              <w:rPr>
                <w:lang w:val="en-US"/>
              </w:rPr>
              <w:t>- Mã vụ việc</w:t>
            </w:r>
          </w:p>
          <w:p w:rsidRPr="00EE3AD0" w:rsidR="00EE3AD0" w:rsidP="00EE3AD0" w:rsidRDefault="00EE3AD0" w14:paraId="406D7FAE" w14:textId="77777777">
            <w:pPr>
              <w:rPr>
                <w:lang w:val="en-US"/>
              </w:rPr>
            </w:pPr>
            <w:r w:rsidRPr="00EE3AD0">
              <w:rPr>
                <w:lang w:val="en-US"/>
              </w:rPr>
              <w:t>- Tiêu đề vụ việc</w:t>
            </w:r>
          </w:p>
          <w:p w:rsidRPr="00EE3AD0" w:rsidR="00EE3AD0" w:rsidP="00EE3AD0" w:rsidRDefault="00EE3AD0" w14:paraId="43C80629" w14:textId="77777777">
            <w:pPr>
              <w:rPr>
                <w:lang w:val="en-US"/>
              </w:rPr>
            </w:pPr>
            <w:r w:rsidRPr="00EE3AD0">
              <w:rPr>
                <w:lang w:val="en-US"/>
              </w:rPr>
              <w:t>- Nội dung chi tiết của vụ việc</w:t>
            </w:r>
          </w:p>
          <w:p w:rsidRPr="00EE3AD0" w:rsidR="00EE3AD0" w:rsidP="00EE3AD0" w:rsidRDefault="00EE3AD0" w14:paraId="6BA13C77" w14:textId="77777777">
            <w:pPr>
              <w:rPr>
                <w:lang w:val="en-US"/>
              </w:rPr>
            </w:pPr>
            <w:r w:rsidRPr="00EE3AD0">
              <w:rPr>
                <w:lang w:val="en-US"/>
              </w:rPr>
              <w:t>- Thời gian thực tế xảy ra vụ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3999ED0" w14:textId="77777777">
            <w:pPr>
              <w:rPr>
                <w:lang w:val="en-US"/>
              </w:rPr>
            </w:pPr>
            <w:r w:rsidRPr="00EE3AD0">
              <w:rPr>
                <w:lang w:val="en-US"/>
              </w:rPr>
              <w:t>API</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6E5585" w14:textId="77777777">
            <w:pPr>
              <w:rPr>
                <w:lang w:val="en-US"/>
              </w:rPr>
            </w:pPr>
            <w:r w:rsidRPr="00EE3AD0">
              <w:rPr>
                <w:lang w:val="en-US"/>
              </w:rPr>
              <w:t>Hàng ngày </w:t>
            </w:r>
          </w:p>
        </w:tc>
      </w:tr>
    </w:tbl>
    <w:p w:rsidRPr="00EE3AD0" w:rsidR="00EE3AD0" w:rsidP="00EE3AD0" w:rsidRDefault="00EE3AD0" w14:paraId="5D5A23AB" w14:textId="77777777">
      <w:pPr>
        <w:rPr>
          <w:lang w:val="en-US"/>
        </w:rPr>
      </w:pPr>
      <w:r w:rsidRPr="00EE3AD0">
        <w:rPr>
          <w:lang w:val="en-US"/>
        </w:rPr>
        <w:br/>
      </w:r>
      <w:r w:rsidRPr="00EE3AD0">
        <w:rPr>
          <w:b/>
          <w:bCs/>
          <w:lang w:val="en-US"/>
        </w:rPr>
        <w:br/>
      </w:r>
    </w:p>
    <w:p w:rsidRPr="00EE3AD0" w:rsidR="00EE3AD0" w:rsidRDefault="00EE3AD0" w14:paraId="66175167" w14:textId="77777777">
      <w:pPr>
        <w:pStyle w:val="Heading2"/>
        <w:rPr>
          <w:lang w:val="en-US"/>
        </w:rPr>
      </w:pPr>
      <w:bookmarkStart w:name="_Toc242783357" w:id="100"/>
      <w:r w:rsidRPr="217BEFA0">
        <w:rPr>
          <w:lang w:val="en-US"/>
        </w:rPr>
        <w:t>3.2. Mapping dữ liệu nguồn</w:t>
      </w:r>
      <w:bookmarkEnd w:id="100"/>
    </w:p>
    <w:p w:rsidR="00EE3AD0" w:rsidRDefault="00EE3AD0" w14:paraId="279AC70B" w14:textId="06440A82">
      <w:pPr>
        <w:pStyle w:val="Heading3"/>
        <w:rPr>
          <w:lang w:val="en-US"/>
        </w:rPr>
      </w:pPr>
      <w:bookmarkStart w:name="_Toc242783358" w:id="101"/>
      <w:r w:rsidRPr="217BEFA0">
        <w:rPr>
          <w:lang w:val="en-US"/>
        </w:rPr>
        <w:t>3.2.1. Nguồn tự động</w:t>
      </w:r>
      <w:bookmarkEnd w:id="101"/>
    </w:p>
    <w:p w:rsidRPr="00843F97" w:rsidR="00843F97" w:rsidP="00843F97" w:rsidRDefault="00843F97" w14:paraId="2A131435" w14:textId="19FBCE59">
      <w:pPr>
        <w:rPr>
          <w:lang w:val="en-US"/>
        </w:rPr>
      </w:pPr>
      <w:r>
        <w:rPr>
          <w:lang w:val="en-US"/>
        </w:rPr>
        <w:t>Tổng hợp theo link</w:t>
      </w:r>
      <w:r w:rsidR="00CD5512">
        <w:rPr>
          <w:lang w:val="en-US"/>
        </w:rPr>
        <w:t xml:space="preserve">: </w:t>
      </w:r>
      <w:hyperlink w:history="1" r:id="rId24">
        <w:r w:rsidRPr="00CD5512" w:rsidR="00CD5512">
          <w:rPr>
            <w:rStyle w:val="Hyperlink"/>
            <w:lang w:val="en-US"/>
          </w:rPr>
          <w:t>Link</w:t>
        </w:r>
      </w:hyperlink>
    </w:p>
    <w:p w:rsidRPr="00A23DA0" w:rsidR="00EE3AD0" w:rsidRDefault="00EE3AD0" w14:paraId="1B40DC9D" w14:textId="194B3C85">
      <w:pPr>
        <w:pStyle w:val="Heading3"/>
        <w:rPr>
          <w:lang w:val="en-US"/>
        </w:rPr>
      </w:pPr>
      <w:bookmarkStart w:name="_Toc242783359" w:id="102"/>
      <w:r w:rsidRPr="217BEFA0">
        <w:rPr>
          <w:lang w:val="en-US"/>
        </w:rPr>
        <w:t>3.2.2. Import thủ công</w:t>
      </w:r>
      <w:bookmarkEnd w:id="102"/>
    </w:p>
    <w:p w:rsidRPr="00EE3AD0" w:rsidR="00EE3AD0" w:rsidP="00EE3AD0" w:rsidRDefault="00EE3AD0" w14:paraId="225C22C5" w14:textId="77777777">
      <w:pPr>
        <w:rPr>
          <w:lang w:val="en-US"/>
        </w:rPr>
      </w:pPr>
      <w:r w:rsidRPr="00EE3AD0">
        <w:rPr>
          <w:lang w:val="en-US"/>
        </w:rPr>
        <w:t>Danh sách các báo cáo thực hiện import thủ công theo đúng file Excel template vào hệ thống:</w:t>
      </w:r>
    </w:p>
    <w:p w:rsidRPr="00EE3AD0" w:rsidR="00EE3AD0" w:rsidP="00EE3AD0" w:rsidRDefault="00EE3AD0" w14:paraId="43AE933B" w14:textId="77777777">
      <w:pPr>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1"/>
        <w:gridCol w:w="1788"/>
        <w:gridCol w:w="1733"/>
        <w:gridCol w:w="3981"/>
        <w:gridCol w:w="1444"/>
      </w:tblGrid>
      <w:tr w:rsidRPr="00EE3AD0" w:rsidR="00EE3AD0" w:rsidTr="0054237B" w14:paraId="7F13A063" w14:textId="77777777">
        <w:trPr>
          <w:trHeight w:val="645"/>
        </w:trPr>
        <w:tc>
          <w:tcPr>
            <w:tcW w:w="0" w:type="auto"/>
            <w:shd w:val="clear" w:color="auto" w:fill="073763"/>
            <w:tcMar>
              <w:top w:w="40" w:type="dxa"/>
              <w:left w:w="40" w:type="dxa"/>
              <w:bottom w:w="40" w:type="dxa"/>
              <w:right w:w="40" w:type="dxa"/>
            </w:tcMar>
            <w:hideMark/>
          </w:tcPr>
          <w:p w:rsidRPr="00EE3AD0" w:rsidR="00EE3AD0" w:rsidP="00EE3AD0" w:rsidRDefault="00EE3AD0" w14:paraId="1B530E59" w14:textId="77777777">
            <w:pPr>
              <w:rPr>
                <w:lang w:val="en-US"/>
              </w:rPr>
            </w:pPr>
            <w:r w:rsidRPr="00EE3AD0">
              <w:rPr>
                <w:b/>
                <w:bCs/>
                <w:lang w:val="en-US"/>
              </w:rPr>
              <w:t>TT</w:t>
            </w:r>
          </w:p>
        </w:tc>
        <w:tc>
          <w:tcPr>
            <w:tcW w:w="0" w:type="auto"/>
            <w:shd w:val="clear" w:color="auto" w:fill="073763"/>
            <w:tcMar>
              <w:top w:w="40" w:type="dxa"/>
              <w:left w:w="40" w:type="dxa"/>
              <w:bottom w:w="40" w:type="dxa"/>
              <w:right w:w="40" w:type="dxa"/>
            </w:tcMar>
            <w:hideMark/>
          </w:tcPr>
          <w:p w:rsidRPr="00EE3AD0" w:rsidR="00EE3AD0" w:rsidP="00EE3AD0" w:rsidRDefault="00EE3AD0" w14:paraId="5C5A2846" w14:textId="77777777">
            <w:pPr>
              <w:rPr>
                <w:lang w:val="en-US"/>
              </w:rPr>
            </w:pPr>
            <w:r w:rsidRPr="00EE3AD0">
              <w:rPr>
                <w:b/>
                <w:bCs/>
                <w:lang w:val="en-US"/>
              </w:rPr>
              <w:t>Tổ ban</w:t>
            </w:r>
          </w:p>
        </w:tc>
        <w:tc>
          <w:tcPr>
            <w:tcW w:w="0" w:type="auto"/>
            <w:shd w:val="clear" w:color="auto" w:fill="073763"/>
            <w:tcMar>
              <w:top w:w="40" w:type="dxa"/>
              <w:left w:w="40" w:type="dxa"/>
              <w:bottom w:w="40" w:type="dxa"/>
              <w:right w:w="40" w:type="dxa"/>
            </w:tcMar>
            <w:hideMark/>
          </w:tcPr>
          <w:p w:rsidRPr="00EE3AD0" w:rsidR="00EE3AD0" w:rsidP="00EE3AD0" w:rsidRDefault="00EE3AD0" w14:paraId="09C7EB43" w14:textId="77777777">
            <w:pPr>
              <w:rPr>
                <w:lang w:val="en-US"/>
              </w:rPr>
            </w:pPr>
            <w:r w:rsidRPr="00EE3AD0">
              <w:rPr>
                <w:b/>
                <w:bCs/>
                <w:lang w:val="en-US"/>
              </w:rPr>
              <w:t>Mã báo cáo</w:t>
            </w:r>
          </w:p>
        </w:tc>
        <w:tc>
          <w:tcPr>
            <w:tcW w:w="0" w:type="auto"/>
            <w:shd w:val="clear" w:color="auto" w:fill="073763"/>
            <w:tcMar>
              <w:top w:w="40" w:type="dxa"/>
              <w:left w:w="40" w:type="dxa"/>
              <w:bottom w:w="40" w:type="dxa"/>
              <w:right w:w="40" w:type="dxa"/>
            </w:tcMar>
            <w:hideMark/>
          </w:tcPr>
          <w:p w:rsidRPr="00EE3AD0" w:rsidR="00EE3AD0" w:rsidP="00EE3AD0" w:rsidRDefault="00EE3AD0" w14:paraId="5599170C" w14:textId="77777777">
            <w:pPr>
              <w:rPr>
                <w:lang w:val="en-US"/>
              </w:rPr>
            </w:pPr>
            <w:r w:rsidRPr="00EE3AD0">
              <w:rPr>
                <w:b/>
                <w:bCs/>
                <w:lang w:val="en-US"/>
              </w:rPr>
              <w:t>Danh mục form Report (14)</w:t>
            </w:r>
          </w:p>
        </w:tc>
        <w:tc>
          <w:tcPr>
            <w:tcW w:w="0" w:type="auto"/>
            <w:shd w:val="clear" w:color="auto" w:fill="073763"/>
            <w:tcMar>
              <w:top w:w="40" w:type="dxa"/>
              <w:left w:w="40" w:type="dxa"/>
              <w:bottom w:w="40" w:type="dxa"/>
              <w:right w:w="40" w:type="dxa"/>
            </w:tcMar>
            <w:hideMark/>
          </w:tcPr>
          <w:p w:rsidRPr="00EE3AD0" w:rsidR="00EE3AD0" w:rsidP="00EE3AD0" w:rsidRDefault="00EE3AD0" w14:paraId="6D15F98E" w14:textId="77777777">
            <w:pPr>
              <w:rPr>
                <w:lang w:val="en-US"/>
              </w:rPr>
            </w:pPr>
            <w:r w:rsidRPr="00EE3AD0">
              <w:rPr>
                <w:b/>
                <w:bCs/>
                <w:lang w:val="en-US"/>
              </w:rPr>
              <w:t>Link template</w:t>
            </w:r>
          </w:p>
        </w:tc>
      </w:tr>
      <w:tr w:rsidRPr="00EE3AD0" w:rsidR="00EE3AD0" w:rsidTr="0054237B" w14:paraId="7A01D4A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EFCF412" w14:textId="77777777">
            <w:pPr>
              <w:rPr>
                <w:lang w:val="en-US"/>
              </w:rPr>
            </w:pPr>
            <w:r w:rsidRPr="00EE3AD0">
              <w:rPr>
                <w:lang w:val="en-US"/>
              </w:rPr>
              <w:t>1</w:t>
            </w:r>
          </w:p>
        </w:tc>
        <w:tc>
          <w:tcPr>
            <w:tcW w:w="0" w:type="auto"/>
            <w:vMerge w:val="restart"/>
            <w:tcMar>
              <w:top w:w="40" w:type="dxa"/>
              <w:left w:w="40" w:type="dxa"/>
              <w:bottom w:w="40" w:type="dxa"/>
              <w:right w:w="40" w:type="dxa"/>
            </w:tcMar>
            <w:vAlign w:val="center"/>
            <w:hideMark/>
          </w:tcPr>
          <w:p w:rsidRPr="00EE3AD0" w:rsidR="00EE3AD0" w:rsidP="00EE3AD0" w:rsidRDefault="00EE3AD0" w14:paraId="392C24FD" w14:textId="77777777">
            <w:pPr>
              <w:rPr>
                <w:lang w:val="en-US"/>
              </w:rPr>
            </w:pPr>
            <w:r w:rsidRPr="00EE3AD0">
              <w:rPr>
                <w:lang w:val="en-US"/>
              </w:rPr>
              <w:t xml:space="preserve"> Ban TCNL</w:t>
            </w:r>
          </w:p>
        </w:tc>
        <w:tc>
          <w:tcPr>
            <w:tcW w:w="0" w:type="auto"/>
            <w:tcMar>
              <w:top w:w="40" w:type="dxa"/>
              <w:left w:w="40" w:type="dxa"/>
              <w:bottom w:w="40" w:type="dxa"/>
              <w:right w:w="40" w:type="dxa"/>
            </w:tcMar>
            <w:vAlign w:val="center"/>
            <w:hideMark/>
          </w:tcPr>
          <w:p w:rsidRPr="00EE3AD0" w:rsidR="00EE3AD0" w:rsidP="00EE3AD0" w:rsidRDefault="00EE3AD0" w14:paraId="6D93DE91" w14:textId="77777777">
            <w:pPr>
              <w:rPr>
                <w:lang w:val="en-US"/>
              </w:rPr>
            </w:pPr>
            <w:r w:rsidRPr="00EE3AD0">
              <w:rPr>
                <w:lang w:val="en-US"/>
              </w:rPr>
              <w:t>Airline D1</w:t>
            </w:r>
          </w:p>
        </w:tc>
        <w:tc>
          <w:tcPr>
            <w:tcW w:w="0" w:type="auto"/>
            <w:tcMar>
              <w:top w:w="40" w:type="dxa"/>
              <w:left w:w="40" w:type="dxa"/>
              <w:bottom w:w="40" w:type="dxa"/>
              <w:right w:w="40" w:type="dxa"/>
            </w:tcMar>
            <w:vAlign w:val="center"/>
            <w:hideMark/>
          </w:tcPr>
          <w:p w:rsidRPr="00EE3AD0" w:rsidR="00EE3AD0" w:rsidP="00EE3AD0" w:rsidRDefault="00EE3AD0" w14:paraId="5CCE46A7" w14:textId="77777777">
            <w:pPr>
              <w:rPr>
                <w:lang w:val="en-US"/>
              </w:rPr>
            </w:pPr>
            <w:r w:rsidRPr="00EE3AD0">
              <w:rPr>
                <w:lang w:val="en-US"/>
              </w:rPr>
              <w:t>Số vụ đình công</w:t>
            </w:r>
          </w:p>
        </w:tc>
        <w:tc>
          <w:tcPr>
            <w:tcW w:w="0" w:type="auto"/>
            <w:tcMar>
              <w:top w:w="40" w:type="dxa"/>
              <w:left w:w="40" w:type="dxa"/>
              <w:bottom w:w="40" w:type="dxa"/>
              <w:right w:w="40" w:type="dxa"/>
            </w:tcMar>
            <w:vAlign w:val="center"/>
            <w:hideMark/>
          </w:tcPr>
          <w:p w:rsidRPr="00EE3AD0" w:rsidR="00EE3AD0" w:rsidP="00EE3AD0" w:rsidRDefault="0A4ED42B" w14:paraId="707956BF" w14:textId="77777777">
            <w:pPr>
              <w:rPr>
                <w:lang w:val="en-US"/>
              </w:rPr>
            </w:pPr>
            <w:hyperlink r:id="rId25">
              <w:r w:rsidRPr="6BD8C2C6">
                <w:rPr>
                  <w:rStyle w:val="Hyperlink"/>
                  <w:lang w:val="en-US"/>
                </w:rPr>
                <w:t>Link</w:t>
              </w:r>
            </w:hyperlink>
          </w:p>
        </w:tc>
      </w:tr>
      <w:tr w:rsidRPr="00EE3AD0" w:rsidR="00EE3AD0" w:rsidTr="0054237B" w14:paraId="5D7AE0F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348AAEB" w14:textId="77777777">
            <w:pPr>
              <w:rPr>
                <w:lang w:val="en-US"/>
              </w:rPr>
            </w:pPr>
            <w:r w:rsidRPr="00EE3AD0">
              <w:rPr>
                <w:lang w:val="en-US"/>
              </w:rPr>
              <w:t>2</w:t>
            </w:r>
          </w:p>
        </w:tc>
        <w:tc>
          <w:tcPr>
            <w:tcW w:w="0" w:type="auto"/>
            <w:vMerge/>
            <w:vAlign w:val="center"/>
            <w:hideMark/>
          </w:tcPr>
          <w:p w:rsidRPr="00EE3AD0" w:rsidR="00EE3AD0" w:rsidP="00EE3AD0" w:rsidRDefault="00EE3AD0" w14:paraId="05D1CA8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C531F4A" w14:textId="77777777">
            <w:pPr>
              <w:rPr>
                <w:lang w:val="en-US"/>
              </w:rPr>
            </w:pPr>
            <w:r w:rsidRPr="00EE3AD0">
              <w:rPr>
                <w:lang w:val="en-US"/>
              </w:rPr>
              <w:t>Airline F2</w:t>
            </w:r>
          </w:p>
        </w:tc>
        <w:tc>
          <w:tcPr>
            <w:tcW w:w="0" w:type="auto"/>
            <w:tcMar>
              <w:top w:w="40" w:type="dxa"/>
              <w:left w:w="40" w:type="dxa"/>
              <w:bottom w:w="40" w:type="dxa"/>
              <w:right w:w="40" w:type="dxa"/>
            </w:tcMar>
            <w:vAlign w:val="center"/>
            <w:hideMark/>
          </w:tcPr>
          <w:p w:rsidRPr="00EE3AD0" w:rsidR="00EE3AD0" w:rsidP="00EE3AD0" w:rsidRDefault="00EE3AD0" w14:paraId="7BE444F4" w14:textId="77777777">
            <w:pPr>
              <w:rPr>
                <w:lang w:val="en-US"/>
              </w:rPr>
            </w:pPr>
            <w:r w:rsidRPr="00EE3AD0">
              <w:rPr>
                <w:lang w:val="en-US"/>
              </w:rPr>
              <w:t>Mức độ hài lòng của nhân viên</w:t>
            </w:r>
          </w:p>
        </w:tc>
        <w:tc>
          <w:tcPr>
            <w:tcW w:w="0" w:type="auto"/>
            <w:tcMar>
              <w:top w:w="40" w:type="dxa"/>
              <w:left w:w="40" w:type="dxa"/>
              <w:bottom w:w="40" w:type="dxa"/>
              <w:right w:w="40" w:type="dxa"/>
            </w:tcMar>
            <w:vAlign w:val="center"/>
            <w:hideMark/>
          </w:tcPr>
          <w:p w:rsidRPr="00EE3AD0" w:rsidR="00EE3AD0" w:rsidP="00EE3AD0" w:rsidRDefault="0A4ED42B" w14:paraId="7F363421" w14:textId="77777777">
            <w:pPr>
              <w:rPr>
                <w:lang w:val="en-US"/>
              </w:rPr>
            </w:pPr>
            <w:hyperlink r:id="rId26">
              <w:r w:rsidRPr="6BD8C2C6">
                <w:rPr>
                  <w:rStyle w:val="Hyperlink"/>
                  <w:lang w:val="en-US"/>
                </w:rPr>
                <w:t>Link</w:t>
              </w:r>
            </w:hyperlink>
          </w:p>
        </w:tc>
      </w:tr>
      <w:tr w:rsidRPr="00EE3AD0" w:rsidR="00EE3AD0" w:rsidTr="0054237B" w14:paraId="72611C2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4E15D4ED" w14:textId="77777777">
            <w:pPr>
              <w:rPr>
                <w:lang w:val="en-US"/>
              </w:rPr>
            </w:pPr>
            <w:r w:rsidRPr="00EE3AD0">
              <w:rPr>
                <w:lang w:val="en-US"/>
              </w:rPr>
              <w:t>3</w:t>
            </w:r>
          </w:p>
        </w:tc>
        <w:tc>
          <w:tcPr>
            <w:tcW w:w="0" w:type="auto"/>
            <w:vMerge/>
            <w:vAlign w:val="center"/>
            <w:hideMark/>
          </w:tcPr>
          <w:p w:rsidRPr="00EE3AD0" w:rsidR="00EE3AD0" w:rsidP="00EE3AD0" w:rsidRDefault="00EE3AD0" w14:paraId="36965679"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08039A6" w14:textId="77777777">
            <w:pPr>
              <w:rPr>
                <w:lang w:val="en-US"/>
              </w:rPr>
            </w:pPr>
            <w:r w:rsidRPr="00EE3AD0">
              <w:rPr>
                <w:lang w:val="en-US"/>
              </w:rPr>
              <w:t>GRI 202-1</w:t>
            </w:r>
          </w:p>
        </w:tc>
        <w:tc>
          <w:tcPr>
            <w:tcW w:w="0" w:type="auto"/>
            <w:tcMar>
              <w:top w:w="40" w:type="dxa"/>
              <w:left w:w="40" w:type="dxa"/>
              <w:bottom w:w="40" w:type="dxa"/>
              <w:right w:w="40" w:type="dxa"/>
            </w:tcMar>
            <w:vAlign w:val="center"/>
            <w:hideMark/>
          </w:tcPr>
          <w:p w:rsidRPr="00EE3AD0" w:rsidR="00EE3AD0" w:rsidP="00EE3AD0" w:rsidRDefault="00EE3AD0" w14:paraId="1230590B" w14:textId="77777777">
            <w:pPr>
              <w:rPr>
                <w:lang w:val="en-US"/>
              </w:rPr>
            </w:pPr>
            <w:r w:rsidRPr="00EE3AD0">
              <w:rPr>
                <w:lang w:val="en-US"/>
              </w:rPr>
              <w:t>Chỉ tiêu lương khởi điểm so với tối thiểu vùng</w:t>
            </w:r>
          </w:p>
        </w:tc>
        <w:tc>
          <w:tcPr>
            <w:tcW w:w="0" w:type="auto"/>
            <w:tcMar>
              <w:top w:w="40" w:type="dxa"/>
              <w:left w:w="40" w:type="dxa"/>
              <w:bottom w:w="40" w:type="dxa"/>
              <w:right w:w="40" w:type="dxa"/>
            </w:tcMar>
            <w:vAlign w:val="center"/>
            <w:hideMark/>
          </w:tcPr>
          <w:p w:rsidRPr="00EE3AD0" w:rsidR="00EE3AD0" w:rsidP="00EE3AD0" w:rsidRDefault="0A4ED42B" w14:paraId="63D4B643" w14:textId="77777777">
            <w:pPr>
              <w:rPr>
                <w:lang w:val="en-US"/>
              </w:rPr>
            </w:pPr>
            <w:hyperlink r:id="rId27">
              <w:r w:rsidRPr="6BD8C2C6">
                <w:rPr>
                  <w:rStyle w:val="Hyperlink"/>
                  <w:lang w:val="en-US"/>
                </w:rPr>
                <w:t>Link</w:t>
              </w:r>
            </w:hyperlink>
          </w:p>
        </w:tc>
      </w:tr>
      <w:tr w:rsidRPr="00EE3AD0" w:rsidR="00EE3AD0" w:rsidTr="0054237B" w14:paraId="4EB8EBB4"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1282E383" w14:textId="77777777">
            <w:pPr>
              <w:rPr>
                <w:lang w:val="en-US"/>
              </w:rPr>
            </w:pPr>
            <w:r w:rsidRPr="00EE3AD0">
              <w:rPr>
                <w:lang w:val="en-US"/>
              </w:rPr>
              <w:t>4</w:t>
            </w:r>
          </w:p>
        </w:tc>
        <w:tc>
          <w:tcPr>
            <w:tcW w:w="0" w:type="auto"/>
            <w:vMerge/>
            <w:vAlign w:val="center"/>
            <w:hideMark/>
          </w:tcPr>
          <w:p w:rsidRPr="00EE3AD0" w:rsidR="00EE3AD0" w:rsidP="00EE3AD0" w:rsidRDefault="00EE3AD0" w14:paraId="425EC120"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823CCBB" w14:textId="77777777">
            <w:pPr>
              <w:rPr>
                <w:lang w:val="en-US"/>
              </w:rPr>
            </w:pPr>
            <w:r w:rsidRPr="00EE3AD0">
              <w:rPr>
                <w:lang w:val="en-US"/>
              </w:rPr>
              <w:t>GRI 202-2</w:t>
            </w:r>
          </w:p>
        </w:tc>
        <w:tc>
          <w:tcPr>
            <w:tcW w:w="0" w:type="auto"/>
            <w:tcMar>
              <w:top w:w="40" w:type="dxa"/>
              <w:left w:w="40" w:type="dxa"/>
              <w:bottom w:w="40" w:type="dxa"/>
              <w:right w:w="40" w:type="dxa"/>
            </w:tcMar>
            <w:vAlign w:val="center"/>
            <w:hideMark/>
          </w:tcPr>
          <w:p w:rsidRPr="00EE3AD0" w:rsidR="00EE3AD0" w:rsidP="00EE3AD0" w:rsidRDefault="00EE3AD0" w14:paraId="2071EF30" w14:textId="77777777">
            <w:pPr>
              <w:rPr>
                <w:lang w:val="en-US"/>
              </w:rPr>
            </w:pPr>
            <w:r w:rsidRPr="00EE3AD0">
              <w:rPr>
                <w:lang w:val="en-US"/>
              </w:rPr>
              <w:t>Tỷ lệ lãnh đạo cấp cao là người bản địa</w:t>
            </w:r>
          </w:p>
        </w:tc>
        <w:tc>
          <w:tcPr>
            <w:tcW w:w="0" w:type="auto"/>
            <w:tcMar>
              <w:top w:w="40" w:type="dxa"/>
              <w:left w:w="40" w:type="dxa"/>
              <w:bottom w:w="40" w:type="dxa"/>
              <w:right w:w="40" w:type="dxa"/>
            </w:tcMar>
            <w:vAlign w:val="center"/>
            <w:hideMark/>
          </w:tcPr>
          <w:p w:rsidRPr="00EE3AD0" w:rsidR="00EE3AD0" w:rsidP="00EE3AD0" w:rsidRDefault="0A4ED42B" w14:paraId="4DF1C254" w14:textId="77777777">
            <w:pPr>
              <w:rPr>
                <w:lang w:val="en-US"/>
              </w:rPr>
            </w:pPr>
            <w:hyperlink r:id="rId28">
              <w:r w:rsidRPr="6BD8C2C6">
                <w:rPr>
                  <w:rStyle w:val="Hyperlink"/>
                  <w:lang w:val="en-US"/>
                </w:rPr>
                <w:t>Link</w:t>
              </w:r>
            </w:hyperlink>
          </w:p>
        </w:tc>
      </w:tr>
      <w:tr w:rsidRPr="00EE3AD0" w:rsidR="00EE3AD0" w:rsidTr="0054237B" w14:paraId="070B3DC9"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7373468" w14:textId="77777777">
            <w:pPr>
              <w:rPr>
                <w:lang w:val="en-US"/>
              </w:rPr>
            </w:pPr>
            <w:r w:rsidRPr="00EE3AD0">
              <w:rPr>
                <w:lang w:val="en-US"/>
              </w:rPr>
              <w:t>5</w:t>
            </w:r>
          </w:p>
        </w:tc>
        <w:tc>
          <w:tcPr>
            <w:tcW w:w="0" w:type="auto"/>
            <w:vMerge/>
            <w:vAlign w:val="center"/>
            <w:hideMark/>
          </w:tcPr>
          <w:p w:rsidRPr="00EE3AD0" w:rsidR="00EE3AD0" w:rsidP="00EE3AD0" w:rsidRDefault="00EE3AD0" w14:paraId="0BE22F5C"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F3F8B06" w14:textId="77777777">
            <w:pPr>
              <w:rPr>
                <w:lang w:val="en-US"/>
              </w:rPr>
            </w:pPr>
            <w:r w:rsidRPr="00EE3AD0">
              <w:rPr>
                <w:lang w:val="en-US"/>
              </w:rPr>
              <w:t>GRI 403-9</w:t>
            </w:r>
          </w:p>
        </w:tc>
        <w:tc>
          <w:tcPr>
            <w:tcW w:w="0" w:type="auto"/>
            <w:tcMar>
              <w:top w:w="40" w:type="dxa"/>
              <w:left w:w="40" w:type="dxa"/>
              <w:bottom w:w="40" w:type="dxa"/>
              <w:right w:w="40" w:type="dxa"/>
            </w:tcMar>
            <w:vAlign w:val="center"/>
            <w:hideMark/>
          </w:tcPr>
          <w:p w:rsidRPr="00EE3AD0" w:rsidR="00EE3AD0" w:rsidP="00EE3AD0" w:rsidRDefault="00EE3AD0" w14:paraId="43C564A2" w14:textId="77777777">
            <w:pPr>
              <w:rPr>
                <w:lang w:val="en-US"/>
              </w:rPr>
            </w:pPr>
            <w:r w:rsidRPr="00EE3AD0">
              <w:rPr>
                <w:lang w:val="en-US"/>
              </w:rPr>
              <w:t>Thống kê thương tật</w:t>
            </w:r>
          </w:p>
        </w:tc>
        <w:tc>
          <w:tcPr>
            <w:tcW w:w="0" w:type="auto"/>
            <w:tcMar>
              <w:top w:w="40" w:type="dxa"/>
              <w:left w:w="40" w:type="dxa"/>
              <w:bottom w:w="40" w:type="dxa"/>
              <w:right w:w="40" w:type="dxa"/>
            </w:tcMar>
            <w:vAlign w:val="center"/>
            <w:hideMark/>
          </w:tcPr>
          <w:p w:rsidRPr="00EE3AD0" w:rsidR="00EE3AD0" w:rsidP="00EE3AD0" w:rsidRDefault="0A4ED42B" w14:paraId="06B273A5" w14:textId="77777777">
            <w:pPr>
              <w:rPr>
                <w:lang w:val="en-US"/>
              </w:rPr>
            </w:pPr>
            <w:hyperlink r:id="rId29">
              <w:r w:rsidRPr="6BD8C2C6">
                <w:rPr>
                  <w:rStyle w:val="Hyperlink"/>
                  <w:lang w:val="en-US"/>
                </w:rPr>
                <w:t>Link</w:t>
              </w:r>
            </w:hyperlink>
          </w:p>
        </w:tc>
      </w:tr>
      <w:tr w:rsidRPr="00EE3AD0" w:rsidR="00EE3AD0" w:rsidTr="0054237B" w14:paraId="0F3AEA01"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554E0E60" w14:textId="77777777">
            <w:pPr>
              <w:rPr>
                <w:lang w:val="en-US"/>
              </w:rPr>
            </w:pPr>
            <w:r w:rsidRPr="00EE3AD0">
              <w:rPr>
                <w:lang w:val="en-US"/>
              </w:rPr>
              <w:t>6</w:t>
            </w:r>
          </w:p>
        </w:tc>
        <w:tc>
          <w:tcPr>
            <w:tcW w:w="0" w:type="auto"/>
            <w:tcMar>
              <w:top w:w="100" w:type="dxa"/>
              <w:left w:w="100" w:type="dxa"/>
              <w:bottom w:w="100" w:type="dxa"/>
              <w:right w:w="100" w:type="dxa"/>
            </w:tcMar>
            <w:vAlign w:val="center"/>
            <w:hideMark/>
          </w:tcPr>
          <w:p w:rsidRPr="00EE3AD0" w:rsidR="00EE3AD0" w:rsidP="00EE3AD0" w:rsidRDefault="00EE3AD0" w14:paraId="2E8A6838" w14:textId="77777777">
            <w:pPr>
              <w:rPr>
                <w:lang w:val="en-US"/>
              </w:rPr>
            </w:pPr>
            <w:r w:rsidRPr="00EE3AD0">
              <w:rPr>
                <w:lang w:val="en-US"/>
              </w:rPr>
              <w:t>Ban ATCL</w:t>
            </w:r>
          </w:p>
        </w:tc>
        <w:tc>
          <w:tcPr>
            <w:tcW w:w="0" w:type="auto"/>
            <w:tcMar>
              <w:top w:w="40" w:type="dxa"/>
              <w:left w:w="40" w:type="dxa"/>
              <w:bottom w:w="40" w:type="dxa"/>
              <w:right w:w="40" w:type="dxa"/>
            </w:tcMar>
            <w:vAlign w:val="center"/>
            <w:hideMark/>
          </w:tcPr>
          <w:p w:rsidRPr="00EE3AD0" w:rsidR="00EE3AD0" w:rsidP="00EE3AD0" w:rsidRDefault="00EE3AD0" w14:paraId="0ECD030A" w14:textId="77777777">
            <w:pPr>
              <w:rPr>
                <w:lang w:val="en-US"/>
              </w:rPr>
            </w:pPr>
            <w:r w:rsidRPr="00EE3AD0">
              <w:rPr>
                <w:lang w:val="en-US"/>
              </w:rPr>
              <w:t>Airline E-1</w:t>
            </w:r>
          </w:p>
        </w:tc>
        <w:tc>
          <w:tcPr>
            <w:tcW w:w="0" w:type="auto"/>
            <w:tcMar>
              <w:top w:w="40" w:type="dxa"/>
              <w:left w:w="40" w:type="dxa"/>
              <w:bottom w:w="40" w:type="dxa"/>
              <w:right w:w="40" w:type="dxa"/>
            </w:tcMar>
            <w:vAlign w:val="center"/>
            <w:hideMark/>
          </w:tcPr>
          <w:p w:rsidRPr="00EE3AD0" w:rsidR="00EE3AD0" w:rsidP="00EE3AD0" w:rsidRDefault="00EE3AD0" w14:paraId="69FA502D" w14:textId="77777777">
            <w:pPr>
              <w:rPr>
                <w:lang w:val="en-US"/>
              </w:rPr>
            </w:pPr>
            <w:r w:rsidRPr="00EE3AD0">
              <w:rPr>
                <w:lang w:val="en-US"/>
              </w:rPr>
              <w:t>Tiếng ồn</w:t>
            </w:r>
          </w:p>
        </w:tc>
        <w:tc>
          <w:tcPr>
            <w:tcW w:w="0" w:type="auto"/>
            <w:tcMar>
              <w:top w:w="40" w:type="dxa"/>
              <w:left w:w="40" w:type="dxa"/>
              <w:bottom w:w="40" w:type="dxa"/>
              <w:right w:w="40" w:type="dxa"/>
            </w:tcMar>
            <w:vAlign w:val="center"/>
            <w:hideMark/>
          </w:tcPr>
          <w:p w:rsidRPr="00EE3AD0" w:rsidR="00EE3AD0" w:rsidP="00EE3AD0" w:rsidRDefault="0A4ED42B" w14:paraId="42E2BB5E" w14:textId="77777777">
            <w:pPr>
              <w:rPr>
                <w:lang w:val="en-US"/>
              </w:rPr>
            </w:pPr>
            <w:hyperlink r:id="rId30">
              <w:r w:rsidRPr="6BD8C2C6">
                <w:rPr>
                  <w:rStyle w:val="Hyperlink"/>
                  <w:lang w:val="en-US"/>
                </w:rPr>
                <w:t>Link</w:t>
              </w:r>
            </w:hyperlink>
          </w:p>
        </w:tc>
      </w:tr>
      <w:tr w:rsidRPr="00EE3AD0" w:rsidR="00EE3AD0" w:rsidTr="0054237B" w14:paraId="201BB5A9"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2FEE92" w14:textId="77777777">
            <w:pPr>
              <w:rPr>
                <w:lang w:val="en-US"/>
              </w:rPr>
            </w:pPr>
            <w:r w:rsidRPr="00EE3AD0">
              <w:rPr>
                <w:lang w:val="en-US"/>
              </w:rPr>
              <w:t>7</w:t>
            </w:r>
          </w:p>
        </w:tc>
        <w:tc>
          <w:tcPr>
            <w:tcW w:w="0" w:type="auto"/>
            <w:tcMar>
              <w:top w:w="40" w:type="dxa"/>
              <w:left w:w="40" w:type="dxa"/>
              <w:bottom w:w="40" w:type="dxa"/>
              <w:right w:w="40" w:type="dxa"/>
            </w:tcMar>
            <w:vAlign w:val="center"/>
            <w:hideMark/>
          </w:tcPr>
          <w:p w:rsidRPr="00EE3AD0" w:rsidR="00EE3AD0" w:rsidP="00EE3AD0" w:rsidRDefault="00EE3AD0" w14:paraId="63E03872" w14:textId="77777777">
            <w:pPr>
              <w:rPr>
                <w:lang w:val="en-US"/>
              </w:rPr>
            </w:pPr>
            <w:r w:rsidRPr="00EE3AD0">
              <w:rPr>
                <w:lang w:val="en-US"/>
              </w:rPr>
              <w:t xml:space="preserve"> Ban CDSCN</w:t>
            </w:r>
          </w:p>
        </w:tc>
        <w:tc>
          <w:tcPr>
            <w:tcW w:w="0" w:type="auto"/>
            <w:tcMar>
              <w:top w:w="40" w:type="dxa"/>
              <w:left w:w="40" w:type="dxa"/>
              <w:bottom w:w="40" w:type="dxa"/>
              <w:right w:w="40" w:type="dxa"/>
            </w:tcMar>
            <w:vAlign w:val="center"/>
            <w:hideMark/>
          </w:tcPr>
          <w:p w:rsidRPr="00EE3AD0" w:rsidR="00EE3AD0" w:rsidP="00EE3AD0" w:rsidRDefault="00EE3AD0" w14:paraId="2BE24C5A" w14:textId="77777777">
            <w:pPr>
              <w:rPr>
                <w:lang w:val="en-US"/>
              </w:rPr>
            </w:pPr>
            <w:r w:rsidRPr="00EE3AD0">
              <w:rPr>
                <w:lang w:val="en-US"/>
              </w:rPr>
              <w:t>GRI 418-1</w:t>
            </w:r>
          </w:p>
        </w:tc>
        <w:tc>
          <w:tcPr>
            <w:tcW w:w="0" w:type="auto"/>
            <w:tcMar>
              <w:top w:w="40" w:type="dxa"/>
              <w:left w:w="40" w:type="dxa"/>
              <w:bottom w:w="40" w:type="dxa"/>
              <w:right w:w="40" w:type="dxa"/>
            </w:tcMar>
            <w:vAlign w:val="center"/>
            <w:hideMark/>
          </w:tcPr>
          <w:p w:rsidRPr="00EE3AD0" w:rsidR="00EE3AD0" w:rsidP="00EE3AD0" w:rsidRDefault="00EE3AD0" w14:paraId="2397D17E" w14:textId="77777777">
            <w:pPr>
              <w:rPr>
                <w:lang w:val="en-US"/>
              </w:rPr>
            </w:pPr>
            <w:r w:rsidRPr="00EE3AD0">
              <w:rPr>
                <w:lang w:val="en-US"/>
              </w:rPr>
              <w:t>Các sự cố liên quan đến dữ liệu cá nhân</w:t>
            </w:r>
          </w:p>
        </w:tc>
        <w:tc>
          <w:tcPr>
            <w:tcW w:w="0" w:type="auto"/>
            <w:tcMar>
              <w:top w:w="40" w:type="dxa"/>
              <w:left w:w="40" w:type="dxa"/>
              <w:bottom w:w="40" w:type="dxa"/>
              <w:right w:w="40" w:type="dxa"/>
            </w:tcMar>
            <w:vAlign w:val="center"/>
            <w:hideMark/>
          </w:tcPr>
          <w:p w:rsidRPr="00EE3AD0" w:rsidR="00EE3AD0" w:rsidP="00EE3AD0" w:rsidRDefault="0A4ED42B" w14:paraId="124C9C7A" w14:textId="77777777">
            <w:pPr>
              <w:rPr>
                <w:lang w:val="en-US"/>
              </w:rPr>
            </w:pPr>
            <w:hyperlink r:id="rId31">
              <w:r w:rsidRPr="6BD8C2C6">
                <w:rPr>
                  <w:rStyle w:val="Hyperlink"/>
                  <w:lang w:val="en-US"/>
                </w:rPr>
                <w:t>Link</w:t>
              </w:r>
            </w:hyperlink>
          </w:p>
        </w:tc>
      </w:tr>
      <w:tr w:rsidRPr="00EE3AD0" w:rsidR="00EE3AD0" w:rsidTr="0054237B" w14:paraId="75D707B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14D6DB" w14:textId="77777777">
            <w:pPr>
              <w:rPr>
                <w:lang w:val="en-US"/>
              </w:rPr>
            </w:pPr>
            <w:r w:rsidRPr="00EE3AD0">
              <w:rPr>
                <w:lang w:val="en-US"/>
              </w:rPr>
              <w:t>8</w:t>
            </w:r>
          </w:p>
        </w:tc>
        <w:tc>
          <w:tcPr>
            <w:tcW w:w="0" w:type="auto"/>
            <w:vMerge w:val="restart"/>
            <w:tcMar>
              <w:top w:w="100" w:type="dxa"/>
              <w:left w:w="100" w:type="dxa"/>
              <w:bottom w:w="100" w:type="dxa"/>
              <w:right w:w="100" w:type="dxa"/>
            </w:tcMar>
            <w:vAlign w:val="center"/>
            <w:hideMark/>
          </w:tcPr>
          <w:p w:rsidRPr="00EE3AD0" w:rsidR="00EE3AD0" w:rsidP="00EE3AD0" w:rsidRDefault="00EE3AD0" w14:paraId="54836DD1" w14:textId="77777777">
            <w:pPr>
              <w:rPr>
                <w:lang w:val="en-US"/>
              </w:rPr>
            </w:pPr>
            <w:r w:rsidRPr="00EE3AD0">
              <w:rPr>
                <w:lang w:val="en-US"/>
              </w:rPr>
              <w:t>Ban Truyền thông</w:t>
            </w:r>
          </w:p>
        </w:tc>
        <w:tc>
          <w:tcPr>
            <w:tcW w:w="0" w:type="auto"/>
            <w:tcMar>
              <w:top w:w="40" w:type="dxa"/>
              <w:left w:w="40" w:type="dxa"/>
              <w:bottom w:w="40" w:type="dxa"/>
              <w:right w:w="40" w:type="dxa"/>
            </w:tcMar>
            <w:vAlign w:val="center"/>
            <w:hideMark/>
          </w:tcPr>
          <w:p w:rsidRPr="00EE3AD0" w:rsidR="00EE3AD0" w:rsidP="00EE3AD0" w:rsidRDefault="00EE3AD0" w14:paraId="5118D818" w14:textId="77777777">
            <w:pPr>
              <w:rPr>
                <w:lang w:val="en-US"/>
              </w:rPr>
            </w:pPr>
            <w:r w:rsidRPr="00EE3AD0">
              <w:rPr>
                <w:lang w:val="en-US"/>
              </w:rPr>
              <w:t>GRI 417-3</w:t>
            </w:r>
          </w:p>
        </w:tc>
        <w:tc>
          <w:tcPr>
            <w:tcW w:w="0" w:type="auto"/>
            <w:tcMar>
              <w:top w:w="40" w:type="dxa"/>
              <w:left w:w="40" w:type="dxa"/>
              <w:bottom w:w="40" w:type="dxa"/>
              <w:right w:w="40" w:type="dxa"/>
            </w:tcMar>
            <w:vAlign w:val="center"/>
            <w:hideMark/>
          </w:tcPr>
          <w:p w:rsidRPr="00EE3AD0" w:rsidR="00EE3AD0" w:rsidP="00EE3AD0" w:rsidRDefault="00EE3AD0" w14:paraId="41270382" w14:textId="77777777">
            <w:pPr>
              <w:rPr>
                <w:lang w:val="en-US"/>
              </w:rPr>
            </w:pPr>
            <w:r w:rsidRPr="00EE3AD0">
              <w:rPr>
                <w:lang w:val="en-US"/>
              </w:rPr>
              <w:t>Các vụ việc không tuân thủ</w:t>
            </w:r>
          </w:p>
        </w:tc>
        <w:tc>
          <w:tcPr>
            <w:tcW w:w="0" w:type="auto"/>
            <w:tcMar>
              <w:top w:w="40" w:type="dxa"/>
              <w:left w:w="40" w:type="dxa"/>
              <w:bottom w:w="40" w:type="dxa"/>
              <w:right w:w="40" w:type="dxa"/>
            </w:tcMar>
            <w:vAlign w:val="center"/>
            <w:hideMark/>
          </w:tcPr>
          <w:p w:rsidRPr="00EE3AD0" w:rsidR="00EE3AD0" w:rsidP="00EE3AD0" w:rsidRDefault="0A4ED42B" w14:paraId="10BE768F" w14:textId="77777777">
            <w:pPr>
              <w:rPr>
                <w:lang w:val="en-US"/>
              </w:rPr>
            </w:pPr>
            <w:hyperlink r:id="rId32">
              <w:r w:rsidRPr="6BD8C2C6">
                <w:rPr>
                  <w:rStyle w:val="Hyperlink"/>
                  <w:lang w:val="en-US"/>
                </w:rPr>
                <w:t>Link</w:t>
              </w:r>
            </w:hyperlink>
          </w:p>
        </w:tc>
      </w:tr>
      <w:tr w:rsidRPr="00EE3AD0" w:rsidR="00EE3AD0" w:rsidTr="0054237B" w14:paraId="519BB28E"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5550DBEA" w14:textId="77777777">
            <w:pPr>
              <w:rPr>
                <w:lang w:val="en-US"/>
              </w:rPr>
            </w:pPr>
            <w:r w:rsidRPr="00EE3AD0">
              <w:rPr>
                <w:lang w:val="en-US"/>
              </w:rPr>
              <w:t>9</w:t>
            </w:r>
          </w:p>
        </w:tc>
        <w:tc>
          <w:tcPr>
            <w:tcW w:w="0" w:type="auto"/>
            <w:vMerge/>
            <w:vAlign w:val="center"/>
            <w:hideMark/>
          </w:tcPr>
          <w:p w:rsidRPr="00EE3AD0" w:rsidR="00EE3AD0" w:rsidP="00EE3AD0" w:rsidRDefault="00EE3AD0" w14:paraId="1A117C6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2BDE071C" w14:textId="77777777">
            <w:pPr>
              <w:rPr>
                <w:lang w:val="en-US"/>
              </w:rPr>
            </w:pPr>
            <w:r w:rsidRPr="00EE3AD0">
              <w:rPr>
                <w:lang w:val="en-US"/>
              </w:rPr>
              <w:t>Airlines F1</w:t>
            </w:r>
          </w:p>
        </w:tc>
        <w:tc>
          <w:tcPr>
            <w:tcW w:w="0" w:type="auto"/>
            <w:tcMar>
              <w:top w:w="40" w:type="dxa"/>
              <w:left w:w="40" w:type="dxa"/>
              <w:bottom w:w="40" w:type="dxa"/>
              <w:right w:w="40" w:type="dxa"/>
            </w:tcMar>
            <w:vAlign w:val="center"/>
            <w:hideMark/>
          </w:tcPr>
          <w:p w:rsidRPr="00EE3AD0" w:rsidR="00EE3AD0" w:rsidP="00EE3AD0" w:rsidRDefault="00EE3AD0" w14:paraId="7FC37D88" w14:textId="77777777">
            <w:pPr>
              <w:rPr>
                <w:lang w:val="en-US"/>
              </w:rPr>
            </w:pPr>
            <w:r w:rsidRPr="00EE3AD0">
              <w:rPr>
                <w:lang w:val="en-US"/>
              </w:rPr>
              <w:t>Chỉ tiêu nhập hoạt động tình nguyện</w:t>
            </w:r>
          </w:p>
        </w:tc>
        <w:tc>
          <w:tcPr>
            <w:tcW w:w="0" w:type="auto"/>
            <w:tcMar>
              <w:top w:w="40" w:type="dxa"/>
              <w:left w:w="40" w:type="dxa"/>
              <w:bottom w:w="40" w:type="dxa"/>
              <w:right w:w="40" w:type="dxa"/>
            </w:tcMar>
            <w:vAlign w:val="center"/>
            <w:hideMark/>
          </w:tcPr>
          <w:p w:rsidRPr="00EE3AD0" w:rsidR="00EE3AD0" w:rsidP="00EE3AD0" w:rsidRDefault="0A4ED42B" w14:paraId="09B3CBBC" w14:textId="77777777">
            <w:pPr>
              <w:rPr>
                <w:lang w:val="en-US"/>
              </w:rPr>
            </w:pPr>
            <w:hyperlink r:id="rId33">
              <w:r w:rsidRPr="6BD8C2C6">
                <w:rPr>
                  <w:rStyle w:val="Hyperlink"/>
                  <w:lang w:val="en-US"/>
                </w:rPr>
                <w:t>Link</w:t>
              </w:r>
            </w:hyperlink>
          </w:p>
        </w:tc>
      </w:tr>
      <w:tr w:rsidRPr="00EE3AD0" w:rsidR="00EE3AD0" w:rsidTr="0054237B" w14:paraId="474A9282" w14:textId="77777777">
        <w:trPr>
          <w:trHeight w:val="555"/>
        </w:trPr>
        <w:tc>
          <w:tcPr>
            <w:tcW w:w="0" w:type="auto"/>
            <w:tcMar>
              <w:top w:w="40" w:type="dxa"/>
              <w:left w:w="40" w:type="dxa"/>
              <w:bottom w:w="40" w:type="dxa"/>
              <w:right w:w="40" w:type="dxa"/>
            </w:tcMar>
            <w:vAlign w:val="center"/>
            <w:hideMark/>
          </w:tcPr>
          <w:p w:rsidRPr="00EE3AD0" w:rsidR="00EE3AD0" w:rsidP="00EE3AD0" w:rsidRDefault="00EE3AD0" w14:paraId="5D1DC175" w14:textId="77777777">
            <w:pPr>
              <w:rPr>
                <w:lang w:val="en-US"/>
              </w:rPr>
            </w:pPr>
            <w:r w:rsidRPr="00EE3AD0">
              <w:rPr>
                <w:lang w:val="en-US"/>
              </w:rPr>
              <w:t>10</w:t>
            </w:r>
          </w:p>
        </w:tc>
        <w:tc>
          <w:tcPr>
            <w:tcW w:w="0" w:type="auto"/>
            <w:vMerge w:val="restart"/>
            <w:tcMar>
              <w:top w:w="40" w:type="dxa"/>
              <w:left w:w="40" w:type="dxa"/>
              <w:bottom w:w="40" w:type="dxa"/>
              <w:right w:w="40" w:type="dxa"/>
            </w:tcMar>
            <w:vAlign w:val="center"/>
            <w:hideMark/>
          </w:tcPr>
          <w:p w:rsidRPr="00EE3AD0" w:rsidR="00EE3AD0" w:rsidP="00EE3AD0" w:rsidRDefault="00EE3AD0" w14:paraId="59939778" w14:textId="77777777">
            <w:pPr>
              <w:rPr>
                <w:lang w:val="en-US"/>
              </w:rPr>
            </w:pPr>
            <w:r w:rsidRPr="00EE3AD0">
              <w:rPr>
                <w:lang w:val="en-US"/>
              </w:rPr>
              <w:t xml:space="preserve"> Tổ Dịch vụ</w:t>
            </w:r>
          </w:p>
        </w:tc>
        <w:tc>
          <w:tcPr>
            <w:tcW w:w="0" w:type="auto"/>
            <w:tcMar>
              <w:top w:w="40" w:type="dxa"/>
              <w:left w:w="40" w:type="dxa"/>
              <w:bottom w:w="40" w:type="dxa"/>
              <w:right w:w="40" w:type="dxa"/>
            </w:tcMar>
            <w:vAlign w:val="center"/>
            <w:hideMark/>
          </w:tcPr>
          <w:p w:rsidRPr="00EE3AD0" w:rsidR="00EE3AD0" w:rsidP="00EE3AD0" w:rsidRDefault="00EE3AD0" w14:paraId="0E26BB00" w14:textId="77777777">
            <w:pPr>
              <w:rPr>
                <w:lang w:val="en-US"/>
              </w:rPr>
            </w:pPr>
            <w:r w:rsidRPr="00EE3AD0">
              <w:rPr>
                <w:lang w:val="en-US"/>
              </w:rPr>
              <w:t>GRI 204-1</w:t>
            </w:r>
          </w:p>
        </w:tc>
        <w:tc>
          <w:tcPr>
            <w:tcW w:w="0" w:type="auto"/>
            <w:tcMar>
              <w:top w:w="40" w:type="dxa"/>
              <w:left w:w="40" w:type="dxa"/>
              <w:bottom w:w="40" w:type="dxa"/>
              <w:right w:w="40" w:type="dxa"/>
            </w:tcMar>
            <w:vAlign w:val="center"/>
            <w:hideMark/>
          </w:tcPr>
          <w:p w:rsidRPr="00EE3AD0" w:rsidR="00EE3AD0" w:rsidP="00EE3AD0" w:rsidRDefault="00EE3AD0" w14:paraId="7EE0B1C2" w14:textId="77777777">
            <w:pPr>
              <w:rPr>
                <w:lang w:val="en-US"/>
              </w:rPr>
            </w:pPr>
            <w:r w:rsidRPr="00EE3AD0">
              <w:rPr>
                <w:lang w:val="en-US"/>
              </w:rPr>
              <w:t>Điền chỉ tiêu NCC</w:t>
            </w:r>
          </w:p>
        </w:tc>
        <w:tc>
          <w:tcPr>
            <w:tcW w:w="0" w:type="auto"/>
            <w:tcMar>
              <w:top w:w="40" w:type="dxa"/>
              <w:left w:w="40" w:type="dxa"/>
              <w:bottom w:w="40" w:type="dxa"/>
              <w:right w:w="40" w:type="dxa"/>
            </w:tcMar>
            <w:vAlign w:val="center"/>
            <w:hideMark/>
          </w:tcPr>
          <w:p w:rsidRPr="00EE3AD0" w:rsidR="00EE3AD0" w:rsidP="00EE3AD0" w:rsidRDefault="0A4ED42B" w14:paraId="0D10599D" w14:textId="77777777">
            <w:pPr>
              <w:rPr>
                <w:lang w:val="en-US"/>
              </w:rPr>
            </w:pPr>
            <w:hyperlink r:id="rId34">
              <w:r w:rsidRPr="6BD8C2C6">
                <w:rPr>
                  <w:rStyle w:val="Hyperlink"/>
                  <w:lang w:val="en-US"/>
                </w:rPr>
                <w:t>Link</w:t>
              </w:r>
            </w:hyperlink>
          </w:p>
        </w:tc>
      </w:tr>
      <w:tr w:rsidRPr="00EE3AD0" w:rsidR="00EE3AD0" w:rsidTr="0054237B" w14:paraId="6505621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2E36117" w14:textId="77777777">
            <w:pPr>
              <w:rPr>
                <w:lang w:val="en-US"/>
              </w:rPr>
            </w:pPr>
            <w:r w:rsidRPr="00EE3AD0">
              <w:rPr>
                <w:lang w:val="en-US"/>
              </w:rPr>
              <w:t>11</w:t>
            </w:r>
          </w:p>
        </w:tc>
        <w:tc>
          <w:tcPr>
            <w:tcW w:w="0" w:type="auto"/>
            <w:vMerge/>
            <w:vAlign w:val="center"/>
            <w:hideMark/>
          </w:tcPr>
          <w:p w:rsidRPr="00EE3AD0" w:rsidR="00EE3AD0" w:rsidP="00EE3AD0" w:rsidRDefault="00EE3AD0" w14:paraId="38107D5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6BA5E944" w14:textId="77777777">
            <w:pPr>
              <w:rPr>
                <w:lang w:val="en-US"/>
              </w:rPr>
            </w:pPr>
            <w:r w:rsidRPr="00EE3AD0">
              <w:rPr>
                <w:lang w:val="en-US"/>
              </w:rPr>
              <w:t>GRI 303-3</w:t>
            </w:r>
          </w:p>
        </w:tc>
        <w:tc>
          <w:tcPr>
            <w:tcW w:w="0" w:type="auto"/>
            <w:tcMar>
              <w:top w:w="40" w:type="dxa"/>
              <w:left w:w="40" w:type="dxa"/>
              <w:bottom w:w="40" w:type="dxa"/>
              <w:right w:w="40" w:type="dxa"/>
            </w:tcMar>
            <w:vAlign w:val="center"/>
            <w:hideMark/>
          </w:tcPr>
          <w:p w:rsidRPr="00EE3AD0" w:rsidR="00EE3AD0" w:rsidP="00EE3AD0" w:rsidRDefault="00EE3AD0" w14:paraId="56F2D468" w14:textId="77777777">
            <w:pPr>
              <w:rPr>
                <w:lang w:val="en-US"/>
              </w:rPr>
            </w:pPr>
            <w:r w:rsidRPr="00EE3AD0">
              <w:rPr>
                <w:lang w:val="en-US"/>
              </w:rPr>
              <w:t>Lượng nước cấp lên</w:t>
            </w:r>
          </w:p>
        </w:tc>
        <w:tc>
          <w:tcPr>
            <w:tcW w:w="0" w:type="auto"/>
            <w:tcMar>
              <w:top w:w="40" w:type="dxa"/>
              <w:left w:w="40" w:type="dxa"/>
              <w:bottom w:w="40" w:type="dxa"/>
              <w:right w:w="40" w:type="dxa"/>
            </w:tcMar>
            <w:vAlign w:val="center"/>
            <w:hideMark/>
          </w:tcPr>
          <w:p w:rsidRPr="00EE3AD0" w:rsidR="00EE3AD0" w:rsidP="00EE3AD0" w:rsidRDefault="0A4ED42B" w14:paraId="3CCB799D" w14:textId="77777777">
            <w:pPr>
              <w:rPr>
                <w:lang w:val="en-US"/>
              </w:rPr>
            </w:pPr>
            <w:hyperlink r:id="rId35">
              <w:r w:rsidRPr="6BD8C2C6">
                <w:rPr>
                  <w:rStyle w:val="Hyperlink"/>
                  <w:lang w:val="en-US"/>
                </w:rPr>
                <w:t>Link</w:t>
              </w:r>
            </w:hyperlink>
          </w:p>
        </w:tc>
      </w:tr>
      <w:tr w:rsidRPr="00EE3AD0" w:rsidR="00EE3AD0" w:rsidTr="0054237B" w14:paraId="5AB4C44C"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A90CEF8" w14:textId="77777777">
            <w:pPr>
              <w:rPr>
                <w:lang w:val="en-US"/>
              </w:rPr>
            </w:pPr>
            <w:r w:rsidRPr="00EE3AD0">
              <w:rPr>
                <w:lang w:val="en-US"/>
              </w:rPr>
              <w:t>12</w:t>
            </w:r>
          </w:p>
        </w:tc>
        <w:tc>
          <w:tcPr>
            <w:tcW w:w="0" w:type="auto"/>
            <w:vMerge/>
            <w:vAlign w:val="center"/>
            <w:hideMark/>
          </w:tcPr>
          <w:p w:rsidRPr="00EE3AD0" w:rsidR="00EE3AD0" w:rsidP="00EE3AD0" w:rsidRDefault="00EE3AD0" w14:paraId="4060C5ED"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B95FA06"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23A5ABB9" w14:textId="77777777">
            <w:pPr>
              <w:rPr>
                <w:lang w:val="en-US"/>
              </w:rPr>
            </w:pPr>
            <w:r w:rsidRPr="00EE3AD0">
              <w:rPr>
                <w:lang w:val="en-US"/>
              </w:rPr>
              <w:t>Danh mục suất ăn</w:t>
            </w:r>
          </w:p>
        </w:tc>
        <w:tc>
          <w:tcPr>
            <w:tcW w:w="0" w:type="auto"/>
            <w:tcMar>
              <w:top w:w="40" w:type="dxa"/>
              <w:left w:w="40" w:type="dxa"/>
              <w:bottom w:w="40" w:type="dxa"/>
              <w:right w:w="40" w:type="dxa"/>
            </w:tcMar>
            <w:vAlign w:val="center"/>
            <w:hideMark/>
          </w:tcPr>
          <w:p w:rsidRPr="00EE3AD0" w:rsidR="00EE3AD0" w:rsidP="00EE3AD0" w:rsidRDefault="0A4ED42B" w14:paraId="25B98F22" w14:textId="77777777">
            <w:pPr>
              <w:rPr>
                <w:lang w:val="en-US"/>
              </w:rPr>
            </w:pPr>
            <w:hyperlink r:id="rId36">
              <w:r w:rsidRPr="6BD8C2C6">
                <w:rPr>
                  <w:rStyle w:val="Hyperlink"/>
                  <w:lang w:val="en-US"/>
                </w:rPr>
                <w:t>Link</w:t>
              </w:r>
            </w:hyperlink>
          </w:p>
        </w:tc>
      </w:tr>
      <w:tr w:rsidRPr="00EE3AD0" w:rsidR="00EE3AD0" w:rsidTr="0054237B" w14:paraId="7DDE000F"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3DB733F" w14:textId="77777777">
            <w:pPr>
              <w:rPr>
                <w:lang w:val="en-US"/>
              </w:rPr>
            </w:pPr>
            <w:r w:rsidRPr="00EE3AD0">
              <w:rPr>
                <w:lang w:val="en-US"/>
              </w:rPr>
              <w:t>13</w:t>
            </w:r>
          </w:p>
        </w:tc>
        <w:tc>
          <w:tcPr>
            <w:tcW w:w="0" w:type="auto"/>
            <w:vMerge/>
            <w:vAlign w:val="center"/>
            <w:hideMark/>
          </w:tcPr>
          <w:p w:rsidRPr="00EE3AD0" w:rsidR="00EE3AD0" w:rsidP="00EE3AD0" w:rsidRDefault="00EE3AD0" w14:paraId="74E11758"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A49748A"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6F08CFC9" w14:textId="77777777">
            <w:pPr>
              <w:rPr>
                <w:lang w:val="en-US"/>
              </w:rPr>
            </w:pPr>
            <w:r w:rsidRPr="00EE3AD0">
              <w:rPr>
                <w:lang w:val="en-US"/>
              </w:rPr>
              <w:t>Danh mục vệ sinh thực phẩm</w:t>
            </w:r>
          </w:p>
        </w:tc>
        <w:tc>
          <w:tcPr>
            <w:tcW w:w="0" w:type="auto"/>
            <w:tcMar>
              <w:top w:w="40" w:type="dxa"/>
              <w:left w:w="40" w:type="dxa"/>
              <w:bottom w:w="40" w:type="dxa"/>
              <w:right w:w="40" w:type="dxa"/>
            </w:tcMar>
            <w:vAlign w:val="center"/>
            <w:hideMark/>
          </w:tcPr>
          <w:p w:rsidRPr="00EE3AD0" w:rsidR="00EE3AD0" w:rsidP="00EE3AD0" w:rsidRDefault="0A4ED42B" w14:paraId="40184363" w14:textId="77777777">
            <w:pPr>
              <w:rPr>
                <w:lang w:val="en-US"/>
              </w:rPr>
            </w:pPr>
            <w:hyperlink r:id="rId37">
              <w:r w:rsidRPr="6BD8C2C6">
                <w:rPr>
                  <w:rStyle w:val="Hyperlink"/>
                  <w:lang w:val="en-US"/>
                </w:rPr>
                <w:t>Link</w:t>
              </w:r>
            </w:hyperlink>
          </w:p>
        </w:tc>
      </w:tr>
      <w:tr w:rsidRPr="00EE3AD0" w:rsidR="00EE3AD0" w:rsidTr="0054237B" w14:paraId="47C38476"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48B52A26" w14:textId="77777777">
            <w:pPr>
              <w:rPr>
                <w:lang w:val="en-US"/>
              </w:rPr>
            </w:pPr>
            <w:r w:rsidRPr="00EE3AD0">
              <w:rPr>
                <w:lang w:val="en-US"/>
              </w:rPr>
              <w:t>14</w:t>
            </w:r>
          </w:p>
        </w:tc>
        <w:tc>
          <w:tcPr>
            <w:tcW w:w="0" w:type="auto"/>
            <w:tcMar>
              <w:top w:w="100" w:type="dxa"/>
              <w:left w:w="100" w:type="dxa"/>
              <w:bottom w:w="100" w:type="dxa"/>
              <w:right w:w="100" w:type="dxa"/>
            </w:tcMar>
            <w:vAlign w:val="center"/>
            <w:hideMark/>
          </w:tcPr>
          <w:p w:rsidRPr="00EE3AD0" w:rsidR="00EE3AD0" w:rsidP="00EE3AD0" w:rsidRDefault="00EE3AD0" w14:paraId="691EC074" w14:textId="77777777">
            <w:pPr>
              <w:rPr>
                <w:lang w:val="en-US"/>
              </w:rPr>
            </w:pPr>
            <w:r w:rsidRPr="00EE3AD0">
              <w:rPr>
                <w:lang w:val="en-US"/>
              </w:rPr>
              <w:t>Tổ Khai thác</w:t>
            </w:r>
          </w:p>
        </w:tc>
        <w:tc>
          <w:tcPr>
            <w:tcW w:w="0" w:type="auto"/>
            <w:tcMar>
              <w:top w:w="40" w:type="dxa"/>
              <w:left w:w="40" w:type="dxa"/>
              <w:bottom w:w="40" w:type="dxa"/>
              <w:right w:w="40" w:type="dxa"/>
            </w:tcMar>
            <w:vAlign w:val="center"/>
            <w:hideMark/>
          </w:tcPr>
          <w:p w:rsidRPr="00EE3AD0" w:rsidR="00EE3AD0" w:rsidP="00EE3AD0" w:rsidRDefault="00EE3AD0" w14:paraId="5BCA1B60" w14:textId="77777777">
            <w:pPr>
              <w:rPr>
                <w:lang w:val="en-US"/>
              </w:rPr>
            </w:pPr>
            <w:r w:rsidRPr="00EE3AD0">
              <w:rPr>
                <w:lang w:val="en-US"/>
              </w:rPr>
              <w:t>GRI 302 - 4</w:t>
            </w:r>
          </w:p>
        </w:tc>
        <w:tc>
          <w:tcPr>
            <w:tcW w:w="0" w:type="auto"/>
            <w:tcMar>
              <w:top w:w="40" w:type="dxa"/>
              <w:left w:w="40" w:type="dxa"/>
              <w:bottom w:w="40" w:type="dxa"/>
              <w:right w:w="40" w:type="dxa"/>
            </w:tcMar>
            <w:vAlign w:val="center"/>
            <w:hideMark/>
          </w:tcPr>
          <w:p w:rsidRPr="00EE3AD0" w:rsidR="00EE3AD0" w:rsidP="00EE3AD0" w:rsidRDefault="00EE3AD0" w14:paraId="738907AA" w14:textId="77777777">
            <w:pPr>
              <w:rPr>
                <w:lang w:val="en-US"/>
              </w:rPr>
            </w:pPr>
            <w:r w:rsidRPr="00EE3AD0">
              <w:rPr>
                <w:lang w:val="en-US"/>
              </w:rPr>
              <w:t>Giảm tiêu thụ năng lượng</w:t>
            </w:r>
          </w:p>
        </w:tc>
        <w:tc>
          <w:tcPr>
            <w:tcW w:w="0" w:type="auto"/>
            <w:tcMar>
              <w:top w:w="40" w:type="dxa"/>
              <w:left w:w="40" w:type="dxa"/>
              <w:bottom w:w="40" w:type="dxa"/>
              <w:right w:w="40" w:type="dxa"/>
            </w:tcMar>
            <w:vAlign w:val="center"/>
            <w:hideMark/>
          </w:tcPr>
          <w:p w:rsidRPr="00EE3AD0" w:rsidR="00EE3AD0" w:rsidP="00EE3AD0" w:rsidRDefault="0A4ED42B" w14:paraId="6AF80422" w14:textId="77777777">
            <w:pPr>
              <w:rPr>
                <w:lang w:val="en-US"/>
              </w:rPr>
            </w:pPr>
            <w:hyperlink r:id="rId38">
              <w:r w:rsidRPr="6BD8C2C6">
                <w:rPr>
                  <w:rStyle w:val="Hyperlink"/>
                  <w:lang w:val="en-US"/>
                </w:rPr>
                <w:t>Link</w:t>
              </w:r>
            </w:hyperlink>
          </w:p>
        </w:tc>
      </w:tr>
      <w:tr w:rsidRPr="00EE3AD0" w:rsidR="00EE3AD0" w:rsidTr="0054237B" w14:paraId="198A5457"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2BD834D" w14:textId="77777777">
            <w:pPr>
              <w:rPr>
                <w:lang w:val="en-US"/>
              </w:rPr>
            </w:pPr>
            <w:r w:rsidRPr="00EE3AD0">
              <w:rPr>
                <w:lang w:val="en-US"/>
              </w:rPr>
              <w:t>15</w:t>
            </w:r>
          </w:p>
        </w:tc>
        <w:tc>
          <w:tcPr>
            <w:tcW w:w="0" w:type="auto"/>
            <w:vMerge w:val="restart"/>
            <w:tcMar>
              <w:top w:w="100" w:type="dxa"/>
              <w:left w:w="100" w:type="dxa"/>
              <w:bottom w:w="100" w:type="dxa"/>
              <w:right w:w="100" w:type="dxa"/>
            </w:tcMar>
            <w:vAlign w:val="center"/>
            <w:hideMark/>
          </w:tcPr>
          <w:p w:rsidRPr="00EE3AD0" w:rsidR="00EE3AD0" w:rsidP="00EE3AD0" w:rsidRDefault="00EE3AD0" w14:paraId="2B62F20C" w14:textId="77777777">
            <w:pPr>
              <w:rPr>
                <w:lang w:val="en-US"/>
              </w:rPr>
            </w:pPr>
            <w:r w:rsidRPr="00EE3AD0">
              <w:rPr>
                <w:lang w:val="en-US"/>
              </w:rPr>
              <w:t>Tổ Kỹ thuật</w:t>
            </w:r>
          </w:p>
        </w:tc>
        <w:tc>
          <w:tcPr>
            <w:tcW w:w="0" w:type="auto"/>
            <w:tcMar>
              <w:top w:w="40" w:type="dxa"/>
              <w:left w:w="40" w:type="dxa"/>
              <w:bottom w:w="40" w:type="dxa"/>
              <w:right w:w="40" w:type="dxa"/>
            </w:tcMar>
            <w:vAlign w:val="center"/>
            <w:hideMark/>
          </w:tcPr>
          <w:p w:rsidRPr="00EE3AD0" w:rsidR="00EE3AD0" w:rsidP="00EE3AD0" w:rsidRDefault="00EE3AD0" w14:paraId="0DEC7E5E" w14:textId="77777777">
            <w:pPr>
              <w:rPr>
                <w:lang w:val="en-US"/>
              </w:rPr>
            </w:pPr>
            <w:r w:rsidRPr="00EE3AD0">
              <w:rPr>
                <w:lang w:val="en-US"/>
              </w:rPr>
              <w:t>Uplift Form</w:t>
            </w:r>
          </w:p>
        </w:tc>
        <w:tc>
          <w:tcPr>
            <w:tcW w:w="0" w:type="auto"/>
            <w:tcMar>
              <w:top w:w="40" w:type="dxa"/>
              <w:left w:w="40" w:type="dxa"/>
              <w:bottom w:w="40" w:type="dxa"/>
              <w:right w:w="40" w:type="dxa"/>
            </w:tcMar>
            <w:vAlign w:val="center"/>
            <w:hideMark/>
          </w:tcPr>
          <w:p w:rsidRPr="00EE3AD0" w:rsidR="00EE3AD0" w:rsidP="00EE3AD0" w:rsidRDefault="00EE3AD0" w14:paraId="44B8A4FB" w14:textId="77777777">
            <w:pPr>
              <w:rPr>
                <w:lang w:val="en-US"/>
              </w:rPr>
            </w:pPr>
            <w:r w:rsidRPr="00EE3AD0">
              <w:rPr>
                <w:lang w:val="en-US"/>
              </w:rPr>
              <w:t>Biểu mẫu nạp nhiên liệu</w:t>
            </w:r>
          </w:p>
        </w:tc>
        <w:tc>
          <w:tcPr>
            <w:tcW w:w="0" w:type="auto"/>
            <w:tcMar>
              <w:top w:w="40" w:type="dxa"/>
              <w:left w:w="40" w:type="dxa"/>
              <w:bottom w:w="40" w:type="dxa"/>
              <w:right w:w="40" w:type="dxa"/>
            </w:tcMar>
            <w:vAlign w:val="center"/>
            <w:hideMark/>
          </w:tcPr>
          <w:p w:rsidRPr="00EE3AD0" w:rsidR="00EE3AD0" w:rsidP="00EE3AD0" w:rsidRDefault="0A4ED42B" w14:paraId="7A9DF9F0" w14:textId="77777777">
            <w:pPr>
              <w:rPr>
                <w:lang w:val="en-US"/>
              </w:rPr>
            </w:pPr>
            <w:hyperlink r:id="rId39">
              <w:r w:rsidRPr="6BD8C2C6">
                <w:rPr>
                  <w:rStyle w:val="Hyperlink"/>
                  <w:lang w:val="en-US"/>
                </w:rPr>
                <w:t>Link</w:t>
              </w:r>
            </w:hyperlink>
          </w:p>
        </w:tc>
      </w:tr>
      <w:tr w:rsidRPr="00EE3AD0" w:rsidR="00EE3AD0" w:rsidTr="0054237B" w14:paraId="64BD12A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AD253A9" w14:textId="77777777">
            <w:pPr>
              <w:rPr>
                <w:lang w:val="en-US"/>
              </w:rPr>
            </w:pPr>
            <w:r w:rsidRPr="00EE3AD0">
              <w:rPr>
                <w:lang w:val="en-US"/>
              </w:rPr>
              <w:t>16</w:t>
            </w:r>
          </w:p>
        </w:tc>
        <w:tc>
          <w:tcPr>
            <w:tcW w:w="0" w:type="auto"/>
            <w:vMerge/>
            <w:vAlign w:val="center"/>
            <w:hideMark/>
          </w:tcPr>
          <w:p w:rsidRPr="00EE3AD0" w:rsidR="00EE3AD0" w:rsidP="00EE3AD0" w:rsidRDefault="00EE3AD0" w14:paraId="21E0743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3AD7BC66" w14:textId="77777777">
            <w:pPr>
              <w:rPr>
                <w:lang w:val="en-US"/>
              </w:rPr>
            </w:pPr>
            <w:r w:rsidRPr="00EE3AD0">
              <w:rPr>
                <w:lang w:val="en-US"/>
              </w:rPr>
              <w:t>Compliance Form</w:t>
            </w:r>
          </w:p>
        </w:tc>
        <w:tc>
          <w:tcPr>
            <w:tcW w:w="0" w:type="auto"/>
            <w:tcMar>
              <w:top w:w="40" w:type="dxa"/>
              <w:left w:w="40" w:type="dxa"/>
              <w:bottom w:w="40" w:type="dxa"/>
              <w:right w:w="40" w:type="dxa"/>
            </w:tcMar>
            <w:vAlign w:val="center"/>
            <w:hideMark/>
          </w:tcPr>
          <w:p w:rsidRPr="00EE3AD0" w:rsidR="00EE3AD0" w:rsidP="00EE3AD0" w:rsidRDefault="00EE3AD0" w14:paraId="01635B0B" w14:textId="77777777">
            <w:pPr>
              <w:rPr>
                <w:lang w:val="en-US"/>
              </w:rPr>
            </w:pPr>
            <w:r w:rsidRPr="00EE3AD0">
              <w:rPr>
                <w:lang w:val="en-US"/>
              </w:rPr>
              <w:t>Biểu mẫu tuân thủ tín chỉ carbon</w:t>
            </w:r>
          </w:p>
        </w:tc>
        <w:tc>
          <w:tcPr>
            <w:tcW w:w="0" w:type="auto"/>
            <w:tcMar>
              <w:top w:w="40" w:type="dxa"/>
              <w:left w:w="40" w:type="dxa"/>
              <w:bottom w:w="40" w:type="dxa"/>
              <w:right w:w="40" w:type="dxa"/>
            </w:tcMar>
            <w:vAlign w:val="center"/>
            <w:hideMark/>
          </w:tcPr>
          <w:p w:rsidRPr="00EE3AD0" w:rsidR="00EE3AD0" w:rsidP="00EE3AD0" w:rsidRDefault="0A4ED42B" w14:paraId="5BA85B22" w14:textId="77777777">
            <w:pPr>
              <w:rPr>
                <w:lang w:val="en-US"/>
              </w:rPr>
            </w:pPr>
            <w:hyperlink r:id="rId40">
              <w:r w:rsidRPr="6BD8C2C6">
                <w:rPr>
                  <w:rStyle w:val="Hyperlink"/>
                  <w:lang w:val="en-US"/>
                </w:rPr>
                <w:t>Link</w:t>
              </w:r>
            </w:hyperlink>
          </w:p>
        </w:tc>
      </w:tr>
    </w:tbl>
    <w:p w:rsidRPr="00EE3AD0" w:rsidR="00EE3AD0" w:rsidP="00EE3AD0" w:rsidRDefault="00EE3AD0" w14:paraId="448153CE" w14:textId="77777777">
      <w:pPr>
        <w:rPr>
          <w:lang w:val="en-US"/>
        </w:rPr>
      </w:pPr>
      <w:r w:rsidRPr="00EE3AD0">
        <w:rPr>
          <w:lang w:val="en-US"/>
        </w:rPr>
        <w:br/>
      </w:r>
    </w:p>
    <w:p w:rsidRPr="00EE3AD0" w:rsidR="00EE3AD0" w:rsidRDefault="00EE3AD0" w14:paraId="3078D616" w14:textId="77777777">
      <w:pPr>
        <w:pStyle w:val="Heading2"/>
        <w:rPr>
          <w:lang w:val="en-US"/>
        </w:rPr>
      </w:pPr>
      <w:bookmarkStart w:name="_Toc242783360" w:id="103"/>
      <w:r w:rsidRPr="217BEFA0">
        <w:rPr>
          <w:lang w:val="en-US"/>
        </w:rPr>
        <w:t>3.3. Chuẩn hóa dữ liệu tích hợp</w:t>
      </w:r>
      <w:bookmarkEnd w:id="103"/>
    </w:p>
    <w:p w:rsidRPr="00EE3AD0" w:rsidR="00EE3AD0" w:rsidP="00DE36C0" w:rsidRDefault="00DE36C0" w14:paraId="26B9D213" w14:textId="31B3F0D6">
      <w:pPr>
        <w:pStyle w:val="Heading3"/>
        <w:ind w:firstLine="720"/>
        <w:rPr>
          <w:lang w:val="en-US"/>
        </w:rPr>
      </w:pPr>
      <w:bookmarkStart w:name="_Toc242783361" w:id="104"/>
      <w:r>
        <w:rPr>
          <w:lang w:val="en-US"/>
        </w:rPr>
        <w:t>3.3.1. Chuẩn hóa dữ liệu Import thủ công Tỷ lệ</w:t>
      </w:r>
      <w:bookmarkEnd w:id="104"/>
    </w:p>
    <w:p w:rsidRPr="00EE3AD0" w:rsidR="00EE3AD0" w:rsidP="00EE3AD0" w:rsidRDefault="00EE3AD0" w14:paraId="41BCF2B4" w14:textId="5B379EDD">
      <w:pPr>
        <w:rPr>
          <w:lang w:val="en-US"/>
        </w:rPr>
      </w:pPr>
      <w:r w:rsidRPr="00EE3AD0">
        <w:rPr>
          <w:b/>
          <w:bCs/>
          <w:lang w:val="en-US"/>
        </w:rPr>
        <w:t>Bước 1:</w:t>
      </w:r>
      <w:r w:rsidRPr="00EE3AD0">
        <w:rPr>
          <w:lang w:val="en-US"/>
        </w:rPr>
        <w:t xml:space="preserve"> Portal đọc dữ liệu được người dùng đẩy vào theo template và lưu trữ dữ liệu vào bảng RAW tương ứng. Mỗi cột trong file Excel được lưu thành 1 trường tương ứng trong cơ sở dữ liệu (DB). </w:t>
      </w:r>
    </w:p>
    <w:p w:rsidRPr="00EE3AD0" w:rsidR="00EE3AD0" w:rsidP="00EE3AD0" w:rsidRDefault="0A4ED42B" w14:paraId="08B7A807" w14:textId="0CBFF17C">
      <w:pPr>
        <w:rPr>
          <w:lang w:val="en-US"/>
        </w:rPr>
      </w:pPr>
      <w:r w:rsidRPr="6BD8C2C6">
        <w:rPr>
          <w:b/>
          <w:bCs/>
          <w:lang w:val="en-US"/>
        </w:rPr>
        <w:t xml:space="preserve">Bước 2: </w:t>
      </w:r>
      <w:r w:rsidRPr="6BD8C2C6">
        <w:rPr>
          <w:lang w:val="en-US"/>
        </w:rPr>
        <w:t>Hệ thống xử lý chuẩn hóa dữ liệu sau khi đã được lưu trữ tại bảng RAW như sau:</w:t>
      </w:r>
    </w:p>
    <w:p w:rsidRPr="00AF48D2" w:rsidR="00AF48D2" w:rsidRDefault="00AF48D2" w14:paraId="5B52E8FE" w14:textId="5CDA357C">
      <w:pPr>
        <w:pStyle w:val="ListParagraph"/>
        <w:numPr>
          <w:ilvl w:val="0"/>
          <w:numId w:val="1028"/>
        </w:numPr>
        <w:rPr>
          <w:lang w:val="en-US"/>
        </w:rPr>
      </w:pPr>
      <w:r w:rsidRPr="00AF48D2">
        <w:rPr>
          <w:lang w:val="en-US"/>
        </w:rPr>
        <w:t>K</w:t>
      </w:r>
      <w:r w:rsidRPr="00AF48D2">
        <w:rPr>
          <w:b/>
          <w:bCs/>
          <w:lang w:val="en-US"/>
        </w:rPr>
        <w:t>iểm tra dữ liệu rỗng/khuyết thiếu (Null/Blank Validation):</w:t>
      </w:r>
      <w:r w:rsidRPr="00AF48D2">
        <w:rPr>
          <w:lang w:val="en-US"/>
        </w:rPr>
        <w:t xml:space="preserve"> Xác định các trường bắt buộc (như ID, Ngày_tạo, Số_tiền) xem có bị Null không. Nếu có, cần cấu hình bỏ qua hoặc gán giá trị mặc định.</w:t>
      </w:r>
    </w:p>
    <w:p w:rsidRPr="00AF48D2" w:rsidR="00AF48D2" w:rsidRDefault="00AF48D2" w14:paraId="16C14705" w14:textId="003AF354">
      <w:pPr>
        <w:pStyle w:val="ListParagraph"/>
        <w:numPr>
          <w:ilvl w:val="0"/>
          <w:numId w:val="1028"/>
        </w:numPr>
        <w:rPr>
          <w:lang w:val="en-US"/>
        </w:rPr>
      </w:pPr>
      <w:r w:rsidRPr="00AF48D2">
        <w:rPr>
          <w:b/>
          <w:bCs/>
          <w:lang w:val="en-US"/>
        </w:rPr>
        <w:t>Kiểm tra định dạng (Format Validation):</w:t>
      </w:r>
      <w:r w:rsidRPr="00AF48D2">
        <w:rPr>
          <w:lang w:val="en-US"/>
        </w:rPr>
        <w:t xml:space="preserve"> Đảm bảo dữ liệu khớp với định dạng quy định (ví dụ: Số điện thoại phải là số, Email phải có ký tự @, Ngày tháng phải đúng định dạng YYYY-MM-DD).</w:t>
      </w:r>
    </w:p>
    <w:p w:rsidRPr="00AF48D2" w:rsidR="00AF48D2" w:rsidRDefault="00AF48D2" w14:paraId="0FCE5021" w14:textId="3A5E8006">
      <w:pPr>
        <w:pStyle w:val="ListParagraph"/>
        <w:numPr>
          <w:ilvl w:val="0"/>
          <w:numId w:val="1028"/>
        </w:numPr>
        <w:rPr>
          <w:lang w:val="en-US"/>
        </w:rPr>
      </w:pPr>
      <w:r w:rsidRPr="00AF48D2">
        <w:rPr>
          <w:b/>
          <w:bCs/>
          <w:lang w:val="en-US"/>
        </w:rPr>
        <w:t>Xử lý trùng lặp (De-duplication):</w:t>
      </w:r>
      <w:r w:rsidRPr="00AF48D2">
        <w:rPr>
          <w:lang w:val="en-US"/>
        </w:rPr>
        <w:t xml:space="preserve"> Xác định và loại bỏ các bản ghi bị ghi trùng trong bảng RAW dựa trên các khóa chính (Primary Key) hoặc cơ chế bắt trùng (ví dụ: trùng Transaction_ID và Timestamp).</w:t>
      </w:r>
    </w:p>
    <w:p w:rsidRPr="00EE3AD0" w:rsidR="00EE3AD0" w:rsidP="00EE3AD0" w:rsidRDefault="00EE3AD0" w14:paraId="133B074D" w14:textId="77777777">
      <w:pPr>
        <w:rPr>
          <w:lang w:val="en-US"/>
        </w:rPr>
      </w:pPr>
    </w:p>
    <w:p w:rsidRPr="00EE3AD0" w:rsidR="00EE3AD0" w:rsidP="00EE3AD0" w:rsidRDefault="00EE3AD0" w14:paraId="5A93BF28" w14:textId="77777777">
      <w:pPr>
        <w:rPr>
          <w:lang w:val="en-US"/>
        </w:rPr>
      </w:pPr>
      <w:r w:rsidRPr="00EE3AD0">
        <w:rPr>
          <w:lang w:val="en-US"/>
        </w:rPr>
        <w:t>Các bản ghi dữ liệu được lấy thỏa mãn các điều kiện trên sẽ được đẩy sang bảng lưu trữ ở DWH tương ứng. Dữ liệu chuẩn hóa này sẽ được sử dụng để tổng hợp cho báo cáo về Tỷ lệ hành lý bất thường tương ứng.</w:t>
      </w:r>
    </w:p>
    <w:p w:rsidRPr="00EE3AD0" w:rsidR="00EE3AD0" w:rsidP="00DE36C0" w:rsidRDefault="00DE36C0" w14:paraId="7119457C" w14:textId="3E2C5D11">
      <w:pPr>
        <w:pStyle w:val="Heading3"/>
        <w:rPr>
          <w:lang w:val="en-US"/>
        </w:rPr>
      </w:pPr>
      <w:bookmarkStart w:name="_Toc242783362" w:id="105"/>
      <w:r>
        <w:rPr>
          <w:lang w:val="en-US"/>
        </w:rPr>
        <w:t>3.3.2. Luồng dữ liệu (Data flow)</w:t>
      </w:r>
      <w:bookmarkEnd w:id="105"/>
    </w:p>
    <w:p w:rsidRPr="00EE3AD0" w:rsidR="00EE3AD0" w:rsidP="00EE3AD0" w:rsidRDefault="009E303B" w14:paraId="718B8BB9" w14:textId="3FE38DF2">
      <w:pPr>
        <w:rPr>
          <w:b/>
          <w:bCs/>
          <w:lang w:val="en-US"/>
        </w:rPr>
      </w:pPr>
      <w:r>
        <w:rPr>
          <w:b/>
          <w:bCs/>
          <w:noProof/>
          <w:lang w:val="en-US"/>
        </w:rPr>
        <w:drawing>
          <wp:inline distT="0" distB="0" distL="0" distR="0" wp14:anchorId="17C9479F" wp14:editId="6C211668">
            <wp:extent cx="5941695" cy="1642745"/>
            <wp:effectExtent l="0" t="0" r="1905" b="0"/>
            <wp:docPr id="348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343" name="Picture 348003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1695" cy="1642745"/>
                    </a:xfrm>
                    <a:prstGeom prst="rect">
                      <a:avLst/>
                    </a:prstGeom>
                  </pic:spPr>
                </pic:pic>
              </a:graphicData>
            </a:graphic>
          </wp:inline>
        </w:drawing>
      </w:r>
    </w:p>
    <w:p w:rsidRPr="00EE3AD0" w:rsidR="00EE3AD0" w:rsidP="00EE3AD0" w:rsidRDefault="00EE3AD0" w14:paraId="117C24C8" w14:textId="77777777">
      <w:pPr>
        <w:rPr>
          <w:lang w:val="en-US"/>
        </w:rPr>
      </w:pPr>
    </w:p>
    <w:tbl>
      <w:tblPr>
        <w:tblW w:w="9337" w:type="dxa"/>
        <w:tblCellMar>
          <w:top w:w="15" w:type="dxa"/>
          <w:left w:w="15" w:type="dxa"/>
          <w:bottom w:w="15" w:type="dxa"/>
          <w:right w:w="15" w:type="dxa"/>
        </w:tblCellMar>
        <w:tblLook w:val="04A0" w:firstRow="1" w:lastRow="0" w:firstColumn="1" w:lastColumn="0" w:noHBand="0" w:noVBand="1"/>
      </w:tblPr>
      <w:tblGrid>
        <w:gridCol w:w="1020"/>
        <w:gridCol w:w="8317"/>
      </w:tblGrid>
      <w:tr w:rsidRPr="00EE3AD0" w:rsidR="00EE3AD0" w:rsidTr="6BD8C2C6" w14:paraId="3263B26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629BC7C6" w14:textId="77777777">
            <w:pPr>
              <w:rPr>
                <w:lang w:val="en-US"/>
              </w:rPr>
            </w:pPr>
            <w:r w:rsidRPr="00EE3AD0">
              <w:rPr>
                <w:b/>
                <w:bCs/>
                <w:lang w:val="en-US"/>
              </w:rPr>
              <w:t>Bước</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D4BDCD6" w14:textId="77777777">
            <w:pPr>
              <w:rPr>
                <w:lang w:val="en-US"/>
              </w:rPr>
            </w:pPr>
            <w:r w:rsidRPr="00EE3AD0">
              <w:rPr>
                <w:b/>
                <w:bCs/>
                <w:lang w:val="en-US"/>
              </w:rPr>
              <w:t>Mô tả</w:t>
            </w:r>
          </w:p>
        </w:tc>
      </w:tr>
      <w:tr w:rsidRPr="00EE3AD0" w:rsidR="00EE3AD0" w:rsidTr="6BD8C2C6" w14:paraId="6C405459"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35C080F3" w14:textId="77777777">
            <w:pPr>
              <w:rPr>
                <w:lang w:val="en-US"/>
              </w:rPr>
            </w:pPr>
            <w:r w:rsidRP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D80EF1" w14:paraId="4D12FB52" w14:textId="0E64521F">
            <w:pPr>
              <w:rPr>
                <w:lang w:val="en-US"/>
              </w:rPr>
            </w:pPr>
            <w:r>
              <w:rPr>
                <w:lang w:val="en-US"/>
              </w:rPr>
              <w:t>Xác định dữ liệu từ nguồn cần kéo về</w:t>
            </w:r>
            <w:r w:rsidR="00543CA1">
              <w:rPr>
                <w:lang w:val="en-US"/>
              </w:rPr>
              <w:t xml:space="preserve"> để phục vụ phân tích dữ liệu</w:t>
            </w:r>
          </w:p>
        </w:tc>
      </w:tr>
      <w:tr w:rsidRPr="00EE3AD0" w:rsidR="00D80EF1" w:rsidTr="6BD8C2C6" w14:paraId="2012E8DD"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Pr="00EE3AD0" w:rsidR="00D80EF1" w:rsidP="00EE3AD0" w:rsidRDefault="00D80EF1" w14:paraId="1A5D4817" w14:textId="107C1AF7">
            <w:pPr>
              <w:rPr>
                <w:lang w:val="en-US"/>
              </w:rPr>
            </w:pPr>
            <w:r>
              <w:rPr>
                <w:lang w:val="en-US"/>
              </w:rPr>
              <w:t>2</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00D80EF1" w:rsidP="00EE3AD0" w:rsidRDefault="00D80EF1" w14:paraId="75FDED4C" w14:textId="77777777">
            <w:pPr>
              <w:rPr>
                <w:lang w:val="en-US"/>
              </w:rPr>
            </w:pPr>
            <w:r>
              <w:rPr>
                <w:lang w:val="en-US"/>
              </w:rPr>
              <w:t xml:space="preserve">Data được tổng </w:t>
            </w:r>
            <w:r w:rsidR="00974251">
              <w:rPr>
                <w:lang w:val="en-US"/>
              </w:rPr>
              <w:t>hợp về theo 2 phương thúc chính</w:t>
            </w:r>
          </w:p>
          <w:p w:rsidR="00974251" w:rsidRDefault="00974251" w14:paraId="4BDA8A5C" w14:textId="77777777">
            <w:pPr>
              <w:pStyle w:val="ListParagraph"/>
              <w:numPr>
                <w:ilvl w:val="0"/>
                <w:numId w:val="35"/>
              </w:numPr>
              <w:rPr>
                <w:lang w:val="en-US"/>
              </w:rPr>
            </w:pPr>
            <w:r>
              <w:rPr>
                <w:lang w:val="en-US"/>
              </w:rPr>
              <w:t>Database (DBlink)</w:t>
            </w:r>
          </w:p>
          <w:p w:rsidRPr="00974251" w:rsidR="00974251" w:rsidRDefault="00974251" w14:paraId="07A3557A" w14:textId="19E8FF06">
            <w:pPr>
              <w:pStyle w:val="ListParagraph"/>
              <w:numPr>
                <w:ilvl w:val="0"/>
                <w:numId w:val="35"/>
              </w:numPr>
              <w:rPr>
                <w:lang w:val="en-US"/>
              </w:rPr>
            </w:pPr>
            <w:r>
              <w:rPr>
                <w:lang w:val="en-US"/>
              </w:rPr>
              <w:t>API</w:t>
            </w:r>
          </w:p>
        </w:tc>
      </w:tr>
      <w:tr w:rsidRPr="00EE3AD0" w:rsidR="00EE3AD0" w:rsidTr="6BD8C2C6" w14:paraId="268DB55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7AF0D92F" w14:textId="1158E6B2">
            <w:pPr>
              <w:rPr>
                <w:lang w:val="en-US"/>
              </w:rPr>
            </w:pPr>
            <w:r>
              <w:rPr>
                <w:lang w:val="en-US"/>
              </w:rPr>
              <w:t>3</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4C8CDD9" w14:textId="77777777">
            <w:pPr>
              <w:rPr>
                <w:lang w:val="en-US"/>
              </w:rPr>
            </w:pPr>
            <w:r w:rsidRPr="00EE3AD0">
              <w:rPr>
                <w:lang w:val="en-US"/>
              </w:rPr>
              <w:t>Data sau khi đồng bộ về được lưu ở schema landing</w:t>
            </w:r>
          </w:p>
        </w:tc>
      </w:tr>
      <w:tr w:rsidRPr="00EE3AD0" w:rsidR="00EE3AD0" w:rsidTr="6BD8C2C6" w14:paraId="53AD5517"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5732E64" w14:textId="2F03612B">
            <w:pPr>
              <w:rPr>
                <w:lang w:val="en-US"/>
              </w:rPr>
            </w:pPr>
            <w:r>
              <w:rPr>
                <w:lang w:val="en-US"/>
              </w:rPr>
              <w:t>4</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00EE3AD0" w:rsidP="00EE3AD0" w:rsidRDefault="0A4ED42B" w14:paraId="25EBF035" w14:textId="72F4B103">
            <w:pPr>
              <w:rPr>
                <w:lang w:val="en-US"/>
              </w:rPr>
            </w:pPr>
            <w:r w:rsidRPr="6BD8C2C6">
              <w:rPr>
                <w:lang w:val="en-US"/>
              </w:rPr>
              <w:t>Đồng thời đồng bộ về CMS</w:t>
            </w:r>
            <w:r w:rsidRPr="6BD8C2C6" w:rsidR="397262B8">
              <w:rPr>
                <w:lang w:val="en-US"/>
              </w:rPr>
              <w:t xml:space="preserve"> </w:t>
            </w:r>
            <w:r w:rsidRPr="6BD8C2C6">
              <w:rPr>
                <w:lang w:val="en-US"/>
              </w:rPr>
              <w:t xml:space="preserve">(public), </w:t>
            </w:r>
            <w:r w:rsidRPr="6BD8C2C6" w:rsidR="403BA96B">
              <w:rPr>
                <w:lang w:val="en-US"/>
              </w:rPr>
              <w:t>được tách ra 2 loại</w:t>
            </w:r>
          </w:p>
          <w:p w:rsidR="00FF21A4" w:rsidRDefault="00FF21A4" w14:paraId="42FF89B7" w14:textId="77777777">
            <w:pPr>
              <w:pStyle w:val="ListParagraph"/>
              <w:numPr>
                <w:ilvl w:val="0"/>
                <w:numId w:val="35"/>
              </w:numPr>
              <w:rPr>
                <w:lang w:val="en-US"/>
              </w:rPr>
            </w:pPr>
            <w:r>
              <w:rPr>
                <w:lang w:val="en-US"/>
              </w:rPr>
              <w:t xml:space="preserve">Trường hợp những </w:t>
            </w:r>
            <w:r w:rsidR="00724765">
              <w:rPr>
                <w:lang w:val="en-US"/>
              </w:rPr>
              <w:t xml:space="preserve">bảng dữ liệu không cho phép người dùng chỉnh sửa đẩy lên </w:t>
            </w:r>
            <w:r w:rsidR="00725A5E">
              <w:rPr>
                <w:lang w:val="en-US"/>
              </w:rPr>
              <w:t>môi trường ở bước 5</w:t>
            </w:r>
          </w:p>
          <w:p w:rsidRPr="00FF21A4" w:rsidR="00725A5E" w:rsidRDefault="00725A5E" w14:paraId="4EC76CFF" w14:textId="0F19A173">
            <w:pPr>
              <w:pStyle w:val="ListParagraph"/>
              <w:numPr>
                <w:ilvl w:val="0"/>
                <w:numId w:val="35"/>
              </w:numPr>
              <w:rPr>
                <w:lang w:val="en-US"/>
              </w:rPr>
            </w:pPr>
            <w:r>
              <w:rPr>
                <w:lang w:val="en-US"/>
              </w:rPr>
              <w:t xml:space="preserve">Trường hợp bảng dữ liệu cho phép người dùng chỉnh sửa đẩy lên bước </w:t>
            </w:r>
            <w:r w:rsidR="00A45B34">
              <w:rPr>
                <w:lang w:val="en-US"/>
              </w:rPr>
              <w:t>4</w:t>
            </w:r>
          </w:p>
        </w:tc>
      </w:tr>
      <w:tr w:rsidRPr="00EE3AD0" w:rsidR="00EE3AD0" w:rsidTr="6BD8C2C6" w14:paraId="1825114E"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BA6471F" w14:textId="144D96A3">
            <w:pPr>
              <w:rPr>
                <w:lang w:val="en-US"/>
              </w:rPr>
            </w:pPr>
            <w:r>
              <w:rPr>
                <w:lang w:val="en-US"/>
              </w:rPr>
              <w:t>5</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5033C16" w14:textId="77777777">
            <w:pPr>
              <w:rPr>
                <w:lang w:val="en-US"/>
              </w:rPr>
            </w:pPr>
            <w:r w:rsidRPr="00EE3AD0">
              <w:rPr>
                <w:lang w:val="en-US"/>
              </w:rPr>
              <w:t>Dữ liệu được lưu về tầng brozone đảm bảo tính toàn vẹn dữ liệu</w:t>
            </w:r>
          </w:p>
        </w:tc>
      </w:tr>
      <w:tr w:rsidRPr="00EE3AD0" w:rsidR="00EE3AD0" w:rsidTr="6BD8C2C6" w14:paraId="51DD5BD0"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611593CF" w14:textId="210EEFCE">
            <w:pPr>
              <w:rPr>
                <w:lang w:val="en-US"/>
              </w:rPr>
            </w:pPr>
            <w:r>
              <w:rPr>
                <w:lang w:val="en-US"/>
              </w:rPr>
              <w:t>5</w:t>
            </w:r>
            <w:r w:rsidRPr="00EE3AD0" w:rsid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3D44810" w14:textId="77777777">
            <w:pPr>
              <w:rPr>
                <w:lang w:val="en-US"/>
              </w:rPr>
            </w:pPr>
            <w:r w:rsidRPr="00EE3AD0">
              <w:rPr>
                <w:lang w:val="en-US"/>
              </w:rPr>
              <w:t>Tạo dữ liệu lịch sử của bản ghi để kiểm tra nhật ký dữ liệu</w:t>
            </w:r>
          </w:p>
        </w:tc>
      </w:tr>
      <w:tr w:rsidRPr="00EE3AD0" w:rsidR="00EE3AD0" w:rsidTr="6BD8C2C6" w14:paraId="059E3F27"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41817C6" w14:textId="41745551">
            <w:pPr>
              <w:rPr>
                <w:lang w:val="en-US"/>
              </w:rPr>
            </w:pPr>
            <w:r>
              <w:rPr>
                <w:lang w:val="en-US"/>
              </w:rPr>
              <w:t>6</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B54DF46" w14:textId="77777777">
            <w:pPr>
              <w:rPr>
                <w:lang w:val="en-US"/>
              </w:rPr>
            </w:pPr>
            <w:r w:rsidRPr="00EE3AD0">
              <w:rPr>
                <w:lang w:val="en-US"/>
              </w:rPr>
              <w:t>Dữ liệu lên tâng silver sẽ được:</w:t>
            </w:r>
          </w:p>
          <w:p w:rsidRPr="00EE3AD0" w:rsidR="00EE3AD0" w:rsidP="00EE3AD0" w:rsidRDefault="00EE3AD0" w14:paraId="220639D4" w14:textId="77777777">
            <w:pPr>
              <w:rPr>
                <w:lang w:val="en-US"/>
              </w:rPr>
            </w:pPr>
            <w:r w:rsidRPr="00EE3AD0">
              <w:rPr>
                <w:lang w:val="en-US"/>
              </w:rPr>
              <w:t>-        Ép kiểu dữ liệu theo yêu cầu nghiệp vụ</w:t>
            </w:r>
          </w:p>
          <w:p w:rsidRPr="00EE3AD0" w:rsidR="00EE3AD0" w:rsidP="00EE3AD0" w:rsidRDefault="00EE3AD0" w14:paraId="63E532BC" w14:textId="77777777">
            <w:pPr>
              <w:rPr>
                <w:lang w:val="en-US"/>
              </w:rPr>
            </w:pPr>
            <w:r w:rsidRPr="00EE3AD0">
              <w:rPr>
                <w:lang w:val="en-US"/>
              </w:rPr>
              <w:t>-        Xử lý những trường hợp dữ liệu bị rỗng</w:t>
            </w:r>
          </w:p>
          <w:p w:rsidRPr="00EE3AD0" w:rsidR="00EE3AD0" w:rsidP="00EE3AD0" w:rsidRDefault="00EE3AD0" w14:paraId="6AD84364" w14:textId="77777777">
            <w:pPr>
              <w:rPr>
                <w:lang w:val="en-US"/>
              </w:rPr>
            </w:pPr>
            <w:r w:rsidRPr="00EE3AD0">
              <w:rPr>
                <w:lang w:val="en-US"/>
              </w:rPr>
              <w:t>-        Đối với bảng dữ liệu danh mục được hợp nhất lại 1 nguồn</w:t>
            </w:r>
          </w:p>
        </w:tc>
      </w:tr>
      <w:tr w:rsidRPr="00EE3AD0" w:rsidR="00EE3AD0" w:rsidTr="6BD8C2C6" w14:paraId="49D04FFF"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2E97D55" w14:textId="596678AB">
            <w:pPr>
              <w:rPr>
                <w:lang w:val="en-US"/>
              </w:rPr>
            </w:pPr>
            <w:r>
              <w:rPr>
                <w:lang w:val="en-US"/>
              </w:rPr>
              <w:t>7</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279E843" w14:textId="77777777">
            <w:pPr>
              <w:rPr>
                <w:lang w:val="en-US"/>
              </w:rPr>
            </w:pPr>
            <w:r w:rsidRPr="00EE3AD0">
              <w:rPr>
                <w:lang w:val="en-US"/>
              </w:rPr>
              <w:t>Dữ liệu biến đổi hợp nhất, tổng hợp gom nhóm từ nguồn về vào các  bảng theo định nghĩa nghiệp vụ trước khi lên báo cáo</w:t>
            </w:r>
          </w:p>
        </w:tc>
      </w:tr>
      <w:tr w:rsidRPr="00EE3AD0" w:rsidR="00EE3AD0" w:rsidTr="6BD8C2C6" w14:paraId="3D028086" w14:textId="77777777">
        <w:trPr>
          <w:trHeight w:val="18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5799B4A4" w14:textId="11303962">
            <w:pPr>
              <w:rPr>
                <w:lang w:val="en-US"/>
              </w:rPr>
            </w:pPr>
            <w:r>
              <w:rPr>
                <w:lang w:val="en-US"/>
              </w:rPr>
              <w:t>8</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A4ED42B" w14:paraId="12703351" w14:textId="2ABBA3F8">
            <w:pPr>
              <w:rPr>
                <w:lang w:val="en-US"/>
              </w:rPr>
            </w:pPr>
            <w:r w:rsidRPr="6BD8C2C6">
              <w:rPr>
                <w:lang w:val="en-US"/>
              </w:rPr>
              <w:t>Dữ liệu từ gold lên mart được tổng hợp lại tương ứng với từng nhóm báo cáo bao gồm</w:t>
            </w:r>
            <w:r w:rsidRPr="6BD8C2C6" w:rsidR="439129D6">
              <w:rPr>
                <w:lang w:val="en-US"/>
              </w:rPr>
              <w:t>:</w:t>
            </w:r>
          </w:p>
          <w:p w:rsidRPr="00EE3AD0" w:rsidR="00EE3AD0" w:rsidP="00EE3AD0" w:rsidRDefault="0A4ED42B" w14:paraId="756D54D5" w14:textId="52FDED23">
            <w:pPr>
              <w:rPr>
                <w:lang w:val="en-US"/>
              </w:rPr>
            </w:pPr>
            <w:r w:rsidRPr="6BD8C2C6">
              <w:rPr>
                <w:lang w:val="en-US"/>
              </w:rPr>
              <w:t xml:space="preserve">-        </w:t>
            </w:r>
            <w:r w:rsidRPr="6BD8C2C6" w:rsidR="7CFB109B">
              <w:rPr>
                <w:lang w:val="en-US"/>
              </w:rPr>
              <w:t>Vận hành</w:t>
            </w:r>
            <w:r w:rsidRPr="6BD8C2C6">
              <w:rPr>
                <w:lang w:val="en-US"/>
              </w:rPr>
              <w:t xml:space="preserve"> bay</w:t>
            </w:r>
          </w:p>
          <w:p w:rsidRPr="00EE3AD0" w:rsidR="00EE3AD0" w:rsidP="00EE3AD0" w:rsidRDefault="0A4ED42B" w14:paraId="7E5C683C" w14:textId="5881279B">
            <w:pPr>
              <w:rPr>
                <w:lang w:val="en-US"/>
              </w:rPr>
            </w:pPr>
            <w:r w:rsidRPr="6BD8C2C6">
              <w:rPr>
                <w:lang w:val="en-US"/>
              </w:rPr>
              <w:t xml:space="preserve">-        </w:t>
            </w:r>
            <w:r w:rsidRPr="6BD8C2C6" w:rsidR="1EC09DB6">
              <w:rPr>
                <w:lang w:val="en-US"/>
              </w:rPr>
              <w:t>Khách hàmg</w:t>
            </w:r>
          </w:p>
          <w:p w:rsidRPr="00EE3AD0" w:rsidR="00EE3AD0" w:rsidP="00EE3AD0" w:rsidRDefault="0A4ED42B" w14:paraId="072C9168" w14:textId="3C59FB27">
            <w:r w:rsidRPr="6BD8C2C6">
              <w:rPr>
                <w:lang w:val="en-US"/>
              </w:rPr>
              <w:t>-        Nhân sự</w:t>
            </w:r>
          </w:p>
          <w:p w:rsidRPr="00EE3AD0" w:rsidR="00EE3AD0" w:rsidP="6BD8C2C6" w:rsidRDefault="76B97E83" w14:paraId="3A17C58D" w14:textId="0B309DB4">
            <w:pPr>
              <w:rPr>
                <w:lang w:val="en-US"/>
              </w:rPr>
            </w:pPr>
            <w:r w:rsidRPr="6BD8C2C6">
              <w:rPr>
                <w:lang w:val="en-US"/>
              </w:rPr>
              <w:t>-        Nhà cung cấp.</w:t>
            </w:r>
          </w:p>
        </w:tc>
      </w:tr>
    </w:tbl>
    <w:p w:rsidRPr="00EE3AD0" w:rsidR="00EE3AD0" w:rsidP="00EE3AD0" w:rsidRDefault="00EE3AD0" w14:paraId="24096767" w14:textId="77777777">
      <w:pPr>
        <w:rPr>
          <w:lang w:val="en-US"/>
        </w:rPr>
      </w:pPr>
      <w:r w:rsidRPr="00EE3AD0">
        <w:rPr>
          <w:lang w:val="en-US"/>
        </w:rPr>
        <w:br/>
      </w:r>
    </w:p>
    <w:p w:rsidRPr="00EE3AD0" w:rsidR="00EE3AD0" w:rsidP="00DE36C0" w:rsidRDefault="00DE36C0" w14:paraId="17D0A247" w14:textId="023D2E1A">
      <w:pPr>
        <w:pStyle w:val="Heading3"/>
        <w:rPr>
          <w:lang w:val="en-US"/>
        </w:rPr>
      </w:pPr>
      <w:bookmarkStart w:name="_Toc242783363" w:id="106"/>
      <w:r>
        <w:rPr>
          <w:lang w:val="en-US"/>
        </w:rPr>
        <w:t>3.3.3. Yêu cầu theo dõi giám sát dữ liệu tích hợp</w:t>
      </w:r>
      <w:bookmarkEnd w:id="106"/>
    </w:p>
    <w:p w:rsidRPr="00EE3AD0" w:rsidR="00EE3AD0" w:rsidP="00EE3AD0" w:rsidRDefault="00EE3AD0" w14:paraId="39EE38B0" w14:textId="77777777">
      <w:pPr>
        <w:rPr>
          <w:lang w:val="en-US"/>
        </w:rPr>
      </w:pPr>
      <w:r w:rsidRPr="00EE3AD0">
        <w:rPr>
          <w:lang w:val="en-US"/>
        </w:rPr>
        <w:t>Hệ thống có chức năng trên phầm mềm hỗ trợ quản trị theo 2 phương thức:</w:t>
      </w:r>
    </w:p>
    <w:p w:rsidRPr="00EE3AD0" w:rsidR="00EE3AD0" w:rsidP="00EE3AD0" w:rsidRDefault="00EE3AD0" w14:paraId="030188F0" w14:textId="77777777">
      <w:pPr>
        <w:rPr>
          <w:lang w:val="en-US"/>
        </w:rPr>
      </w:pPr>
      <w:r w:rsidRPr="00EE3AD0">
        <w:rPr>
          <w:lang w:val="en-US"/>
        </w:rPr>
        <w:t>-        Đồng bộ từ nguồn dữ liệu được cập nhật vào hệ thống được mô tả tại chức năng 4.3.1 Tính năng xem trạng thái nguồn dữ liệu, đồng thời có thể cập nhật thủ công từng nguồn dữ liệu, khi cập nhật thủ công sẽ chạy lại luồng dữ liệu theo như mô tả tại mục 3.3.2</w:t>
      </w:r>
    </w:p>
    <w:p w:rsidRPr="00EE3AD0" w:rsidR="00EE3AD0" w:rsidP="00EE3AD0" w:rsidRDefault="00EE3AD0" w14:paraId="6CEF2039" w14:textId="77777777">
      <w:pPr>
        <w:rPr>
          <w:lang w:val="en-US"/>
        </w:rPr>
      </w:pPr>
      <w:r w:rsidRPr="00EE3AD0">
        <w:rPr>
          <w:lang w:val="en-US"/>
        </w:rPr>
        <w:t>-        Nguồn dữ liệu nhập thủ công theo từng màn hình nhập liệu của tổ ban có chức năng phê duyệt dữ liệu và có theo dõi lịch sử theo từng lần nhập và phê duyệt dữ liệu được mô tả tại màn hình chức năng nhập liệu theo tổ ban</w:t>
      </w:r>
    </w:p>
    <w:p w:rsidRPr="00EE3AD0" w:rsidR="00EE3AD0" w:rsidP="00EE3AD0" w:rsidRDefault="00EE3AD0" w14:paraId="2CB41E07" w14:textId="004AE5DC">
      <w:pPr>
        <w:rPr>
          <w:lang w:val="en-US"/>
        </w:rPr>
      </w:pPr>
      <w:r w:rsidRPr="00EE3AD0">
        <w:rPr>
          <w:noProof/>
          <w:lang w:val="en-US"/>
        </w:rPr>
        <w:drawing>
          <wp:inline distT="0" distB="0" distL="0" distR="0" wp14:anchorId="0E775368" wp14:editId="4C657796">
            <wp:extent cx="5941695" cy="1630045"/>
            <wp:effectExtent l="0" t="0" r="1905" b="8255"/>
            <wp:docPr id="1089533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1695" cy="1630045"/>
                    </a:xfrm>
                    <a:prstGeom prst="rect">
                      <a:avLst/>
                    </a:prstGeom>
                    <a:noFill/>
                    <a:ln>
                      <a:noFill/>
                    </a:ln>
                  </pic:spPr>
                </pic:pic>
              </a:graphicData>
            </a:graphic>
          </wp:inline>
        </w:drawing>
      </w:r>
    </w:p>
    <w:p w:rsidRPr="00EE3AD0" w:rsidR="00EE3AD0" w:rsidP="00EE3AD0" w:rsidRDefault="00EE3AD0" w14:paraId="14F0AB91" w14:textId="77777777">
      <w:pPr>
        <w:rPr>
          <w:lang w:val="en-US"/>
        </w:rPr>
      </w:pPr>
      <w:r w:rsidRPr="00EE3AD0">
        <w:rPr>
          <w:lang w:val="en-US"/>
        </w:rPr>
        <w:br/>
      </w:r>
    </w:p>
    <w:p w:rsidRPr="00EE3AD0" w:rsidR="00EE3AD0" w:rsidRDefault="00EE3AD0" w14:paraId="6FF295EA" w14:textId="68FF607A">
      <w:pPr>
        <w:pStyle w:val="Heading1"/>
        <w:rPr>
          <w:lang w:val="en-US"/>
        </w:rPr>
      </w:pPr>
      <w:bookmarkStart w:name="_Toc242783364" w:id="107"/>
      <w:r w:rsidRPr="217BEFA0">
        <w:rPr>
          <w:lang w:val="en-US"/>
        </w:rPr>
        <w:t>4. YÊU CẦU HỆ THỐNG PHẦN MỀM</w:t>
      </w:r>
      <w:bookmarkEnd w:id="107"/>
    </w:p>
    <w:p w:rsidRPr="0009634E" w:rsidR="00A23DA0" w:rsidP="78B6F757" w:rsidRDefault="78CCAEB0" w14:paraId="01A3BCB2" w14:textId="77777777">
      <w:pPr>
        <w:pStyle w:val="Heading2"/>
        <w:rPr>
          <w:sz w:val="24"/>
          <w:szCs w:val="24"/>
          <w:lang w:val="en-US"/>
        </w:rPr>
      </w:pPr>
      <w:bookmarkStart w:name="_Toc242783365" w:id="108"/>
      <w:r w:rsidRPr="78B6F757">
        <w:rPr>
          <w:lang w:val="en-US"/>
        </w:rPr>
        <w:t>4.1. Yêu cầu tổng quan các chức năng của Phần mềm</w:t>
      </w:r>
      <w:bookmarkEnd w:id="108"/>
    </w:p>
    <w:p w:rsidRPr="0009634E" w:rsidR="00A23DA0" w:rsidP="78B6F757" w:rsidRDefault="78CCAEB0" w14:paraId="018AAC38" w14:textId="77777777">
      <w:pPr>
        <w:pStyle w:val="Heading3"/>
        <w:rPr>
          <w:sz w:val="24"/>
          <w:szCs w:val="24"/>
          <w:lang w:val="en-US"/>
        </w:rPr>
      </w:pPr>
      <w:bookmarkStart w:name="_Toc242783366" w:id="109"/>
      <w:r w:rsidRPr="78B6F757">
        <w:rPr>
          <w:lang w:val="en-US"/>
        </w:rPr>
        <w:t>4.1.1. Tính năng đăng nhập bằng tài khoản nội bộ</w:t>
      </w:r>
      <w:bookmarkEnd w:id="109"/>
    </w:p>
    <w:p w:rsidRPr="0009634E" w:rsidR="00A23DA0" w:rsidP="00A23DA0" w:rsidRDefault="78CCAEB0" w14:paraId="3FFD929F"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7DEEBE87" w14:textId="77777777">
      <w:r w:rsidRPr="78B6F757">
        <w:rPr>
          <w:b/>
          <w:bCs/>
          <w:lang w:val="en-US"/>
        </w:rPr>
        <w:t xml:space="preserve">Mục đích: </w:t>
      </w:r>
      <w:r w:rsidRPr="78B6F757">
        <w:rPr>
          <w:lang w:val="en-US"/>
        </w:rPr>
        <w:t>Xác thực để truy cập hệ thống ESG.</w:t>
      </w:r>
    </w:p>
    <w:p w:rsidRPr="0009634E" w:rsidR="00A23DA0" w:rsidP="00A23DA0" w:rsidRDefault="78CCAEB0" w14:paraId="4B102DB0" w14:textId="77777777">
      <w:r w:rsidRPr="78B6F757">
        <w:rPr>
          <w:b/>
          <w:bCs/>
          <w:lang w:val="en-US"/>
        </w:rPr>
        <w:t>Tính năng:</w:t>
      </w:r>
    </w:p>
    <w:p w:rsidRPr="0009634E" w:rsidR="00A23DA0" w:rsidP="00A23DA0" w:rsidRDefault="00A23DA0" w14:paraId="46B5A17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nhập bằng tài khoản nội bộ" theo phạm vi quyền được cấp trên </w:t>
      </w:r>
      <w:r>
        <w:rPr>
          <w:szCs w:val="24"/>
        </w:rPr>
        <w:t>Phần mềm</w:t>
      </w:r>
      <w:r w:rsidRPr="0009634E">
        <w:rPr>
          <w:szCs w:val="24"/>
        </w:rPr>
        <w:t xml:space="preserve"> ESG.</w:t>
      </w:r>
    </w:p>
    <w:p w:rsidRPr="0009634E" w:rsidR="00A23DA0" w:rsidP="00A23DA0" w:rsidRDefault="00A23DA0" w14:paraId="4100149E" w14:textId="77777777">
      <w:pPr>
        <w:pStyle w:val="ListBullet"/>
        <w:tabs>
          <w:tab w:val="num" w:pos="360"/>
        </w:tabs>
        <w:spacing w:after="40"/>
        <w:ind w:left="397" w:hanging="360"/>
        <w:rPr>
          <w:rFonts w:cs="Times New Roman"/>
          <w:szCs w:val="24"/>
        </w:rPr>
      </w:pPr>
      <w:r w:rsidRPr="0009634E">
        <w:rPr>
          <w:szCs w:val="24"/>
        </w:rPr>
        <w:t>Hệ thống hỗ trợ mục tiêu: Xác thực để truy cập hệ thống ESG.</w:t>
      </w:r>
    </w:p>
    <w:p w:rsidRPr="0009634E" w:rsidR="00A23DA0" w:rsidP="00A23DA0" w:rsidRDefault="00A23DA0" w14:paraId="3B23C8B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6D6F93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024187C" w14:textId="77777777">
      <w:r w:rsidRPr="78B6F757">
        <w:rPr>
          <w:b/>
          <w:bCs/>
          <w:lang w:val="en-US"/>
        </w:rPr>
        <w:t>Màn hình liên quan:</w:t>
      </w:r>
    </w:p>
    <w:p w:rsidRPr="0009634E" w:rsidR="00A23DA0" w:rsidP="00A23DA0" w:rsidRDefault="00A23DA0" w14:paraId="63CC34E5"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78CCAEB0" w14:paraId="2C162BF4" w14:textId="77777777">
      <w:pPr>
        <w:jc w:val="center"/>
      </w:pPr>
      <w:r w:rsidRPr="78B6F757">
        <w:rPr>
          <w:i/>
          <w:iCs/>
          <w:lang w:val="en-US"/>
        </w:rPr>
        <w:t>Hình MH-002. Đăng nhập hệ thống ESG</w:t>
      </w:r>
    </w:p>
    <w:p w:rsidRPr="0009634E" w:rsidR="00A23DA0" w:rsidP="00A23DA0" w:rsidRDefault="00AD38B4" w14:paraId="69A105A8" w14:textId="761B917E">
      <w:pPr>
        <w:jc w:val="center"/>
      </w:pPr>
      <w:r w:rsidRPr="00AD38B4">
        <w:rPr>
          <w:noProof/>
        </w:rPr>
        <w:drawing>
          <wp:inline distT="0" distB="0" distL="0" distR="0" wp14:anchorId="1AA97EDE" wp14:editId="47EB8D59">
            <wp:extent cx="5941695" cy="3422015"/>
            <wp:effectExtent l="0" t="0" r="1905" b="0"/>
            <wp:docPr id="12425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1986" name=""/>
                    <pic:cNvPicPr/>
                  </pic:nvPicPr>
                  <pic:blipFill>
                    <a:blip r:embed="rId43"/>
                    <a:stretch>
                      <a:fillRect/>
                    </a:stretch>
                  </pic:blipFill>
                  <pic:spPr>
                    <a:xfrm>
                      <a:off x="0" y="0"/>
                      <a:ext cx="5941695" cy="3422015"/>
                    </a:xfrm>
                    <a:prstGeom prst="rect">
                      <a:avLst/>
                    </a:prstGeom>
                  </pic:spPr>
                </pic:pic>
              </a:graphicData>
            </a:graphic>
          </wp:inline>
        </w:drawing>
      </w:r>
    </w:p>
    <w:p w:rsidRPr="0009634E" w:rsidR="00A23DA0" w:rsidP="00A23DA0" w:rsidRDefault="78CCAEB0" w14:paraId="6162EBF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A72A14C" w14:textId="77777777">
        <w:trPr>
          <w:jc w:val="center"/>
        </w:trPr>
        <w:tc>
          <w:tcPr>
            <w:tcW w:w="907" w:type="dxa"/>
            <w:shd w:val="clear" w:color="auto" w:fill="006B75"/>
            <w:tcMar/>
            <w:vAlign w:val="center"/>
          </w:tcPr>
          <w:p w:rsidR="00A23DA0" w:rsidP="00832EA4" w:rsidRDefault="7365809D" w14:paraId="2B02B507" w14:textId="77777777">
            <w:r w:rsidRPr="2689F980" w:rsidR="3D7076FE">
              <w:rPr>
                <w:lang w:val="en-US"/>
              </w:rPr>
              <w:t>Bước</w:t>
            </w:r>
          </w:p>
        </w:tc>
        <w:tc>
          <w:tcPr>
            <w:tcW w:w="12472" w:type="dxa"/>
            <w:shd w:val="clear" w:color="auto" w:fill="006B75"/>
            <w:tcMar/>
            <w:vAlign w:val="center"/>
          </w:tcPr>
          <w:p w:rsidR="00A23DA0" w:rsidP="00832EA4" w:rsidRDefault="7365809D" w14:paraId="21E788AA" w14:textId="77777777">
            <w:r w:rsidRPr="2689F980" w:rsidR="3D7076FE">
              <w:rPr>
                <w:lang w:val="en-US"/>
              </w:rPr>
              <w:t>Mô tả</w:t>
            </w:r>
          </w:p>
        </w:tc>
      </w:tr>
      <w:tr w:rsidRPr="0009634E" w:rsidR="00A23DA0" w:rsidTr="2689F980" w14:paraId="3273766B" w14:textId="77777777">
        <w:trPr>
          <w:jc w:val="center"/>
        </w:trPr>
        <w:tc>
          <w:tcPr>
            <w:tcW w:w="907" w:type="dxa"/>
            <w:tcMar/>
            <w:vAlign w:val="center"/>
          </w:tcPr>
          <w:p w:rsidR="00A23DA0" w:rsidP="00832EA4" w:rsidRDefault="7365809D" w14:paraId="2AA2BBA6" w14:textId="77777777">
            <w:r w:rsidRPr="2689F980" w:rsidR="3D7076FE">
              <w:rPr>
                <w:lang w:val="en-US"/>
              </w:rPr>
              <w:t>Bước 1</w:t>
            </w:r>
          </w:p>
        </w:tc>
        <w:tc>
          <w:tcPr>
            <w:tcW w:w="12472" w:type="dxa"/>
            <w:tcMar/>
            <w:vAlign w:val="center"/>
          </w:tcPr>
          <w:p w:rsidR="00A23DA0" w:rsidP="00832EA4" w:rsidRDefault="7365809D" w14:paraId="40059D61" w14:textId="77777777">
            <w:r w:rsidRPr="2689F980" w:rsidR="3D7076FE">
              <w:rPr>
                <w:lang w:val="en-US"/>
              </w:rPr>
              <w:t>Người dùng mở màn hình Đăng nhập hệ thống ESG.</w:t>
            </w:r>
          </w:p>
        </w:tc>
      </w:tr>
      <w:tr w:rsidRPr="0009634E" w:rsidR="00A23DA0" w:rsidTr="2689F980" w14:paraId="4A7D33F9" w14:textId="77777777">
        <w:trPr>
          <w:jc w:val="center"/>
        </w:trPr>
        <w:tc>
          <w:tcPr>
            <w:tcW w:w="907" w:type="dxa"/>
            <w:tcMar/>
            <w:vAlign w:val="center"/>
          </w:tcPr>
          <w:p w:rsidR="00A23DA0" w:rsidP="00832EA4" w:rsidRDefault="7365809D" w14:paraId="1292BB18" w14:textId="77777777">
            <w:r w:rsidRPr="2689F980" w:rsidR="3D7076FE">
              <w:rPr>
                <w:lang w:val="en-US"/>
              </w:rPr>
              <w:t>Bước 2</w:t>
            </w:r>
          </w:p>
        </w:tc>
        <w:tc>
          <w:tcPr>
            <w:tcW w:w="12472" w:type="dxa"/>
            <w:tcMar/>
            <w:vAlign w:val="center"/>
          </w:tcPr>
          <w:p w:rsidR="00A23DA0" w:rsidP="00832EA4" w:rsidRDefault="7365809D" w14:paraId="2220417E" w14:textId="21C7542F">
            <w:r w:rsidRPr="2689F980" w:rsidR="3D7076FE">
              <w:rPr>
                <w:lang w:val="en-US"/>
              </w:rPr>
              <w:t>Người dùng nhập tài khoản, mật khẩu</w:t>
            </w:r>
            <w:r w:rsidRPr="2689F980" w:rsidR="72AD4CE9">
              <w:rPr>
                <w:lang w:val="en-US"/>
              </w:rPr>
              <w:t xml:space="preserve"> của công ty </w:t>
            </w:r>
            <w:r w:rsidRPr="2689F980" w:rsidR="3D7076FE">
              <w:rPr>
                <w:lang w:val="en-US"/>
              </w:rPr>
              <w:t xml:space="preserve"> và chọn Đăng nhập.</w:t>
            </w:r>
          </w:p>
        </w:tc>
      </w:tr>
      <w:tr w:rsidRPr="0009634E" w:rsidR="00A23DA0" w:rsidTr="2689F980" w14:paraId="507C6B83" w14:textId="77777777">
        <w:trPr>
          <w:jc w:val="center"/>
        </w:trPr>
        <w:tc>
          <w:tcPr>
            <w:tcW w:w="907" w:type="dxa"/>
            <w:tcMar/>
            <w:vAlign w:val="center"/>
          </w:tcPr>
          <w:p w:rsidR="00A23DA0" w:rsidP="00832EA4" w:rsidRDefault="7365809D" w14:paraId="403FAFF3" w14:textId="77777777">
            <w:r w:rsidRPr="2689F980" w:rsidR="3D7076FE">
              <w:rPr>
                <w:lang w:val="en-US"/>
              </w:rPr>
              <w:t>Bước 3</w:t>
            </w:r>
          </w:p>
        </w:tc>
        <w:tc>
          <w:tcPr>
            <w:tcW w:w="12472" w:type="dxa"/>
            <w:tcMar/>
            <w:vAlign w:val="center"/>
          </w:tcPr>
          <w:p w:rsidR="00A23DA0" w:rsidP="00832EA4" w:rsidRDefault="7365809D" w14:paraId="664DC49B" w14:textId="77777777">
            <w:r w:rsidRPr="2689F980" w:rsidR="3D7076FE">
              <w:rPr>
                <w:lang w:val="en-US"/>
              </w:rPr>
              <w:t>Hệ thống kiểm tra thông tin đăng nhập, trạng thái tài khoản và quyền truy cập.</w:t>
            </w:r>
          </w:p>
        </w:tc>
      </w:tr>
      <w:tr w:rsidRPr="0009634E" w:rsidR="00A23DA0" w:rsidTr="2689F980" w14:paraId="54FE340C" w14:textId="77777777">
        <w:trPr>
          <w:jc w:val="center"/>
        </w:trPr>
        <w:tc>
          <w:tcPr>
            <w:tcW w:w="907" w:type="dxa"/>
            <w:tcMar/>
            <w:vAlign w:val="center"/>
          </w:tcPr>
          <w:p w:rsidR="00A23DA0" w:rsidP="00832EA4" w:rsidRDefault="7365809D" w14:paraId="50356E6F" w14:textId="77777777">
            <w:r w:rsidRPr="2689F980" w:rsidR="3D7076FE">
              <w:rPr>
                <w:lang w:val="en-US"/>
              </w:rPr>
              <w:t>Bước 4</w:t>
            </w:r>
          </w:p>
        </w:tc>
        <w:tc>
          <w:tcPr>
            <w:tcW w:w="12472" w:type="dxa"/>
            <w:tcMar/>
            <w:vAlign w:val="center"/>
          </w:tcPr>
          <w:p w:rsidR="00A23DA0" w:rsidP="00832EA4" w:rsidRDefault="7365809D" w14:paraId="2CDA7D1B" w14:textId="77777777">
            <w:r w:rsidRPr="2689F980" w:rsidR="3D7076FE">
              <w:rPr>
                <w:lang w:val="en-US"/>
              </w:rPr>
              <w:t>Đăng nhập thành công, hệ thống mở màn hình làm việc; nếu không hợp lệ, hệ thống hiển thị nguyên nhân lỗi.</w:t>
            </w:r>
          </w:p>
        </w:tc>
      </w:tr>
    </w:tbl>
    <w:p w:rsidRPr="0009634E" w:rsidR="00A23DA0" w:rsidP="00A23DA0" w:rsidRDefault="00A23DA0" w14:paraId="371F95E3" w14:textId="77777777"/>
    <w:p w:rsidRPr="0009634E" w:rsidR="00A23DA0" w:rsidP="78B6F757" w:rsidRDefault="78CCAEB0" w14:paraId="51C60406" w14:textId="2CF3F16D">
      <w:pPr>
        <w:pStyle w:val="Heading3"/>
        <w:rPr>
          <w:sz w:val="24"/>
          <w:szCs w:val="24"/>
          <w:lang w:val="en-US"/>
        </w:rPr>
      </w:pPr>
      <w:bookmarkStart w:name="_Toc242783367" w:id="110"/>
      <w:r w:rsidRPr="78B6F757">
        <w:rPr>
          <w:lang w:val="en-US"/>
        </w:rPr>
        <w:t>4.1.2. Tính năng đăng nhập Microsoft SSO/LDAP</w:t>
      </w:r>
      <w:bookmarkEnd w:id="110"/>
    </w:p>
    <w:p w:rsidRPr="0009634E" w:rsidR="00A23DA0" w:rsidP="00A23DA0" w:rsidRDefault="78CCAEB0" w14:paraId="34953CDC"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5C4CA63A" w14:textId="77777777">
      <w:r w:rsidRPr="78B6F757">
        <w:rPr>
          <w:b/>
          <w:bCs/>
          <w:lang w:val="en-US"/>
        </w:rPr>
        <w:t xml:space="preserve">Mục đích: </w:t>
      </w:r>
      <w:r w:rsidRPr="78B6F757">
        <w:rPr>
          <w:lang w:val="en-US"/>
        </w:rPr>
        <w:t>Đăng nhập bằng tài khoản Microsoft doanh nghiệp.</w:t>
      </w:r>
    </w:p>
    <w:p w:rsidRPr="0009634E" w:rsidR="00A23DA0" w:rsidP="00A23DA0" w:rsidRDefault="78CCAEB0" w14:paraId="0391E4E7" w14:textId="77777777">
      <w:r w:rsidRPr="78B6F757">
        <w:rPr>
          <w:b/>
          <w:bCs/>
          <w:lang w:val="en-US"/>
        </w:rPr>
        <w:t>Tính năng:</w:t>
      </w:r>
    </w:p>
    <w:p w:rsidRPr="0009634E" w:rsidR="00A23DA0" w:rsidP="00A23DA0" w:rsidRDefault="00A23DA0" w14:paraId="0F071FA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nhập Microsoft SSO" theo phạm vi quyền được cấp trên </w:t>
      </w:r>
      <w:r>
        <w:rPr>
          <w:szCs w:val="24"/>
        </w:rPr>
        <w:t>Phần mềm</w:t>
      </w:r>
      <w:r w:rsidRPr="0009634E">
        <w:rPr>
          <w:szCs w:val="24"/>
        </w:rPr>
        <w:t xml:space="preserve"> ESG.</w:t>
      </w:r>
    </w:p>
    <w:p w:rsidRPr="0009634E" w:rsidR="00A23DA0" w:rsidP="00A23DA0" w:rsidRDefault="00A23DA0" w14:paraId="1F550F53" w14:textId="77777777">
      <w:pPr>
        <w:pStyle w:val="ListBullet"/>
        <w:tabs>
          <w:tab w:val="num" w:pos="360"/>
        </w:tabs>
        <w:spacing w:after="40"/>
        <w:ind w:left="397" w:hanging="360"/>
        <w:rPr>
          <w:rFonts w:cs="Times New Roman"/>
          <w:szCs w:val="24"/>
        </w:rPr>
      </w:pPr>
      <w:r w:rsidRPr="0009634E">
        <w:rPr>
          <w:szCs w:val="24"/>
        </w:rPr>
        <w:t>Hệ thống hỗ trợ mục tiêu: Đăng nhập bằng tài khoản Microsoft doanh nghiệp.</w:t>
      </w:r>
    </w:p>
    <w:p w:rsidRPr="0009634E" w:rsidR="00A23DA0" w:rsidP="00A23DA0" w:rsidRDefault="00A23DA0" w14:paraId="1D39A09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6D2BEF6"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DF4B1BF" w14:textId="77777777">
      <w:r w:rsidRPr="78B6F757">
        <w:rPr>
          <w:b/>
          <w:bCs/>
          <w:lang w:val="en-US"/>
        </w:rPr>
        <w:t>Màn hình liên quan:</w:t>
      </w:r>
    </w:p>
    <w:p w:rsidRPr="0009634E" w:rsidR="00A23DA0" w:rsidP="00A23DA0" w:rsidRDefault="00A23DA0" w14:paraId="4F539FB6"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5622F337"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15D9669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3"/>
        <w:gridCol w:w="8514"/>
      </w:tblGrid>
      <w:tr w:rsidRPr="0009634E" w:rsidR="00A23DA0" w:rsidTr="2689F980" w14:paraId="6B96BAC9" w14:textId="77777777">
        <w:trPr>
          <w:jc w:val="center"/>
        </w:trPr>
        <w:tc>
          <w:tcPr>
            <w:tcW w:w="907" w:type="dxa"/>
            <w:shd w:val="clear" w:color="auto" w:fill="006B75"/>
            <w:tcMar/>
            <w:vAlign w:val="center"/>
          </w:tcPr>
          <w:p w:rsidR="00A23DA0" w:rsidP="00832EA4" w:rsidRDefault="7365809D" w14:paraId="50426283" w14:textId="77777777">
            <w:r w:rsidRPr="2689F980" w:rsidR="3D7076FE">
              <w:rPr>
                <w:lang w:val="en-US"/>
              </w:rPr>
              <w:t>Bước</w:t>
            </w:r>
          </w:p>
        </w:tc>
        <w:tc>
          <w:tcPr>
            <w:tcW w:w="12472" w:type="dxa"/>
            <w:shd w:val="clear" w:color="auto" w:fill="006B75"/>
            <w:tcMar/>
            <w:vAlign w:val="center"/>
          </w:tcPr>
          <w:p w:rsidR="00A23DA0" w:rsidP="00832EA4" w:rsidRDefault="7365809D" w14:paraId="1DCA0E63" w14:textId="77777777">
            <w:r w:rsidRPr="2689F980" w:rsidR="3D7076FE">
              <w:rPr>
                <w:lang w:val="en-US"/>
              </w:rPr>
              <w:t>Mô tả</w:t>
            </w:r>
          </w:p>
        </w:tc>
      </w:tr>
      <w:tr w:rsidRPr="0009634E" w:rsidR="00A23DA0" w:rsidTr="2689F980" w14:paraId="06A2DAB1" w14:textId="77777777">
        <w:trPr>
          <w:jc w:val="center"/>
        </w:trPr>
        <w:tc>
          <w:tcPr>
            <w:tcW w:w="907" w:type="dxa"/>
            <w:tcMar/>
            <w:vAlign w:val="center"/>
          </w:tcPr>
          <w:p w:rsidR="00A23DA0" w:rsidP="00832EA4" w:rsidRDefault="7365809D" w14:paraId="1088B486" w14:textId="77777777">
            <w:r w:rsidRPr="2689F980" w:rsidR="3D7076FE">
              <w:rPr>
                <w:lang w:val="en-US"/>
              </w:rPr>
              <w:t>Bước 1</w:t>
            </w:r>
          </w:p>
        </w:tc>
        <w:tc>
          <w:tcPr>
            <w:tcW w:w="12472" w:type="dxa"/>
            <w:tcMar/>
            <w:vAlign w:val="center"/>
          </w:tcPr>
          <w:p w:rsidR="00A23DA0" w:rsidP="00832EA4" w:rsidRDefault="7365809D" w14:paraId="678223C3" w14:textId="77777777">
            <w:r w:rsidRPr="2689F980" w:rsidR="3D7076FE">
              <w:rPr>
                <w:lang w:val="en-US"/>
              </w:rPr>
              <w:t>Người dùng mở màn hình Đăng nhập hệ thống ESG.</w:t>
            </w:r>
          </w:p>
        </w:tc>
      </w:tr>
      <w:tr w:rsidRPr="0009634E" w:rsidR="00A23DA0" w:rsidTr="2689F980" w14:paraId="74003A06" w14:textId="77777777">
        <w:trPr>
          <w:jc w:val="center"/>
        </w:trPr>
        <w:tc>
          <w:tcPr>
            <w:tcW w:w="907" w:type="dxa"/>
            <w:tcMar/>
            <w:vAlign w:val="center"/>
          </w:tcPr>
          <w:p w:rsidR="00A23DA0" w:rsidP="00832EA4" w:rsidRDefault="7365809D" w14:paraId="30AC6C87" w14:textId="77777777">
            <w:r w:rsidRPr="2689F980" w:rsidR="3D7076FE">
              <w:rPr>
                <w:lang w:val="en-US"/>
              </w:rPr>
              <w:t>Bước 2</w:t>
            </w:r>
          </w:p>
        </w:tc>
        <w:tc>
          <w:tcPr>
            <w:tcW w:w="12472" w:type="dxa"/>
            <w:tcMar/>
            <w:vAlign w:val="center"/>
          </w:tcPr>
          <w:p w:rsidR="00A23DA0" w:rsidP="00832EA4" w:rsidRDefault="7365809D" w14:paraId="61CC41AB" w14:textId="3AD8EA50">
            <w:r w:rsidRPr="2689F980" w:rsidR="3D7076FE">
              <w:rPr>
                <w:lang w:val="en-US"/>
              </w:rPr>
              <w:t xml:space="preserve">Người dùng </w:t>
            </w:r>
            <w:r w:rsidRPr="2689F980" w:rsidR="00649B16">
              <w:rPr>
                <w:lang w:val="en-US"/>
              </w:rPr>
              <w:t xml:space="preserve">nhập tên đăng nhập và mật khẩu của tài khoản Microsoft </w:t>
            </w:r>
            <w:r w:rsidRPr="2689F980" w:rsidR="14D5139E">
              <w:rPr>
                <w:lang w:val="en-US"/>
              </w:rPr>
              <w:t>có đuôi @vietnamairlines.com</w:t>
            </w:r>
          </w:p>
        </w:tc>
      </w:tr>
      <w:tr w:rsidRPr="0009634E" w:rsidR="00A23DA0" w:rsidTr="2689F980" w14:paraId="28683D0B" w14:textId="77777777">
        <w:trPr>
          <w:jc w:val="center"/>
        </w:trPr>
        <w:tc>
          <w:tcPr>
            <w:tcW w:w="907" w:type="dxa"/>
            <w:tcMar/>
            <w:vAlign w:val="center"/>
          </w:tcPr>
          <w:p w:rsidR="00A23DA0" w:rsidP="00832EA4" w:rsidRDefault="7365809D" w14:paraId="47BEF084" w14:textId="77777777">
            <w:r w:rsidRPr="2689F980" w:rsidR="3D7076FE">
              <w:rPr>
                <w:lang w:val="en-US"/>
              </w:rPr>
              <w:t>Bước 3</w:t>
            </w:r>
          </w:p>
        </w:tc>
        <w:tc>
          <w:tcPr>
            <w:tcW w:w="12472" w:type="dxa"/>
            <w:tcMar/>
            <w:vAlign w:val="center"/>
          </w:tcPr>
          <w:p w:rsidR="00A23DA0" w:rsidP="00832EA4" w:rsidRDefault="7365809D" w14:paraId="031DC702" w14:textId="77777777">
            <w:r w:rsidRPr="2689F980" w:rsidR="3D7076FE">
              <w:rPr>
                <w:lang w:val="en-US"/>
              </w:rPr>
              <w:t>Hệ thống kiểm tra phiên xác thực, vai trò và phạm vi truy cập của tài khoản.</w:t>
            </w:r>
          </w:p>
        </w:tc>
      </w:tr>
      <w:tr w:rsidRPr="0009634E" w:rsidR="00A23DA0" w:rsidTr="2689F980" w14:paraId="1AEE9598" w14:textId="77777777">
        <w:trPr>
          <w:jc w:val="center"/>
        </w:trPr>
        <w:tc>
          <w:tcPr>
            <w:tcW w:w="907" w:type="dxa"/>
            <w:tcMar/>
            <w:vAlign w:val="center"/>
          </w:tcPr>
          <w:p w:rsidR="00A23DA0" w:rsidP="00832EA4" w:rsidRDefault="7365809D" w14:paraId="41FA9402" w14:textId="77777777">
            <w:r w:rsidRPr="2689F980" w:rsidR="3D7076FE">
              <w:rPr>
                <w:lang w:val="en-US"/>
              </w:rPr>
              <w:t>Bước 4</w:t>
            </w:r>
          </w:p>
        </w:tc>
        <w:tc>
          <w:tcPr>
            <w:tcW w:w="12472" w:type="dxa"/>
            <w:tcMar/>
            <w:vAlign w:val="center"/>
          </w:tcPr>
          <w:p w:rsidR="00A23DA0" w:rsidP="00832EA4" w:rsidRDefault="7365809D" w14:paraId="450CE65F" w14:textId="77777777">
            <w:r w:rsidRPr="2689F980" w:rsidR="3D7076FE">
              <w:rPr>
                <w:lang w:val="en-US"/>
              </w:rPr>
              <w:t>Đăng nhập thành công, hệ thống chuyển người dùng vào trang làm việc phù hợp; nếu lỗi, hiển thị thông báo để thử lại.</w:t>
            </w:r>
          </w:p>
        </w:tc>
      </w:tr>
    </w:tbl>
    <w:p w:rsidRPr="0009634E" w:rsidR="00A23DA0" w:rsidP="00A23DA0" w:rsidRDefault="00A23DA0" w14:paraId="4DED9BD8" w14:textId="77777777"/>
    <w:p w:rsidRPr="0009634E" w:rsidR="00A23DA0" w:rsidP="78B6F757" w:rsidRDefault="78CCAEB0" w14:paraId="2F808D14" w14:textId="3FFD7C1A">
      <w:pPr>
        <w:pStyle w:val="Heading3"/>
        <w:rPr>
          <w:sz w:val="24"/>
          <w:szCs w:val="24"/>
          <w:lang w:val="en-US"/>
        </w:rPr>
      </w:pPr>
      <w:bookmarkStart w:name="_Toc242783368" w:id="111"/>
      <w:r w:rsidRPr="78B6F757">
        <w:rPr>
          <w:lang w:val="en-US"/>
        </w:rPr>
        <w:t>4.1.3. Tính năng reset mật khẩu tài khoản nội bộ</w:t>
      </w:r>
      <w:bookmarkEnd w:id="111"/>
    </w:p>
    <w:p w:rsidRPr="0009634E" w:rsidR="00A23DA0" w:rsidP="00A23DA0" w:rsidRDefault="78CCAEB0" w14:paraId="71B10969"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2FC2F67C" w14:textId="5DDA0BA1">
      <w:r w:rsidRPr="78B6F757">
        <w:rPr>
          <w:b/>
          <w:bCs/>
          <w:lang w:val="en-US"/>
        </w:rPr>
        <w:t xml:space="preserve">Mục đích: </w:t>
      </w:r>
      <w:r w:rsidRPr="78B6F757">
        <w:rPr>
          <w:lang w:val="en-US"/>
        </w:rPr>
        <w:t xml:space="preserve">Khởi tạo quy trình </w:t>
      </w:r>
      <w:r w:rsidR="004B2493">
        <w:rPr>
          <w:lang w:val="en-US"/>
        </w:rPr>
        <w:t>reset</w:t>
      </w:r>
      <w:r w:rsidRPr="78B6F757">
        <w:rPr>
          <w:lang w:val="en-US"/>
        </w:rPr>
        <w:t xml:space="preserve"> lại mật khẩu.</w:t>
      </w:r>
    </w:p>
    <w:p w:rsidRPr="0009634E" w:rsidR="00A23DA0" w:rsidP="00A23DA0" w:rsidRDefault="78CCAEB0" w14:paraId="6576B7E7" w14:textId="77777777">
      <w:r w:rsidRPr="78B6F757">
        <w:rPr>
          <w:b/>
          <w:bCs/>
          <w:lang w:val="en-US"/>
        </w:rPr>
        <w:t>Tính năng:</w:t>
      </w:r>
    </w:p>
    <w:p w:rsidRPr="0009634E" w:rsidR="00A23DA0" w:rsidP="00A23DA0" w:rsidRDefault="00A23DA0" w14:paraId="64B830B7" w14:textId="376E766A">
      <w:pPr>
        <w:pStyle w:val="ListBullet"/>
        <w:tabs>
          <w:tab w:val="num" w:pos="360"/>
        </w:tabs>
        <w:spacing w:after="40"/>
        <w:ind w:left="397" w:hanging="360"/>
        <w:rPr>
          <w:rFonts w:cs="Times New Roman"/>
          <w:szCs w:val="24"/>
        </w:rPr>
      </w:pPr>
      <w:r w:rsidRPr="0009634E">
        <w:rPr>
          <w:szCs w:val="24"/>
        </w:rPr>
        <w:t xml:space="preserve">Hệ thống hỗ trợ mục tiêu: Khởi tạo quy trình </w:t>
      </w:r>
      <w:r w:rsidR="008F336C">
        <w:rPr>
          <w:szCs w:val="24"/>
        </w:rPr>
        <w:t>cấp</w:t>
      </w:r>
      <w:r w:rsidRPr="0009634E">
        <w:rPr>
          <w:szCs w:val="24"/>
        </w:rPr>
        <w:t xml:space="preserve"> lại mật khẩu.</w:t>
      </w:r>
    </w:p>
    <w:p w:rsidRPr="0009634E" w:rsidR="00A23DA0" w:rsidP="00A23DA0" w:rsidRDefault="00A23DA0" w14:paraId="0931DB43"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8B559B4"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03F295B" w14:textId="77777777">
      <w:r w:rsidRPr="78B6F757">
        <w:rPr>
          <w:b/>
          <w:bCs/>
          <w:lang w:val="en-US"/>
        </w:rPr>
        <w:t>Màn hình liên quan:</w:t>
      </w:r>
    </w:p>
    <w:p w:rsidRPr="0009634E" w:rsidR="00A23DA0" w:rsidP="00A23DA0" w:rsidRDefault="00A23DA0" w14:paraId="52224F2A"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0943E690"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CF0CFC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38C2853" w14:textId="77777777">
        <w:trPr>
          <w:jc w:val="center"/>
        </w:trPr>
        <w:tc>
          <w:tcPr>
            <w:tcW w:w="841" w:type="dxa"/>
            <w:shd w:val="clear" w:color="auto" w:fill="006B75"/>
            <w:tcMar/>
            <w:vAlign w:val="center"/>
          </w:tcPr>
          <w:p w:rsidR="00A23DA0" w:rsidP="00832EA4" w:rsidRDefault="7365809D" w14:paraId="0D608267" w14:textId="77777777">
            <w:r w:rsidRPr="2689F980" w:rsidR="3D7076FE">
              <w:rPr>
                <w:lang w:val="en-US"/>
              </w:rPr>
              <w:t>Bước</w:t>
            </w:r>
          </w:p>
        </w:tc>
        <w:tc>
          <w:tcPr>
            <w:tcW w:w="8506" w:type="dxa"/>
            <w:shd w:val="clear" w:color="auto" w:fill="006B75"/>
            <w:tcMar/>
            <w:vAlign w:val="center"/>
          </w:tcPr>
          <w:p w:rsidR="00A23DA0" w:rsidP="00832EA4" w:rsidRDefault="7365809D" w14:paraId="4A777339" w14:textId="77777777">
            <w:r w:rsidRPr="2689F980" w:rsidR="3D7076FE">
              <w:rPr>
                <w:lang w:val="en-US"/>
              </w:rPr>
              <w:t>Mô tả</w:t>
            </w:r>
          </w:p>
        </w:tc>
      </w:tr>
      <w:tr w:rsidRPr="0009634E" w:rsidR="00A23DA0" w:rsidTr="2689F980" w14:paraId="3081FC9E" w14:textId="77777777">
        <w:trPr>
          <w:jc w:val="center"/>
        </w:trPr>
        <w:tc>
          <w:tcPr>
            <w:tcW w:w="841" w:type="dxa"/>
            <w:tcMar/>
            <w:vAlign w:val="center"/>
          </w:tcPr>
          <w:p w:rsidR="00A23DA0" w:rsidP="00832EA4" w:rsidRDefault="7365809D" w14:paraId="12F3D118" w14:textId="77777777">
            <w:r w:rsidRPr="2689F980" w:rsidR="3D7076FE">
              <w:rPr>
                <w:lang w:val="en-US"/>
              </w:rPr>
              <w:t>Bước 1</w:t>
            </w:r>
          </w:p>
        </w:tc>
        <w:tc>
          <w:tcPr>
            <w:tcW w:w="8506" w:type="dxa"/>
            <w:tcMar/>
            <w:vAlign w:val="center"/>
          </w:tcPr>
          <w:p w:rsidR="00A23DA0" w:rsidP="00832EA4" w:rsidRDefault="7365809D" w14:paraId="2EA95080" w14:textId="4C72ECE3">
            <w:r w:rsidRPr="2689F980" w:rsidR="3D7076FE">
              <w:rPr>
                <w:lang w:val="en-US"/>
              </w:rPr>
              <w:t>Người dùng</w:t>
            </w:r>
            <w:r w:rsidRPr="2689F980" w:rsidR="1A197A6A">
              <w:rPr>
                <w:lang w:val="en-US"/>
              </w:rPr>
              <w:t xml:space="preserve"> thực hiện thông báo với Quản trị viên để quản trị viên thực hiện thay đổi mật khẩu/cấp lại mật khẩu cho người dùng</w:t>
            </w:r>
          </w:p>
        </w:tc>
      </w:tr>
      <w:tr w:rsidRPr="0009634E" w:rsidR="00A23DA0" w:rsidTr="2689F980" w14:paraId="4B24C247" w14:textId="77777777">
        <w:trPr>
          <w:jc w:val="center"/>
        </w:trPr>
        <w:tc>
          <w:tcPr>
            <w:tcW w:w="841" w:type="dxa"/>
            <w:tcMar/>
            <w:vAlign w:val="center"/>
          </w:tcPr>
          <w:p w:rsidR="00A23DA0" w:rsidP="00832EA4" w:rsidRDefault="7365809D" w14:paraId="05C50322" w14:textId="77777777">
            <w:r w:rsidRPr="2689F980" w:rsidR="3D7076FE">
              <w:rPr>
                <w:lang w:val="en-US"/>
              </w:rPr>
              <w:t>Bước 2</w:t>
            </w:r>
          </w:p>
        </w:tc>
        <w:tc>
          <w:tcPr>
            <w:tcW w:w="8506" w:type="dxa"/>
            <w:tcMar/>
            <w:vAlign w:val="center"/>
          </w:tcPr>
          <w:p w:rsidR="00A23DA0" w:rsidP="00832EA4" w:rsidRDefault="2A5F13E3" w14:paraId="7215D8A2" w14:textId="50214B10">
            <w:r w:rsidRPr="2689F980" w:rsidR="1A197A6A">
              <w:rPr>
                <w:lang w:val="en-US"/>
              </w:rPr>
              <w:t>Quản trị viên</w:t>
            </w:r>
            <w:r w:rsidRPr="2689F980" w:rsidR="3D7076FE">
              <w:rPr>
                <w:lang w:val="en-US"/>
              </w:rPr>
              <w:t xml:space="preserve"> nhập email/tài khoản cần khôi phục mật khẩu.</w:t>
            </w:r>
          </w:p>
        </w:tc>
      </w:tr>
      <w:tr w:rsidRPr="0009634E" w:rsidR="00A23DA0" w:rsidTr="2689F980" w14:paraId="0E103361" w14:textId="77777777">
        <w:trPr>
          <w:jc w:val="center"/>
        </w:trPr>
        <w:tc>
          <w:tcPr>
            <w:tcW w:w="841" w:type="dxa"/>
            <w:tcMar/>
            <w:vAlign w:val="center"/>
          </w:tcPr>
          <w:p w:rsidR="00A23DA0" w:rsidP="00832EA4" w:rsidRDefault="7365809D" w14:paraId="5C3DE858" w14:textId="77777777">
            <w:r w:rsidRPr="2689F980" w:rsidR="3D7076FE">
              <w:rPr>
                <w:lang w:val="en-US"/>
              </w:rPr>
              <w:t>Bước 3</w:t>
            </w:r>
          </w:p>
        </w:tc>
        <w:tc>
          <w:tcPr>
            <w:tcW w:w="8506" w:type="dxa"/>
            <w:tcMar/>
            <w:vAlign w:val="center"/>
          </w:tcPr>
          <w:p w:rsidR="00A23DA0" w:rsidP="00832EA4" w:rsidRDefault="39551260" w14:paraId="4E076DE8" w14:textId="2B75A201">
            <w:r w:rsidRPr="2689F980" w:rsidR="6F70FD25">
              <w:rPr>
                <w:lang w:val="en-US"/>
              </w:rPr>
              <w:t>Quản trị viên nhập mật khẩu mới cho người dùng</w:t>
            </w:r>
          </w:p>
        </w:tc>
      </w:tr>
    </w:tbl>
    <w:p w:rsidRPr="0009634E" w:rsidR="00A23DA0" w:rsidP="00A23DA0" w:rsidRDefault="00A23DA0" w14:paraId="31B4B78F" w14:textId="77777777"/>
    <w:p w:rsidRPr="0009634E" w:rsidR="00A23DA0" w:rsidP="78B6F757" w:rsidRDefault="78CCAEB0" w14:paraId="7CF2AF61" w14:textId="77777777">
      <w:pPr>
        <w:pStyle w:val="Heading3"/>
        <w:rPr>
          <w:sz w:val="24"/>
          <w:szCs w:val="24"/>
          <w:lang w:val="en-US"/>
        </w:rPr>
      </w:pPr>
      <w:bookmarkStart w:name="_Toc242783369" w:id="112"/>
      <w:r w:rsidRPr="78B6F757">
        <w:rPr>
          <w:lang w:val="en-US"/>
        </w:rPr>
        <w:t>4.1.4. Tính năng đăng xuất</w:t>
      </w:r>
      <w:bookmarkEnd w:id="112"/>
    </w:p>
    <w:p w:rsidRPr="0009634E" w:rsidR="00A23DA0" w:rsidP="00A23DA0" w:rsidRDefault="78CCAEB0" w14:paraId="053F128E"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5FB77DDE" w14:textId="77777777">
      <w:r w:rsidRPr="78B6F757">
        <w:rPr>
          <w:b/>
          <w:bCs/>
          <w:lang w:val="en-US"/>
        </w:rPr>
        <w:t xml:space="preserve">Mục đích: </w:t>
      </w:r>
      <w:r w:rsidRPr="78B6F757">
        <w:rPr>
          <w:lang w:val="en-US"/>
        </w:rPr>
        <w:t>Kết thúc phiên làm việc.</w:t>
      </w:r>
    </w:p>
    <w:p w:rsidRPr="0009634E" w:rsidR="00A23DA0" w:rsidP="00A23DA0" w:rsidRDefault="78CCAEB0" w14:paraId="1D6494E7" w14:textId="77777777">
      <w:r w:rsidRPr="78B6F757">
        <w:rPr>
          <w:b/>
          <w:bCs/>
          <w:lang w:val="en-US"/>
        </w:rPr>
        <w:t>Tính năng:</w:t>
      </w:r>
    </w:p>
    <w:p w:rsidRPr="0009634E" w:rsidR="00A23DA0" w:rsidP="00A23DA0" w:rsidRDefault="00A23DA0" w14:paraId="36B120E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xuất" theo phạm vi quyền được cấp trên </w:t>
      </w:r>
      <w:r>
        <w:rPr>
          <w:szCs w:val="24"/>
        </w:rPr>
        <w:t>Phần mềm</w:t>
      </w:r>
      <w:r w:rsidRPr="0009634E">
        <w:rPr>
          <w:szCs w:val="24"/>
        </w:rPr>
        <w:t xml:space="preserve"> ESG.</w:t>
      </w:r>
    </w:p>
    <w:p w:rsidRPr="0009634E" w:rsidR="00A23DA0" w:rsidP="00A23DA0" w:rsidRDefault="00A23DA0" w14:paraId="44494172" w14:textId="77777777">
      <w:pPr>
        <w:pStyle w:val="ListBullet"/>
        <w:tabs>
          <w:tab w:val="num" w:pos="360"/>
        </w:tabs>
        <w:spacing w:after="40"/>
        <w:ind w:left="397" w:hanging="360"/>
        <w:rPr>
          <w:rFonts w:cs="Times New Roman"/>
          <w:szCs w:val="24"/>
        </w:rPr>
      </w:pPr>
      <w:r w:rsidRPr="0009634E">
        <w:rPr>
          <w:szCs w:val="24"/>
        </w:rPr>
        <w:t>Hệ thống hỗ trợ mục tiêu: Kết thúc phiên làm việc.</w:t>
      </w:r>
    </w:p>
    <w:p w:rsidRPr="0009634E" w:rsidR="00A23DA0" w:rsidP="00A23DA0" w:rsidRDefault="00A23DA0" w14:paraId="49609D5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A80CDCD"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A63F7FB" w14:textId="77777777">
      <w:r w:rsidRPr="78B6F757">
        <w:rPr>
          <w:b/>
          <w:bCs/>
          <w:lang w:val="en-US"/>
        </w:rPr>
        <w:t>Màn hình liên quan:</w:t>
      </w:r>
    </w:p>
    <w:p w:rsidRPr="0009634E" w:rsidR="00A23DA0" w:rsidP="00A23DA0" w:rsidRDefault="00A23DA0" w14:paraId="482D2F1A"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0874C6E6"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2FF1FD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9"/>
        <w:gridCol w:w="8508"/>
      </w:tblGrid>
      <w:tr w:rsidRPr="0009634E" w:rsidR="00A23DA0" w:rsidTr="2689F980" w14:paraId="5E6F9236" w14:textId="77777777">
        <w:trPr>
          <w:jc w:val="center"/>
        </w:trPr>
        <w:tc>
          <w:tcPr>
            <w:tcW w:w="907" w:type="dxa"/>
            <w:shd w:val="clear" w:color="auto" w:fill="006B75"/>
            <w:tcMar/>
            <w:vAlign w:val="center"/>
          </w:tcPr>
          <w:p w:rsidR="00A23DA0" w:rsidP="00832EA4" w:rsidRDefault="7365809D" w14:paraId="1075ADD0" w14:textId="77777777">
            <w:r w:rsidRPr="2689F980" w:rsidR="3D7076FE">
              <w:rPr>
                <w:lang w:val="en-US"/>
              </w:rPr>
              <w:t>Bước</w:t>
            </w:r>
          </w:p>
        </w:tc>
        <w:tc>
          <w:tcPr>
            <w:tcW w:w="12472" w:type="dxa"/>
            <w:shd w:val="clear" w:color="auto" w:fill="006B75"/>
            <w:tcMar/>
            <w:vAlign w:val="center"/>
          </w:tcPr>
          <w:p w:rsidR="00A23DA0" w:rsidP="00832EA4" w:rsidRDefault="7365809D" w14:paraId="0D99C036" w14:textId="77777777">
            <w:r w:rsidRPr="2689F980" w:rsidR="3D7076FE">
              <w:rPr>
                <w:lang w:val="en-US"/>
              </w:rPr>
              <w:t>Mô tả</w:t>
            </w:r>
          </w:p>
        </w:tc>
      </w:tr>
      <w:tr w:rsidRPr="0009634E" w:rsidR="00A23DA0" w:rsidTr="2689F980" w14:paraId="511F7655" w14:textId="77777777">
        <w:trPr>
          <w:jc w:val="center"/>
        </w:trPr>
        <w:tc>
          <w:tcPr>
            <w:tcW w:w="907" w:type="dxa"/>
            <w:tcMar/>
            <w:vAlign w:val="center"/>
          </w:tcPr>
          <w:p w:rsidR="00A23DA0" w:rsidP="00832EA4" w:rsidRDefault="7365809D" w14:paraId="7948FD1A" w14:textId="77777777">
            <w:r w:rsidRPr="2689F980" w:rsidR="3D7076FE">
              <w:rPr>
                <w:lang w:val="en-US"/>
              </w:rPr>
              <w:t>Bước 1</w:t>
            </w:r>
          </w:p>
        </w:tc>
        <w:tc>
          <w:tcPr>
            <w:tcW w:w="12472" w:type="dxa"/>
            <w:tcMar/>
            <w:vAlign w:val="center"/>
          </w:tcPr>
          <w:p w:rsidR="00A23DA0" w:rsidP="00832EA4" w:rsidRDefault="7365809D" w14:paraId="0022C656" w14:textId="77777777">
            <w:r w:rsidRPr="2689F980" w:rsidR="3D7076FE">
              <w:rPr>
                <w:lang w:val="en-US"/>
              </w:rPr>
              <w:t>Người dùng mở menu tài khoản trên hệ thống ESG.</w:t>
            </w:r>
          </w:p>
        </w:tc>
      </w:tr>
      <w:tr w:rsidRPr="0009634E" w:rsidR="00A23DA0" w:rsidTr="2689F980" w14:paraId="180E536F" w14:textId="77777777">
        <w:trPr>
          <w:jc w:val="center"/>
        </w:trPr>
        <w:tc>
          <w:tcPr>
            <w:tcW w:w="907" w:type="dxa"/>
            <w:tcMar/>
            <w:vAlign w:val="center"/>
          </w:tcPr>
          <w:p w:rsidR="00A23DA0" w:rsidP="00832EA4" w:rsidRDefault="7365809D" w14:paraId="3F0B7159" w14:textId="77777777">
            <w:r w:rsidRPr="2689F980" w:rsidR="3D7076FE">
              <w:rPr>
                <w:lang w:val="en-US"/>
              </w:rPr>
              <w:t>Bước 2</w:t>
            </w:r>
          </w:p>
        </w:tc>
        <w:tc>
          <w:tcPr>
            <w:tcW w:w="12472" w:type="dxa"/>
            <w:tcMar/>
            <w:vAlign w:val="center"/>
          </w:tcPr>
          <w:p w:rsidR="00A23DA0" w:rsidP="00832EA4" w:rsidRDefault="7365809D" w14:paraId="35083CB9" w14:textId="77777777">
            <w:r w:rsidRPr="2689F980" w:rsidR="3D7076FE">
              <w:rPr>
                <w:lang w:val="en-US"/>
              </w:rPr>
              <w:t>Người dùng chọn Đăng xuất.</w:t>
            </w:r>
          </w:p>
        </w:tc>
      </w:tr>
      <w:tr w:rsidRPr="0009634E" w:rsidR="00A23DA0" w:rsidTr="2689F980" w14:paraId="7065E78E" w14:textId="77777777">
        <w:trPr>
          <w:jc w:val="center"/>
        </w:trPr>
        <w:tc>
          <w:tcPr>
            <w:tcW w:w="907" w:type="dxa"/>
            <w:tcMar/>
            <w:vAlign w:val="center"/>
          </w:tcPr>
          <w:p w:rsidR="00A23DA0" w:rsidP="00832EA4" w:rsidRDefault="7365809D" w14:paraId="78A39513" w14:textId="77777777">
            <w:r w:rsidRPr="2689F980" w:rsidR="3D7076FE">
              <w:rPr>
                <w:lang w:val="en-US"/>
              </w:rPr>
              <w:t>Bước 3</w:t>
            </w:r>
          </w:p>
        </w:tc>
        <w:tc>
          <w:tcPr>
            <w:tcW w:w="12472" w:type="dxa"/>
            <w:tcMar/>
            <w:vAlign w:val="center"/>
          </w:tcPr>
          <w:p w:rsidR="00A23DA0" w:rsidP="00832EA4" w:rsidRDefault="7365809D" w14:paraId="369AEC3E" w14:textId="77777777">
            <w:r w:rsidRPr="2689F980" w:rsidR="3D7076FE">
              <w:rPr>
                <w:lang w:val="en-US"/>
              </w:rPr>
              <w:t>Hệ thống kết thúc phiên làm việc hiện tại và xóa trạng thái truy cập tạm thời.</w:t>
            </w:r>
          </w:p>
        </w:tc>
      </w:tr>
      <w:tr w:rsidRPr="0009634E" w:rsidR="00A23DA0" w:rsidTr="2689F980" w14:paraId="24BE18A0" w14:textId="77777777">
        <w:trPr>
          <w:jc w:val="center"/>
        </w:trPr>
        <w:tc>
          <w:tcPr>
            <w:tcW w:w="907" w:type="dxa"/>
            <w:tcMar/>
            <w:vAlign w:val="center"/>
          </w:tcPr>
          <w:p w:rsidR="00A23DA0" w:rsidP="00832EA4" w:rsidRDefault="7365809D" w14:paraId="1071150C" w14:textId="77777777">
            <w:r w:rsidRPr="2689F980" w:rsidR="3D7076FE">
              <w:rPr>
                <w:lang w:val="en-US"/>
              </w:rPr>
              <w:t>Bước 4</w:t>
            </w:r>
          </w:p>
        </w:tc>
        <w:tc>
          <w:tcPr>
            <w:tcW w:w="12472" w:type="dxa"/>
            <w:tcMar/>
            <w:vAlign w:val="center"/>
          </w:tcPr>
          <w:p w:rsidR="00A23DA0" w:rsidP="00832EA4" w:rsidRDefault="7365809D" w14:paraId="5D41148C" w14:textId="77777777">
            <w:r w:rsidRPr="2689F980" w:rsidR="3D7076FE">
              <w:rPr>
                <w:lang w:val="en-US"/>
              </w:rPr>
              <w:t>Hệ thống chuyển người dùng về màn hình đăng nhập/public site.</w:t>
            </w:r>
          </w:p>
        </w:tc>
      </w:tr>
    </w:tbl>
    <w:p w:rsidRPr="0009634E" w:rsidR="00A23DA0" w:rsidP="00A23DA0" w:rsidRDefault="00A23DA0" w14:paraId="2BC37CD4" w14:textId="77777777"/>
    <w:p w:rsidRPr="0009634E" w:rsidR="00A23DA0" w:rsidP="78B6F757" w:rsidRDefault="78CCAEB0" w14:paraId="0598AE88" w14:textId="77777777">
      <w:pPr>
        <w:pStyle w:val="Heading3"/>
        <w:rPr>
          <w:sz w:val="24"/>
          <w:szCs w:val="24"/>
          <w:lang w:val="en-US"/>
        </w:rPr>
      </w:pPr>
      <w:bookmarkStart w:name="_Toc242783370" w:id="113"/>
      <w:r w:rsidRPr="78B6F757">
        <w:rPr>
          <w:lang w:val="en-US"/>
        </w:rPr>
        <w:t>4.1.5. Tính năng xem thông báo cá nhân</w:t>
      </w:r>
      <w:bookmarkEnd w:id="113"/>
    </w:p>
    <w:p w:rsidRPr="0009634E" w:rsidR="00A23DA0" w:rsidP="00A23DA0" w:rsidRDefault="78CCAEB0" w14:paraId="4D6C3EE5"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4CB5A677" w14:textId="77777777">
      <w:r w:rsidRPr="78B6F757">
        <w:rPr>
          <w:b/>
          <w:bCs/>
          <w:lang w:val="en-US"/>
        </w:rPr>
        <w:t xml:space="preserve">Mục đích: </w:t>
      </w:r>
      <w:r w:rsidRPr="78B6F757">
        <w:rPr>
          <w:lang w:val="en-US"/>
        </w:rPr>
        <w:t>Theo dõi cập nhật dữ liệu và trạng thái phê duyệt.</w:t>
      </w:r>
    </w:p>
    <w:p w:rsidRPr="0009634E" w:rsidR="00A23DA0" w:rsidP="00A23DA0" w:rsidRDefault="78CCAEB0" w14:paraId="6FC003CF" w14:textId="77777777">
      <w:r w:rsidRPr="78B6F757">
        <w:rPr>
          <w:b/>
          <w:bCs/>
          <w:lang w:val="en-US"/>
        </w:rPr>
        <w:t>Tính năng:</w:t>
      </w:r>
    </w:p>
    <w:p w:rsidRPr="0009634E" w:rsidR="00A23DA0" w:rsidP="00A23DA0" w:rsidRDefault="00A23DA0" w14:paraId="345F219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báo cá nhân" theo phạm vi quyền được cấp trên </w:t>
      </w:r>
      <w:r>
        <w:rPr>
          <w:szCs w:val="24"/>
        </w:rPr>
        <w:t>Phần mềm</w:t>
      </w:r>
      <w:r w:rsidRPr="0009634E">
        <w:rPr>
          <w:szCs w:val="24"/>
        </w:rPr>
        <w:t xml:space="preserve"> ESG.</w:t>
      </w:r>
    </w:p>
    <w:p w:rsidRPr="0009634E" w:rsidR="00A23DA0" w:rsidP="00A23DA0" w:rsidRDefault="00A23DA0" w14:paraId="4097C42B" w14:textId="77777777">
      <w:pPr>
        <w:pStyle w:val="ListBullet"/>
        <w:tabs>
          <w:tab w:val="num" w:pos="360"/>
        </w:tabs>
        <w:spacing w:after="40"/>
        <w:ind w:left="397" w:hanging="360"/>
        <w:rPr>
          <w:rFonts w:cs="Times New Roman"/>
          <w:szCs w:val="24"/>
        </w:rPr>
      </w:pPr>
      <w:r w:rsidRPr="0009634E">
        <w:rPr>
          <w:szCs w:val="24"/>
        </w:rPr>
        <w:t>Hệ thống hỗ trợ mục tiêu: Theo dõi cập nhật dữ liệu và trạng thái phê duyệt.</w:t>
      </w:r>
    </w:p>
    <w:p w:rsidRPr="0009634E" w:rsidR="00A23DA0" w:rsidP="00A23DA0" w:rsidRDefault="00A23DA0" w14:paraId="194D6F3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AAFDF9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821FC3F" w14:textId="77777777">
      <w:r w:rsidRPr="78B6F757">
        <w:rPr>
          <w:b/>
          <w:bCs/>
          <w:lang w:val="en-US"/>
        </w:rPr>
        <w:t>Màn hình liên quan:</w:t>
      </w:r>
    </w:p>
    <w:p w:rsidRPr="0009634E" w:rsidR="00A23DA0" w:rsidP="00A23DA0" w:rsidRDefault="00A23DA0" w14:paraId="2AD6ECE8"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124B48F7"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6D3AE68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E9AB382" w14:textId="77777777">
        <w:trPr>
          <w:jc w:val="center"/>
        </w:trPr>
        <w:tc>
          <w:tcPr>
            <w:tcW w:w="907" w:type="dxa"/>
            <w:shd w:val="clear" w:color="auto" w:fill="006B75"/>
            <w:tcMar/>
            <w:vAlign w:val="center"/>
          </w:tcPr>
          <w:p w:rsidR="00A23DA0" w:rsidP="00832EA4" w:rsidRDefault="7365809D" w14:paraId="07AB7941" w14:textId="77777777">
            <w:r w:rsidRPr="2689F980" w:rsidR="3D7076FE">
              <w:rPr>
                <w:lang w:val="en-US"/>
              </w:rPr>
              <w:t>Bước</w:t>
            </w:r>
          </w:p>
        </w:tc>
        <w:tc>
          <w:tcPr>
            <w:tcW w:w="12472" w:type="dxa"/>
            <w:shd w:val="clear" w:color="auto" w:fill="006B75"/>
            <w:tcMar/>
            <w:vAlign w:val="center"/>
          </w:tcPr>
          <w:p w:rsidR="00A23DA0" w:rsidP="00832EA4" w:rsidRDefault="7365809D" w14:paraId="585777C5" w14:textId="77777777">
            <w:r w:rsidRPr="2689F980" w:rsidR="3D7076FE">
              <w:rPr>
                <w:lang w:val="en-US"/>
              </w:rPr>
              <w:t>Mô tả</w:t>
            </w:r>
          </w:p>
        </w:tc>
      </w:tr>
      <w:tr w:rsidRPr="0009634E" w:rsidR="00A23DA0" w:rsidTr="2689F980" w14:paraId="7C68738E" w14:textId="77777777">
        <w:trPr>
          <w:jc w:val="center"/>
        </w:trPr>
        <w:tc>
          <w:tcPr>
            <w:tcW w:w="907" w:type="dxa"/>
            <w:tcMar/>
            <w:vAlign w:val="center"/>
          </w:tcPr>
          <w:p w:rsidR="00A23DA0" w:rsidP="00832EA4" w:rsidRDefault="7365809D" w14:paraId="7FE54E20" w14:textId="77777777">
            <w:r w:rsidRPr="2689F980" w:rsidR="3D7076FE">
              <w:rPr>
                <w:lang w:val="en-US"/>
              </w:rPr>
              <w:t>Bước 1</w:t>
            </w:r>
          </w:p>
        </w:tc>
        <w:tc>
          <w:tcPr>
            <w:tcW w:w="12472" w:type="dxa"/>
            <w:tcMar/>
            <w:vAlign w:val="center"/>
          </w:tcPr>
          <w:p w:rsidR="00A23DA0" w:rsidP="00832EA4" w:rsidRDefault="7365809D" w14:paraId="1AF321E8" w14:textId="77777777">
            <w:r w:rsidRPr="2689F980" w:rsidR="3D7076FE">
              <w:rPr>
                <w:lang w:val="en-US"/>
              </w:rPr>
              <w:t>Người dùng mở màn hình Đăng nhập hệ thống ESG.</w:t>
            </w:r>
          </w:p>
        </w:tc>
      </w:tr>
      <w:tr w:rsidRPr="0009634E" w:rsidR="00A23DA0" w:rsidTr="2689F980" w14:paraId="7E95CFE2" w14:textId="77777777">
        <w:trPr>
          <w:jc w:val="center"/>
        </w:trPr>
        <w:tc>
          <w:tcPr>
            <w:tcW w:w="907" w:type="dxa"/>
            <w:tcMar/>
            <w:vAlign w:val="center"/>
          </w:tcPr>
          <w:p w:rsidR="00A23DA0" w:rsidP="00832EA4" w:rsidRDefault="7365809D" w14:paraId="4E260A38" w14:textId="77777777">
            <w:r w:rsidRPr="2689F980" w:rsidR="3D7076FE">
              <w:rPr>
                <w:lang w:val="en-US"/>
              </w:rPr>
              <w:t>Bước 2</w:t>
            </w:r>
          </w:p>
        </w:tc>
        <w:tc>
          <w:tcPr>
            <w:tcW w:w="12472" w:type="dxa"/>
            <w:tcMar/>
            <w:vAlign w:val="center"/>
          </w:tcPr>
          <w:p w:rsidR="00A23DA0" w:rsidP="00832EA4" w:rsidRDefault="7365809D" w14:paraId="2462D518" w14:textId="77777777">
            <w:r w:rsidRPr="2689F980" w:rsidR="3D7076FE">
              <w:rPr>
                <w:lang w:val="en-US"/>
              </w:rPr>
              <w:t>Người dùng chọn bản ghi, tab, chỉ tiêu hoặc thông báo cần xem.</w:t>
            </w:r>
          </w:p>
        </w:tc>
      </w:tr>
      <w:tr w:rsidRPr="0009634E" w:rsidR="00A23DA0" w:rsidTr="2689F980" w14:paraId="4DA69B54" w14:textId="77777777">
        <w:trPr>
          <w:jc w:val="center"/>
        </w:trPr>
        <w:tc>
          <w:tcPr>
            <w:tcW w:w="907" w:type="dxa"/>
            <w:tcMar/>
            <w:vAlign w:val="center"/>
          </w:tcPr>
          <w:p w:rsidR="00A23DA0" w:rsidP="00832EA4" w:rsidRDefault="7365809D" w14:paraId="54550CF5" w14:textId="77777777">
            <w:r w:rsidRPr="2689F980" w:rsidR="3D7076FE">
              <w:rPr>
                <w:lang w:val="en-US"/>
              </w:rPr>
              <w:t>Bước 3</w:t>
            </w:r>
          </w:p>
        </w:tc>
        <w:tc>
          <w:tcPr>
            <w:tcW w:w="12472" w:type="dxa"/>
            <w:tcMar/>
            <w:vAlign w:val="center"/>
          </w:tcPr>
          <w:p w:rsidR="00A23DA0" w:rsidP="00832EA4" w:rsidRDefault="7365809D" w14:paraId="5DDEF695" w14:textId="77777777">
            <w:r w:rsidRPr="2689F980" w:rsidR="3D7076FE">
              <w:rPr>
                <w:lang w:val="en-US"/>
              </w:rPr>
              <w:t>Hệ thống mở màn hình chi tiết/popup tương ứng và tải dữ liệu theo phạm vi quyền.</w:t>
            </w:r>
          </w:p>
        </w:tc>
      </w:tr>
      <w:tr w:rsidRPr="0009634E" w:rsidR="00A23DA0" w:rsidTr="2689F980" w14:paraId="194BF104" w14:textId="77777777">
        <w:trPr>
          <w:jc w:val="center"/>
        </w:trPr>
        <w:tc>
          <w:tcPr>
            <w:tcW w:w="907" w:type="dxa"/>
            <w:tcMar/>
            <w:vAlign w:val="center"/>
          </w:tcPr>
          <w:p w:rsidR="00A23DA0" w:rsidP="00832EA4" w:rsidRDefault="7365809D" w14:paraId="0BA1C042" w14:textId="77777777">
            <w:r w:rsidRPr="2689F980" w:rsidR="3D7076FE">
              <w:rPr>
                <w:lang w:val="en-US"/>
              </w:rPr>
              <w:t>Bước 4</w:t>
            </w:r>
          </w:p>
        </w:tc>
        <w:tc>
          <w:tcPr>
            <w:tcW w:w="12472" w:type="dxa"/>
            <w:tcMar/>
            <w:vAlign w:val="center"/>
          </w:tcPr>
          <w:p w:rsidR="00A23DA0" w:rsidP="00832EA4" w:rsidRDefault="7365809D" w14:paraId="5759562D" w14:textId="77777777">
            <w:r w:rsidRPr="2689F980" w:rsidR="3D7076FE">
              <w:rPr>
                <w:lang w:val="en-US"/>
              </w:rPr>
              <w:t>Người dùng rà soát thông tin, file đính kèm, biểu đồ hoặc lịch sử xử lý.</w:t>
            </w:r>
          </w:p>
        </w:tc>
      </w:tr>
      <w:tr w:rsidR="00A23DA0" w:rsidTr="2689F980" w14:paraId="7A461320" w14:textId="77777777">
        <w:trPr>
          <w:jc w:val="center"/>
        </w:trPr>
        <w:tc>
          <w:tcPr>
            <w:tcW w:w="907" w:type="dxa"/>
            <w:tcMar/>
          </w:tcPr>
          <w:p w:rsidR="00A23DA0" w:rsidP="00832EA4" w:rsidRDefault="7365809D" w14:paraId="1169D2D0" w14:textId="77777777">
            <w:r w:rsidRPr="2689F980" w:rsidR="3D7076FE">
              <w:rPr>
                <w:lang w:val="en-US"/>
              </w:rPr>
              <w:t>Bước 5</w:t>
            </w:r>
          </w:p>
        </w:tc>
        <w:tc>
          <w:tcPr>
            <w:tcW w:w="12472" w:type="dxa"/>
            <w:tcMar/>
          </w:tcPr>
          <w:p w:rsidR="00A23DA0" w:rsidP="00832EA4" w:rsidRDefault="7365809D" w14:paraId="23C93D6C" w14:textId="77777777">
            <w:r w:rsidRPr="2689F980" w:rsidR="3D7076FE">
              <w:rPr>
                <w:lang w:val="en-US"/>
              </w:rPr>
              <w:t>Người dùng đóng chi tiết hoặc quay lại danh sách để tiếp tục thao tác.</w:t>
            </w:r>
          </w:p>
        </w:tc>
      </w:tr>
    </w:tbl>
    <w:p w:rsidRPr="0009634E" w:rsidR="00A23DA0" w:rsidP="00A23DA0" w:rsidRDefault="00A23DA0" w14:paraId="6D58A9FC" w14:textId="77777777"/>
    <w:p w:rsidRPr="0009634E" w:rsidR="00A23DA0" w:rsidP="78B6F757" w:rsidRDefault="78CCAEB0" w14:paraId="7D7E1005" w14:textId="77777777">
      <w:pPr>
        <w:pStyle w:val="Heading3"/>
        <w:rPr>
          <w:sz w:val="24"/>
          <w:szCs w:val="24"/>
          <w:lang w:val="en-US"/>
        </w:rPr>
      </w:pPr>
      <w:bookmarkStart w:name="_Toc242783371" w:id="114"/>
      <w:r w:rsidRPr="78B6F757">
        <w:rPr>
          <w:lang w:val="en-US"/>
        </w:rPr>
        <w:t>4.1.6. Tính năng xem dashboard tổng quan chung</w:t>
      </w:r>
      <w:bookmarkEnd w:id="114"/>
    </w:p>
    <w:p w:rsidRPr="0009634E" w:rsidR="00A23DA0" w:rsidP="00A23DA0" w:rsidRDefault="78CCAEB0" w14:paraId="68398A2C" w14:textId="77777777">
      <w:r w:rsidRPr="78B6F757">
        <w:rPr>
          <w:b/>
          <w:bCs/>
          <w:lang w:val="en-US"/>
        </w:rPr>
        <w:t xml:space="preserve">Đối tượng sử dụng: </w:t>
      </w:r>
      <w:r w:rsidRPr="78B6F757">
        <w:rPr>
          <w:lang w:val="en-US"/>
        </w:rPr>
        <w:t>Lãnh đạo/Ban điều hành</w:t>
      </w:r>
    </w:p>
    <w:p w:rsidRPr="0009634E" w:rsidR="00A23DA0" w:rsidP="00A23DA0" w:rsidRDefault="78CCAEB0" w14:paraId="0276ABA8" w14:textId="77777777">
      <w:r w:rsidRPr="78B6F757">
        <w:rPr>
          <w:b/>
          <w:bCs/>
          <w:lang w:val="en-US"/>
        </w:rPr>
        <w:t xml:space="preserve">Mục đích: </w:t>
      </w:r>
      <w:r w:rsidRPr="78B6F757">
        <w:rPr>
          <w:lang w:val="en-US"/>
        </w:rPr>
        <w:t>Theo dõi nhanh các KPI ESG tổng hợp.</w:t>
      </w:r>
    </w:p>
    <w:p w:rsidRPr="0009634E" w:rsidR="00A23DA0" w:rsidP="00A23DA0" w:rsidRDefault="78CCAEB0" w14:paraId="1DA3EE33" w14:textId="77777777">
      <w:r w:rsidRPr="78B6F757">
        <w:rPr>
          <w:b/>
          <w:bCs/>
          <w:lang w:val="en-US"/>
        </w:rPr>
        <w:t>Tính năng:</w:t>
      </w:r>
    </w:p>
    <w:p w:rsidRPr="0009634E" w:rsidR="00A23DA0" w:rsidP="00A23DA0" w:rsidRDefault="00A23DA0" w14:paraId="34F5EDC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tổng quan chung" theo phạm vi quyền được cấp trên </w:t>
      </w:r>
      <w:r>
        <w:rPr>
          <w:szCs w:val="24"/>
        </w:rPr>
        <w:t>Phần mềm</w:t>
      </w:r>
      <w:r w:rsidRPr="0009634E">
        <w:rPr>
          <w:szCs w:val="24"/>
        </w:rPr>
        <w:t xml:space="preserve"> ESG.</w:t>
      </w:r>
    </w:p>
    <w:p w:rsidRPr="0009634E" w:rsidR="00A23DA0" w:rsidP="00A23DA0" w:rsidRDefault="00A23DA0" w14:paraId="59AFAE34" w14:textId="77777777">
      <w:pPr>
        <w:pStyle w:val="ListBullet"/>
        <w:tabs>
          <w:tab w:val="num" w:pos="360"/>
        </w:tabs>
        <w:spacing w:after="40"/>
        <w:ind w:left="397" w:hanging="360"/>
        <w:rPr>
          <w:rFonts w:cs="Times New Roman"/>
          <w:szCs w:val="24"/>
        </w:rPr>
      </w:pPr>
      <w:r w:rsidRPr="0009634E">
        <w:rPr>
          <w:szCs w:val="24"/>
        </w:rPr>
        <w:t>Hệ thống hỗ trợ mục tiêu: Theo dõi nhanh các KPI ESG tổng hợp.</w:t>
      </w:r>
    </w:p>
    <w:p w:rsidRPr="0009634E" w:rsidR="00A23DA0" w:rsidP="00A23DA0" w:rsidRDefault="00A23DA0" w14:paraId="43BAE29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393DC06"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A6CC739" w14:textId="77777777">
      <w:r w:rsidRPr="78B6F757">
        <w:rPr>
          <w:b/>
          <w:bCs/>
          <w:lang w:val="en-US"/>
        </w:rPr>
        <w:t>Màn hình liên quan:</w:t>
      </w:r>
    </w:p>
    <w:p w:rsidRPr="0009634E" w:rsidR="00A23DA0" w:rsidP="00A23DA0" w:rsidRDefault="00A23DA0" w14:paraId="0A237EB2"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78CCAEB0" w14:paraId="0EC033DB" w14:textId="77777777">
      <w:pPr>
        <w:jc w:val="center"/>
      </w:pPr>
      <w:r w:rsidRPr="78B6F757">
        <w:rPr>
          <w:i/>
          <w:iCs/>
          <w:lang w:val="en-US"/>
        </w:rPr>
        <w:t>Hình MH-003. Tổng quan điều hành</w:t>
      </w:r>
    </w:p>
    <w:p w:rsidRPr="0009634E" w:rsidR="00A23DA0" w:rsidP="00A23DA0" w:rsidRDefault="00E253EF" w14:paraId="7E920D14" w14:textId="0A1453DA">
      <w:pPr>
        <w:jc w:val="center"/>
      </w:pPr>
      <w:r w:rsidRPr="00E253EF">
        <w:rPr>
          <w:noProof/>
        </w:rPr>
        <w:drawing>
          <wp:inline distT="0" distB="0" distL="0" distR="0" wp14:anchorId="48E1848C" wp14:editId="785064E2">
            <wp:extent cx="5941695" cy="6312535"/>
            <wp:effectExtent l="0" t="0" r="1905" b="0"/>
            <wp:docPr id="3858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470" name=""/>
                    <pic:cNvPicPr/>
                  </pic:nvPicPr>
                  <pic:blipFill>
                    <a:blip r:embed="rId44"/>
                    <a:stretch>
                      <a:fillRect/>
                    </a:stretch>
                  </pic:blipFill>
                  <pic:spPr>
                    <a:xfrm>
                      <a:off x="0" y="0"/>
                      <a:ext cx="5941695" cy="6312535"/>
                    </a:xfrm>
                    <a:prstGeom prst="rect">
                      <a:avLst/>
                    </a:prstGeom>
                  </pic:spPr>
                </pic:pic>
              </a:graphicData>
            </a:graphic>
          </wp:inline>
        </w:drawing>
      </w:r>
    </w:p>
    <w:p w:rsidRPr="0009634E" w:rsidR="00A23DA0" w:rsidP="00A23DA0" w:rsidRDefault="78CCAEB0" w14:paraId="440CC52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2D38835" w14:textId="77777777">
        <w:trPr>
          <w:jc w:val="center"/>
        </w:trPr>
        <w:tc>
          <w:tcPr>
            <w:tcW w:w="907" w:type="dxa"/>
            <w:shd w:val="clear" w:color="auto" w:fill="006B75"/>
            <w:tcMar/>
            <w:vAlign w:val="center"/>
          </w:tcPr>
          <w:p w:rsidR="00A23DA0" w:rsidP="00832EA4" w:rsidRDefault="7365809D" w14:paraId="38F36F69" w14:textId="77777777">
            <w:r w:rsidRPr="2689F980" w:rsidR="3D7076FE">
              <w:rPr>
                <w:lang w:val="en-US"/>
              </w:rPr>
              <w:t>Bước</w:t>
            </w:r>
          </w:p>
        </w:tc>
        <w:tc>
          <w:tcPr>
            <w:tcW w:w="12472" w:type="dxa"/>
            <w:shd w:val="clear" w:color="auto" w:fill="006B75"/>
            <w:tcMar/>
            <w:vAlign w:val="center"/>
          </w:tcPr>
          <w:p w:rsidR="00A23DA0" w:rsidP="00832EA4" w:rsidRDefault="7365809D" w14:paraId="6E05E29D" w14:textId="77777777">
            <w:r w:rsidRPr="2689F980" w:rsidR="3D7076FE">
              <w:rPr>
                <w:lang w:val="en-US"/>
              </w:rPr>
              <w:t>Mô tả</w:t>
            </w:r>
          </w:p>
        </w:tc>
      </w:tr>
      <w:tr w:rsidRPr="0009634E" w:rsidR="00A23DA0" w:rsidTr="2689F980" w14:paraId="4C46AFD4" w14:textId="77777777">
        <w:trPr>
          <w:jc w:val="center"/>
        </w:trPr>
        <w:tc>
          <w:tcPr>
            <w:tcW w:w="907" w:type="dxa"/>
            <w:tcMar/>
            <w:vAlign w:val="center"/>
          </w:tcPr>
          <w:p w:rsidR="00A23DA0" w:rsidP="00832EA4" w:rsidRDefault="7365809D" w14:paraId="381D5E1A" w14:textId="77777777">
            <w:r w:rsidRPr="2689F980" w:rsidR="3D7076FE">
              <w:rPr>
                <w:lang w:val="en-US"/>
              </w:rPr>
              <w:t>Bước 1</w:t>
            </w:r>
          </w:p>
        </w:tc>
        <w:tc>
          <w:tcPr>
            <w:tcW w:w="12472" w:type="dxa"/>
            <w:tcMar/>
            <w:vAlign w:val="center"/>
          </w:tcPr>
          <w:p w:rsidR="00A23DA0" w:rsidP="00832EA4" w:rsidRDefault="7365809D" w14:paraId="59AFE73B" w14:textId="77777777">
            <w:r w:rsidRPr="2689F980" w:rsidR="3D7076FE">
              <w:rPr>
                <w:lang w:val="en-US"/>
              </w:rPr>
              <w:t>Người dùng mở màn hình Tổng quan điều hành.</w:t>
            </w:r>
          </w:p>
        </w:tc>
      </w:tr>
      <w:tr w:rsidRPr="0009634E" w:rsidR="00A23DA0" w:rsidTr="2689F980" w14:paraId="7024BDE3" w14:textId="77777777">
        <w:trPr>
          <w:jc w:val="center"/>
        </w:trPr>
        <w:tc>
          <w:tcPr>
            <w:tcW w:w="907" w:type="dxa"/>
            <w:tcMar/>
            <w:vAlign w:val="center"/>
          </w:tcPr>
          <w:p w:rsidR="00A23DA0" w:rsidP="00832EA4" w:rsidRDefault="7365809D" w14:paraId="4ED43959" w14:textId="77777777">
            <w:r w:rsidRPr="2689F980" w:rsidR="3D7076FE">
              <w:rPr>
                <w:lang w:val="en-US"/>
              </w:rPr>
              <w:t>Bước 2</w:t>
            </w:r>
          </w:p>
        </w:tc>
        <w:tc>
          <w:tcPr>
            <w:tcW w:w="12472" w:type="dxa"/>
            <w:tcMar/>
            <w:vAlign w:val="center"/>
          </w:tcPr>
          <w:p w:rsidR="00A23DA0" w:rsidP="00832EA4" w:rsidRDefault="7365809D" w14:paraId="3EA8E34C" w14:textId="77777777">
            <w:r w:rsidRPr="2689F980" w:rsidR="3D7076FE">
              <w:rPr>
                <w:lang w:val="en-US"/>
              </w:rPr>
              <w:t>Người dùng chọn bản ghi, tab, chỉ tiêu hoặc thông báo cần xem.</w:t>
            </w:r>
          </w:p>
        </w:tc>
      </w:tr>
      <w:tr w:rsidRPr="0009634E" w:rsidR="00A23DA0" w:rsidTr="2689F980" w14:paraId="72371364" w14:textId="77777777">
        <w:trPr>
          <w:jc w:val="center"/>
        </w:trPr>
        <w:tc>
          <w:tcPr>
            <w:tcW w:w="907" w:type="dxa"/>
            <w:tcMar/>
            <w:vAlign w:val="center"/>
          </w:tcPr>
          <w:p w:rsidR="00A23DA0" w:rsidP="00832EA4" w:rsidRDefault="7365809D" w14:paraId="4C95A127" w14:textId="77777777">
            <w:r w:rsidRPr="2689F980" w:rsidR="3D7076FE">
              <w:rPr>
                <w:lang w:val="en-US"/>
              </w:rPr>
              <w:t>Bước 3</w:t>
            </w:r>
          </w:p>
        </w:tc>
        <w:tc>
          <w:tcPr>
            <w:tcW w:w="12472" w:type="dxa"/>
            <w:tcMar/>
            <w:vAlign w:val="center"/>
          </w:tcPr>
          <w:p w:rsidR="00A23DA0" w:rsidP="00832EA4" w:rsidRDefault="7365809D" w14:paraId="23544064" w14:textId="77777777">
            <w:r w:rsidRPr="2689F980" w:rsidR="3D7076FE">
              <w:rPr>
                <w:lang w:val="en-US"/>
              </w:rPr>
              <w:t>Hệ thống mở màn hình chi tiết/popup tương ứng và tải dữ liệu theo phạm vi quyền.</w:t>
            </w:r>
          </w:p>
        </w:tc>
      </w:tr>
      <w:tr w:rsidR="00A23DA0" w:rsidTr="2689F980" w14:paraId="69FE8ACE" w14:textId="77777777">
        <w:trPr>
          <w:jc w:val="center"/>
        </w:trPr>
        <w:tc>
          <w:tcPr>
            <w:tcW w:w="907" w:type="dxa"/>
            <w:tcMar/>
          </w:tcPr>
          <w:p w:rsidR="00A23DA0" w:rsidP="00832EA4" w:rsidRDefault="7365809D" w14:paraId="45EFE614" w14:textId="77777777">
            <w:r w:rsidRPr="2689F980" w:rsidR="3D7076FE">
              <w:rPr>
                <w:lang w:val="en-US"/>
              </w:rPr>
              <w:t>Bước 4</w:t>
            </w:r>
          </w:p>
        </w:tc>
        <w:tc>
          <w:tcPr>
            <w:tcW w:w="12472" w:type="dxa"/>
            <w:tcMar/>
          </w:tcPr>
          <w:p w:rsidR="00A23DA0" w:rsidP="00832EA4" w:rsidRDefault="7365809D" w14:paraId="1F5A65C2" w14:textId="77777777">
            <w:r w:rsidRPr="2689F980" w:rsidR="3D7076FE">
              <w:rPr>
                <w:lang w:val="en-US"/>
              </w:rPr>
              <w:t>Người dùng rà soát thông tin, file đính kèm, biểu đồ hoặc lịch sử xử lý.</w:t>
            </w:r>
          </w:p>
        </w:tc>
      </w:tr>
      <w:tr w:rsidR="00A23DA0" w:rsidTr="2689F980" w14:paraId="1A2F341A" w14:textId="77777777">
        <w:trPr>
          <w:jc w:val="center"/>
        </w:trPr>
        <w:tc>
          <w:tcPr>
            <w:tcW w:w="907" w:type="dxa"/>
            <w:tcMar/>
          </w:tcPr>
          <w:p w:rsidR="00A23DA0" w:rsidP="00832EA4" w:rsidRDefault="7365809D" w14:paraId="651FFE0A" w14:textId="77777777">
            <w:r w:rsidRPr="2689F980" w:rsidR="3D7076FE">
              <w:rPr>
                <w:lang w:val="en-US"/>
              </w:rPr>
              <w:t>Bước 5</w:t>
            </w:r>
          </w:p>
        </w:tc>
        <w:tc>
          <w:tcPr>
            <w:tcW w:w="12472" w:type="dxa"/>
            <w:tcMar/>
          </w:tcPr>
          <w:p w:rsidR="00A23DA0" w:rsidP="00832EA4" w:rsidRDefault="7365809D" w14:paraId="1761B37B" w14:textId="77777777">
            <w:r w:rsidRPr="2689F980" w:rsidR="3D7076FE">
              <w:rPr>
                <w:lang w:val="en-US"/>
              </w:rPr>
              <w:t>Người dùng đóng chi tiết hoặc quay lại danh sách để tiếp tục thao tác.</w:t>
            </w:r>
          </w:p>
        </w:tc>
      </w:tr>
    </w:tbl>
    <w:p w:rsidRPr="0009634E" w:rsidR="00A23DA0" w:rsidP="00A23DA0" w:rsidRDefault="00A23DA0" w14:paraId="1FEE88B0" w14:textId="77777777"/>
    <w:p w:rsidRPr="0009634E" w:rsidR="00A23DA0" w:rsidP="78B6F757" w:rsidRDefault="78CCAEB0" w14:paraId="1CFE871B" w14:textId="77777777">
      <w:pPr>
        <w:pStyle w:val="Heading3"/>
        <w:rPr>
          <w:sz w:val="24"/>
          <w:szCs w:val="24"/>
          <w:lang w:val="en-US"/>
        </w:rPr>
      </w:pPr>
      <w:bookmarkStart w:name="_Toc242783372" w:id="115"/>
      <w:r w:rsidRPr="78B6F757">
        <w:rPr>
          <w:lang w:val="en-US"/>
        </w:rPr>
        <w:t>4.1.7. Tính năng xem chi tiết dashboard chỉ tiêu</w:t>
      </w:r>
      <w:bookmarkEnd w:id="115"/>
    </w:p>
    <w:p w:rsidRPr="0009634E" w:rsidR="00A23DA0" w:rsidP="00A23DA0" w:rsidRDefault="78CCAEB0" w14:paraId="6B91CF01"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53BF3C0B" w14:textId="77777777">
      <w:r w:rsidRPr="78B6F757">
        <w:rPr>
          <w:b/>
          <w:bCs/>
          <w:lang w:val="en-US"/>
        </w:rPr>
        <w:t xml:space="preserve">Mục đích: </w:t>
      </w:r>
      <w:r w:rsidRPr="78B6F757">
        <w:rPr>
          <w:lang w:val="en-US"/>
        </w:rPr>
        <w:t>Phân tích chi tiết một chỉ tiêu và các biểu đồ cấu hình.</w:t>
      </w:r>
    </w:p>
    <w:p w:rsidRPr="0009634E" w:rsidR="00A23DA0" w:rsidP="00A23DA0" w:rsidRDefault="78CCAEB0" w14:paraId="6A6F5460" w14:textId="77777777">
      <w:r w:rsidRPr="78B6F757">
        <w:rPr>
          <w:b/>
          <w:bCs/>
          <w:lang w:val="en-US"/>
        </w:rPr>
        <w:t>Tính năng:</w:t>
      </w:r>
    </w:p>
    <w:p w:rsidRPr="0009634E" w:rsidR="00A23DA0" w:rsidP="00A23DA0" w:rsidRDefault="00A23DA0" w14:paraId="4C04D3A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dashboard chỉ tiêu" theo phạm vi quyền được cấp trên </w:t>
      </w:r>
      <w:r>
        <w:rPr>
          <w:szCs w:val="24"/>
        </w:rPr>
        <w:t>Phần mềm</w:t>
      </w:r>
      <w:r w:rsidRPr="0009634E">
        <w:rPr>
          <w:szCs w:val="24"/>
        </w:rPr>
        <w:t xml:space="preserve"> ESG.</w:t>
      </w:r>
    </w:p>
    <w:p w:rsidRPr="0009634E" w:rsidR="00A23DA0" w:rsidP="00A23DA0" w:rsidRDefault="00A23DA0" w14:paraId="70393D6E" w14:textId="77777777">
      <w:pPr>
        <w:pStyle w:val="ListBullet"/>
        <w:tabs>
          <w:tab w:val="num" w:pos="360"/>
        </w:tabs>
        <w:spacing w:after="40"/>
        <w:ind w:left="397" w:hanging="360"/>
        <w:rPr>
          <w:rFonts w:cs="Times New Roman"/>
          <w:szCs w:val="24"/>
        </w:rPr>
      </w:pPr>
      <w:r w:rsidRPr="0009634E">
        <w:rPr>
          <w:szCs w:val="24"/>
        </w:rPr>
        <w:t>Hệ thống hỗ trợ mục tiêu: Phân tích chi tiết một chỉ tiêu và các biểu đồ cấu hình.</w:t>
      </w:r>
    </w:p>
    <w:p w:rsidRPr="0009634E" w:rsidR="00A23DA0" w:rsidP="00A23DA0" w:rsidRDefault="00A23DA0" w14:paraId="5EF69DE5"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36143AA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00A23DA0" w:rsidP="00A23DA0" w:rsidRDefault="78CCAEB0" w14:paraId="4119DD33" w14:textId="77777777">
      <w:pPr>
        <w:rPr>
          <w:b/>
          <w:bCs/>
          <w:lang w:val="en-US"/>
        </w:rPr>
      </w:pPr>
      <w:r w:rsidRPr="78B6F757">
        <w:rPr>
          <w:b/>
          <w:bCs/>
          <w:lang w:val="en-US"/>
        </w:rPr>
        <w:t>Màn hình liên quan:</w:t>
      </w:r>
    </w:p>
    <w:p w:rsidRPr="0009634E" w:rsidR="00B54925" w:rsidP="00A23DA0" w:rsidRDefault="001C2DDE" w14:paraId="6B7186E2" w14:textId="5CEDF1B9">
      <w:r w:rsidRPr="001C2DDE">
        <w:rPr>
          <w:noProof/>
        </w:rPr>
        <w:drawing>
          <wp:inline distT="0" distB="0" distL="0" distR="0" wp14:anchorId="2F5F2E0F" wp14:editId="4AD32F90">
            <wp:extent cx="5941695" cy="2321560"/>
            <wp:effectExtent l="0" t="0" r="1905" b="2540"/>
            <wp:docPr id="20002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9834" name=""/>
                    <pic:cNvPicPr/>
                  </pic:nvPicPr>
                  <pic:blipFill>
                    <a:blip r:embed="rId45"/>
                    <a:stretch>
                      <a:fillRect/>
                    </a:stretch>
                  </pic:blipFill>
                  <pic:spPr>
                    <a:xfrm>
                      <a:off x="0" y="0"/>
                      <a:ext cx="5941695" cy="2321560"/>
                    </a:xfrm>
                    <a:prstGeom prst="rect">
                      <a:avLst/>
                    </a:prstGeom>
                  </pic:spPr>
                </pic:pic>
              </a:graphicData>
            </a:graphic>
          </wp:inline>
        </w:drawing>
      </w:r>
    </w:p>
    <w:p w:rsidRPr="0009634E" w:rsidR="00A23DA0" w:rsidP="00A23DA0" w:rsidRDefault="00A23DA0" w14:paraId="1847B589"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120C119A" w14:textId="77777777">
      <w:pPr>
        <w:pStyle w:val="ListBullet"/>
        <w:tabs>
          <w:tab w:val="num" w:pos="360"/>
        </w:tabs>
        <w:spacing w:after="40"/>
        <w:ind w:left="397" w:hanging="360"/>
        <w:rPr>
          <w:rFonts w:cs="Times New Roman"/>
          <w:szCs w:val="24"/>
        </w:rPr>
      </w:pPr>
      <w:r w:rsidRPr="0009634E">
        <w:rPr>
          <w:szCs w:val="24"/>
        </w:rPr>
        <w:t>Tham khảo Hình MH-003 đã trình bày ở phần trước.</w:t>
      </w:r>
    </w:p>
    <w:p w:rsidRPr="0009634E" w:rsidR="00A23DA0" w:rsidP="00A23DA0" w:rsidRDefault="78CCAEB0" w14:paraId="740C09B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F101B0A" w14:textId="77777777">
        <w:trPr>
          <w:jc w:val="center"/>
        </w:trPr>
        <w:tc>
          <w:tcPr>
            <w:tcW w:w="907" w:type="dxa"/>
            <w:shd w:val="clear" w:color="auto" w:fill="006B75"/>
            <w:tcMar/>
            <w:vAlign w:val="center"/>
          </w:tcPr>
          <w:p w:rsidR="00A23DA0" w:rsidP="00832EA4" w:rsidRDefault="7365809D" w14:paraId="0CDD002E" w14:textId="77777777">
            <w:r w:rsidRPr="2689F980" w:rsidR="3D7076FE">
              <w:rPr>
                <w:lang w:val="en-US"/>
              </w:rPr>
              <w:t>Bước</w:t>
            </w:r>
          </w:p>
        </w:tc>
        <w:tc>
          <w:tcPr>
            <w:tcW w:w="12472" w:type="dxa"/>
            <w:shd w:val="clear" w:color="auto" w:fill="006B75"/>
            <w:tcMar/>
            <w:vAlign w:val="center"/>
          </w:tcPr>
          <w:p w:rsidR="00A23DA0" w:rsidP="00832EA4" w:rsidRDefault="7365809D" w14:paraId="155CAAC6" w14:textId="77777777">
            <w:r w:rsidRPr="2689F980" w:rsidR="3D7076FE">
              <w:rPr>
                <w:lang w:val="en-US"/>
              </w:rPr>
              <w:t>Mô tả</w:t>
            </w:r>
          </w:p>
        </w:tc>
      </w:tr>
      <w:tr w:rsidRPr="0009634E" w:rsidR="00A23DA0" w:rsidTr="2689F980" w14:paraId="5BF88165" w14:textId="77777777">
        <w:trPr>
          <w:jc w:val="center"/>
        </w:trPr>
        <w:tc>
          <w:tcPr>
            <w:tcW w:w="907" w:type="dxa"/>
            <w:tcMar/>
            <w:vAlign w:val="center"/>
          </w:tcPr>
          <w:p w:rsidR="00A23DA0" w:rsidP="00832EA4" w:rsidRDefault="7365809D" w14:paraId="47EA0F72" w14:textId="77777777">
            <w:r w:rsidRPr="2689F980" w:rsidR="3D7076FE">
              <w:rPr>
                <w:lang w:val="en-US"/>
              </w:rPr>
              <w:t>Bước 1</w:t>
            </w:r>
          </w:p>
        </w:tc>
        <w:tc>
          <w:tcPr>
            <w:tcW w:w="12472" w:type="dxa"/>
            <w:tcMar/>
            <w:vAlign w:val="center"/>
          </w:tcPr>
          <w:p w:rsidR="00A23DA0" w:rsidP="00832EA4" w:rsidRDefault="7365809D" w14:paraId="795F66D2" w14:textId="77777777">
            <w:r w:rsidRPr="2689F980" w:rsidR="3D7076FE">
              <w:rPr>
                <w:lang w:val="en-US"/>
              </w:rPr>
              <w:t>Người dùng mở màn hình Tổng quan điều hành.</w:t>
            </w:r>
          </w:p>
        </w:tc>
      </w:tr>
      <w:tr w:rsidRPr="0009634E" w:rsidR="00A23DA0" w:rsidTr="2689F980" w14:paraId="1AF5682B" w14:textId="77777777">
        <w:trPr>
          <w:jc w:val="center"/>
        </w:trPr>
        <w:tc>
          <w:tcPr>
            <w:tcW w:w="907" w:type="dxa"/>
            <w:tcMar/>
            <w:vAlign w:val="center"/>
          </w:tcPr>
          <w:p w:rsidR="00A23DA0" w:rsidP="00832EA4" w:rsidRDefault="7365809D" w14:paraId="6788EA50" w14:textId="77777777">
            <w:r w:rsidRPr="2689F980" w:rsidR="3D7076FE">
              <w:rPr>
                <w:lang w:val="en-US"/>
              </w:rPr>
              <w:t>Bước 2</w:t>
            </w:r>
          </w:p>
        </w:tc>
        <w:tc>
          <w:tcPr>
            <w:tcW w:w="12472" w:type="dxa"/>
            <w:tcMar/>
            <w:vAlign w:val="center"/>
          </w:tcPr>
          <w:p w:rsidR="00A23DA0" w:rsidP="00832EA4" w:rsidRDefault="7365809D" w14:paraId="0A91EB1D" w14:textId="77777777">
            <w:r w:rsidRPr="2689F980" w:rsidR="3D7076FE">
              <w:rPr>
                <w:lang w:val="en-US"/>
              </w:rPr>
              <w:t>Người dùng chọn bản ghi, tab, chỉ tiêu hoặc thông báo cần xem.</w:t>
            </w:r>
          </w:p>
        </w:tc>
      </w:tr>
      <w:tr w:rsidRPr="0009634E" w:rsidR="00A23DA0" w:rsidTr="2689F980" w14:paraId="72B7C2F3" w14:textId="77777777">
        <w:trPr>
          <w:jc w:val="center"/>
        </w:trPr>
        <w:tc>
          <w:tcPr>
            <w:tcW w:w="907" w:type="dxa"/>
            <w:tcMar/>
            <w:vAlign w:val="center"/>
          </w:tcPr>
          <w:p w:rsidR="00A23DA0" w:rsidP="00832EA4" w:rsidRDefault="7365809D" w14:paraId="53A9E8AD" w14:textId="77777777">
            <w:r w:rsidRPr="2689F980" w:rsidR="3D7076FE">
              <w:rPr>
                <w:lang w:val="en-US"/>
              </w:rPr>
              <w:t>Bước 3</w:t>
            </w:r>
          </w:p>
        </w:tc>
        <w:tc>
          <w:tcPr>
            <w:tcW w:w="12472" w:type="dxa"/>
            <w:tcMar/>
            <w:vAlign w:val="center"/>
          </w:tcPr>
          <w:p w:rsidR="00A23DA0" w:rsidP="00832EA4" w:rsidRDefault="7365809D" w14:paraId="38501163" w14:textId="77777777">
            <w:r w:rsidRPr="2689F980" w:rsidR="3D7076FE">
              <w:rPr>
                <w:lang w:val="en-US"/>
              </w:rPr>
              <w:t>Hệ thống mở màn hình chi tiết/popup tương ứng và tải dữ liệu theo phạm vi quyền.</w:t>
            </w:r>
          </w:p>
        </w:tc>
      </w:tr>
      <w:tr w:rsidR="00A23DA0" w:rsidTr="2689F980" w14:paraId="6C3A458A" w14:textId="77777777">
        <w:trPr>
          <w:jc w:val="center"/>
        </w:trPr>
        <w:tc>
          <w:tcPr>
            <w:tcW w:w="907" w:type="dxa"/>
            <w:tcMar/>
          </w:tcPr>
          <w:p w:rsidR="00A23DA0" w:rsidP="00832EA4" w:rsidRDefault="7365809D" w14:paraId="0EBEE921" w14:textId="77777777">
            <w:r w:rsidRPr="2689F980" w:rsidR="3D7076FE">
              <w:rPr>
                <w:lang w:val="en-US"/>
              </w:rPr>
              <w:t>Bước 4</w:t>
            </w:r>
          </w:p>
        </w:tc>
        <w:tc>
          <w:tcPr>
            <w:tcW w:w="12472" w:type="dxa"/>
            <w:tcMar/>
          </w:tcPr>
          <w:p w:rsidR="00A23DA0" w:rsidP="00832EA4" w:rsidRDefault="7365809D" w14:paraId="4D024C69" w14:textId="77777777">
            <w:r w:rsidRPr="2689F980" w:rsidR="3D7076FE">
              <w:rPr>
                <w:lang w:val="en-US"/>
              </w:rPr>
              <w:t>Người dùng rà soát thông tin, file đính kèm, biểu đồ hoặc lịch sử xử lý.</w:t>
            </w:r>
          </w:p>
        </w:tc>
      </w:tr>
      <w:tr w:rsidR="00A23DA0" w:rsidTr="2689F980" w14:paraId="49E1BA51" w14:textId="77777777">
        <w:trPr>
          <w:jc w:val="center"/>
        </w:trPr>
        <w:tc>
          <w:tcPr>
            <w:tcW w:w="907" w:type="dxa"/>
            <w:tcMar/>
          </w:tcPr>
          <w:p w:rsidR="00A23DA0" w:rsidP="00832EA4" w:rsidRDefault="7365809D" w14:paraId="128AA078" w14:textId="77777777">
            <w:r w:rsidRPr="2689F980" w:rsidR="3D7076FE">
              <w:rPr>
                <w:lang w:val="en-US"/>
              </w:rPr>
              <w:t>Bước 5</w:t>
            </w:r>
          </w:p>
        </w:tc>
        <w:tc>
          <w:tcPr>
            <w:tcW w:w="12472" w:type="dxa"/>
            <w:tcMar/>
          </w:tcPr>
          <w:p w:rsidR="00A23DA0" w:rsidP="00832EA4" w:rsidRDefault="7365809D" w14:paraId="6B3ACD45" w14:textId="77777777">
            <w:r w:rsidRPr="2689F980" w:rsidR="3D7076FE">
              <w:rPr>
                <w:lang w:val="en-US"/>
              </w:rPr>
              <w:t>Người dùng đóng chi tiết hoặc quay lại danh sách để tiếp tục thao tác.</w:t>
            </w:r>
          </w:p>
        </w:tc>
      </w:tr>
    </w:tbl>
    <w:p w:rsidRPr="0009634E" w:rsidR="00A23DA0" w:rsidP="00A23DA0" w:rsidRDefault="00A23DA0" w14:paraId="73B57EC7" w14:textId="77777777"/>
    <w:p w:rsidRPr="0009634E" w:rsidR="00A23DA0" w:rsidP="78B6F757" w:rsidRDefault="78CCAEB0" w14:paraId="14CD91D4" w14:textId="77777777">
      <w:pPr>
        <w:pStyle w:val="Heading3"/>
        <w:rPr>
          <w:sz w:val="24"/>
          <w:szCs w:val="24"/>
          <w:lang w:val="en-US"/>
        </w:rPr>
      </w:pPr>
      <w:bookmarkStart w:name="_Toc242783373" w:id="116"/>
      <w:r w:rsidRPr="78B6F757">
        <w:rPr>
          <w:lang w:val="en-US"/>
        </w:rPr>
        <w:t>4.1.8. Tính năng lọc dashboard theo kỳ/năm</w:t>
      </w:r>
      <w:bookmarkEnd w:id="116"/>
    </w:p>
    <w:p w:rsidRPr="0009634E" w:rsidR="00A23DA0" w:rsidP="00A23DA0" w:rsidRDefault="78CCAEB0" w14:paraId="2D603D78"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022FB0F" w14:textId="77777777">
      <w:r w:rsidRPr="78B6F757">
        <w:rPr>
          <w:b/>
          <w:bCs/>
          <w:lang w:val="en-US"/>
        </w:rPr>
        <w:t xml:space="preserve">Mục đích: </w:t>
      </w:r>
      <w:r w:rsidRPr="78B6F757">
        <w:rPr>
          <w:lang w:val="en-US"/>
        </w:rPr>
        <w:t>Thay đổi phạm vi thời gian của số liệu.</w:t>
      </w:r>
    </w:p>
    <w:p w:rsidRPr="0009634E" w:rsidR="00A23DA0" w:rsidP="00A23DA0" w:rsidRDefault="78CCAEB0" w14:paraId="39065FD1" w14:textId="77777777">
      <w:r w:rsidRPr="78B6F757">
        <w:rPr>
          <w:b/>
          <w:bCs/>
          <w:lang w:val="en-US"/>
        </w:rPr>
        <w:t>Tính năng:</w:t>
      </w:r>
    </w:p>
    <w:p w:rsidRPr="0009634E" w:rsidR="00A23DA0" w:rsidP="00A23DA0" w:rsidRDefault="00A23DA0" w14:paraId="4496A7F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dashboard theo kỳ/năm" theo phạm vi quyền được cấp trên </w:t>
      </w:r>
      <w:r>
        <w:rPr>
          <w:szCs w:val="24"/>
        </w:rPr>
        <w:t>Phần mềm</w:t>
      </w:r>
      <w:r w:rsidRPr="0009634E">
        <w:rPr>
          <w:szCs w:val="24"/>
        </w:rPr>
        <w:t xml:space="preserve"> ESG.</w:t>
      </w:r>
    </w:p>
    <w:p w:rsidRPr="0009634E" w:rsidR="00A23DA0" w:rsidP="00A23DA0" w:rsidRDefault="00A23DA0" w14:paraId="62B5D2A4" w14:textId="77777777">
      <w:pPr>
        <w:pStyle w:val="ListBullet"/>
        <w:tabs>
          <w:tab w:val="num" w:pos="360"/>
        </w:tabs>
        <w:spacing w:after="40"/>
        <w:ind w:left="397" w:hanging="360"/>
        <w:rPr>
          <w:rFonts w:cs="Times New Roman"/>
          <w:szCs w:val="24"/>
        </w:rPr>
      </w:pPr>
      <w:r w:rsidRPr="0009634E">
        <w:rPr>
          <w:szCs w:val="24"/>
        </w:rPr>
        <w:t>Hệ thống hỗ trợ mục tiêu: Thay đổi phạm vi thời gian của số liệu.</w:t>
      </w:r>
    </w:p>
    <w:p w:rsidRPr="0009634E" w:rsidR="00A23DA0" w:rsidP="00A23DA0" w:rsidRDefault="00A23DA0" w14:paraId="745ED4B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51342F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EFD4A35" w14:textId="77777777">
      <w:r w:rsidRPr="78B6F757">
        <w:rPr>
          <w:b/>
          <w:bCs/>
          <w:lang w:val="en-US"/>
        </w:rPr>
        <w:t>Màn hình liên quan:</w:t>
      </w:r>
    </w:p>
    <w:p w:rsidRPr="0009634E" w:rsidR="00A23DA0" w:rsidP="00A23DA0" w:rsidRDefault="00A23DA0" w14:paraId="5614C7EB"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7646552A" w14:textId="77777777">
      <w:pPr>
        <w:pStyle w:val="ListBullet"/>
        <w:tabs>
          <w:tab w:val="num" w:pos="360"/>
        </w:tabs>
        <w:spacing w:after="40"/>
        <w:ind w:left="397" w:hanging="360"/>
        <w:rPr>
          <w:rFonts w:cs="Times New Roman"/>
          <w:szCs w:val="24"/>
        </w:rPr>
      </w:pPr>
      <w:r w:rsidRPr="0009634E">
        <w:rPr>
          <w:szCs w:val="24"/>
        </w:rPr>
        <w:t>Tham khảo Hình MH-003 đã trình bày ở phần trước.</w:t>
      </w:r>
    </w:p>
    <w:p w:rsidRPr="0009634E" w:rsidR="00A23DA0" w:rsidP="00A23DA0" w:rsidRDefault="78CCAEB0" w14:paraId="033E217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1905318" w14:textId="77777777">
        <w:trPr>
          <w:jc w:val="center"/>
        </w:trPr>
        <w:tc>
          <w:tcPr>
            <w:tcW w:w="907" w:type="dxa"/>
            <w:shd w:val="clear" w:color="auto" w:fill="006B75"/>
            <w:tcMar/>
            <w:vAlign w:val="center"/>
          </w:tcPr>
          <w:p w:rsidR="00A23DA0" w:rsidP="00832EA4" w:rsidRDefault="7365809D" w14:paraId="0195EF8E" w14:textId="77777777">
            <w:r w:rsidRPr="2689F980" w:rsidR="3D7076FE">
              <w:rPr>
                <w:lang w:val="en-US"/>
              </w:rPr>
              <w:t>Bước</w:t>
            </w:r>
          </w:p>
        </w:tc>
        <w:tc>
          <w:tcPr>
            <w:tcW w:w="12472" w:type="dxa"/>
            <w:shd w:val="clear" w:color="auto" w:fill="006B75"/>
            <w:tcMar/>
            <w:vAlign w:val="center"/>
          </w:tcPr>
          <w:p w:rsidR="00A23DA0" w:rsidP="00832EA4" w:rsidRDefault="7365809D" w14:paraId="7013C598" w14:textId="77777777">
            <w:r w:rsidRPr="2689F980" w:rsidR="3D7076FE">
              <w:rPr>
                <w:lang w:val="en-US"/>
              </w:rPr>
              <w:t>Mô tả</w:t>
            </w:r>
          </w:p>
        </w:tc>
      </w:tr>
      <w:tr w:rsidRPr="0009634E" w:rsidR="00A23DA0" w:rsidTr="2689F980" w14:paraId="733C3F10" w14:textId="77777777">
        <w:trPr>
          <w:jc w:val="center"/>
        </w:trPr>
        <w:tc>
          <w:tcPr>
            <w:tcW w:w="907" w:type="dxa"/>
            <w:tcMar/>
            <w:vAlign w:val="center"/>
          </w:tcPr>
          <w:p w:rsidR="00A23DA0" w:rsidP="00832EA4" w:rsidRDefault="7365809D" w14:paraId="58D0A8B1" w14:textId="77777777">
            <w:r w:rsidRPr="2689F980" w:rsidR="3D7076FE">
              <w:rPr>
                <w:lang w:val="en-US"/>
              </w:rPr>
              <w:t>Bước 1</w:t>
            </w:r>
          </w:p>
        </w:tc>
        <w:tc>
          <w:tcPr>
            <w:tcW w:w="12472" w:type="dxa"/>
            <w:tcMar/>
            <w:vAlign w:val="center"/>
          </w:tcPr>
          <w:p w:rsidR="00A23DA0" w:rsidP="00832EA4" w:rsidRDefault="7365809D" w14:paraId="57E47A7F" w14:textId="77777777">
            <w:r w:rsidRPr="2689F980" w:rsidR="3D7076FE">
              <w:rPr>
                <w:lang w:val="en-US"/>
              </w:rPr>
              <w:t>Người dùng mở màn hình Tổng quan điều hành.</w:t>
            </w:r>
          </w:p>
        </w:tc>
      </w:tr>
      <w:tr w:rsidRPr="0009634E" w:rsidR="00A23DA0" w:rsidTr="2689F980" w14:paraId="1627AD3D" w14:textId="77777777">
        <w:trPr>
          <w:jc w:val="center"/>
        </w:trPr>
        <w:tc>
          <w:tcPr>
            <w:tcW w:w="907" w:type="dxa"/>
            <w:tcMar/>
            <w:vAlign w:val="center"/>
          </w:tcPr>
          <w:p w:rsidR="00A23DA0" w:rsidP="00832EA4" w:rsidRDefault="7365809D" w14:paraId="694C3C5A" w14:textId="77777777">
            <w:r w:rsidRPr="2689F980" w:rsidR="3D7076FE">
              <w:rPr>
                <w:lang w:val="en-US"/>
              </w:rPr>
              <w:t>Bước 2</w:t>
            </w:r>
          </w:p>
        </w:tc>
        <w:tc>
          <w:tcPr>
            <w:tcW w:w="12472" w:type="dxa"/>
            <w:tcMar/>
            <w:vAlign w:val="center"/>
          </w:tcPr>
          <w:p w:rsidR="00A23DA0" w:rsidP="00832EA4" w:rsidRDefault="7365809D" w14:paraId="2CB42622" w14:textId="77777777">
            <w:r w:rsidRPr="2689F980" w:rsidR="3D7076FE">
              <w:rPr>
                <w:lang w:val="en-US"/>
              </w:rPr>
              <w:t>Người dùng nhập từ khóa hoặc chọn bộ lọc cần tra cứu.</w:t>
            </w:r>
          </w:p>
        </w:tc>
      </w:tr>
      <w:tr w:rsidRPr="0009634E" w:rsidR="00A23DA0" w:rsidTr="2689F980" w14:paraId="45120142" w14:textId="77777777">
        <w:trPr>
          <w:jc w:val="center"/>
        </w:trPr>
        <w:tc>
          <w:tcPr>
            <w:tcW w:w="907" w:type="dxa"/>
            <w:tcMar/>
            <w:vAlign w:val="center"/>
          </w:tcPr>
          <w:p w:rsidR="00A23DA0" w:rsidP="00832EA4" w:rsidRDefault="7365809D" w14:paraId="0B2DAA32" w14:textId="77777777">
            <w:r w:rsidRPr="2689F980" w:rsidR="3D7076FE">
              <w:rPr>
                <w:lang w:val="en-US"/>
              </w:rPr>
              <w:t>Bước 3</w:t>
            </w:r>
          </w:p>
        </w:tc>
        <w:tc>
          <w:tcPr>
            <w:tcW w:w="12472" w:type="dxa"/>
            <w:tcMar/>
            <w:vAlign w:val="center"/>
          </w:tcPr>
          <w:p w:rsidR="00A23DA0" w:rsidP="00832EA4" w:rsidRDefault="7365809D" w14:paraId="71E6FA02" w14:textId="77777777">
            <w:r w:rsidRPr="2689F980" w:rsidR="3D7076FE">
              <w:rPr>
                <w:lang w:val="en-US"/>
              </w:rPr>
              <w:t>Người dùng bấm Tìm kiếm/Lọc hoặc hệ thống tự cập nhật danh sách theo điều kiện.</w:t>
            </w:r>
          </w:p>
        </w:tc>
      </w:tr>
      <w:tr w:rsidR="00A23DA0" w:rsidTr="2689F980" w14:paraId="52161FD8" w14:textId="77777777">
        <w:trPr>
          <w:jc w:val="center"/>
        </w:trPr>
        <w:tc>
          <w:tcPr>
            <w:tcW w:w="907" w:type="dxa"/>
            <w:tcMar/>
          </w:tcPr>
          <w:p w:rsidR="00A23DA0" w:rsidP="00832EA4" w:rsidRDefault="7365809D" w14:paraId="5EC7156B" w14:textId="77777777">
            <w:r w:rsidRPr="2689F980" w:rsidR="3D7076FE">
              <w:rPr>
                <w:lang w:val="en-US"/>
              </w:rPr>
              <w:t>Bước 4</w:t>
            </w:r>
          </w:p>
        </w:tc>
        <w:tc>
          <w:tcPr>
            <w:tcW w:w="12472" w:type="dxa"/>
            <w:tcMar/>
          </w:tcPr>
          <w:p w:rsidR="00A23DA0" w:rsidP="00832EA4" w:rsidRDefault="7365809D" w14:paraId="168D9EE9" w14:textId="77777777">
            <w:r w:rsidRPr="2689F980" w:rsidR="3D7076FE">
              <w:rPr>
                <w:lang w:val="en-US"/>
              </w:rPr>
              <w:t>Hệ thống hiển thị danh sách kết quả phù hợp với quyền truy cập.</w:t>
            </w:r>
          </w:p>
        </w:tc>
      </w:tr>
      <w:tr w:rsidR="00A23DA0" w:rsidTr="2689F980" w14:paraId="41AC733B" w14:textId="77777777">
        <w:trPr>
          <w:jc w:val="center"/>
        </w:trPr>
        <w:tc>
          <w:tcPr>
            <w:tcW w:w="907" w:type="dxa"/>
            <w:tcMar/>
          </w:tcPr>
          <w:p w:rsidR="00A23DA0" w:rsidP="00832EA4" w:rsidRDefault="7365809D" w14:paraId="35D07B15" w14:textId="77777777">
            <w:r w:rsidRPr="2689F980" w:rsidR="3D7076FE">
              <w:rPr>
                <w:lang w:val="en-US"/>
              </w:rPr>
              <w:t>Bước 5</w:t>
            </w:r>
          </w:p>
        </w:tc>
        <w:tc>
          <w:tcPr>
            <w:tcW w:w="12472" w:type="dxa"/>
            <w:tcMar/>
          </w:tcPr>
          <w:p w:rsidR="00A23DA0" w:rsidP="00832EA4" w:rsidRDefault="7365809D" w14:paraId="1A0EB7C3"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FCD6B8A" w14:textId="77777777"/>
    <w:p w:rsidRPr="0009634E" w:rsidR="00A23DA0" w:rsidP="78B6F757" w:rsidRDefault="78CCAEB0" w14:paraId="56A33D16" w14:textId="77777777">
      <w:pPr>
        <w:pStyle w:val="Heading3"/>
        <w:rPr>
          <w:sz w:val="24"/>
          <w:szCs w:val="24"/>
          <w:lang w:val="en-US"/>
        </w:rPr>
      </w:pPr>
      <w:bookmarkStart w:name="_Toc242783374" w:id="117"/>
      <w:r w:rsidRPr="78B6F757">
        <w:rPr>
          <w:lang w:val="en-US"/>
        </w:rPr>
        <w:t>4.1.9. Tính năng xem báo cáo động trụ cột Môi trường</w:t>
      </w:r>
      <w:bookmarkEnd w:id="117"/>
    </w:p>
    <w:p w:rsidRPr="0009634E" w:rsidR="00A23DA0" w:rsidP="00A23DA0" w:rsidRDefault="78CCAEB0" w14:paraId="4F6B586C"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42C027F" w14:textId="77777777">
      <w:r w:rsidRPr="78B6F757">
        <w:rPr>
          <w:b/>
          <w:bCs/>
          <w:lang w:val="en-US"/>
        </w:rPr>
        <w:t xml:space="preserve">Mục đích: </w:t>
      </w:r>
      <w:r w:rsidRPr="78B6F757">
        <w:rPr>
          <w:lang w:val="en-US"/>
        </w:rPr>
        <w:t>Theo dõi phát thải, năng lượng, tiếng ồn và cường độ phát thải.</w:t>
      </w:r>
    </w:p>
    <w:p w:rsidRPr="0009634E" w:rsidR="00A23DA0" w:rsidP="00A23DA0" w:rsidRDefault="78CCAEB0" w14:paraId="0768A51F" w14:textId="77777777">
      <w:r w:rsidRPr="78B6F757">
        <w:rPr>
          <w:b/>
          <w:bCs/>
          <w:lang w:val="en-US"/>
        </w:rPr>
        <w:t>Tính năng:</w:t>
      </w:r>
    </w:p>
    <w:p w:rsidRPr="0009634E" w:rsidR="00A23DA0" w:rsidP="00A23DA0" w:rsidRDefault="00A23DA0" w14:paraId="549347B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Môi trường" theo phạm vi quyền được cấp trên </w:t>
      </w:r>
      <w:r>
        <w:rPr>
          <w:szCs w:val="24"/>
        </w:rPr>
        <w:t>Phần mềm</w:t>
      </w:r>
      <w:r w:rsidRPr="0009634E">
        <w:rPr>
          <w:szCs w:val="24"/>
        </w:rPr>
        <w:t xml:space="preserve"> ESG.</w:t>
      </w:r>
    </w:p>
    <w:p w:rsidRPr="0009634E" w:rsidR="00A23DA0" w:rsidP="00A23DA0" w:rsidRDefault="00A23DA0" w14:paraId="31330CD3" w14:textId="77777777">
      <w:pPr>
        <w:pStyle w:val="ListBullet"/>
        <w:tabs>
          <w:tab w:val="num" w:pos="360"/>
        </w:tabs>
        <w:spacing w:after="40"/>
        <w:ind w:left="397" w:hanging="360"/>
        <w:rPr>
          <w:rFonts w:cs="Times New Roman"/>
          <w:szCs w:val="24"/>
        </w:rPr>
      </w:pPr>
      <w:r w:rsidRPr="0009634E">
        <w:rPr>
          <w:szCs w:val="24"/>
        </w:rPr>
        <w:t>Hệ thống hỗ trợ mục tiêu: Theo dõi phát thải, năng lượng, tiếng ồn và cường độ phát thải.</w:t>
      </w:r>
    </w:p>
    <w:p w:rsidRPr="0009634E" w:rsidR="00A23DA0" w:rsidP="00A23DA0" w:rsidRDefault="00A23DA0" w14:paraId="0E7FD03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863DED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A67D60A" w14:textId="77777777">
      <w:r w:rsidRPr="78B6F757">
        <w:rPr>
          <w:b/>
          <w:bCs/>
          <w:lang w:val="en-US"/>
        </w:rPr>
        <w:t>Màn hình liên quan:</w:t>
      </w:r>
    </w:p>
    <w:p w:rsidRPr="0009634E" w:rsidR="00A23DA0" w:rsidP="00A23DA0" w:rsidRDefault="00A23DA0" w14:paraId="4C8AF681"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0A1F8789" w14:textId="77777777">
      <w:pPr>
        <w:pStyle w:val="ListBullet"/>
        <w:tabs>
          <w:tab w:val="num" w:pos="360"/>
        </w:tabs>
        <w:spacing w:after="40"/>
        <w:ind w:left="397" w:hanging="360"/>
        <w:rPr>
          <w:rFonts w:cs="Times New Roman"/>
          <w:szCs w:val="24"/>
        </w:rPr>
      </w:pPr>
    </w:p>
    <w:p w:rsidR="00A23DA0" w:rsidP="00A23DA0" w:rsidRDefault="78CCAEB0" w14:paraId="769F4FFC" w14:textId="77777777">
      <w:pPr>
        <w:jc w:val="center"/>
      </w:pPr>
      <w:r w:rsidRPr="78B6F757">
        <w:rPr>
          <w:lang w:val="en-US"/>
        </w:rPr>
        <w:t>Hình MH-003a. Tổng quan điều hành - tab Trụ cột Môi trường</w:t>
      </w:r>
    </w:p>
    <w:p w:rsidR="00A23DA0" w:rsidP="00A23DA0" w:rsidRDefault="0029608F" w14:paraId="58CC5FBF" w14:textId="32495B20">
      <w:pPr>
        <w:jc w:val="center"/>
      </w:pPr>
      <w:r w:rsidRPr="0029608F">
        <w:rPr>
          <w:noProof/>
        </w:rPr>
        <w:drawing>
          <wp:inline distT="0" distB="0" distL="0" distR="0" wp14:anchorId="4339B54A" wp14:editId="76992B03">
            <wp:extent cx="5941695" cy="4515485"/>
            <wp:effectExtent l="0" t="0" r="1905" b="5715"/>
            <wp:docPr id="47690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7662" name=""/>
                    <pic:cNvPicPr/>
                  </pic:nvPicPr>
                  <pic:blipFill>
                    <a:blip r:embed="rId46"/>
                    <a:stretch>
                      <a:fillRect/>
                    </a:stretch>
                  </pic:blipFill>
                  <pic:spPr>
                    <a:xfrm>
                      <a:off x="0" y="0"/>
                      <a:ext cx="5941695" cy="4515485"/>
                    </a:xfrm>
                    <a:prstGeom prst="rect">
                      <a:avLst/>
                    </a:prstGeom>
                  </pic:spPr>
                </pic:pic>
              </a:graphicData>
            </a:graphic>
          </wp:inline>
        </w:drawing>
      </w:r>
    </w:p>
    <w:p w:rsidRPr="0009634E" w:rsidR="00A23DA0" w:rsidP="00A23DA0" w:rsidRDefault="78CCAEB0" w14:paraId="3381FD2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8263B2B" w14:textId="77777777">
        <w:trPr>
          <w:jc w:val="center"/>
        </w:trPr>
        <w:tc>
          <w:tcPr>
            <w:tcW w:w="907" w:type="dxa"/>
            <w:shd w:val="clear" w:color="auto" w:fill="006B75"/>
            <w:tcMar/>
            <w:vAlign w:val="center"/>
          </w:tcPr>
          <w:p w:rsidR="00A23DA0" w:rsidP="00832EA4" w:rsidRDefault="7365809D" w14:paraId="1CD88D31" w14:textId="77777777">
            <w:r w:rsidRPr="2689F980" w:rsidR="3D7076FE">
              <w:rPr>
                <w:lang w:val="en-US"/>
              </w:rPr>
              <w:t>Bước</w:t>
            </w:r>
          </w:p>
        </w:tc>
        <w:tc>
          <w:tcPr>
            <w:tcW w:w="12472" w:type="dxa"/>
            <w:shd w:val="clear" w:color="auto" w:fill="006B75"/>
            <w:tcMar/>
            <w:vAlign w:val="center"/>
          </w:tcPr>
          <w:p w:rsidR="00A23DA0" w:rsidP="00832EA4" w:rsidRDefault="7365809D" w14:paraId="3AAD5F1A" w14:textId="77777777">
            <w:r w:rsidRPr="2689F980" w:rsidR="3D7076FE">
              <w:rPr>
                <w:lang w:val="en-US"/>
              </w:rPr>
              <w:t>Mô tả</w:t>
            </w:r>
          </w:p>
        </w:tc>
      </w:tr>
      <w:tr w:rsidRPr="0009634E" w:rsidR="00A23DA0" w:rsidTr="2689F980" w14:paraId="578ECBC3" w14:textId="77777777">
        <w:trPr>
          <w:jc w:val="center"/>
        </w:trPr>
        <w:tc>
          <w:tcPr>
            <w:tcW w:w="907" w:type="dxa"/>
            <w:tcMar/>
            <w:vAlign w:val="center"/>
          </w:tcPr>
          <w:p w:rsidR="00A23DA0" w:rsidP="00832EA4" w:rsidRDefault="7365809D" w14:paraId="5DB8A87A" w14:textId="77777777">
            <w:r w:rsidRPr="2689F980" w:rsidR="3D7076FE">
              <w:rPr>
                <w:lang w:val="en-US"/>
              </w:rPr>
              <w:t>Bước 1</w:t>
            </w:r>
          </w:p>
        </w:tc>
        <w:tc>
          <w:tcPr>
            <w:tcW w:w="12472" w:type="dxa"/>
            <w:tcMar/>
            <w:vAlign w:val="center"/>
          </w:tcPr>
          <w:p w:rsidR="00A23DA0" w:rsidP="00832EA4" w:rsidRDefault="7365809D" w14:paraId="10243195" w14:textId="77777777">
            <w:r w:rsidRPr="2689F980" w:rsidR="3D7076FE">
              <w:rPr>
                <w:lang w:val="en-US"/>
              </w:rPr>
              <w:t>Người dùng mở màn hình Tổng quan điều hành.</w:t>
            </w:r>
          </w:p>
        </w:tc>
      </w:tr>
      <w:tr w:rsidRPr="0009634E" w:rsidR="00A23DA0" w:rsidTr="2689F980" w14:paraId="1CA482B4" w14:textId="77777777">
        <w:trPr>
          <w:jc w:val="center"/>
        </w:trPr>
        <w:tc>
          <w:tcPr>
            <w:tcW w:w="907" w:type="dxa"/>
            <w:tcMar/>
            <w:vAlign w:val="center"/>
          </w:tcPr>
          <w:p w:rsidR="00A23DA0" w:rsidP="00832EA4" w:rsidRDefault="7365809D" w14:paraId="1C2BDF3E" w14:textId="77777777">
            <w:r w:rsidRPr="2689F980" w:rsidR="3D7076FE">
              <w:rPr>
                <w:lang w:val="en-US"/>
              </w:rPr>
              <w:t>Bước 2</w:t>
            </w:r>
          </w:p>
        </w:tc>
        <w:tc>
          <w:tcPr>
            <w:tcW w:w="12472" w:type="dxa"/>
            <w:tcMar/>
            <w:vAlign w:val="center"/>
          </w:tcPr>
          <w:p w:rsidR="00A23DA0" w:rsidP="00832EA4" w:rsidRDefault="7365809D" w14:paraId="5A201A79" w14:textId="77777777">
            <w:r w:rsidRPr="2689F980" w:rsidR="3D7076FE">
              <w:rPr>
                <w:lang w:val="en-US"/>
              </w:rPr>
              <w:t>Người dùng chọn tab Trụ cột Môi trường trên dashboard.</w:t>
            </w:r>
          </w:p>
        </w:tc>
      </w:tr>
      <w:tr w:rsidRPr="0009634E" w:rsidR="00A23DA0" w:rsidTr="2689F980" w14:paraId="027A2929" w14:textId="77777777">
        <w:trPr>
          <w:jc w:val="center"/>
        </w:trPr>
        <w:tc>
          <w:tcPr>
            <w:tcW w:w="907" w:type="dxa"/>
            <w:tcMar/>
            <w:vAlign w:val="center"/>
          </w:tcPr>
          <w:p w:rsidR="00A23DA0" w:rsidP="00832EA4" w:rsidRDefault="7365809D" w14:paraId="6E36F8B2" w14:textId="77777777">
            <w:r w:rsidRPr="2689F980" w:rsidR="3D7076FE">
              <w:rPr>
                <w:lang w:val="en-US"/>
              </w:rPr>
              <w:t>Bước 3</w:t>
            </w:r>
          </w:p>
        </w:tc>
        <w:tc>
          <w:tcPr>
            <w:tcW w:w="12472" w:type="dxa"/>
            <w:tcMar/>
            <w:vAlign w:val="center"/>
          </w:tcPr>
          <w:p w:rsidR="00A23DA0" w:rsidP="00832EA4" w:rsidRDefault="7365809D" w14:paraId="4DEFC58A" w14:textId="77777777">
            <w:r w:rsidRPr="2689F980" w:rsidR="3D7076FE">
              <w:rPr>
                <w:lang w:val="en-US"/>
              </w:rPr>
              <w:t>Người dùng chọn kỳ/năm báo cáo và bộ lọc cần theo dõi.</w:t>
            </w:r>
          </w:p>
        </w:tc>
      </w:tr>
      <w:tr w:rsidR="00A23DA0" w:rsidTr="2689F980" w14:paraId="4FB10343" w14:textId="77777777">
        <w:trPr>
          <w:jc w:val="center"/>
        </w:trPr>
        <w:tc>
          <w:tcPr>
            <w:tcW w:w="907" w:type="dxa"/>
            <w:tcMar/>
          </w:tcPr>
          <w:p w:rsidR="00A23DA0" w:rsidP="00832EA4" w:rsidRDefault="7365809D" w14:paraId="2389BE32" w14:textId="77777777">
            <w:r w:rsidRPr="2689F980" w:rsidR="3D7076FE">
              <w:rPr>
                <w:lang w:val="en-US"/>
              </w:rPr>
              <w:t>Bước 4</w:t>
            </w:r>
          </w:p>
        </w:tc>
        <w:tc>
          <w:tcPr>
            <w:tcW w:w="12472" w:type="dxa"/>
            <w:tcMar/>
          </w:tcPr>
          <w:p w:rsidR="00A23DA0" w:rsidP="00832EA4" w:rsidRDefault="7365809D" w14:paraId="765255C3" w14:textId="77777777">
            <w:r w:rsidRPr="2689F980" w:rsidR="3D7076FE">
              <w:rPr>
                <w:lang w:val="en-US"/>
              </w:rPr>
              <w:t>Hệ thống hiển thị biểu đồ, KPI và bảng phân tích động của trụ cột Môi trường.</w:t>
            </w:r>
          </w:p>
        </w:tc>
      </w:tr>
      <w:tr w:rsidR="00A23DA0" w:rsidTr="2689F980" w14:paraId="3FB38211" w14:textId="77777777">
        <w:trPr>
          <w:jc w:val="center"/>
        </w:trPr>
        <w:tc>
          <w:tcPr>
            <w:tcW w:w="907" w:type="dxa"/>
            <w:tcMar/>
          </w:tcPr>
          <w:p w:rsidR="00A23DA0" w:rsidP="00832EA4" w:rsidRDefault="7365809D" w14:paraId="54D7110F" w14:textId="77777777">
            <w:r w:rsidRPr="2689F980" w:rsidR="3D7076FE">
              <w:rPr>
                <w:lang w:val="en-US"/>
              </w:rPr>
              <w:t>Bước 5</w:t>
            </w:r>
          </w:p>
        </w:tc>
        <w:tc>
          <w:tcPr>
            <w:tcW w:w="12472" w:type="dxa"/>
            <w:tcMar/>
          </w:tcPr>
          <w:p w:rsidR="00A23DA0" w:rsidP="00832EA4" w:rsidRDefault="7365809D" w14:paraId="59B63F9E" w14:textId="77777777">
            <w:r w:rsidRPr="2689F980" w:rsidR="3D7076FE">
              <w:rPr>
                <w:lang w:val="en-US"/>
              </w:rPr>
              <w:t>Người dùng xem chi tiết hoặc tải báo cáo nếu có quyền.</w:t>
            </w:r>
          </w:p>
        </w:tc>
      </w:tr>
    </w:tbl>
    <w:p w:rsidRPr="0009634E" w:rsidR="00A23DA0" w:rsidP="00A23DA0" w:rsidRDefault="00A23DA0" w14:paraId="64918EB4" w14:textId="77777777"/>
    <w:p w:rsidRPr="0009634E" w:rsidR="00A23DA0" w:rsidP="78B6F757" w:rsidRDefault="78CCAEB0" w14:paraId="3F1C8900" w14:textId="77777777">
      <w:pPr>
        <w:pStyle w:val="Heading3"/>
        <w:rPr>
          <w:sz w:val="24"/>
          <w:szCs w:val="24"/>
          <w:lang w:val="en-US"/>
        </w:rPr>
      </w:pPr>
      <w:bookmarkStart w:name="_Toc242783375" w:id="118"/>
      <w:r w:rsidRPr="78B6F757">
        <w:rPr>
          <w:lang w:val="en-US"/>
        </w:rPr>
        <w:t>4.1.10. Tính năng xem báo cáo động trụ cột Xã hội</w:t>
      </w:r>
      <w:bookmarkEnd w:id="118"/>
    </w:p>
    <w:p w:rsidRPr="0009634E" w:rsidR="00A23DA0" w:rsidP="00A23DA0" w:rsidRDefault="78CCAEB0" w14:paraId="44C09745"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2B781CD7" w14:textId="77777777">
      <w:r w:rsidRPr="78B6F757">
        <w:rPr>
          <w:b/>
          <w:bCs/>
          <w:lang w:val="en-US"/>
        </w:rPr>
        <w:t xml:space="preserve">Mục đích: </w:t>
      </w:r>
      <w:r w:rsidRPr="78B6F757">
        <w:rPr>
          <w:lang w:val="en-US"/>
        </w:rPr>
        <w:t>Theo dõi nhân sự, đào tạo, CSI/NPS và hoạt động cộng đồng.</w:t>
      </w:r>
    </w:p>
    <w:p w:rsidRPr="0009634E" w:rsidR="00A23DA0" w:rsidP="00A23DA0" w:rsidRDefault="78CCAEB0" w14:paraId="39F737BA" w14:textId="77777777">
      <w:r w:rsidRPr="78B6F757">
        <w:rPr>
          <w:b/>
          <w:bCs/>
          <w:lang w:val="en-US"/>
        </w:rPr>
        <w:t>Tính năng:</w:t>
      </w:r>
    </w:p>
    <w:p w:rsidRPr="0009634E" w:rsidR="00A23DA0" w:rsidP="00A23DA0" w:rsidRDefault="00A23DA0" w14:paraId="5C21A95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Xã hội" theo phạm vi quyền được cấp trên </w:t>
      </w:r>
      <w:r>
        <w:rPr>
          <w:szCs w:val="24"/>
        </w:rPr>
        <w:t>Phần mềm</w:t>
      </w:r>
      <w:r w:rsidRPr="0009634E">
        <w:rPr>
          <w:szCs w:val="24"/>
        </w:rPr>
        <w:t xml:space="preserve"> ESG.</w:t>
      </w:r>
    </w:p>
    <w:p w:rsidRPr="0009634E" w:rsidR="00A23DA0" w:rsidP="00A23DA0" w:rsidRDefault="00A23DA0" w14:paraId="126984F6" w14:textId="77777777">
      <w:pPr>
        <w:pStyle w:val="ListBullet"/>
        <w:tabs>
          <w:tab w:val="num" w:pos="360"/>
        </w:tabs>
        <w:spacing w:after="40"/>
        <w:ind w:left="397" w:hanging="360"/>
        <w:rPr>
          <w:rFonts w:cs="Times New Roman"/>
          <w:szCs w:val="24"/>
        </w:rPr>
      </w:pPr>
      <w:r w:rsidRPr="0009634E">
        <w:rPr>
          <w:szCs w:val="24"/>
        </w:rPr>
        <w:t>Hệ thống hỗ trợ mục tiêu: Theo dõi nhân sự, đào tạo, CSI/NPS và hoạt động cộng đồng.</w:t>
      </w:r>
    </w:p>
    <w:p w:rsidRPr="0009634E" w:rsidR="00A23DA0" w:rsidP="00A23DA0" w:rsidRDefault="00A23DA0" w14:paraId="751E807F"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E346B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C1254D0" w14:textId="77777777">
      <w:r w:rsidRPr="78B6F757">
        <w:rPr>
          <w:b/>
          <w:bCs/>
          <w:lang w:val="en-US"/>
        </w:rPr>
        <w:t>Màn hình liên quan:</w:t>
      </w:r>
    </w:p>
    <w:p w:rsidRPr="0009634E" w:rsidR="00A23DA0" w:rsidP="00A23DA0" w:rsidRDefault="00A23DA0" w14:paraId="564C680F"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4C40DFA4" w14:textId="77777777">
      <w:pPr>
        <w:pStyle w:val="ListBullet"/>
        <w:tabs>
          <w:tab w:val="num" w:pos="360"/>
        </w:tabs>
        <w:spacing w:after="40"/>
        <w:ind w:left="397" w:hanging="360"/>
        <w:rPr>
          <w:rFonts w:cs="Times New Roman"/>
          <w:szCs w:val="24"/>
        </w:rPr>
      </w:pPr>
    </w:p>
    <w:p w:rsidR="00A23DA0" w:rsidP="00A23DA0" w:rsidRDefault="78CCAEB0" w14:paraId="6FD06866" w14:textId="77777777">
      <w:pPr>
        <w:jc w:val="center"/>
      </w:pPr>
      <w:r w:rsidRPr="78B6F757">
        <w:rPr>
          <w:lang w:val="en-US"/>
        </w:rPr>
        <w:t>Hình MH-003b. Tổng quan điều hành - tab Trụ cột Xã hội</w:t>
      </w:r>
    </w:p>
    <w:p w:rsidR="00A23DA0" w:rsidP="00A23DA0" w:rsidRDefault="00F96C36" w14:paraId="2941F862" w14:textId="0775989B">
      <w:pPr>
        <w:jc w:val="center"/>
      </w:pPr>
      <w:r w:rsidRPr="00F96C36">
        <w:rPr>
          <w:noProof/>
        </w:rPr>
        <w:drawing>
          <wp:inline distT="0" distB="0" distL="0" distR="0" wp14:anchorId="456C2962" wp14:editId="59051798">
            <wp:extent cx="5941695" cy="5892165"/>
            <wp:effectExtent l="0" t="0" r="1905" b="635"/>
            <wp:docPr id="7972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0637" name=""/>
                    <pic:cNvPicPr/>
                  </pic:nvPicPr>
                  <pic:blipFill>
                    <a:blip r:embed="rId47"/>
                    <a:stretch>
                      <a:fillRect/>
                    </a:stretch>
                  </pic:blipFill>
                  <pic:spPr>
                    <a:xfrm>
                      <a:off x="0" y="0"/>
                      <a:ext cx="5941695" cy="5892165"/>
                    </a:xfrm>
                    <a:prstGeom prst="rect">
                      <a:avLst/>
                    </a:prstGeom>
                  </pic:spPr>
                </pic:pic>
              </a:graphicData>
            </a:graphic>
          </wp:inline>
        </w:drawing>
      </w:r>
    </w:p>
    <w:p w:rsidRPr="0009634E" w:rsidR="00A23DA0" w:rsidP="00A23DA0" w:rsidRDefault="78CCAEB0" w14:paraId="62E28DA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82AF547" w14:textId="77777777">
        <w:trPr>
          <w:jc w:val="center"/>
        </w:trPr>
        <w:tc>
          <w:tcPr>
            <w:tcW w:w="907" w:type="dxa"/>
            <w:shd w:val="clear" w:color="auto" w:fill="006B75"/>
            <w:tcMar/>
            <w:vAlign w:val="center"/>
          </w:tcPr>
          <w:p w:rsidR="00A23DA0" w:rsidP="00832EA4" w:rsidRDefault="7365809D" w14:paraId="28615FDE" w14:textId="77777777">
            <w:r w:rsidRPr="2689F980" w:rsidR="3D7076FE">
              <w:rPr>
                <w:lang w:val="en-US"/>
              </w:rPr>
              <w:t>Bước</w:t>
            </w:r>
          </w:p>
        </w:tc>
        <w:tc>
          <w:tcPr>
            <w:tcW w:w="12472" w:type="dxa"/>
            <w:shd w:val="clear" w:color="auto" w:fill="006B75"/>
            <w:tcMar/>
            <w:vAlign w:val="center"/>
          </w:tcPr>
          <w:p w:rsidR="00A23DA0" w:rsidP="00832EA4" w:rsidRDefault="7365809D" w14:paraId="3AA78876" w14:textId="77777777">
            <w:r w:rsidRPr="2689F980" w:rsidR="3D7076FE">
              <w:rPr>
                <w:lang w:val="en-US"/>
              </w:rPr>
              <w:t>Mô tả</w:t>
            </w:r>
          </w:p>
        </w:tc>
      </w:tr>
      <w:tr w:rsidRPr="0009634E" w:rsidR="00A23DA0" w:rsidTr="2689F980" w14:paraId="756F7380" w14:textId="77777777">
        <w:trPr>
          <w:jc w:val="center"/>
        </w:trPr>
        <w:tc>
          <w:tcPr>
            <w:tcW w:w="907" w:type="dxa"/>
            <w:tcMar/>
            <w:vAlign w:val="center"/>
          </w:tcPr>
          <w:p w:rsidR="00A23DA0" w:rsidP="00832EA4" w:rsidRDefault="7365809D" w14:paraId="3310798A" w14:textId="77777777">
            <w:r w:rsidRPr="2689F980" w:rsidR="3D7076FE">
              <w:rPr>
                <w:lang w:val="en-US"/>
              </w:rPr>
              <w:t>Bước 1</w:t>
            </w:r>
          </w:p>
        </w:tc>
        <w:tc>
          <w:tcPr>
            <w:tcW w:w="12472" w:type="dxa"/>
            <w:tcMar/>
            <w:vAlign w:val="center"/>
          </w:tcPr>
          <w:p w:rsidR="00A23DA0" w:rsidP="00832EA4" w:rsidRDefault="7365809D" w14:paraId="1A136752" w14:textId="77777777">
            <w:r w:rsidRPr="2689F980" w:rsidR="3D7076FE">
              <w:rPr>
                <w:lang w:val="en-US"/>
              </w:rPr>
              <w:t>Người dùng mở màn hình Tổng quan điều hành.</w:t>
            </w:r>
          </w:p>
        </w:tc>
      </w:tr>
      <w:tr w:rsidRPr="0009634E" w:rsidR="00A23DA0" w:rsidTr="2689F980" w14:paraId="39926358" w14:textId="77777777">
        <w:trPr>
          <w:jc w:val="center"/>
        </w:trPr>
        <w:tc>
          <w:tcPr>
            <w:tcW w:w="907" w:type="dxa"/>
            <w:tcMar/>
            <w:vAlign w:val="center"/>
          </w:tcPr>
          <w:p w:rsidR="00A23DA0" w:rsidP="00832EA4" w:rsidRDefault="7365809D" w14:paraId="4FAEF6FA" w14:textId="77777777">
            <w:r w:rsidRPr="2689F980" w:rsidR="3D7076FE">
              <w:rPr>
                <w:lang w:val="en-US"/>
              </w:rPr>
              <w:t>Bước 2</w:t>
            </w:r>
          </w:p>
        </w:tc>
        <w:tc>
          <w:tcPr>
            <w:tcW w:w="12472" w:type="dxa"/>
            <w:tcMar/>
            <w:vAlign w:val="center"/>
          </w:tcPr>
          <w:p w:rsidR="00A23DA0" w:rsidP="00832EA4" w:rsidRDefault="7365809D" w14:paraId="0645A9DE" w14:textId="77777777">
            <w:r w:rsidRPr="2689F980" w:rsidR="3D7076FE">
              <w:rPr>
                <w:lang w:val="en-US"/>
              </w:rPr>
              <w:t>Người dùng chọn tab Trụ cột Xã hội trên dashboard.</w:t>
            </w:r>
          </w:p>
        </w:tc>
      </w:tr>
      <w:tr w:rsidRPr="0009634E" w:rsidR="00A23DA0" w:rsidTr="2689F980" w14:paraId="21E80E0F" w14:textId="77777777">
        <w:trPr>
          <w:jc w:val="center"/>
        </w:trPr>
        <w:tc>
          <w:tcPr>
            <w:tcW w:w="907" w:type="dxa"/>
            <w:tcMar/>
            <w:vAlign w:val="center"/>
          </w:tcPr>
          <w:p w:rsidR="00A23DA0" w:rsidP="00832EA4" w:rsidRDefault="7365809D" w14:paraId="3FF9FB90" w14:textId="77777777">
            <w:r w:rsidRPr="2689F980" w:rsidR="3D7076FE">
              <w:rPr>
                <w:lang w:val="en-US"/>
              </w:rPr>
              <w:t>Bước 3</w:t>
            </w:r>
          </w:p>
        </w:tc>
        <w:tc>
          <w:tcPr>
            <w:tcW w:w="12472" w:type="dxa"/>
            <w:tcMar/>
            <w:vAlign w:val="center"/>
          </w:tcPr>
          <w:p w:rsidR="00A23DA0" w:rsidP="00832EA4" w:rsidRDefault="7365809D" w14:paraId="74349FEC" w14:textId="77777777">
            <w:r w:rsidRPr="2689F980" w:rsidR="3D7076FE">
              <w:rPr>
                <w:lang w:val="en-US"/>
              </w:rPr>
              <w:t>Người dùng chọn kỳ/năm báo cáo và bộ lọc cần theo dõi.</w:t>
            </w:r>
          </w:p>
        </w:tc>
      </w:tr>
      <w:tr w:rsidR="00A23DA0" w:rsidTr="2689F980" w14:paraId="6E68D714" w14:textId="77777777">
        <w:trPr>
          <w:jc w:val="center"/>
        </w:trPr>
        <w:tc>
          <w:tcPr>
            <w:tcW w:w="907" w:type="dxa"/>
            <w:tcMar/>
          </w:tcPr>
          <w:p w:rsidR="00A23DA0" w:rsidP="00832EA4" w:rsidRDefault="7365809D" w14:paraId="5E700986" w14:textId="77777777">
            <w:r w:rsidRPr="2689F980" w:rsidR="3D7076FE">
              <w:rPr>
                <w:lang w:val="en-US"/>
              </w:rPr>
              <w:t>Bước 4</w:t>
            </w:r>
          </w:p>
        </w:tc>
        <w:tc>
          <w:tcPr>
            <w:tcW w:w="12472" w:type="dxa"/>
            <w:tcMar/>
          </w:tcPr>
          <w:p w:rsidR="00A23DA0" w:rsidP="00832EA4" w:rsidRDefault="7365809D" w14:paraId="0B2A3CBD" w14:textId="77777777">
            <w:r w:rsidRPr="2689F980" w:rsidR="3D7076FE">
              <w:rPr>
                <w:lang w:val="en-US"/>
              </w:rPr>
              <w:t>Hệ thống hiển thị biểu đồ, KPI và bảng phân tích động của trụ cột Xã hội.</w:t>
            </w:r>
          </w:p>
        </w:tc>
      </w:tr>
      <w:tr w:rsidR="00A23DA0" w:rsidTr="2689F980" w14:paraId="12EA5BAB" w14:textId="77777777">
        <w:trPr>
          <w:jc w:val="center"/>
        </w:trPr>
        <w:tc>
          <w:tcPr>
            <w:tcW w:w="907" w:type="dxa"/>
            <w:tcMar/>
          </w:tcPr>
          <w:p w:rsidR="00A23DA0" w:rsidP="00832EA4" w:rsidRDefault="7365809D" w14:paraId="471011DA" w14:textId="77777777">
            <w:r w:rsidRPr="2689F980" w:rsidR="3D7076FE">
              <w:rPr>
                <w:lang w:val="en-US"/>
              </w:rPr>
              <w:t>Bước 5</w:t>
            </w:r>
          </w:p>
        </w:tc>
        <w:tc>
          <w:tcPr>
            <w:tcW w:w="12472" w:type="dxa"/>
            <w:tcMar/>
          </w:tcPr>
          <w:p w:rsidR="00A23DA0" w:rsidP="00832EA4" w:rsidRDefault="7365809D" w14:paraId="4E89AE23" w14:textId="77777777">
            <w:r w:rsidRPr="2689F980" w:rsidR="3D7076FE">
              <w:rPr>
                <w:lang w:val="en-US"/>
              </w:rPr>
              <w:t>Người dùng xem chi tiết hoặc tải báo cáo nếu có quyền.</w:t>
            </w:r>
          </w:p>
        </w:tc>
      </w:tr>
    </w:tbl>
    <w:p w:rsidRPr="0009634E" w:rsidR="00A23DA0" w:rsidP="00A23DA0" w:rsidRDefault="00A23DA0" w14:paraId="43CB78A0" w14:textId="77777777"/>
    <w:p w:rsidRPr="0009634E" w:rsidR="00A23DA0" w:rsidP="78B6F757" w:rsidRDefault="78CCAEB0" w14:paraId="6FDF733B" w14:textId="77777777">
      <w:pPr>
        <w:pStyle w:val="Heading3"/>
        <w:rPr>
          <w:sz w:val="24"/>
          <w:szCs w:val="24"/>
          <w:lang w:val="en-US"/>
        </w:rPr>
      </w:pPr>
      <w:bookmarkStart w:name="_Toc242783376" w:id="119"/>
      <w:r w:rsidRPr="78B6F757">
        <w:rPr>
          <w:lang w:val="en-US"/>
        </w:rPr>
        <w:t>4.1.11. Tính năng xem báo cáo theo từng tổ ban</w:t>
      </w:r>
      <w:bookmarkEnd w:id="119"/>
    </w:p>
    <w:p w:rsidRPr="0009634E" w:rsidR="00A23DA0" w:rsidP="00A23DA0" w:rsidRDefault="78CCAEB0" w14:paraId="6A5487DB"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47ECCC47" w14:textId="77777777">
      <w:r w:rsidRPr="78B6F757">
        <w:rPr>
          <w:b/>
          <w:bCs/>
          <w:lang w:val="en-US"/>
        </w:rPr>
        <w:t xml:space="preserve">Mục đích: </w:t>
      </w:r>
      <w:r w:rsidRPr="78B6F757">
        <w:rPr>
          <w:lang w:val="en-US"/>
        </w:rPr>
        <w:t>Theo dõi các chỉ số dashboard theo từng chỉ tiêu ban phụ trách</w:t>
      </w:r>
    </w:p>
    <w:p w:rsidRPr="0009634E" w:rsidR="00A23DA0" w:rsidP="00A23DA0" w:rsidRDefault="78CCAEB0" w14:paraId="626592F6" w14:textId="77777777">
      <w:r w:rsidRPr="78B6F757">
        <w:rPr>
          <w:b/>
          <w:bCs/>
          <w:lang w:val="en-US"/>
        </w:rPr>
        <w:t>Tính năng:</w:t>
      </w:r>
    </w:p>
    <w:p w:rsidRPr="0009634E" w:rsidR="00A23DA0" w:rsidP="00A23DA0" w:rsidRDefault="00A23DA0" w14:paraId="6DC3D90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theo từng tổ ban" theo phạm vi quyền được cấp trên </w:t>
      </w:r>
      <w:r>
        <w:rPr>
          <w:szCs w:val="24"/>
        </w:rPr>
        <w:t>Phần mềm</w:t>
      </w:r>
      <w:r w:rsidRPr="0009634E">
        <w:rPr>
          <w:szCs w:val="24"/>
        </w:rPr>
        <w:t xml:space="preserve"> ESG.</w:t>
      </w:r>
    </w:p>
    <w:p w:rsidRPr="0009634E" w:rsidR="00A23DA0" w:rsidP="00A23DA0" w:rsidRDefault="00A23DA0" w14:paraId="0D69F6CE" w14:textId="77777777">
      <w:pPr>
        <w:pStyle w:val="ListBullet"/>
        <w:tabs>
          <w:tab w:val="num" w:pos="360"/>
        </w:tabs>
        <w:spacing w:after="40"/>
        <w:ind w:left="397" w:hanging="360"/>
        <w:rPr>
          <w:rFonts w:cs="Times New Roman"/>
          <w:szCs w:val="24"/>
        </w:rPr>
      </w:pPr>
      <w:r w:rsidRPr="0009634E">
        <w:rPr>
          <w:szCs w:val="24"/>
        </w:rPr>
        <w:t>Hệ thống hỗ trợ mục tiêu: Theo dõi các chỉ số dashboard theo từng chỉ tiêu ban phụ trách</w:t>
      </w:r>
    </w:p>
    <w:p w:rsidRPr="0009634E" w:rsidR="00A23DA0" w:rsidP="00A23DA0" w:rsidRDefault="00A23DA0" w14:paraId="352DE9B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3D6C0A1E"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4CCE54E" w14:textId="77777777">
      <w:r w:rsidRPr="78B6F757">
        <w:rPr>
          <w:b/>
          <w:bCs/>
          <w:lang w:val="en-US"/>
        </w:rPr>
        <w:t>Màn hình liên quan:</w:t>
      </w:r>
    </w:p>
    <w:p w:rsidRPr="0009634E" w:rsidR="00A23DA0" w:rsidP="00A23DA0" w:rsidRDefault="00A23DA0" w14:paraId="7385DB51"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713BA789" w14:textId="77777777">
      <w:pPr>
        <w:pStyle w:val="ListBullet"/>
        <w:tabs>
          <w:tab w:val="num" w:pos="360"/>
        </w:tabs>
        <w:spacing w:after="40"/>
        <w:ind w:left="397" w:hanging="360"/>
        <w:rPr>
          <w:rFonts w:cs="Times New Roman"/>
          <w:szCs w:val="24"/>
        </w:rPr>
      </w:pPr>
    </w:p>
    <w:p w:rsidR="00A23DA0" w:rsidP="00A23DA0" w:rsidRDefault="78CCAEB0" w14:paraId="18972F61" w14:textId="77777777">
      <w:pPr>
        <w:jc w:val="center"/>
      </w:pPr>
      <w:r w:rsidRPr="78B6F757">
        <w:rPr>
          <w:lang w:val="en-US"/>
        </w:rPr>
        <w:t>Hình MH-003c. Popup chi tiết báo cáo theo Tổ/Ban</w:t>
      </w:r>
    </w:p>
    <w:p w:rsidR="00A23DA0" w:rsidP="00A23DA0" w:rsidRDefault="009E7E70" w14:paraId="7B015268" w14:textId="3C80A540">
      <w:pPr>
        <w:jc w:val="center"/>
      </w:pPr>
      <w:r w:rsidRPr="009E7E70">
        <w:rPr>
          <w:noProof/>
        </w:rPr>
        <w:drawing>
          <wp:inline distT="0" distB="0" distL="0" distR="0" wp14:anchorId="2E506D7B" wp14:editId="45296227">
            <wp:extent cx="5941695" cy="2258695"/>
            <wp:effectExtent l="0" t="0" r="1905" b="1905"/>
            <wp:docPr id="28295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3508" name=""/>
                    <pic:cNvPicPr/>
                  </pic:nvPicPr>
                  <pic:blipFill>
                    <a:blip r:embed="rId48"/>
                    <a:stretch>
                      <a:fillRect/>
                    </a:stretch>
                  </pic:blipFill>
                  <pic:spPr>
                    <a:xfrm>
                      <a:off x="0" y="0"/>
                      <a:ext cx="5941695" cy="2258695"/>
                    </a:xfrm>
                    <a:prstGeom prst="rect">
                      <a:avLst/>
                    </a:prstGeom>
                  </pic:spPr>
                </pic:pic>
              </a:graphicData>
            </a:graphic>
          </wp:inline>
        </w:drawing>
      </w:r>
    </w:p>
    <w:p w:rsidRPr="0009634E" w:rsidR="00A23DA0" w:rsidP="00A23DA0" w:rsidRDefault="78CCAEB0" w14:paraId="7CC36C7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5907011C" w14:textId="77777777">
        <w:trPr>
          <w:jc w:val="center"/>
        </w:trPr>
        <w:tc>
          <w:tcPr>
            <w:tcW w:w="907" w:type="dxa"/>
            <w:shd w:val="clear" w:color="auto" w:fill="006B75"/>
            <w:tcMar/>
            <w:vAlign w:val="center"/>
          </w:tcPr>
          <w:p w:rsidR="00A23DA0" w:rsidP="00832EA4" w:rsidRDefault="7365809D" w14:paraId="702622C5" w14:textId="77777777">
            <w:r w:rsidRPr="2689F980" w:rsidR="3D7076FE">
              <w:rPr>
                <w:lang w:val="en-US"/>
              </w:rPr>
              <w:t>Bước</w:t>
            </w:r>
          </w:p>
        </w:tc>
        <w:tc>
          <w:tcPr>
            <w:tcW w:w="12472" w:type="dxa"/>
            <w:shd w:val="clear" w:color="auto" w:fill="006B75"/>
            <w:tcMar/>
            <w:vAlign w:val="center"/>
          </w:tcPr>
          <w:p w:rsidR="00A23DA0" w:rsidP="00832EA4" w:rsidRDefault="7365809D" w14:paraId="0210C94B" w14:textId="77777777">
            <w:r w:rsidRPr="2689F980" w:rsidR="3D7076FE">
              <w:rPr>
                <w:lang w:val="en-US"/>
              </w:rPr>
              <w:t>Mô tả</w:t>
            </w:r>
          </w:p>
        </w:tc>
      </w:tr>
      <w:tr w:rsidRPr="0009634E" w:rsidR="00A23DA0" w:rsidTr="2689F980" w14:paraId="2F85A755" w14:textId="77777777">
        <w:trPr>
          <w:jc w:val="center"/>
        </w:trPr>
        <w:tc>
          <w:tcPr>
            <w:tcW w:w="907" w:type="dxa"/>
            <w:tcMar/>
            <w:vAlign w:val="center"/>
          </w:tcPr>
          <w:p w:rsidR="00A23DA0" w:rsidP="00832EA4" w:rsidRDefault="7365809D" w14:paraId="7CC27838" w14:textId="77777777">
            <w:r w:rsidRPr="2689F980" w:rsidR="3D7076FE">
              <w:rPr>
                <w:lang w:val="en-US"/>
              </w:rPr>
              <w:t>Bước 1</w:t>
            </w:r>
          </w:p>
        </w:tc>
        <w:tc>
          <w:tcPr>
            <w:tcW w:w="12472" w:type="dxa"/>
            <w:tcMar/>
            <w:vAlign w:val="center"/>
          </w:tcPr>
          <w:p w:rsidR="00A23DA0" w:rsidP="00832EA4" w:rsidRDefault="7365809D" w14:paraId="4B8B0683" w14:textId="77777777">
            <w:r w:rsidRPr="2689F980" w:rsidR="3D7076FE">
              <w:rPr>
                <w:lang w:val="en-US"/>
              </w:rPr>
              <w:t>Người dùng mở màn hình Tổng quan điều hành.</w:t>
            </w:r>
          </w:p>
        </w:tc>
      </w:tr>
      <w:tr w:rsidRPr="0009634E" w:rsidR="00A23DA0" w:rsidTr="2689F980" w14:paraId="2178B513" w14:textId="77777777">
        <w:trPr>
          <w:jc w:val="center"/>
        </w:trPr>
        <w:tc>
          <w:tcPr>
            <w:tcW w:w="907" w:type="dxa"/>
            <w:tcMar/>
            <w:vAlign w:val="center"/>
          </w:tcPr>
          <w:p w:rsidR="00A23DA0" w:rsidP="00832EA4" w:rsidRDefault="7365809D" w14:paraId="35713641" w14:textId="77777777">
            <w:r w:rsidRPr="2689F980" w:rsidR="3D7076FE">
              <w:rPr>
                <w:lang w:val="en-US"/>
              </w:rPr>
              <w:t>Bước 2</w:t>
            </w:r>
          </w:p>
        </w:tc>
        <w:tc>
          <w:tcPr>
            <w:tcW w:w="12472" w:type="dxa"/>
            <w:tcMar/>
            <w:vAlign w:val="center"/>
          </w:tcPr>
          <w:p w:rsidR="00A23DA0" w:rsidP="00832EA4" w:rsidRDefault="7365809D" w14:paraId="533B354D" w14:textId="77777777">
            <w:r w:rsidRPr="2689F980" w:rsidR="3D7076FE">
              <w:rPr>
                <w:lang w:val="en-US"/>
              </w:rPr>
              <w:t>Người dùng xem bảng tiến độ theo Tổ/Ban và chọn một Tổ/Ban cần phân tích.</w:t>
            </w:r>
          </w:p>
        </w:tc>
      </w:tr>
      <w:tr w:rsidRPr="0009634E" w:rsidR="00A23DA0" w:rsidTr="2689F980" w14:paraId="216AEFAA" w14:textId="77777777">
        <w:trPr>
          <w:jc w:val="center"/>
        </w:trPr>
        <w:tc>
          <w:tcPr>
            <w:tcW w:w="907" w:type="dxa"/>
            <w:tcMar/>
            <w:vAlign w:val="center"/>
          </w:tcPr>
          <w:p w:rsidR="00A23DA0" w:rsidP="00832EA4" w:rsidRDefault="7365809D" w14:paraId="2EC7552C" w14:textId="77777777">
            <w:r w:rsidRPr="2689F980" w:rsidR="3D7076FE">
              <w:rPr>
                <w:lang w:val="en-US"/>
              </w:rPr>
              <w:t>Bước 3</w:t>
            </w:r>
          </w:p>
        </w:tc>
        <w:tc>
          <w:tcPr>
            <w:tcW w:w="12472" w:type="dxa"/>
            <w:tcMar/>
            <w:vAlign w:val="center"/>
          </w:tcPr>
          <w:p w:rsidR="00A23DA0" w:rsidP="00832EA4" w:rsidRDefault="7365809D" w14:paraId="301B4676" w14:textId="074789A7">
            <w:r w:rsidRPr="2689F980" w:rsidR="3D7076FE">
              <w:rPr>
                <w:lang w:val="en-US"/>
              </w:rPr>
              <w:t xml:space="preserve">Hệ thống </w:t>
            </w:r>
            <w:r w:rsidRPr="2689F980" w:rsidR="00321010">
              <w:rPr>
                <w:lang w:val="en-US"/>
              </w:rPr>
              <w:t>hiển thị</w:t>
            </w:r>
            <w:r w:rsidRPr="2689F980" w:rsidR="3D7076FE">
              <w:rPr>
                <w:lang w:val="en-US"/>
              </w:rPr>
              <w:t xml:space="preserve"> chi tiết của Tổ/Ban đã chọn, gồm KPI kỳ này, tiến độ và chỉ tiêu nổi bật.</w:t>
            </w:r>
          </w:p>
        </w:tc>
      </w:tr>
      <w:tr w:rsidR="00A23DA0" w:rsidTr="2689F980" w14:paraId="2B2B0214" w14:textId="77777777">
        <w:trPr>
          <w:jc w:val="center"/>
        </w:trPr>
        <w:tc>
          <w:tcPr>
            <w:tcW w:w="907" w:type="dxa"/>
            <w:tcMar/>
          </w:tcPr>
          <w:p w:rsidR="00A23DA0" w:rsidP="00832EA4" w:rsidRDefault="7365809D" w14:paraId="1E791B96" w14:textId="77777777">
            <w:r w:rsidRPr="2689F980" w:rsidR="3D7076FE">
              <w:rPr>
                <w:lang w:val="en-US"/>
              </w:rPr>
              <w:t>Bước 4</w:t>
            </w:r>
          </w:p>
        </w:tc>
        <w:tc>
          <w:tcPr>
            <w:tcW w:w="12472" w:type="dxa"/>
            <w:tcMar/>
          </w:tcPr>
          <w:p w:rsidR="00A23DA0" w:rsidP="00832EA4" w:rsidRDefault="7365809D" w14:paraId="27240044" w14:textId="77777777">
            <w:r w:rsidRPr="2689F980" w:rsidR="3D7076FE">
              <w:rPr>
                <w:lang w:val="en-US"/>
              </w:rPr>
              <w:t>Người dùng rà soát số liệu chi tiết và đóng popup để quay lại dashboard tổng quan.</w:t>
            </w:r>
          </w:p>
        </w:tc>
      </w:tr>
    </w:tbl>
    <w:p w:rsidRPr="0009634E" w:rsidR="00A23DA0" w:rsidP="00A23DA0" w:rsidRDefault="00A23DA0" w14:paraId="2BFB76C9" w14:textId="77777777"/>
    <w:p w:rsidRPr="0009634E" w:rsidR="00A23DA0" w:rsidP="78B6F757" w:rsidRDefault="78CCAEB0" w14:paraId="6908B55D" w14:textId="77777777">
      <w:pPr>
        <w:pStyle w:val="Heading3"/>
        <w:rPr>
          <w:sz w:val="24"/>
          <w:szCs w:val="24"/>
          <w:lang w:val="en-US"/>
        </w:rPr>
      </w:pPr>
      <w:bookmarkStart w:name="_Toc242783377" w:id="120"/>
      <w:r w:rsidRPr="78B6F757">
        <w:rPr>
          <w:lang w:val="en-US"/>
        </w:rPr>
        <w:t>4.1.12. Tính năng xem báo cáo động trụ cột Quản trị</w:t>
      </w:r>
      <w:bookmarkEnd w:id="120"/>
    </w:p>
    <w:p w:rsidRPr="0009634E" w:rsidR="00A23DA0" w:rsidP="00A23DA0" w:rsidRDefault="78CCAEB0" w14:paraId="0E22A168"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196C67B" w14:textId="77777777">
      <w:r w:rsidRPr="78B6F757">
        <w:rPr>
          <w:b/>
          <w:bCs/>
          <w:lang w:val="en-US"/>
        </w:rPr>
        <w:t xml:space="preserve">Mục đích: </w:t>
      </w:r>
      <w:r w:rsidRPr="78B6F757">
        <w:rPr>
          <w:lang w:val="en-US"/>
        </w:rPr>
        <w:t>Theo dõi cơ cấu HĐQT và tuân thủ ESG.</w:t>
      </w:r>
    </w:p>
    <w:p w:rsidRPr="0009634E" w:rsidR="00A23DA0" w:rsidP="00A23DA0" w:rsidRDefault="78CCAEB0" w14:paraId="70494342" w14:textId="77777777">
      <w:r w:rsidRPr="78B6F757">
        <w:rPr>
          <w:b/>
          <w:bCs/>
          <w:lang w:val="en-US"/>
        </w:rPr>
        <w:t>Tính năng:</w:t>
      </w:r>
    </w:p>
    <w:p w:rsidRPr="0009634E" w:rsidR="00A23DA0" w:rsidP="00A23DA0" w:rsidRDefault="00A23DA0" w14:paraId="45A62E5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Quản trị" theo phạm vi quyền được cấp trên </w:t>
      </w:r>
      <w:r>
        <w:rPr>
          <w:szCs w:val="24"/>
        </w:rPr>
        <w:t>Phần mềm</w:t>
      </w:r>
      <w:r w:rsidRPr="0009634E">
        <w:rPr>
          <w:szCs w:val="24"/>
        </w:rPr>
        <w:t xml:space="preserve"> ESG.</w:t>
      </w:r>
    </w:p>
    <w:p w:rsidRPr="0009634E" w:rsidR="00A23DA0" w:rsidP="00A23DA0" w:rsidRDefault="00A23DA0" w14:paraId="134D9B80" w14:textId="77777777">
      <w:pPr>
        <w:pStyle w:val="ListBullet"/>
        <w:tabs>
          <w:tab w:val="num" w:pos="360"/>
        </w:tabs>
        <w:spacing w:after="40"/>
        <w:ind w:left="397" w:hanging="360"/>
        <w:rPr>
          <w:rFonts w:cs="Times New Roman"/>
          <w:szCs w:val="24"/>
        </w:rPr>
      </w:pPr>
      <w:r w:rsidRPr="0009634E">
        <w:rPr>
          <w:szCs w:val="24"/>
        </w:rPr>
        <w:t>Hệ thống hỗ trợ mục tiêu: Theo dõi cơ cấu HĐQT và tuân thủ ESG.</w:t>
      </w:r>
    </w:p>
    <w:p w:rsidRPr="0009634E" w:rsidR="00A23DA0" w:rsidP="00A23DA0" w:rsidRDefault="00A23DA0" w14:paraId="23533EB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B98C0D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E2A4528" w14:textId="77777777">
      <w:r w:rsidRPr="78B6F757">
        <w:rPr>
          <w:b/>
          <w:bCs/>
          <w:lang w:val="en-US"/>
        </w:rPr>
        <w:t>Màn hình liên quan:</w:t>
      </w:r>
    </w:p>
    <w:p w:rsidRPr="0009634E" w:rsidR="00A23DA0" w:rsidP="00A23DA0" w:rsidRDefault="00A23DA0" w14:paraId="76ABD596"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392DD554" w14:textId="77777777">
      <w:pPr>
        <w:pStyle w:val="ListBullet"/>
        <w:tabs>
          <w:tab w:val="num" w:pos="360"/>
        </w:tabs>
        <w:spacing w:after="40"/>
        <w:ind w:left="397" w:hanging="360"/>
        <w:rPr>
          <w:rFonts w:cs="Times New Roman"/>
          <w:szCs w:val="24"/>
        </w:rPr>
      </w:pPr>
    </w:p>
    <w:p w:rsidR="00A23DA0" w:rsidP="00A23DA0" w:rsidRDefault="78CCAEB0" w14:paraId="2E5DB87B" w14:textId="77777777">
      <w:pPr>
        <w:jc w:val="center"/>
      </w:pPr>
      <w:r w:rsidRPr="78B6F757">
        <w:rPr>
          <w:lang w:val="en-US"/>
        </w:rPr>
        <w:t>Hình MH-003d. Tổng quan điều hành - tab Trụ cột Quản trị</w:t>
      </w:r>
    </w:p>
    <w:p w:rsidR="00A23DA0" w:rsidP="00A23DA0" w:rsidRDefault="00321010" w14:paraId="5C7B0CAA" w14:textId="793893B7">
      <w:pPr>
        <w:jc w:val="center"/>
      </w:pPr>
      <w:r w:rsidRPr="00321010">
        <w:rPr>
          <w:noProof/>
        </w:rPr>
        <w:drawing>
          <wp:inline distT="0" distB="0" distL="0" distR="0" wp14:anchorId="0A87D3E9" wp14:editId="12F5E97A">
            <wp:extent cx="5941695" cy="6511290"/>
            <wp:effectExtent l="0" t="0" r="1905" b="3810"/>
            <wp:docPr id="22796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3186" name=""/>
                    <pic:cNvPicPr/>
                  </pic:nvPicPr>
                  <pic:blipFill>
                    <a:blip r:embed="rId49"/>
                    <a:stretch>
                      <a:fillRect/>
                    </a:stretch>
                  </pic:blipFill>
                  <pic:spPr>
                    <a:xfrm>
                      <a:off x="0" y="0"/>
                      <a:ext cx="5941695" cy="6511290"/>
                    </a:xfrm>
                    <a:prstGeom prst="rect">
                      <a:avLst/>
                    </a:prstGeom>
                  </pic:spPr>
                </pic:pic>
              </a:graphicData>
            </a:graphic>
          </wp:inline>
        </w:drawing>
      </w:r>
    </w:p>
    <w:p w:rsidRPr="0009634E" w:rsidR="00A23DA0" w:rsidP="00A23DA0" w:rsidRDefault="78CCAEB0" w14:paraId="77A1C89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3230D550" w14:textId="77777777">
        <w:trPr>
          <w:jc w:val="center"/>
        </w:trPr>
        <w:tc>
          <w:tcPr>
            <w:tcW w:w="907" w:type="dxa"/>
            <w:shd w:val="clear" w:color="auto" w:fill="006B75"/>
            <w:tcMar/>
            <w:vAlign w:val="center"/>
          </w:tcPr>
          <w:p w:rsidR="00A23DA0" w:rsidP="00832EA4" w:rsidRDefault="7365809D" w14:paraId="149A6710" w14:textId="77777777">
            <w:r w:rsidRPr="2689F980" w:rsidR="3D7076FE">
              <w:rPr>
                <w:lang w:val="en-US"/>
              </w:rPr>
              <w:t>Bước</w:t>
            </w:r>
          </w:p>
        </w:tc>
        <w:tc>
          <w:tcPr>
            <w:tcW w:w="12472" w:type="dxa"/>
            <w:shd w:val="clear" w:color="auto" w:fill="006B75"/>
            <w:tcMar/>
            <w:vAlign w:val="center"/>
          </w:tcPr>
          <w:p w:rsidR="00A23DA0" w:rsidP="00832EA4" w:rsidRDefault="7365809D" w14:paraId="0270887D" w14:textId="77777777">
            <w:r w:rsidRPr="2689F980" w:rsidR="3D7076FE">
              <w:rPr>
                <w:lang w:val="en-US"/>
              </w:rPr>
              <w:t>Mô tả</w:t>
            </w:r>
          </w:p>
        </w:tc>
      </w:tr>
      <w:tr w:rsidRPr="0009634E" w:rsidR="00A23DA0" w:rsidTr="2689F980" w14:paraId="784BAA12" w14:textId="77777777">
        <w:trPr>
          <w:jc w:val="center"/>
        </w:trPr>
        <w:tc>
          <w:tcPr>
            <w:tcW w:w="907" w:type="dxa"/>
            <w:tcMar/>
            <w:vAlign w:val="center"/>
          </w:tcPr>
          <w:p w:rsidR="00A23DA0" w:rsidP="00832EA4" w:rsidRDefault="7365809D" w14:paraId="167436DC" w14:textId="77777777">
            <w:r w:rsidRPr="2689F980" w:rsidR="3D7076FE">
              <w:rPr>
                <w:lang w:val="en-US"/>
              </w:rPr>
              <w:t>Bước 1</w:t>
            </w:r>
          </w:p>
        </w:tc>
        <w:tc>
          <w:tcPr>
            <w:tcW w:w="12472" w:type="dxa"/>
            <w:tcMar/>
            <w:vAlign w:val="center"/>
          </w:tcPr>
          <w:p w:rsidR="00A23DA0" w:rsidP="00832EA4" w:rsidRDefault="7365809D" w14:paraId="03694368" w14:textId="77777777">
            <w:r w:rsidRPr="2689F980" w:rsidR="3D7076FE">
              <w:rPr>
                <w:lang w:val="en-US"/>
              </w:rPr>
              <w:t>Người dùng mở màn hình Tổng quan điều hành.</w:t>
            </w:r>
          </w:p>
        </w:tc>
      </w:tr>
      <w:tr w:rsidRPr="0009634E" w:rsidR="00A23DA0" w:rsidTr="2689F980" w14:paraId="2350D753" w14:textId="77777777">
        <w:trPr>
          <w:jc w:val="center"/>
        </w:trPr>
        <w:tc>
          <w:tcPr>
            <w:tcW w:w="907" w:type="dxa"/>
            <w:tcMar/>
            <w:vAlign w:val="center"/>
          </w:tcPr>
          <w:p w:rsidR="00A23DA0" w:rsidP="00832EA4" w:rsidRDefault="7365809D" w14:paraId="09C864B6" w14:textId="77777777">
            <w:r w:rsidRPr="2689F980" w:rsidR="3D7076FE">
              <w:rPr>
                <w:lang w:val="en-US"/>
              </w:rPr>
              <w:t>Bước 2</w:t>
            </w:r>
          </w:p>
        </w:tc>
        <w:tc>
          <w:tcPr>
            <w:tcW w:w="12472" w:type="dxa"/>
            <w:tcMar/>
            <w:vAlign w:val="center"/>
          </w:tcPr>
          <w:p w:rsidR="00A23DA0" w:rsidP="00832EA4" w:rsidRDefault="7365809D" w14:paraId="67CC4A72" w14:textId="77777777">
            <w:r w:rsidRPr="2689F980" w:rsidR="3D7076FE">
              <w:rPr>
                <w:lang w:val="en-US"/>
              </w:rPr>
              <w:t>Người dùng chọn tab Trụ cột Quản trị trên dashboard.</w:t>
            </w:r>
          </w:p>
        </w:tc>
      </w:tr>
      <w:tr w:rsidRPr="0009634E" w:rsidR="00A23DA0" w:rsidTr="2689F980" w14:paraId="39F47A72" w14:textId="77777777">
        <w:trPr>
          <w:jc w:val="center"/>
        </w:trPr>
        <w:tc>
          <w:tcPr>
            <w:tcW w:w="907" w:type="dxa"/>
            <w:tcMar/>
            <w:vAlign w:val="center"/>
          </w:tcPr>
          <w:p w:rsidR="00A23DA0" w:rsidP="00832EA4" w:rsidRDefault="7365809D" w14:paraId="6F6151CF" w14:textId="77777777">
            <w:r w:rsidRPr="2689F980" w:rsidR="3D7076FE">
              <w:rPr>
                <w:lang w:val="en-US"/>
              </w:rPr>
              <w:t>Bước 3</w:t>
            </w:r>
          </w:p>
        </w:tc>
        <w:tc>
          <w:tcPr>
            <w:tcW w:w="12472" w:type="dxa"/>
            <w:tcMar/>
            <w:vAlign w:val="center"/>
          </w:tcPr>
          <w:p w:rsidR="00A23DA0" w:rsidP="00832EA4" w:rsidRDefault="7365809D" w14:paraId="038C570F" w14:textId="77777777">
            <w:r w:rsidRPr="2689F980" w:rsidR="3D7076FE">
              <w:rPr>
                <w:lang w:val="en-US"/>
              </w:rPr>
              <w:t>Người dùng chọn kỳ/năm báo cáo và bộ lọc cần theo dõi.</w:t>
            </w:r>
          </w:p>
        </w:tc>
      </w:tr>
      <w:tr w:rsidR="00A23DA0" w:rsidTr="2689F980" w14:paraId="43AAB496" w14:textId="77777777">
        <w:trPr>
          <w:jc w:val="center"/>
        </w:trPr>
        <w:tc>
          <w:tcPr>
            <w:tcW w:w="907" w:type="dxa"/>
            <w:tcMar/>
          </w:tcPr>
          <w:p w:rsidR="00A23DA0" w:rsidP="00832EA4" w:rsidRDefault="7365809D" w14:paraId="730A3064" w14:textId="77777777">
            <w:r w:rsidRPr="2689F980" w:rsidR="3D7076FE">
              <w:rPr>
                <w:lang w:val="en-US"/>
              </w:rPr>
              <w:t>Bước 4</w:t>
            </w:r>
          </w:p>
        </w:tc>
        <w:tc>
          <w:tcPr>
            <w:tcW w:w="12472" w:type="dxa"/>
            <w:tcMar/>
          </w:tcPr>
          <w:p w:rsidR="00A23DA0" w:rsidP="00832EA4" w:rsidRDefault="7365809D" w14:paraId="68EF6962" w14:textId="77777777">
            <w:r w:rsidRPr="2689F980" w:rsidR="3D7076FE">
              <w:rPr>
                <w:lang w:val="en-US"/>
              </w:rPr>
              <w:t>Hệ thống hiển thị biểu đồ, KPI và bảng phân tích động của trụ cột Quản trị.</w:t>
            </w:r>
          </w:p>
        </w:tc>
      </w:tr>
      <w:tr w:rsidR="00A23DA0" w:rsidTr="2689F980" w14:paraId="225F9C70" w14:textId="77777777">
        <w:trPr>
          <w:jc w:val="center"/>
        </w:trPr>
        <w:tc>
          <w:tcPr>
            <w:tcW w:w="907" w:type="dxa"/>
            <w:tcMar/>
          </w:tcPr>
          <w:p w:rsidR="00A23DA0" w:rsidP="00832EA4" w:rsidRDefault="7365809D" w14:paraId="06DEAC1F" w14:textId="77777777">
            <w:r w:rsidRPr="2689F980" w:rsidR="3D7076FE">
              <w:rPr>
                <w:lang w:val="en-US"/>
              </w:rPr>
              <w:t>Bước 5</w:t>
            </w:r>
          </w:p>
        </w:tc>
        <w:tc>
          <w:tcPr>
            <w:tcW w:w="12472" w:type="dxa"/>
            <w:tcMar/>
          </w:tcPr>
          <w:p w:rsidR="00A23DA0" w:rsidP="00832EA4" w:rsidRDefault="7365809D" w14:paraId="277DDBA2" w14:textId="77777777">
            <w:r w:rsidRPr="2689F980" w:rsidR="3D7076FE">
              <w:rPr>
                <w:lang w:val="en-US"/>
              </w:rPr>
              <w:t>Người dùng xem chi tiết hoặc tải báo cáo nếu có quyền.</w:t>
            </w:r>
          </w:p>
        </w:tc>
      </w:tr>
    </w:tbl>
    <w:p w:rsidRPr="0009634E" w:rsidR="00A23DA0" w:rsidP="00A23DA0" w:rsidRDefault="00A23DA0" w14:paraId="49012C36" w14:textId="77777777"/>
    <w:p w:rsidRPr="0009634E" w:rsidR="00A23DA0" w:rsidP="78B6F757" w:rsidRDefault="78CCAEB0" w14:paraId="4D09DDF2" w14:textId="77777777">
      <w:pPr>
        <w:pStyle w:val="Heading2"/>
        <w:rPr>
          <w:sz w:val="24"/>
          <w:szCs w:val="24"/>
          <w:lang w:val="en-US"/>
        </w:rPr>
      </w:pPr>
      <w:bookmarkStart w:name="_Toc242783378" w:id="121"/>
      <w:r w:rsidRPr="78B6F757">
        <w:rPr>
          <w:lang w:val="en-US"/>
        </w:rPr>
        <w:t>4.2. Yêu cầu chi tiết các form nhập liệu</w:t>
      </w:r>
      <w:bookmarkEnd w:id="121"/>
    </w:p>
    <w:p w:rsidRPr="0009634E" w:rsidR="00A23DA0" w:rsidP="78B6F757" w:rsidRDefault="78CCAEB0" w14:paraId="0E946DF3" w14:textId="77777777">
      <w:pPr>
        <w:pStyle w:val="Heading3"/>
        <w:rPr>
          <w:sz w:val="24"/>
          <w:szCs w:val="24"/>
          <w:lang w:val="en-US"/>
        </w:rPr>
      </w:pPr>
      <w:bookmarkStart w:name="_Toc242783379" w:id="122"/>
      <w:r w:rsidRPr="78B6F757">
        <w:rPr>
          <w:lang w:val="en-US"/>
        </w:rPr>
        <w:t>4.2.1. Nhập liệu chỉ tiêu ESG Ban Khai thác</w:t>
      </w:r>
      <w:bookmarkEnd w:id="122"/>
    </w:p>
    <w:p w:rsidRPr="0009634E" w:rsidR="00A23DA0" w:rsidP="00A23DA0" w:rsidRDefault="78CCAEB0" w14:paraId="6F4ABF5E" w14:textId="77777777">
      <w:r w:rsidRPr="78B6F757">
        <w:rPr>
          <w:b/>
          <w:bCs/>
          <w:lang w:val="en-US"/>
        </w:rPr>
        <w:t xml:space="preserve">Mục đích: </w:t>
      </w:r>
      <w:r w:rsidRPr="78B6F757">
        <w:rPr>
          <w:lang w:val="en-US"/>
        </w:rPr>
        <w:t>Nhập và cập nhật số liệu ESG theo kỳ.</w:t>
      </w:r>
    </w:p>
    <w:p w:rsidRPr="0009634E" w:rsidR="00A23DA0" w:rsidP="00A23DA0" w:rsidRDefault="78CCAEB0" w14:paraId="219C6CEA" w14:textId="77777777">
      <w:r w:rsidRPr="78B6F757">
        <w:rPr>
          <w:b/>
          <w:bCs/>
          <w:lang w:val="en-US"/>
        </w:rPr>
        <w:t xml:space="preserve">Đối tượng sử dụng: </w:t>
      </w:r>
      <w:r w:rsidRPr="78B6F757">
        <w:rPr>
          <w:lang w:val="en-US"/>
        </w:rPr>
        <w:t>Đầu mối Ban Khai thác</w:t>
      </w:r>
    </w:p>
    <w:p w:rsidRPr="0009634E" w:rsidR="00A23DA0" w:rsidP="00A23DA0" w:rsidRDefault="78CCAEB0" w14:paraId="090B18E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9C77C90" w14:textId="77777777">
      <w:r w:rsidRPr="78B6F757">
        <w:rPr>
          <w:b/>
          <w:bCs/>
          <w:lang w:val="en-US"/>
        </w:rPr>
        <w:t xml:space="preserve">Template: </w:t>
      </w:r>
      <w:r w:rsidRPr="78B6F757">
        <w:rPr>
          <w:lang w:val="en-US"/>
        </w:rPr>
        <w:t>Biểu mẫu dữ liệu phục vụ nghiệp vụ "Nhập liệu chỉ tiêu ESG Ban Khai thác"; áp dụng template Excel hoặc form trực tuyến khi được cấu hình.</w:t>
      </w:r>
    </w:p>
    <w:p w:rsidRPr="0009634E" w:rsidR="00A23DA0" w:rsidP="00A23DA0" w:rsidRDefault="78CCAEB0" w14:paraId="45025297"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DD3DA39" w14:textId="77777777">
      <w:r w:rsidRPr="78B6F757">
        <w:rPr>
          <w:b/>
          <w:bCs/>
          <w:lang w:val="en-US"/>
        </w:rPr>
        <w:t>Tính năng:</w:t>
      </w:r>
    </w:p>
    <w:p w:rsidRPr="0009634E" w:rsidR="00A23DA0" w:rsidP="00A23DA0" w:rsidRDefault="00A23DA0" w14:paraId="5367AB4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Khai thác" theo phạm vi quyền được cấp trên </w:t>
      </w:r>
      <w:r>
        <w:rPr>
          <w:szCs w:val="24"/>
        </w:rPr>
        <w:t>Phần mềm</w:t>
      </w:r>
      <w:r w:rsidRPr="0009634E">
        <w:rPr>
          <w:szCs w:val="24"/>
        </w:rPr>
        <w:t xml:space="preserve"> ESG.</w:t>
      </w:r>
    </w:p>
    <w:p w:rsidRPr="0009634E" w:rsidR="00A23DA0" w:rsidP="00A23DA0" w:rsidRDefault="00A23DA0" w14:paraId="4B2386B5" w14:textId="77777777">
      <w:pPr>
        <w:pStyle w:val="ListBullet"/>
        <w:tabs>
          <w:tab w:val="num" w:pos="360"/>
        </w:tabs>
        <w:spacing w:after="40"/>
        <w:ind w:left="397" w:hanging="360"/>
        <w:rPr>
          <w:rFonts w:cs="Times New Roman"/>
          <w:szCs w:val="24"/>
        </w:rPr>
      </w:pPr>
      <w:r w:rsidRPr="0009634E">
        <w:rPr>
          <w:szCs w:val="24"/>
        </w:rPr>
        <w:t>Hệ thống hỗ trợ mục tiêu: Nhập và cập nhật số liệu ESG theo kỳ.</w:t>
      </w:r>
    </w:p>
    <w:p w:rsidRPr="0009634E" w:rsidR="00A23DA0" w:rsidP="00A23DA0" w:rsidRDefault="00A23DA0" w14:paraId="2CF3B083" w14:textId="4897033E">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1BC7548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9019435" w14:textId="4B2EF99A">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5C9F89B2" w14:textId="77777777">
      <w:r w:rsidRPr="78B6F757">
        <w:rPr>
          <w:b/>
          <w:bCs/>
          <w:lang w:val="en-US"/>
        </w:rPr>
        <w:t>Màn hình liên quan:</w:t>
      </w:r>
    </w:p>
    <w:p w:rsidRPr="0009634E" w:rsidR="00A23DA0" w:rsidP="00A23DA0" w:rsidRDefault="00A23DA0" w14:paraId="6F7266B3" w14:textId="77777777">
      <w:pPr>
        <w:pStyle w:val="ListBullet"/>
        <w:tabs>
          <w:tab w:val="num" w:pos="360"/>
        </w:tabs>
        <w:spacing w:after="40"/>
        <w:ind w:left="397" w:hanging="360"/>
        <w:rPr>
          <w:rFonts w:cs="Times New Roman"/>
          <w:szCs w:val="24"/>
        </w:rPr>
      </w:pPr>
      <w:r>
        <w:t>MH-006 - Form nhập liệu Ban Khai thác; Mô tả: Màn hình nhập số liệu khai thác bay và các chỉ tiêu vận hành.</w:t>
      </w:r>
    </w:p>
    <w:p w:rsidRPr="0009634E" w:rsidR="00A23DA0" w:rsidP="00A23DA0" w:rsidRDefault="78CCAEB0" w14:paraId="12DAD698" w14:textId="77777777">
      <w:pPr>
        <w:jc w:val="center"/>
      </w:pPr>
      <w:r w:rsidRPr="78B6F757">
        <w:rPr>
          <w:i/>
          <w:iCs/>
          <w:lang w:val="en-US"/>
        </w:rPr>
        <w:t>Hình MH-006. Form nhập liệu Ban Khai thác</w:t>
      </w:r>
    </w:p>
    <w:p w:rsidRPr="0009634E" w:rsidR="00A23DA0" w:rsidP="00A23DA0" w:rsidRDefault="00D973A6" w14:paraId="7067388B" w14:textId="5148B7C7">
      <w:pPr>
        <w:jc w:val="center"/>
      </w:pPr>
      <w:r w:rsidRPr="00D973A6">
        <w:rPr>
          <w:noProof/>
        </w:rPr>
        <w:drawing>
          <wp:inline distT="0" distB="0" distL="0" distR="0" wp14:anchorId="6DBF2BED" wp14:editId="335581FA">
            <wp:extent cx="5941695" cy="3622675"/>
            <wp:effectExtent l="0" t="0" r="1905" b="0"/>
            <wp:docPr id="132951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42F1169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E678747" w14:textId="77777777">
        <w:trPr>
          <w:jc w:val="center"/>
        </w:trPr>
        <w:tc>
          <w:tcPr>
            <w:tcW w:w="907" w:type="dxa"/>
            <w:shd w:val="clear" w:color="auto" w:fill="006B75"/>
            <w:tcMar/>
            <w:vAlign w:val="center"/>
          </w:tcPr>
          <w:p w:rsidR="00A23DA0" w:rsidP="00832EA4" w:rsidRDefault="7365809D" w14:paraId="35FCA6DA" w14:textId="77777777">
            <w:r w:rsidRPr="2689F980" w:rsidR="3D7076FE">
              <w:rPr>
                <w:lang w:val="en-US"/>
              </w:rPr>
              <w:t>Bước</w:t>
            </w:r>
          </w:p>
        </w:tc>
        <w:tc>
          <w:tcPr>
            <w:tcW w:w="12472" w:type="dxa"/>
            <w:shd w:val="clear" w:color="auto" w:fill="006B75"/>
            <w:tcMar/>
            <w:vAlign w:val="center"/>
          </w:tcPr>
          <w:p w:rsidR="00A23DA0" w:rsidP="00832EA4" w:rsidRDefault="7365809D" w14:paraId="3899C6AC" w14:textId="77777777">
            <w:r w:rsidRPr="2689F980" w:rsidR="3D7076FE">
              <w:rPr>
                <w:lang w:val="en-US"/>
              </w:rPr>
              <w:t>Mô tả</w:t>
            </w:r>
          </w:p>
        </w:tc>
      </w:tr>
      <w:tr w:rsidRPr="0009634E" w:rsidR="00A23DA0" w:rsidTr="2689F980" w14:paraId="31C7682A" w14:textId="77777777">
        <w:trPr>
          <w:jc w:val="center"/>
        </w:trPr>
        <w:tc>
          <w:tcPr>
            <w:tcW w:w="907" w:type="dxa"/>
            <w:tcMar/>
            <w:vAlign w:val="center"/>
          </w:tcPr>
          <w:p w:rsidR="00A23DA0" w:rsidP="00832EA4" w:rsidRDefault="7365809D" w14:paraId="64BDA3FB" w14:textId="77777777">
            <w:r w:rsidRPr="2689F980" w:rsidR="3D7076FE">
              <w:rPr>
                <w:lang w:val="en-US"/>
              </w:rPr>
              <w:t>Bước 1</w:t>
            </w:r>
          </w:p>
        </w:tc>
        <w:tc>
          <w:tcPr>
            <w:tcW w:w="12472" w:type="dxa"/>
            <w:tcMar/>
            <w:vAlign w:val="center"/>
          </w:tcPr>
          <w:p w:rsidR="00A23DA0" w:rsidP="00832EA4" w:rsidRDefault="7365809D" w14:paraId="5A48B151" w14:textId="77777777">
            <w:r w:rsidRPr="2689F980" w:rsidR="3D7076FE">
              <w:rPr>
                <w:lang w:val="en-US"/>
              </w:rPr>
              <w:t>Người dùng mở màn hình Form nhập liệu Ban Khai thác.</w:t>
            </w:r>
          </w:p>
        </w:tc>
      </w:tr>
      <w:tr w:rsidRPr="0009634E" w:rsidR="00A23DA0" w:rsidTr="2689F980" w14:paraId="0B13CFD6" w14:textId="77777777">
        <w:trPr>
          <w:jc w:val="center"/>
        </w:trPr>
        <w:tc>
          <w:tcPr>
            <w:tcW w:w="907" w:type="dxa"/>
            <w:tcMar/>
            <w:vAlign w:val="center"/>
          </w:tcPr>
          <w:p w:rsidR="00A23DA0" w:rsidP="00832EA4" w:rsidRDefault="7365809D" w14:paraId="49F3D0C6" w14:textId="77777777">
            <w:r w:rsidRPr="2689F980" w:rsidR="3D7076FE">
              <w:rPr>
                <w:lang w:val="en-US"/>
              </w:rPr>
              <w:t>Bước 2</w:t>
            </w:r>
          </w:p>
        </w:tc>
        <w:tc>
          <w:tcPr>
            <w:tcW w:w="12472" w:type="dxa"/>
            <w:tcMar/>
            <w:vAlign w:val="center"/>
          </w:tcPr>
          <w:p w:rsidR="00A23DA0" w:rsidP="00832EA4" w:rsidRDefault="7365809D" w14:paraId="299D1AA4" w14:textId="7B51F8B7">
            <w:r w:rsidRPr="2689F980" w:rsidR="3D7076FE">
              <w:rPr>
                <w:lang w:val="en-US"/>
              </w:rPr>
              <w:t xml:space="preserve">Người dùng chọn </w:t>
            </w:r>
            <w:r w:rsidRPr="2689F980" w:rsidR="4B76AB49">
              <w:rPr>
                <w:lang w:val="en-US"/>
              </w:rPr>
              <w:t xml:space="preserve">chỉ tiêu được phân công </w:t>
            </w:r>
            <w:r w:rsidRPr="2689F980" w:rsidR="59DA188A">
              <w:rPr>
                <w:lang w:val="en-US"/>
              </w:rPr>
              <w:t>và truy cập vào chi tiết để thực hiện nhập số liệu</w:t>
            </w:r>
          </w:p>
        </w:tc>
      </w:tr>
      <w:tr w:rsidRPr="0009634E" w:rsidR="00A23DA0" w:rsidTr="2689F980" w14:paraId="0F4C0685" w14:textId="77777777">
        <w:trPr>
          <w:jc w:val="center"/>
        </w:trPr>
        <w:tc>
          <w:tcPr>
            <w:tcW w:w="907" w:type="dxa"/>
            <w:tcMar/>
            <w:vAlign w:val="center"/>
          </w:tcPr>
          <w:p w:rsidR="00A23DA0" w:rsidP="00832EA4" w:rsidRDefault="7365809D" w14:paraId="1218F872" w14:textId="77777777">
            <w:r w:rsidRPr="2689F980" w:rsidR="3D7076FE">
              <w:rPr>
                <w:lang w:val="en-US"/>
              </w:rPr>
              <w:t>Bước 3</w:t>
            </w:r>
          </w:p>
        </w:tc>
        <w:tc>
          <w:tcPr>
            <w:tcW w:w="12472" w:type="dxa"/>
            <w:tcMar/>
            <w:vAlign w:val="center"/>
          </w:tcPr>
          <w:p w:rsidR="00A23DA0" w:rsidP="00832EA4" w:rsidRDefault="7365809D" w14:paraId="62FFEDA0" w14:textId="77777777">
            <w:r w:rsidRPr="2689F980" w:rsidR="3D7076FE">
              <w:rPr>
                <w:lang w:val="en-US"/>
              </w:rPr>
              <w:t>Người dùng nhập số liệu chỉ tiêu, bổ sung ghi chú và tải chứng từ nếu nghiệp vụ yêu cầu.</w:t>
            </w:r>
          </w:p>
        </w:tc>
      </w:tr>
      <w:tr w:rsidRPr="0009634E" w:rsidR="00A23DA0" w:rsidTr="2689F980" w14:paraId="3C05A9B8" w14:textId="77777777">
        <w:trPr>
          <w:jc w:val="center"/>
        </w:trPr>
        <w:tc>
          <w:tcPr>
            <w:tcW w:w="907" w:type="dxa"/>
            <w:tcMar/>
            <w:vAlign w:val="center"/>
          </w:tcPr>
          <w:p w:rsidR="00A23DA0" w:rsidP="00832EA4" w:rsidRDefault="7365809D" w14:paraId="72A2C54D" w14:textId="77777777">
            <w:r w:rsidRPr="2689F980" w:rsidR="3D7076FE">
              <w:rPr>
                <w:lang w:val="en-US"/>
              </w:rPr>
              <w:t>Bước 4</w:t>
            </w:r>
          </w:p>
        </w:tc>
        <w:tc>
          <w:tcPr>
            <w:tcW w:w="12472" w:type="dxa"/>
            <w:tcMar/>
            <w:vAlign w:val="center"/>
          </w:tcPr>
          <w:p w:rsidR="00A23DA0" w:rsidP="00832EA4" w:rsidRDefault="7365809D" w14:paraId="69780285" w14:textId="6E655D94">
            <w:r w:rsidRPr="2689F980" w:rsidR="3D7076FE">
              <w:rPr>
                <w:lang w:val="en-US"/>
              </w:rPr>
              <w:t xml:space="preserve">Người dùng chọn Lưu </w:t>
            </w:r>
            <w:r w:rsidRPr="2689F980" w:rsidR="59DA188A">
              <w:rPr>
                <w:lang w:val="en-US"/>
              </w:rPr>
              <w:t>dữ liệu</w:t>
            </w:r>
          </w:p>
        </w:tc>
      </w:tr>
      <w:tr w:rsidRPr="0009634E" w:rsidR="00A23DA0" w:rsidTr="2689F980" w14:paraId="44557171" w14:textId="77777777">
        <w:trPr>
          <w:jc w:val="center"/>
        </w:trPr>
        <w:tc>
          <w:tcPr>
            <w:tcW w:w="907" w:type="dxa"/>
            <w:tcMar/>
            <w:vAlign w:val="center"/>
          </w:tcPr>
          <w:p w:rsidR="00A23DA0" w:rsidP="00832EA4" w:rsidRDefault="7365809D" w14:paraId="404CC5EB" w14:textId="77777777">
            <w:r w:rsidRPr="2689F980" w:rsidR="3D7076FE">
              <w:rPr>
                <w:lang w:val="en-US"/>
              </w:rPr>
              <w:t>Bước 5</w:t>
            </w:r>
          </w:p>
        </w:tc>
        <w:tc>
          <w:tcPr>
            <w:tcW w:w="12472" w:type="dxa"/>
            <w:tcMar/>
            <w:vAlign w:val="center"/>
          </w:tcPr>
          <w:p w:rsidR="00A23DA0" w:rsidP="00832EA4" w:rsidRDefault="7365809D" w14:paraId="5C51AC8C" w14:textId="6FEAFD1F">
            <w:r w:rsidRPr="2689F980" w:rsidR="3D7076FE">
              <w:rPr>
                <w:lang w:val="en-US"/>
              </w:rPr>
              <w:t xml:space="preserve">Hệ thống kiểm tra dữ liệu, cập nhật </w:t>
            </w:r>
            <w:r w:rsidRPr="2689F980" w:rsidR="59DA188A">
              <w:rPr>
                <w:lang w:val="en-US"/>
              </w:rPr>
              <w:t xml:space="preserve">dữ liệu lên kho dữ liệu để chuẩn bị </w:t>
            </w:r>
            <w:r w:rsidRPr="2689F980" w:rsidR="2DB8C032">
              <w:rPr>
                <w:lang w:val="en-US"/>
              </w:rPr>
              <w:t>tính toán để đưa vào báo cáo.</w:t>
            </w:r>
          </w:p>
        </w:tc>
      </w:tr>
    </w:tbl>
    <w:p w:rsidRPr="0009634E" w:rsidR="00A23DA0" w:rsidP="00A23DA0" w:rsidRDefault="00A23DA0" w14:paraId="1CEDDC30" w14:textId="77777777"/>
    <w:p w:rsidRPr="0009634E" w:rsidR="00A23DA0" w:rsidP="78B6F757" w:rsidRDefault="78CCAEB0" w14:paraId="6C24D2A2" w14:textId="77777777">
      <w:pPr>
        <w:pStyle w:val="Heading3"/>
        <w:rPr>
          <w:sz w:val="24"/>
          <w:szCs w:val="24"/>
          <w:lang w:val="en-US"/>
        </w:rPr>
      </w:pPr>
      <w:bookmarkStart w:name="_Toc242783380" w:id="123"/>
      <w:r w:rsidRPr="78B6F757">
        <w:rPr>
          <w:lang w:val="en-US"/>
        </w:rPr>
        <w:t>4.2.2. Nhập liệu chỉ tiêu ESG Ban ATCL</w:t>
      </w:r>
      <w:bookmarkEnd w:id="123"/>
    </w:p>
    <w:p w:rsidRPr="0009634E" w:rsidR="00A23DA0" w:rsidP="00A23DA0" w:rsidRDefault="78CCAEB0" w14:paraId="5BB18FB4" w14:textId="77777777">
      <w:r w:rsidRPr="78B6F757">
        <w:rPr>
          <w:b/>
          <w:bCs/>
          <w:lang w:val="en-US"/>
        </w:rPr>
        <w:t xml:space="preserve">Mục đích: </w:t>
      </w:r>
      <w:r w:rsidRPr="78B6F757">
        <w:rPr>
          <w:lang w:val="en-US"/>
        </w:rPr>
        <w:t>Nhập và cập nhật số liệu an toàn/chất lượng.</w:t>
      </w:r>
    </w:p>
    <w:p w:rsidRPr="0009634E" w:rsidR="00A23DA0" w:rsidP="00A23DA0" w:rsidRDefault="78CCAEB0" w14:paraId="45E2DA29" w14:textId="77777777">
      <w:r w:rsidRPr="78B6F757">
        <w:rPr>
          <w:b/>
          <w:bCs/>
          <w:lang w:val="en-US"/>
        </w:rPr>
        <w:t xml:space="preserve">Đối tượng sử dụng: </w:t>
      </w:r>
      <w:r w:rsidRPr="78B6F757">
        <w:rPr>
          <w:lang w:val="en-US"/>
        </w:rPr>
        <w:t>Đầu mối Ban ATCL</w:t>
      </w:r>
    </w:p>
    <w:p w:rsidRPr="0009634E" w:rsidR="00A23DA0" w:rsidP="00A23DA0" w:rsidRDefault="78CCAEB0" w14:paraId="2AD834B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36AC71D" w14:textId="77777777">
      <w:r w:rsidRPr="78B6F757">
        <w:rPr>
          <w:b/>
          <w:bCs/>
          <w:lang w:val="en-US"/>
        </w:rPr>
        <w:t xml:space="preserve">Template: </w:t>
      </w:r>
      <w:r w:rsidRPr="78B6F757">
        <w:rPr>
          <w:lang w:val="en-US"/>
        </w:rPr>
        <w:t>Biểu mẫu dữ liệu phục vụ nghiệp vụ "Nhập liệu chỉ tiêu ESG Ban ATCL"; áp dụng template Excel hoặc form trực tuyến khi được cấu hình.</w:t>
      </w:r>
    </w:p>
    <w:p w:rsidRPr="0009634E" w:rsidR="00A23DA0" w:rsidP="00070D63" w:rsidRDefault="78CCAEB0" w14:paraId="3C39AA05" w14:textId="242B330D">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B3C52D1" w14:textId="77777777">
      <w:r w:rsidRPr="78B6F757">
        <w:rPr>
          <w:b/>
          <w:bCs/>
          <w:lang w:val="en-US"/>
        </w:rPr>
        <w:t>Tính năng:</w:t>
      </w:r>
    </w:p>
    <w:p w:rsidRPr="0009634E" w:rsidR="00A23DA0" w:rsidP="00A23DA0" w:rsidRDefault="00A23DA0" w14:paraId="2441DCF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ATCL" theo phạm vi quyền được cấp trên </w:t>
      </w:r>
      <w:r>
        <w:rPr>
          <w:szCs w:val="24"/>
        </w:rPr>
        <w:t>Phần mềm</w:t>
      </w:r>
      <w:r w:rsidRPr="0009634E">
        <w:rPr>
          <w:szCs w:val="24"/>
        </w:rPr>
        <w:t xml:space="preserve"> ESG.</w:t>
      </w:r>
    </w:p>
    <w:p w:rsidRPr="0009634E" w:rsidR="00A23DA0" w:rsidP="00A23DA0" w:rsidRDefault="00A23DA0" w14:paraId="0DC6BCAF" w14:textId="77777777">
      <w:pPr>
        <w:pStyle w:val="ListBullet"/>
        <w:tabs>
          <w:tab w:val="num" w:pos="360"/>
        </w:tabs>
        <w:spacing w:after="40"/>
        <w:ind w:left="397" w:hanging="360"/>
        <w:rPr>
          <w:rFonts w:cs="Times New Roman"/>
          <w:szCs w:val="24"/>
        </w:rPr>
      </w:pPr>
      <w:r w:rsidRPr="0009634E">
        <w:rPr>
          <w:szCs w:val="24"/>
        </w:rPr>
        <w:t>Hệ thống hỗ trợ mục tiêu: Nhập và cập nhật số liệu an toàn/chất lượng.</w:t>
      </w:r>
    </w:p>
    <w:p w:rsidRPr="0009634E" w:rsidR="00A23DA0" w:rsidP="00A23DA0" w:rsidRDefault="00A23DA0" w14:paraId="1C414DF5" w14:textId="439A36C1">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1058755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C995894" w14:textId="2EBBA1A3">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11E7E96E" w14:textId="77777777">
      <w:r w:rsidRPr="78B6F757">
        <w:rPr>
          <w:b/>
          <w:bCs/>
          <w:lang w:val="en-US"/>
        </w:rPr>
        <w:t>Màn hình liên quan:</w:t>
      </w:r>
    </w:p>
    <w:p w:rsidRPr="0009634E" w:rsidR="00A23DA0" w:rsidP="00A23DA0" w:rsidRDefault="00A23DA0" w14:paraId="08F2D544" w14:textId="77777777">
      <w:pPr>
        <w:pStyle w:val="ListBullet"/>
        <w:tabs>
          <w:tab w:val="num" w:pos="360"/>
        </w:tabs>
        <w:spacing w:after="40"/>
        <w:ind w:left="397" w:hanging="360"/>
        <w:rPr>
          <w:rFonts w:cs="Times New Roman"/>
          <w:szCs w:val="24"/>
        </w:rPr>
      </w:pPr>
      <w:r>
        <w:t>MH-007 - Form nhập liệu Ban ATCL; Mô tả: Màn hình nhập dữ liệu an toàn, chất lượng và tuân thủ.</w:t>
      </w:r>
    </w:p>
    <w:p w:rsidRPr="0009634E" w:rsidR="00A23DA0" w:rsidP="00A23DA0" w:rsidRDefault="78CCAEB0" w14:paraId="66EC3CEF" w14:textId="77777777">
      <w:pPr>
        <w:jc w:val="center"/>
      </w:pPr>
      <w:r w:rsidRPr="78B6F757">
        <w:rPr>
          <w:i/>
          <w:iCs/>
          <w:lang w:val="en-US"/>
        </w:rPr>
        <w:t>Hình MH-007. Form nhập liệu Ban ATCL</w:t>
      </w:r>
    </w:p>
    <w:p w:rsidRPr="0009634E" w:rsidR="00A23DA0" w:rsidP="00A23DA0" w:rsidRDefault="00070D63" w14:paraId="0FEA959D" w14:textId="660F87FB">
      <w:pPr>
        <w:jc w:val="center"/>
      </w:pPr>
      <w:r w:rsidRPr="00D973A6">
        <w:rPr>
          <w:noProof/>
        </w:rPr>
        <w:drawing>
          <wp:inline distT="0" distB="0" distL="0" distR="0" wp14:anchorId="7CE098CC" wp14:editId="1BE8EA27">
            <wp:extent cx="5941695" cy="3622675"/>
            <wp:effectExtent l="0" t="0" r="1905" b="0"/>
            <wp:docPr id="96964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357A540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03908E2" w14:textId="77777777">
        <w:trPr>
          <w:jc w:val="center"/>
        </w:trPr>
        <w:tc>
          <w:tcPr>
            <w:tcW w:w="907" w:type="dxa"/>
            <w:shd w:val="clear" w:color="auto" w:fill="006B75"/>
            <w:tcMar/>
            <w:vAlign w:val="center"/>
          </w:tcPr>
          <w:p w:rsidR="00A23DA0" w:rsidP="00832EA4" w:rsidRDefault="7365809D" w14:paraId="30F60F32" w14:textId="77777777">
            <w:r w:rsidRPr="2689F980" w:rsidR="3D7076FE">
              <w:rPr>
                <w:lang w:val="en-US"/>
              </w:rPr>
              <w:t>Bước</w:t>
            </w:r>
          </w:p>
        </w:tc>
        <w:tc>
          <w:tcPr>
            <w:tcW w:w="12472" w:type="dxa"/>
            <w:shd w:val="clear" w:color="auto" w:fill="006B75"/>
            <w:tcMar/>
            <w:vAlign w:val="center"/>
          </w:tcPr>
          <w:p w:rsidR="00A23DA0" w:rsidP="00832EA4" w:rsidRDefault="7365809D" w14:paraId="6AB1C0A9" w14:textId="77777777">
            <w:r w:rsidRPr="2689F980" w:rsidR="3D7076FE">
              <w:rPr>
                <w:lang w:val="en-US"/>
              </w:rPr>
              <w:t>Mô tả</w:t>
            </w:r>
          </w:p>
        </w:tc>
      </w:tr>
      <w:tr w:rsidRPr="0009634E" w:rsidR="00A23DA0" w:rsidTr="2689F980" w14:paraId="2A145898" w14:textId="77777777">
        <w:trPr>
          <w:jc w:val="center"/>
        </w:trPr>
        <w:tc>
          <w:tcPr>
            <w:tcW w:w="907" w:type="dxa"/>
            <w:tcMar/>
            <w:vAlign w:val="center"/>
          </w:tcPr>
          <w:p w:rsidR="00A23DA0" w:rsidP="00832EA4" w:rsidRDefault="7365809D" w14:paraId="671698BF" w14:textId="77777777">
            <w:r w:rsidRPr="2689F980" w:rsidR="3D7076FE">
              <w:rPr>
                <w:lang w:val="en-US"/>
              </w:rPr>
              <w:t>Bước 1</w:t>
            </w:r>
          </w:p>
        </w:tc>
        <w:tc>
          <w:tcPr>
            <w:tcW w:w="12472" w:type="dxa"/>
            <w:tcMar/>
            <w:vAlign w:val="center"/>
          </w:tcPr>
          <w:p w:rsidR="00A23DA0" w:rsidP="00832EA4" w:rsidRDefault="7365809D" w14:paraId="68EEBEA3" w14:textId="77777777">
            <w:r w:rsidRPr="2689F980" w:rsidR="3D7076FE">
              <w:rPr>
                <w:lang w:val="en-US"/>
              </w:rPr>
              <w:t>Người dùng mở màn hình Form nhập liệu Ban ATCL.</w:t>
            </w:r>
          </w:p>
        </w:tc>
      </w:tr>
      <w:tr w:rsidRPr="0009634E" w:rsidR="00A23DA0" w:rsidTr="2689F980" w14:paraId="2B37EC1A" w14:textId="77777777">
        <w:trPr>
          <w:jc w:val="center"/>
        </w:trPr>
        <w:tc>
          <w:tcPr>
            <w:tcW w:w="907" w:type="dxa"/>
            <w:tcMar/>
            <w:vAlign w:val="center"/>
          </w:tcPr>
          <w:p w:rsidR="00A23DA0" w:rsidP="00832EA4" w:rsidRDefault="7365809D" w14:paraId="69978FD7" w14:textId="77777777">
            <w:r w:rsidRPr="2689F980" w:rsidR="3D7076FE">
              <w:rPr>
                <w:lang w:val="en-US"/>
              </w:rPr>
              <w:t>Bước 2</w:t>
            </w:r>
          </w:p>
        </w:tc>
        <w:tc>
          <w:tcPr>
            <w:tcW w:w="12472" w:type="dxa"/>
            <w:tcMar/>
            <w:vAlign w:val="center"/>
          </w:tcPr>
          <w:p w:rsidR="00A23DA0" w:rsidP="00832EA4" w:rsidRDefault="5993F52A" w14:paraId="76761606" w14:textId="0D658F86">
            <w:r w:rsidRPr="2689F980" w:rsidR="15FF708A">
              <w:rPr>
                <w:lang w:val="en-US"/>
              </w:rPr>
              <w:t>Người dùng chọn chỉ tiêu được phân công và truy cập vào chi tiết để thực hiện nhập số liệu</w:t>
            </w:r>
          </w:p>
        </w:tc>
      </w:tr>
      <w:tr w:rsidRPr="0009634E" w:rsidR="00A23DA0" w:rsidTr="2689F980" w14:paraId="5DB85A2E" w14:textId="77777777">
        <w:trPr>
          <w:jc w:val="center"/>
        </w:trPr>
        <w:tc>
          <w:tcPr>
            <w:tcW w:w="907" w:type="dxa"/>
            <w:tcMar/>
            <w:vAlign w:val="center"/>
          </w:tcPr>
          <w:p w:rsidR="00A23DA0" w:rsidP="00832EA4" w:rsidRDefault="7365809D" w14:paraId="1B69681B" w14:textId="77777777">
            <w:r w:rsidRPr="2689F980" w:rsidR="3D7076FE">
              <w:rPr>
                <w:lang w:val="en-US"/>
              </w:rPr>
              <w:t>Bước 3</w:t>
            </w:r>
          </w:p>
        </w:tc>
        <w:tc>
          <w:tcPr>
            <w:tcW w:w="12472" w:type="dxa"/>
            <w:tcMar/>
            <w:vAlign w:val="center"/>
          </w:tcPr>
          <w:p w:rsidR="00A23DA0" w:rsidP="00832EA4" w:rsidRDefault="7365809D" w14:paraId="35CB924D" w14:textId="77777777">
            <w:r w:rsidRPr="2689F980" w:rsidR="3D7076FE">
              <w:rPr>
                <w:lang w:val="en-US"/>
              </w:rPr>
              <w:t>Người dùng nhập số liệu chỉ tiêu, bổ sung ghi chú và tải chứng từ nếu nghiệp vụ yêu cầu.</w:t>
            </w:r>
          </w:p>
        </w:tc>
      </w:tr>
      <w:tr w:rsidRPr="0009634E" w:rsidR="00A23DA0" w:rsidTr="2689F980" w14:paraId="22E7CB8A" w14:textId="77777777">
        <w:trPr>
          <w:jc w:val="center"/>
        </w:trPr>
        <w:tc>
          <w:tcPr>
            <w:tcW w:w="907" w:type="dxa"/>
            <w:tcMar/>
            <w:vAlign w:val="center"/>
          </w:tcPr>
          <w:p w:rsidR="00A23DA0" w:rsidP="00832EA4" w:rsidRDefault="7365809D" w14:paraId="0468781F" w14:textId="77777777">
            <w:r w:rsidRPr="2689F980" w:rsidR="3D7076FE">
              <w:rPr>
                <w:lang w:val="en-US"/>
              </w:rPr>
              <w:t>Bước 4</w:t>
            </w:r>
          </w:p>
        </w:tc>
        <w:tc>
          <w:tcPr>
            <w:tcW w:w="12472" w:type="dxa"/>
            <w:tcMar/>
            <w:vAlign w:val="center"/>
          </w:tcPr>
          <w:p w:rsidR="00A23DA0" w:rsidP="00832EA4" w:rsidRDefault="7365809D" w14:paraId="36D4F5D5" w14:textId="4E6F54D9">
            <w:r w:rsidRPr="2689F980" w:rsidR="3D7076FE">
              <w:rPr>
                <w:lang w:val="en-US"/>
              </w:rPr>
              <w:t xml:space="preserve">Người dùng chọn Lưu </w:t>
            </w:r>
            <w:r w:rsidRPr="2689F980" w:rsidR="043D9E05">
              <w:rPr>
                <w:lang w:val="en-US"/>
              </w:rPr>
              <w:t>dữ liệu</w:t>
            </w:r>
          </w:p>
        </w:tc>
      </w:tr>
      <w:tr w:rsidRPr="0009634E" w:rsidR="00A23DA0" w:rsidTr="2689F980" w14:paraId="01E21918" w14:textId="77777777">
        <w:trPr>
          <w:jc w:val="center"/>
        </w:trPr>
        <w:tc>
          <w:tcPr>
            <w:tcW w:w="907" w:type="dxa"/>
            <w:tcMar/>
            <w:vAlign w:val="center"/>
          </w:tcPr>
          <w:p w:rsidR="00A23DA0" w:rsidP="00832EA4" w:rsidRDefault="7365809D" w14:paraId="31783AD6" w14:textId="77777777">
            <w:r w:rsidRPr="2689F980" w:rsidR="3D7076FE">
              <w:rPr>
                <w:lang w:val="en-US"/>
              </w:rPr>
              <w:t>Bước 5</w:t>
            </w:r>
          </w:p>
        </w:tc>
        <w:tc>
          <w:tcPr>
            <w:tcW w:w="12472" w:type="dxa"/>
            <w:tcMar/>
            <w:vAlign w:val="center"/>
          </w:tcPr>
          <w:p w:rsidR="00A23DA0" w:rsidP="00832EA4" w:rsidRDefault="6016D0D0" w14:paraId="6C75E514" w14:textId="39CC2BCB">
            <w:r w:rsidRPr="2689F980" w:rsidR="2BD4984F">
              <w:rPr>
                <w:lang w:val="en-US"/>
              </w:rPr>
              <w:t>Hệ thống kiểm tra dữ liệu, cập nhật dữ liệu lên kho dữ liệu để chuẩn bị tính toán để đưa vào báo cáo.</w:t>
            </w:r>
          </w:p>
        </w:tc>
      </w:tr>
    </w:tbl>
    <w:p w:rsidRPr="0009634E" w:rsidR="00A23DA0" w:rsidP="00A23DA0" w:rsidRDefault="00A23DA0" w14:paraId="59E965B0" w14:textId="77777777"/>
    <w:p w:rsidRPr="0009634E" w:rsidR="00A23DA0" w:rsidP="78B6F757" w:rsidRDefault="78CCAEB0" w14:paraId="69EF0514" w14:textId="77777777">
      <w:pPr>
        <w:pStyle w:val="Heading3"/>
        <w:rPr>
          <w:sz w:val="24"/>
          <w:szCs w:val="24"/>
          <w:lang w:val="en-US"/>
        </w:rPr>
      </w:pPr>
      <w:bookmarkStart w:name="_Toc242783381" w:id="124"/>
      <w:r w:rsidRPr="78B6F757">
        <w:rPr>
          <w:lang w:val="en-US"/>
        </w:rPr>
        <w:t>4.2.3. Nhập liệu chỉ tiêu ESG Ban Dịch vụ</w:t>
      </w:r>
      <w:bookmarkEnd w:id="124"/>
    </w:p>
    <w:p w:rsidRPr="0009634E" w:rsidR="00A23DA0" w:rsidP="00A23DA0" w:rsidRDefault="78CCAEB0" w14:paraId="11A2AF94" w14:textId="77777777">
      <w:r w:rsidRPr="78B6F757">
        <w:rPr>
          <w:b/>
          <w:bCs/>
          <w:lang w:val="en-US"/>
        </w:rPr>
        <w:t xml:space="preserve">Mục đích: </w:t>
      </w:r>
      <w:r w:rsidRPr="78B6F757">
        <w:rPr>
          <w:lang w:val="en-US"/>
        </w:rPr>
        <w:t>Nhập số liệu dịch vụ hành khách và sự cố.</w:t>
      </w:r>
    </w:p>
    <w:p w:rsidRPr="0009634E" w:rsidR="00A23DA0" w:rsidP="00A23DA0" w:rsidRDefault="78CCAEB0" w14:paraId="2936760B" w14:textId="77777777">
      <w:r w:rsidRPr="78B6F757">
        <w:rPr>
          <w:b/>
          <w:bCs/>
          <w:lang w:val="en-US"/>
        </w:rPr>
        <w:t xml:space="preserve">Đối tượng sử dụng: </w:t>
      </w:r>
      <w:r w:rsidRPr="78B6F757">
        <w:rPr>
          <w:lang w:val="en-US"/>
        </w:rPr>
        <w:t>Đầu mối Ban Dịch vụ</w:t>
      </w:r>
    </w:p>
    <w:p w:rsidRPr="0009634E" w:rsidR="00A23DA0" w:rsidP="00A23DA0" w:rsidRDefault="78CCAEB0" w14:paraId="295B3D18"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C4384EE" w14:textId="77777777">
      <w:r w:rsidRPr="78B6F757">
        <w:rPr>
          <w:b/>
          <w:bCs/>
          <w:lang w:val="en-US"/>
        </w:rPr>
        <w:t xml:space="preserve">Template: </w:t>
      </w:r>
      <w:r w:rsidRPr="78B6F757">
        <w:rPr>
          <w:lang w:val="en-US"/>
        </w:rPr>
        <w:t>Biểu mẫu dữ liệu phục vụ nghiệp vụ "Nhập liệu chỉ tiêu ESG Ban Dịch vụ"; áp dụng template Excel hoặc form trực tuyến khi được cấu hình.</w:t>
      </w:r>
    </w:p>
    <w:p w:rsidRPr="0009634E" w:rsidR="00A23DA0" w:rsidP="008A7704" w:rsidRDefault="78CCAEB0" w14:paraId="4462582C" w14:textId="60A64CD6">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BDD6029" w14:textId="77777777">
      <w:r w:rsidRPr="78B6F757">
        <w:rPr>
          <w:b/>
          <w:bCs/>
          <w:lang w:val="en-US"/>
        </w:rPr>
        <w:t>Tính năng:</w:t>
      </w:r>
    </w:p>
    <w:p w:rsidRPr="0009634E" w:rsidR="00A23DA0" w:rsidP="00A23DA0" w:rsidRDefault="00A23DA0" w14:paraId="46BEC60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Dịch vụ" theo phạm vi quyền được cấp trên </w:t>
      </w:r>
      <w:r>
        <w:rPr>
          <w:szCs w:val="24"/>
        </w:rPr>
        <w:t>Phần mềm</w:t>
      </w:r>
      <w:r w:rsidRPr="0009634E">
        <w:rPr>
          <w:szCs w:val="24"/>
        </w:rPr>
        <w:t xml:space="preserve"> ESG.</w:t>
      </w:r>
    </w:p>
    <w:p w:rsidRPr="0009634E" w:rsidR="00A23DA0" w:rsidP="00A23DA0" w:rsidRDefault="00A23DA0" w14:paraId="1FBF0EA6" w14:textId="77777777">
      <w:pPr>
        <w:pStyle w:val="ListBullet"/>
        <w:tabs>
          <w:tab w:val="num" w:pos="360"/>
        </w:tabs>
        <w:spacing w:after="40"/>
        <w:ind w:left="397" w:hanging="360"/>
        <w:rPr>
          <w:rFonts w:cs="Times New Roman"/>
          <w:szCs w:val="24"/>
        </w:rPr>
      </w:pPr>
      <w:r w:rsidRPr="0009634E">
        <w:rPr>
          <w:szCs w:val="24"/>
        </w:rPr>
        <w:t>Hệ thống hỗ trợ mục tiêu: Nhập số liệu dịch vụ hành khách và sự cố.</w:t>
      </w:r>
    </w:p>
    <w:p w:rsidRPr="0009634E" w:rsidR="00A23DA0" w:rsidP="00A23DA0" w:rsidRDefault="00A23DA0" w14:paraId="7FA1BA90" w14:textId="428F725E">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7A7F125B"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7F02A8F" w14:textId="2C4F29BE">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539DB9BE" w14:textId="77777777">
      <w:r w:rsidRPr="78B6F757">
        <w:rPr>
          <w:b/>
          <w:bCs/>
          <w:lang w:val="en-US"/>
        </w:rPr>
        <w:t>Màn hình liên quan:</w:t>
      </w:r>
    </w:p>
    <w:p w:rsidRPr="0009634E" w:rsidR="00A23DA0" w:rsidP="00A23DA0" w:rsidRDefault="00A23DA0" w14:paraId="64EB895C" w14:textId="77777777">
      <w:pPr>
        <w:pStyle w:val="ListBullet"/>
        <w:tabs>
          <w:tab w:val="num" w:pos="360"/>
        </w:tabs>
        <w:spacing w:after="40"/>
        <w:ind w:left="397" w:hanging="360"/>
        <w:rPr>
          <w:rFonts w:cs="Times New Roman"/>
          <w:szCs w:val="24"/>
        </w:rPr>
      </w:pPr>
      <w:r>
        <w:t>MH-008 - Form nhập liệu Ban Dịch vụ; Mô tả: Màn hình nhập dữ liệu dịch vụ hành khách, trải nghiệm khách hàng và sự cố.</w:t>
      </w:r>
    </w:p>
    <w:p w:rsidRPr="0009634E" w:rsidR="00A23DA0" w:rsidP="00A23DA0" w:rsidRDefault="78CCAEB0" w14:paraId="3B01785F" w14:textId="77777777">
      <w:pPr>
        <w:jc w:val="center"/>
      </w:pPr>
      <w:r w:rsidRPr="78B6F757">
        <w:rPr>
          <w:i/>
          <w:iCs/>
          <w:lang w:val="en-US"/>
        </w:rPr>
        <w:t>Hình MH-008. Form nhập liệu Ban Dịch vụ</w:t>
      </w:r>
    </w:p>
    <w:p w:rsidRPr="0009634E" w:rsidR="00A23DA0" w:rsidP="00A23DA0" w:rsidRDefault="00D33B45" w14:paraId="4273A835" w14:textId="13A33E24">
      <w:pPr>
        <w:jc w:val="center"/>
      </w:pPr>
      <w:r w:rsidRPr="00D973A6">
        <w:rPr>
          <w:noProof/>
        </w:rPr>
        <w:drawing>
          <wp:inline distT="0" distB="0" distL="0" distR="0" wp14:anchorId="7893B64E" wp14:editId="57704742">
            <wp:extent cx="5941695" cy="3622675"/>
            <wp:effectExtent l="0" t="0" r="1905" b="0"/>
            <wp:docPr id="30300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6A08CEF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4A6E011" w14:textId="77777777">
        <w:trPr>
          <w:jc w:val="center"/>
        </w:trPr>
        <w:tc>
          <w:tcPr>
            <w:tcW w:w="907" w:type="dxa"/>
            <w:shd w:val="clear" w:color="auto" w:fill="006B75"/>
            <w:tcMar/>
            <w:vAlign w:val="center"/>
          </w:tcPr>
          <w:p w:rsidR="00A23DA0" w:rsidP="00832EA4" w:rsidRDefault="7365809D" w14:paraId="6EF8F880" w14:textId="77777777">
            <w:r w:rsidRPr="2689F980" w:rsidR="3D7076FE">
              <w:rPr>
                <w:lang w:val="en-US"/>
              </w:rPr>
              <w:t>Bước</w:t>
            </w:r>
          </w:p>
        </w:tc>
        <w:tc>
          <w:tcPr>
            <w:tcW w:w="12472" w:type="dxa"/>
            <w:shd w:val="clear" w:color="auto" w:fill="006B75"/>
            <w:tcMar/>
            <w:vAlign w:val="center"/>
          </w:tcPr>
          <w:p w:rsidR="00A23DA0" w:rsidP="00832EA4" w:rsidRDefault="7365809D" w14:paraId="606242BB" w14:textId="77777777">
            <w:r w:rsidRPr="2689F980" w:rsidR="3D7076FE">
              <w:rPr>
                <w:lang w:val="en-US"/>
              </w:rPr>
              <w:t>Mô tả</w:t>
            </w:r>
          </w:p>
        </w:tc>
      </w:tr>
      <w:tr w:rsidRPr="0009634E" w:rsidR="00A23DA0" w:rsidTr="2689F980" w14:paraId="12CE7D81" w14:textId="77777777">
        <w:trPr>
          <w:jc w:val="center"/>
        </w:trPr>
        <w:tc>
          <w:tcPr>
            <w:tcW w:w="907" w:type="dxa"/>
            <w:tcMar/>
            <w:vAlign w:val="center"/>
          </w:tcPr>
          <w:p w:rsidR="00A23DA0" w:rsidP="00832EA4" w:rsidRDefault="7365809D" w14:paraId="00EEC7BE" w14:textId="77777777">
            <w:r w:rsidRPr="2689F980" w:rsidR="3D7076FE">
              <w:rPr>
                <w:lang w:val="en-US"/>
              </w:rPr>
              <w:t>Bước 1</w:t>
            </w:r>
          </w:p>
        </w:tc>
        <w:tc>
          <w:tcPr>
            <w:tcW w:w="12472" w:type="dxa"/>
            <w:tcMar/>
            <w:vAlign w:val="center"/>
          </w:tcPr>
          <w:p w:rsidR="00A23DA0" w:rsidP="00832EA4" w:rsidRDefault="7365809D" w14:paraId="63717626" w14:textId="77777777">
            <w:r w:rsidRPr="2689F980" w:rsidR="3D7076FE">
              <w:rPr>
                <w:lang w:val="en-US"/>
              </w:rPr>
              <w:t>Người dùng mở màn hình Form nhập liệu Ban Dịch vụ.</w:t>
            </w:r>
          </w:p>
        </w:tc>
      </w:tr>
      <w:tr w:rsidRPr="0009634E" w:rsidR="00A23DA0" w:rsidTr="2689F980" w14:paraId="17D182D5" w14:textId="77777777">
        <w:trPr>
          <w:jc w:val="center"/>
        </w:trPr>
        <w:tc>
          <w:tcPr>
            <w:tcW w:w="907" w:type="dxa"/>
            <w:tcMar/>
            <w:vAlign w:val="center"/>
          </w:tcPr>
          <w:p w:rsidR="00A23DA0" w:rsidP="00832EA4" w:rsidRDefault="7365809D" w14:paraId="16B179CF" w14:textId="77777777">
            <w:r w:rsidRPr="2689F980" w:rsidR="3D7076FE">
              <w:rPr>
                <w:lang w:val="en-US"/>
              </w:rPr>
              <w:t>Bước 2</w:t>
            </w:r>
          </w:p>
        </w:tc>
        <w:tc>
          <w:tcPr>
            <w:tcW w:w="12472" w:type="dxa"/>
            <w:tcMar/>
            <w:vAlign w:val="center"/>
          </w:tcPr>
          <w:p w:rsidR="00A23DA0" w:rsidP="00832EA4" w:rsidRDefault="00D33B45" w14:paraId="319AB9AA" w14:textId="4F02C70C">
            <w:r w:rsidRPr="2689F980" w:rsidR="00D33B45">
              <w:rPr>
                <w:lang w:val="en-US"/>
              </w:rPr>
              <w:t>Người dùng chọn chỉ tiêu được phân công và truy cập vào chi tiết để thực hiện nhập số liệu</w:t>
            </w:r>
          </w:p>
        </w:tc>
      </w:tr>
      <w:tr w:rsidRPr="0009634E" w:rsidR="00A23DA0" w:rsidTr="2689F980" w14:paraId="44234EFA" w14:textId="77777777">
        <w:trPr>
          <w:jc w:val="center"/>
        </w:trPr>
        <w:tc>
          <w:tcPr>
            <w:tcW w:w="907" w:type="dxa"/>
            <w:tcMar/>
            <w:vAlign w:val="center"/>
          </w:tcPr>
          <w:p w:rsidR="00A23DA0" w:rsidP="00832EA4" w:rsidRDefault="7365809D" w14:paraId="5B94D136" w14:textId="77777777">
            <w:r w:rsidRPr="2689F980" w:rsidR="3D7076FE">
              <w:rPr>
                <w:lang w:val="en-US"/>
              </w:rPr>
              <w:t>Bước 3</w:t>
            </w:r>
          </w:p>
        </w:tc>
        <w:tc>
          <w:tcPr>
            <w:tcW w:w="12472" w:type="dxa"/>
            <w:tcMar/>
            <w:vAlign w:val="center"/>
          </w:tcPr>
          <w:p w:rsidR="00A23DA0" w:rsidP="00832EA4" w:rsidRDefault="7365809D" w14:paraId="772AE86B" w14:textId="77777777">
            <w:r w:rsidRPr="2689F980" w:rsidR="3D7076FE">
              <w:rPr>
                <w:lang w:val="en-US"/>
              </w:rPr>
              <w:t>Người dùng nhập số liệu chỉ tiêu, bổ sung ghi chú và tải chứng từ nếu nghiệp vụ yêu cầu.</w:t>
            </w:r>
          </w:p>
        </w:tc>
      </w:tr>
      <w:tr w:rsidRPr="0009634E" w:rsidR="00A23DA0" w:rsidTr="2689F980" w14:paraId="0ACB4D30" w14:textId="77777777">
        <w:trPr>
          <w:jc w:val="center"/>
        </w:trPr>
        <w:tc>
          <w:tcPr>
            <w:tcW w:w="907" w:type="dxa"/>
            <w:tcMar/>
            <w:vAlign w:val="center"/>
          </w:tcPr>
          <w:p w:rsidR="00A23DA0" w:rsidP="00832EA4" w:rsidRDefault="7365809D" w14:paraId="19999B46" w14:textId="77777777">
            <w:r w:rsidRPr="2689F980" w:rsidR="3D7076FE">
              <w:rPr>
                <w:lang w:val="en-US"/>
              </w:rPr>
              <w:t>Bước 4</w:t>
            </w:r>
          </w:p>
        </w:tc>
        <w:tc>
          <w:tcPr>
            <w:tcW w:w="12472" w:type="dxa"/>
            <w:tcMar/>
            <w:vAlign w:val="center"/>
          </w:tcPr>
          <w:p w:rsidR="00A23DA0" w:rsidP="00832EA4" w:rsidRDefault="7365809D" w14:paraId="34E686BA" w14:textId="452AFDA1">
            <w:r w:rsidRPr="2689F980" w:rsidR="3D7076FE">
              <w:rPr>
                <w:lang w:val="en-US"/>
              </w:rPr>
              <w:t xml:space="preserve">Người dùng chọn Lưu </w:t>
            </w:r>
            <w:r w:rsidRPr="2689F980" w:rsidR="2BD4984F">
              <w:rPr>
                <w:lang w:val="en-US"/>
              </w:rPr>
              <w:t>dữ liệu</w:t>
            </w:r>
          </w:p>
        </w:tc>
      </w:tr>
      <w:tr w:rsidRPr="0009634E" w:rsidR="00A23DA0" w:rsidTr="2689F980" w14:paraId="1A25A1AF" w14:textId="77777777">
        <w:trPr>
          <w:jc w:val="center"/>
        </w:trPr>
        <w:tc>
          <w:tcPr>
            <w:tcW w:w="907" w:type="dxa"/>
            <w:tcMar/>
            <w:vAlign w:val="center"/>
          </w:tcPr>
          <w:p w:rsidR="00A23DA0" w:rsidP="00832EA4" w:rsidRDefault="7365809D" w14:paraId="345CE615" w14:textId="77777777">
            <w:r w:rsidRPr="2689F980" w:rsidR="3D7076FE">
              <w:rPr>
                <w:lang w:val="en-US"/>
              </w:rPr>
              <w:t>Bước 5</w:t>
            </w:r>
          </w:p>
        </w:tc>
        <w:tc>
          <w:tcPr>
            <w:tcW w:w="12472" w:type="dxa"/>
            <w:tcMar/>
            <w:vAlign w:val="center"/>
          </w:tcPr>
          <w:p w:rsidR="00A23DA0" w:rsidP="00832EA4" w:rsidRDefault="6016D0D0" w14:paraId="6AF37D95" w14:textId="169F31C1">
            <w:r w:rsidRPr="2689F980" w:rsidR="2BD4984F">
              <w:rPr>
                <w:lang w:val="en-US"/>
              </w:rPr>
              <w:t>Hệ thống kiểm tra dữ liệu, cập nhật dữ liệu lên kho dữ liệu để chuẩn bị tính toán để đưa vào báo cáo.</w:t>
            </w:r>
          </w:p>
        </w:tc>
      </w:tr>
    </w:tbl>
    <w:p w:rsidRPr="0009634E" w:rsidR="00A23DA0" w:rsidP="00A23DA0" w:rsidRDefault="00A23DA0" w14:paraId="30B8876C" w14:textId="77777777"/>
    <w:p w:rsidRPr="0009634E" w:rsidR="00A23DA0" w:rsidP="78B6F757" w:rsidRDefault="78CCAEB0" w14:paraId="323013B3" w14:textId="77777777">
      <w:pPr>
        <w:pStyle w:val="Heading3"/>
        <w:rPr>
          <w:sz w:val="24"/>
          <w:szCs w:val="24"/>
          <w:lang w:val="en-US"/>
        </w:rPr>
      </w:pPr>
      <w:bookmarkStart w:name="_Toc242783382" w:id="125"/>
      <w:r w:rsidRPr="78B6F757">
        <w:rPr>
          <w:lang w:val="en-US"/>
        </w:rPr>
        <w:t>4.2.4. Nhập liệu chỉ tiêu ESG TT Bông Sen Vàng</w:t>
      </w:r>
      <w:bookmarkEnd w:id="125"/>
    </w:p>
    <w:p w:rsidRPr="0009634E" w:rsidR="00A23DA0" w:rsidP="00A23DA0" w:rsidRDefault="78CCAEB0" w14:paraId="79708F38" w14:textId="77777777">
      <w:r w:rsidRPr="78B6F757">
        <w:rPr>
          <w:b/>
          <w:bCs/>
          <w:lang w:val="en-US"/>
        </w:rPr>
        <w:t xml:space="preserve">Mục đích: </w:t>
      </w:r>
      <w:r w:rsidRPr="78B6F757">
        <w:rPr>
          <w:lang w:val="en-US"/>
        </w:rPr>
        <w:t>Nhập số liệu chương trình khách hàng và dịch vụ.</w:t>
      </w:r>
    </w:p>
    <w:p w:rsidRPr="0009634E" w:rsidR="00A23DA0" w:rsidP="00A23DA0" w:rsidRDefault="78CCAEB0" w14:paraId="6E334556" w14:textId="77777777">
      <w:r w:rsidRPr="78B6F757">
        <w:rPr>
          <w:b/>
          <w:bCs/>
          <w:lang w:val="en-US"/>
        </w:rPr>
        <w:t xml:space="preserve">Đối tượng sử dụng: </w:t>
      </w:r>
      <w:r w:rsidRPr="78B6F757">
        <w:rPr>
          <w:lang w:val="en-US"/>
        </w:rPr>
        <w:t>Đầu mối TTBSV</w:t>
      </w:r>
    </w:p>
    <w:p w:rsidRPr="0009634E" w:rsidR="00A23DA0" w:rsidP="00A23DA0" w:rsidRDefault="78CCAEB0" w14:paraId="3FF7E6F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4642271" w14:textId="77777777">
      <w:r w:rsidRPr="78B6F757">
        <w:rPr>
          <w:b/>
          <w:bCs/>
          <w:lang w:val="en-US"/>
        </w:rPr>
        <w:t xml:space="preserve">Template: </w:t>
      </w:r>
      <w:r w:rsidRPr="78B6F757">
        <w:rPr>
          <w:lang w:val="en-US"/>
        </w:rPr>
        <w:t>Biểu mẫu dữ liệu phục vụ nghiệp vụ "Nhập liệu chỉ tiêu ESG TT Bông Sen Vàng"; áp dụng template Excel hoặc form trực tuyến khi được cấu hình.</w:t>
      </w:r>
    </w:p>
    <w:p w:rsidRPr="0009634E" w:rsidR="00A23DA0" w:rsidP="00A95646" w:rsidRDefault="78CCAEB0" w14:paraId="3B921738" w14:textId="48396BD4">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6E919F8D" w14:textId="77777777">
      <w:r w:rsidRPr="78B6F757">
        <w:rPr>
          <w:b/>
          <w:bCs/>
          <w:lang w:val="en-US"/>
        </w:rPr>
        <w:t>Tính năng:</w:t>
      </w:r>
    </w:p>
    <w:p w:rsidRPr="0009634E" w:rsidR="00A23DA0" w:rsidP="00A23DA0" w:rsidRDefault="00A23DA0" w14:paraId="63A2C6C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TT Bông Sen Vàng" theo phạm vi quyền được cấp trên </w:t>
      </w:r>
      <w:r>
        <w:rPr>
          <w:szCs w:val="24"/>
        </w:rPr>
        <w:t>Phần mềm</w:t>
      </w:r>
      <w:r w:rsidRPr="0009634E">
        <w:rPr>
          <w:szCs w:val="24"/>
        </w:rPr>
        <w:t xml:space="preserve"> ESG.</w:t>
      </w:r>
    </w:p>
    <w:p w:rsidRPr="0009634E" w:rsidR="00A23DA0" w:rsidP="00A23DA0" w:rsidRDefault="00A23DA0" w14:paraId="76AFAE8E" w14:textId="77777777">
      <w:pPr>
        <w:pStyle w:val="ListBullet"/>
        <w:tabs>
          <w:tab w:val="num" w:pos="360"/>
        </w:tabs>
        <w:spacing w:after="40"/>
        <w:ind w:left="397" w:hanging="360"/>
        <w:rPr>
          <w:rFonts w:cs="Times New Roman"/>
          <w:szCs w:val="24"/>
        </w:rPr>
      </w:pPr>
      <w:r w:rsidRPr="0009634E">
        <w:rPr>
          <w:szCs w:val="24"/>
        </w:rPr>
        <w:t>Hệ thống hỗ trợ mục tiêu: Nhập số liệu chương trình khách hàng và dịch vụ.</w:t>
      </w:r>
    </w:p>
    <w:p w:rsidRPr="0009634E" w:rsidR="00A23DA0" w:rsidP="00A23DA0" w:rsidRDefault="00A23DA0" w14:paraId="4CC872A0" w14:textId="372A6BBB">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40E23379"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0DD9082" w14:textId="0767B8C6">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0EFDA61E" w14:textId="77777777">
      <w:r w:rsidRPr="78B6F757">
        <w:rPr>
          <w:b/>
          <w:bCs/>
          <w:lang w:val="en-US"/>
        </w:rPr>
        <w:t>Màn hình liên quan:</w:t>
      </w:r>
    </w:p>
    <w:p w:rsidRPr="0009634E" w:rsidR="00A23DA0" w:rsidP="00A23DA0" w:rsidRDefault="00A23DA0" w14:paraId="33DA8D0A" w14:textId="77777777">
      <w:pPr>
        <w:pStyle w:val="ListBullet"/>
        <w:tabs>
          <w:tab w:val="num" w:pos="360"/>
        </w:tabs>
        <w:spacing w:after="40"/>
        <w:ind w:left="397" w:hanging="360"/>
        <w:rPr>
          <w:rFonts w:cs="Times New Roman"/>
          <w:szCs w:val="24"/>
        </w:rPr>
      </w:pPr>
      <w:r>
        <w:t>MH-009 - Form nhập liệu TT Bông Sen Vàng; Mô tả: Màn hình nhập số liệu khách hàng thân thiết và hoạt động hội viên.</w:t>
      </w:r>
    </w:p>
    <w:p w:rsidRPr="000E3721" w:rsidR="00A23DA0" w:rsidP="00A23DA0" w:rsidRDefault="78CCAEB0" w14:paraId="62617EB0" w14:textId="77777777">
      <w:pPr>
        <w:jc w:val="center"/>
        <w:rPr>
          <w:lang w:val="sv-SE"/>
        </w:rPr>
      </w:pPr>
      <w:r w:rsidRPr="000E3721">
        <w:rPr>
          <w:i/>
          <w:iCs/>
          <w:lang w:val="sv-SE"/>
        </w:rPr>
        <w:t>Hình MH-009. Form nhập liệu TT Bông Sen Vàng</w:t>
      </w:r>
    </w:p>
    <w:p w:rsidRPr="0009634E" w:rsidR="00A23DA0" w:rsidP="00A23DA0" w:rsidRDefault="009D5EB9" w14:paraId="51461FC5" w14:textId="28C14CC3">
      <w:pPr>
        <w:jc w:val="center"/>
      </w:pPr>
      <w:r w:rsidRPr="00D973A6">
        <w:rPr>
          <w:noProof/>
        </w:rPr>
        <w:drawing>
          <wp:inline distT="0" distB="0" distL="0" distR="0" wp14:anchorId="2BD28515" wp14:editId="52768B0D">
            <wp:extent cx="5941695" cy="3622675"/>
            <wp:effectExtent l="0" t="0" r="1905" b="0"/>
            <wp:docPr id="19628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0A3DAFBF"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70A6BCD" w14:textId="77777777">
        <w:trPr>
          <w:jc w:val="center"/>
        </w:trPr>
        <w:tc>
          <w:tcPr>
            <w:tcW w:w="907" w:type="dxa"/>
            <w:shd w:val="clear" w:color="auto" w:fill="006B75"/>
            <w:tcMar/>
            <w:vAlign w:val="center"/>
          </w:tcPr>
          <w:p w:rsidR="00A23DA0" w:rsidP="00832EA4" w:rsidRDefault="7365809D" w14:paraId="7B8BEA6E" w14:textId="77777777">
            <w:r w:rsidRPr="2689F980" w:rsidR="3D7076FE">
              <w:rPr>
                <w:lang w:val="en-US"/>
              </w:rPr>
              <w:t>Bước</w:t>
            </w:r>
          </w:p>
        </w:tc>
        <w:tc>
          <w:tcPr>
            <w:tcW w:w="12472" w:type="dxa"/>
            <w:shd w:val="clear" w:color="auto" w:fill="006B75"/>
            <w:tcMar/>
            <w:vAlign w:val="center"/>
          </w:tcPr>
          <w:p w:rsidR="00A23DA0" w:rsidP="00832EA4" w:rsidRDefault="7365809D" w14:paraId="41AD7911" w14:textId="77777777">
            <w:r w:rsidRPr="2689F980" w:rsidR="3D7076FE">
              <w:rPr>
                <w:lang w:val="en-US"/>
              </w:rPr>
              <w:t>Mô tả</w:t>
            </w:r>
          </w:p>
        </w:tc>
      </w:tr>
      <w:tr w:rsidRPr="0009634E" w:rsidR="00A23DA0" w:rsidTr="2689F980" w14:paraId="178E501A" w14:textId="77777777">
        <w:trPr>
          <w:jc w:val="center"/>
        </w:trPr>
        <w:tc>
          <w:tcPr>
            <w:tcW w:w="907" w:type="dxa"/>
            <w:tcMar/>
            <w:vAlign w:val="center"/>
          </w:tcPr>
          <w:p w:rsidR="00A23DA0" w:rsidP="00832EA4" w:rsidRDefault="7365809D" w14:paraId="25D65D28" w14:textId="77777777">
            <w:r w:rsidRPr="2689F980" w:rsidR="3D7076FE">
              <w:rPr>
                <w:lang w:val="en-US"/>
              </w:rPr>
              <w:t>Bước 1</w:t>
            </w:r>
          </w:p>
        </w:tc>
        <w:tc>
          <w:tcPr>
            <w:tcW w:w="12472" w:type="dxa"/>
            <w:tcMar/>
            <w:vAlign w:val="center"/>
          </w:tcPr>
          <w:p w:rsidR="00A23DA0" w:rsidP="00832EA4" w:rsidRDefault="7365809D" w14:paraId="2BC09E86" w14:textId="77777777">
            <w:r w:rsidRPr="2689F980" w:rsidR="3D7076FE">
              <w:rPr>
                <w:lang w:val="en-US"/>
              </w:rPr>
              <w:t>Người dùng mở màn hình Form nhập liệu TT Bông Sen Vàng.</w:t>
            </w:r>
          </w:p>
        </w:tc>
      </w:tr>
      <w:tr w:rsidRPr="0009634E" w:rsidR="00A23DA0" w:rsidTr="2689F980" w14:paraId="21054E3D" w14:textId="77777777">
        <w:trPr>
          <w:jc w:val="center"/>
        </w:trPr>
        <w:tc>
          <w:tcPr>
            <w:tcW w:w="907" w:type="dxa"/>
            <w:tcMar/>
            <w:vAlign w:val="center"/>
          </w:tcPr>
          <w:p w:rsidR="00A23DA0" w:rsidP="00832EA4" w:rsidRDefault="7365809D" w14:paraId="49A3AB9E" w14:textId="77777777">
            <w:r w:rsidRPr="2689F980" w:rsidR="3D7076FE">
              <w:rPr>
                <w:lang w:val="en-US"/>
              </w:rPr>
              <w:t>Bước 2</w:t>
            </w:r>
          </w:p>
        </w:tc>
        <w:tc>
          <w:tcPr>
            <w:tcW w:w="12472" w:type="dxa"/>
            <w:tcMar/>
            <w:vAlign w:val="center"/>
          </w:tcPr>
          <w:p w:rsidR="00A23DA0" w:rsidP="00832EA4" w:rsidRDefault="62CFFEB3" w14:paraId="26FBB2C1" w14:textId="7ADC4321">
            <w:r w:rsidRPr="2689F980" w:rsidR="51C06B93">
              <w:rPr>
                <w:lang w:val="en-US"/>
              </w:rPr>
              <w:t>Người dùng chọn chỉ tiêu được phân công và truy cập vào chi tiết để thực hiện nhập số liệu</w:t>
            </w:r>
          </w:p>
        </w:tc>
      </w:tr>
      <w:tr w:rsidRPr="0009634E" w:rsidR="00A23DA0" w:rsidTr="2689F980" w14:paraId="24B6101F" w14:textId="77777777">
        <w:trPr>
          <w:jc w:val="center"/>
        </w:trPr>
        <w:tc>
          <w:tcPr>
            <w:tcW w:w="907" w:type="dxa"/>
            <w:tcMar/>
            <w:vAlign w:val="center"/>
          </w:tcPr>
          <w:p w:rsidR="00A23DA0" w:rsidP="00832EA4" w:rsidRDefault="7365809D" w14:paraId="63972F82" w14:textId="77777777">
            <w:r w:rsidRPr="2689F980" w:rsidR="3D7076FE">
              <w:rPr>
                <w:lang w:val="en-US"/>
              </w:rPr>
              <w:t>Bước 3</w:t>
            </w:r>
          </w:p>
        </w:tc>
        <w:tc>
          <w:tcPr>
            <w:tcW w:w="12472" w:type="dxa"/>
            <w:tcMar/>
            <w:vAlign w:val="center"/>
          </w:tcPr>
          <w:p w:rsidR="00A23DA0" w:rsidP="00832EA4" w:rsidRDefault="7365809D" w14:paraId="3A0674A7" w14:textId="77777777">
            <w:r w:rsidRPr="2689F980" w:rsidR="3D7076FE">
              <w:rPr>
                <w:lang w:val="en-US"/>
              </w:rPr>
              <w:t>Người dùng nhập số liệu chỉ tiêu, bổ sung ghi chú và tải chứng từ nếu nghiệp vụ yêu cầu.</w:t>
            </w:r>
          </w:p>
        </w:tc>
      </w:tr>
      <w:tr w:rsidRPr="0009634E" w:rsidR="00A23DA0" w:rsidTr="2689F980" w14:paraId="0F9B7192" w14:textId="77777777">
        <w:trPr>
          <w:jc w:val="center"/>
        </w:trPr>
        <w:tc>
          <w:tcPr>
            <w:tcW w:w="907" w:type="dxa"/>
            <w:tcMar/>
            <w:vAlign w:val="center"/>
          </w:tcPr>
          <w:p w:rsidR="00A23DA0" w:rsidP="00832EA4" w:rsidRDefault="7365809D" w14:paraId="77954CDA" w14:textId="77777777">
            <w:r w:rsidRPr="2689F980" w:rsidR="3D7076FE">
              <w:rPr>
                <w:lang w:val="en-US"/>
              </w:rPr>
              <w:t>Bước 4</w:t>
            </w:r>
          </w:p>
        </w:tc>
        <w:tc>
          <w:tcPr>
            <w:tcW w:w="12472" w:type="dxa"/>
            <w:tcMar/>
            <w:vAlign w:val="center"/>
          </w:tcPr>
          <w:p w:rsidR="00A23DA0" w:rsidP="00832EA4" w:rsidRDefault="7365809D" w14:paraId="35B22DFF" w14:textId="08D39AD8">
            <w:r w:rsidRPr="2689F980" w:rsidR="3D7076FE">
              <w:rPr>
                <w:lang w:val="en-US"/>
              </w:rPr>
              <w:t>Người dùng chọn Lưu</w:t>
            </w:r>
            <w:r w:rsidRPr="2689F980" w:rsidR="51C06B93">
              <w:rPr>
                <w:lang w:val="en-US"/>
              </w:rPr>
              <w:t xml:space="preserve"> dữ liệu</w:t>
            </w:r>
          </w:p>
        </w:tc>
      </w:tr>
      <w:tr w:rsidRPr="0009634E" w:rsidR="00A23DA0" w:rsidTr="2689F980" w14:paraId="1A5D70E2" w14:textId="77777777">
        <w:trPr>
          <w:jc w:val="center"/>
        </w:trPr>
        <w:tc>
          <w:tcPr>
            <w:tcW w:w="907" w:type="dxa"/>
            <w:tcMar/>
            <w:vAlign w:val="center"/>
          </w:tcPr>
          <w:p w:rsidR="00A23DA0" w:rsidP="00832EA4" w:rsidRDefault="7365809D" w14:paraId="5960B106" w14:textId="77777777">
            <w:r w:rsidRPr="2689F980" w:rsidR="3D7076FE">
              <w:rPr>
                <w:lang w:val="en-US"/>
              </w:rPr>
              <w:t>Bước 5</w:t>
            </w:r>
          </w:p>
        </w:tc>
        <w:tc>
          <w:tcPr>
            <w:tcW w:w="12472" w:type="dxa"/>
            <w:tcMar/>
            <w:vAlign w:val="center"/>
          </w:tcPr>
          <w:p w:rsidR="00A23DA0" w:rsidP="00832EA4" w:rsidRDefault="1FB8C8AC" w14:paraId="6D741BDA" w14:textId="4BEE0A3B">
            <w:r w:rsidRPr="2689F980" w:rsidR="28FD3208">
              <w:rPr>
                <w:lang w:val="en-US"/>
              </w:rPr>
              <w:t>Hệ thống kiểm tra dữ liệu, cập nhật dữ liệu lên kho dữ liệu để chuẩn bị tính toán để đưa vào báo cáo.</w:t>
            </w:r>
          </w:p>
        </w:tc>
      </w:tr>
    </w:tbl>
    <w:p w:rsidRPr="0009634E" w:rsidR="00A23DA0" w:rsidP="00A23DA0" w:rsidRDefault="00A23DA0" w14:paraId="0DC05D28" w14:textId="77777777"/>
    <w:p w:rsidRPr="0009634E" w:rsidR="00A23DA0" w:rsidP="78B6F757" w:rsidRDefault="78CCAEB0" w14:paraId="27C26CD9" w14:textId="77777777">
      <w:pPr>
        <w:pStyle w:val="Heading3"/>
        <w:rPr>
          <w:sz w:val="24"/>
          <w:szCs w:val="24"/>
          <w:lang w:val="en-US"/>
        </w:rPr>
      </w:pPr>
      <w:bookmarkStart w:name="_Toc242783383" w:id="126"/>
      <w:r w:rsidRPr="78B6F757">
        <w:rPr>
          <w:lang w:val="en-US"/>
        </w:rPr>
        <w:t>4.2.5. Nhập liệu chỉ tiêu ESG Nhân sự</w:t>
      </w:r>
      <w:bookmarkEnd w:id="126"/>
    </w:p>
    <w:p w:rsidRPr="0009634E" w:rsidR="00A23DA0" w:rsidP="00A23DA0" w:rsidRDefault="78CCAEB0" w14:paraId="68D685D7" w14:textId="77777777">
      <w:r w:rsidRPr="78B6F757">
        <w:rPr>
          <w:b/>
          <w:bCs/>
          <w:lang w:val="en-US"/>
        </w:rPr>
        <w:t xml:space="preserve">Mục đích: </w:t>
      </w:r>
      <w:r w:rsidRPr="78B6F757">
        <w:rPr>
          <w:lang w:val="en-US"/>
        </w:rPr>
        <w:t>Nhập dữ liệu nhân sự, đào tạo và cơ cấu lao động.</w:t>
      </w:r>
    </w:p>
    <w:p w:rsidRPr="0009634E" w:rsidR="00A23DA0" w:rsidP="00A23DA0" w:rsidRDefault="78CCAEB0" w14:paraId="08D96E1D" w14:textId="77777777">
      <w:r w:rsidRPr="78B6F757">
        <w:rPr>
          <w:b/>
          <w:bCs/>
          <w:lang w:val="en-US"/>
        </w:rPr>
        <w:t xml:space="preserve">Đối tượng sử dụng: </w:t>
      </w:r>
      <w:r w:rsidRPr="78B6F757">
        <w:rPr>
          <w:lang w:val="en-US"/>
        </w:rPr>
        <w:t>Đầu mối Ban TCNL</w:t>
      </w:r>
    </w:p>
    <w:p w:rsidRPr="0009634E" w:rsidR="00A23DA0" w:rsidP="00A23DA0" w:rsidRDefault="78CCAEB0" w14:paraId="1861FC5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2198898" w14:textId="77777777">
      <w:r w:rsidRPr="78B6F757">
        <w:rPr>
          <w:b/>
          <w:bCs/>
          <w:lang w:val="en-US"/>
        </w:rPr>
        <w:t xml:space="preserve">Template: </w:t>
      </w:r>
      <w:r w:rsidRPr="78B6F757">
        <w:rPr>
          <w:lang w:val="en-US"/>
        </w:rPr>
        <w:t>Biểu mẫu dữ liệu phục vụ nghiệp vụ "Nhập liệu chỉ tiêu ESG Nhân sự"; áp dụng template Excel hoặc form trực tuyến khi được cấu hình.</w:t>
      </w:r>
    </w:p>
    <w:p w:rsidRPr="0009634E" w:rsidR="00A23DA0" w:rsidP="00851A60" w:rsidRDefault="78CCAEB0" w14:paraId="337ACE40" w14:textId="3B6AC1E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9474F1C" w14:textId="77777777">
      <w:r w:rsidRPr="78B6F757">
        <w:rPr>
          <w:b/>
          <w:bCs/>
          <w:lang w:val="en-US"/>
        </w:rPr>
        <w:t>Tính năng:</w:t>
      </w:r>
    </w:p>
    <w:p w:rsidRPr="0009634E" w:rsidR="00A23DA0" w:rsidP="00A23DA0" w:rsidRDefault="00A23DA0" w14:paraId="0FB2A13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Nhân sự" theo phạm vi quyền được cấp trên </w:t>
      </w:r>
      <w:r>
        <w:rPr>
          <w:szCs w:val="24"/>
        </w:rPr>
        <w:t>Phần mềm</w:t>
      </w:r>
      <w:r w:rsidRPr="0009634E">
        <w:rPr>
          <w:szCs w:val="24"/>
        </w:rPr>
        <w:t xml:space="preserve"> ESG.</w:t>
      </w:r>
    </w:p>
    <w:p w:rsidRPr="0009634E" w:rsidR="00A23DA0" w:rsidP="00A23DA0" w:rsidRDefault="00A23DA0" w14:paraId="52DE9B3C" w14:textId="77777777">
      <w:pPr>
        <w:pStyle w:val="ListBullet"/>
        <w:tabs>
          <w:tab w:val="num" w:pos="360"/>
        </w:tabs>
        <w:spacing w:after="40"/>
        <w:ind w:left="397" w:hanging="360"/>
        <w:rPr>
          <w:rFonts w:cs="Times New Roman"/>
          <w:szCs w:val="24"/>
        </w:rPr>
      </w:pPr>
      <w:r w:rsidRPr="0009634E">
        <w:rPr>
          <w:szCs w:val="24"/>
        </w:rPr>
        <w:t>Hệ thống hỗ trợ mục tiêu: Nhập dữ liệu nhân sự, đào tạo và cơ cấu lao động.</w:t>
      </w:r>
    </w:p>
    <w:p w:rsidRPr="0009634E" w:rsidR="00A23DA0" w:rsidP="00A23DA0" w:rsidRDefault="00A23DA0" w14:paraId="40F61CBF" w14:textId="5EF397FB">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3CB99DF5"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7EDA04A"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22AFA05" w14:textId="77777777">
      <w:r w:rsidRPr="78B6F757">
        <w:rPr>
          <w:b/>
          <w:bCs/>
          <w:lang w:val="en-US"/>
        </w:rPr>
        <w:t>Màn hình liên quan:</w:t>
      </w:r>
    </w:p>
    <w:p w:rsidRPr="0009634E" w:rsidR="00A23DA0" w:rsidP="00A23DA0" w:rsidRDefault="00A23DA0" w14:paraId="35C66211" w14:textId="77777777">
      <w:pPr>
        <w:pStyle w:val="ListBullet"/>
        <w:tabs>
          <w:tab w:val="num" w:pos="360"/>
        </w:tabs>
        <w:spacing w:after="40"/>
        <w:ind w:left="397" w:hanging="360"/>
        <w:rPr>
          <w:rFonts w:cs="Times New Roman"/>
          <w:szCs w:val="24"/>
        </w:rPr>
      </w:pPr>
      <w:r>
        <w:t>MH-010 - Form nhập liệu Nhân sự; Mô tả: Màn hình nhập dữ liệu nhân sự, đào tạo và kết quả đánh giá mức độ hài lòng.</w:t>
      </w:r>
    </w:p>
    <w:p w:rsidRPr="0009634E" w:rsidR="00A23DA0" w:rsidP="00A23DA0" w:rsidRDefault="78CCAEB0" w14:paraId="16ACEE42" w14:textId="77777777">
      <w:pPr>
        <w:jc w:val="center"/>
      </w:pPr>
      <w:r w:rsidRPr="78B6F757">
        <w:rPr>
          <w:i/>
          <w:iCs/>
          <w:lang w:val="en-US"/>
        </w:rPr>
        <w:t>Hình MH-010. Form nhập liệu Nhân sự</w:t>
      </w:r>
    </w:p>
    <w:p w:rsidRPr="0009634E" w:rsidR="00A23DA0" w:rsidP="00A23DA0" w:rsidRDefault="009D5EB9" w14:paraId="033D29C7" w14:textId="1F38CF30">
      <w:pPr>
        <w:jc w:val="center"/>
      </w:pPr>
      <w:r w:rsidRPr="00D973A6">
        <w:rPr>
          <w:noProof/>
        </w:rPr>
        <w:drawing>
          <wp:inline distT="0" distB="0" distL="0" distR="0" wp14:anchorId="617138A8" wp14:editId="460584A0">
            <wp:extent cx="5941695" cy="3622675"/>
            <wp:effectExtent l="0" t="0" r="1905" b="0"/>
            <wp:docPr id="3762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5C787BE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B06702D" w14:textId="77777777">
        <w:trPr>
          <w:jc w:val="center"/>
        </w:trPr>
        <w:tc>
          <w:tcPr>
            <w:tcW w:w="907" w:type="dxa"/>
            <w:shd w:val="clear" w:color="auto" w:fill="006B75"/>
            <w:tcMar/>
            <w:vAlign w:val="center"/>
          </w:tcPr>
          <w:p w:rsidR="00A23DA0" w:rsidP="00832EA4" w:rsidRDefault="7365809D" w14:paraId="15371BA1" w14:textId="77777777">
            <w:r w:rsidRPr="2689F980" w:rsidR="3D7076FE">
              <w:rPr>
                <w:lang w:val="en-US"/>
              </w:rPr>
              <w:t>Bước</w:t>
            </w:r>
          </w:p>
        </w:tc>
        <w:tc>
          <w:tcPr>
            <w:tcW w:w="12472" w:type="dxa"/>
            <w:shd w:val="clear" w:color="auto" w:fill="006B75"/>
            <w:tcMar/>
            <w:vAlign w:val="center"/>
          </w:tcPr>
          <w:p w:rsidR="00A23DA0" w:rsidP="00832EA4" w:rsidRDefault="7365809D" w14:paraId="7E2BA283" w14:textId="77777777">
            <w:r w:rsidRPr="2689F980" w:rsidR="3D7076FE">
              <w:rPr>
                <w:lang w:val="en-US"/>
              </w:rPr>
              <w:t>Mô tả</w:t>
            </w:r>
          </w:p>
        </w:tc>
      </w:tr>
      <w:tr w:rsidRPr="0009634E" w:rsidR="00A23DA0" w:rsidTr="2689F980" w14:paraId="0B238F16" w14:textId="77777777">
        <w:trPr>
          <w:jc w:val="center"/>
        </w:trPr>
        <w:tc>
          <w:tcPr>
            <w:tcW w:w="907" w:type="dxa"/>
            <w:tcMar/>
            <w:vAlign w:val="center"/>
          </w:tcPr>
          <w:p w:rsidR="00A23DA0" w:rsidP="00832EA4" w:rsidRDefault="7365809D" w14:paraId="710A6076" w14:textId="77777777">
            <w:r w:rsidRPr="2689F980" w:rsidR="3D7076FE">
              <w:rPr>
                <w:lang w:val="en-US"/>
              </w:rPr>
              <w:t>Bước 1</w:t>
            </w:r>
          </w:p>
        </w:tc>
        <w:tc>
          <w:tcPr>
            <w:tcW w:w="12472" w:type="dxa"/>
            <w:tcMar/>
            <w:vAlign w:val="center"/>
          </w:tcPr>
          <w:p w:rsidR="00A23DA0" w:rsidP="00832EA4" w:rsidRDefault="7365809D" w14:paraId="36238149" w14:textId="77777777">
            <w:r w:rsidRPr="2689F980" w:rsidR="3D7076FE">
              <w:rPr>
                <w:lang w:val="en-US"/>
              </w:rPr>
              <w:t>Người dùng mở màn hình Form nhập liệu Nhân sự.</w:t>
            </w:r>
          </w:p>
        </w:tc>
      </w:tr>
      <w:tr w:rsidRPr="0009634E" w:rsidR="00A23DA0" w:rsidTr="2689F980" w14:paraId="7CDDDEC6" w14:textId="77777777">
        <w:trPr>
          <w:jc w:val="center"/>
        </w:trPr>
        <w:tc>
          <w:tcPr>
            <w:tcW w:w="907" w:type="dxa"/>
            <w:tcMar/>
            <w:vAlign w:val="center"/>
          </w:tcPr>
          <w:p w:rsidR="00A23DA0" w:rsidP="00832EA4" w:rsidRDefault="7365809D" w14:paraId="6E34EFFE" w14:textId="77777777">
            <w:r w:rsidRPr="2689F980" w:rsidR="3D7076FE">
              <w:rPr>
                <w:lang w:val="en-US"/>
              </w:rPr>
              <w:t>Bước 2</w:t>
            </w:r>
          </w:p>
        </w:tc>
        <w:tc>
          <w:tcPr>
            <w:tcW w:w="12472" w:type="dxa"/>
            <w:tcMar/>
            <w:vAlign w:val="center"/>
          </w:tcPr>
          <w:p w:rsidR="00A23DA0" w:rsidP="00832EA4" w:rsidRDefault="5E1F6A04" w14:paraId="7FE7DB88" w14:textId="4D6FCD7A">
            <w:r w:rsidRPr="2689F980" w:rsidR="7D03F4FD">
              <w:rPr>
                <w:lang w:val="en-US"/>
              </w:rPr>
              <w:t>Người dùng chọn chỉ tiêu được phân công và truy cập vào chi tiết để thực hiện nhập số liệu</w:t>
            </w:r>
          </w:p>
        </w:tc>
      </w:tr>
      <w:tr w:rsidRPr="0009634E" w:rsidR="00A23DA0" w:rsidTr="2689F980" w14:paraId="28678827" w14:textId="77777777">
        <w:trPr>
          <w:jc w:val="center"/>
        </w:trPr>
        <w:tc>
          <w:tcPr>
            <w:tcW w:w="907" w:type="dxa"/>
            <w:tcMar/>
            <w:vAlign w:val="center"/>
          </w:tcPr>
          <w:p w:rsidR="00A23DA0" w:rsidP="00832EA4" w:rsidRDefault="7365809D" w14:paraId="66B84132" w14:textId="77777777">
            <w:r w:rsidRPr="2689F980" w:rsidR="3D7076FE">
              <w:rPr>
                <w:lang w:val="en-US"/>
              </w:rPr>
              <w:t>Bước 3</w:t>
            </w:r>
          </w:p>
        </w:tc>
        <w:tc>
          <w:tcPr>
            <w:tcW w:w="12472" w:type="dxa"/>
            <w:tcMar/>
            <w:vAlign w:val="center"/>
          </w:tcPr>
          <w:p w:rsidR="00A23DA0" w:rsidP="00832EA4" w:rsidRDefault="7365809D" w14:paraId="45AA1153" w14:textId="77777777">
            <w:r w:rsidRPr="2689F980" w:rsidR="3D7076FE">
              <w:rPr>
                <w:lang w:val="en-US"/>
              </w:rPr>
              <w:t>Người dùng nhập số liệu chỉ tiêu, bổ sung ghi chú và tải chứng từ nếu nghiệp vụ yêu cầu.</w:t>
            </w:r>
          </w:p>
        </w:tc>
      </w:tr>
      <w:tr w:rsidRPr="0009634E" w:rsidR="00A23DA0" w:rsidTr="2689F980" w14:paraId="63C6BCFE" w14:textId="77777777">
        <w:trPr>
          <w:jc w:val="center"/>
        </w:trPr>
        <w:tc>
          <w:tcPr>
            <w:tcW w:w="907" w:type="dxa"/>
            <w:tcMar/>
            <w:vAlign w:val="center"/>
          </w:tcPr>
          <w:p w:rsidR="00A23DA0" w:rsidP="00832EA4" w:rsidRDefault="7365809D" w14:paraId="26DF0255" w14:textId="77777777">
            <w:r w:rsidRPr="2689F980" w:rsidR="3D7076FE">
              <w:rPr>
                <w:lang w:val="en-US"/>
              </w:rPr>
              <w:t>Bước 4</w:t>
            </w:r>
          </w:p>
        </w:tc>
        <w:tc>
          <w:tcPr>
            <w:tcW w:w="12472" w:type="dxa"/>
            <w:tcMar/>
            <w:vAlign w:val="center"/>
          </w:tcPr>
          <w:p w:rsidR="00A23DA0" w:rsidP="00832EA4" w:rsidRDefault="7365809D" w14:paraId="54693944" w14:textId="62F677B2">
            <w:r w:rsidRPr="2689F980" w:rsidR="3D7076FE">
              <w:rPr>
                <w:lang w:val="en-US"/>
              </w:rPr>
              <w:t xml:space="preserve">Người dùng chọn Lưu </w:t>
            </w:r>
            <w:r w:rsidRPr="2689F980" w:rsidR="7D03F4FD">
              <w:rPr>
                <w:lang w:val="en-US"/>
              </w:rPr>
              <w:t>dữ liệu</w:t>
            </w:r>
          </w:p>
        </w:tc>
      </w:tr>
      <w:tr w:rsidRPr="0009634E" w:rsidR="00A23DA0" w:rsidTr="2689F980" w14:paraId="0221EA6D" w14:textId="77777777">
        <w:trPr>
          <w:jc w:val="center"/>
        </w:trPr>
        <w:tc>
          <w:tcPr>
            <w:tcW w:w="907" w:type="dxa"/>
            <w:tcMar/>
            <w:vAlign w:val="center"/>
          </w:tcPr>
          <w:p w:rsidR="00A23DA0" w:rsidP="00832EA4" w:rsidRDefault="7365809D" w14:paraId="5A4D4D90" w14:textId="77777777">
            <w:r w:rsidRPr="2689F980" w:rsidR="3D7076FE">
              <w:rPr>
                <w:lang w:val="en-US"/>
              </w:rPr>
              <w:t>Bước 5</w:t>
            </w:r>
          </w:p>
        </w:tc>
        <w:tc>
          <w:tcPr>
            <w:tcW w:w="12472" w:type="dxa"/>
            <w:tcMar/>
            <w:vAlign w:val="center"/>
          </w:tcPr>
          <w:p w:rsidR="00A23DA0" w:rsidP="00832EA4" w:rsidRDefault="29460CB0" w14:paraId="62A57FBA" w14:textId="07ED148C">
            <w:r w:rsidRPr="2689F980" w:rsidR="3C6F8665">
              <w:rPr>
                <w:lang w:val="en-US"/>
              </w:rPr>
              <w:t>Hệ thống kiểm tra dữ liệu, cập nhật dữ liệu lên kho dữ liệu để chuẩn bị tính toán để đưa vào báo cáo.</w:t>
            </w:r>
          </w:p>
        </w:tc>
      </w:tr>
    </w:tbl>
    <w:p w:rsidRPr="0009634E" w:rsidR="00A23DA0" w:rsidP="00A23DA0" w:rsidRDefault="00A23DA0" w14:paraId="6A2B01A1" w14:textId="77777777"/>
    <w:p w:rsidRPr="0009634E" w:rsidR="00A23DA0" w:rsidP="78B6F757" w:rsidRDefault="78CCAEB0" w14:paraId="0EEA79E0" w14:textId="77777777">
      <w:pPr>
        <w:pStyle w:val="Heading3"/>
        <w:rPr>
          <w:sz w:val="24"/>
          <w:szCs w:val="24"/>
          <w:lang w:val="en-US"/>
        </w:rPr>
      </w:pPr>
      <w:bookmarkStart w:name="_Toc242783384" w:id="127"/>
      <w:r w:rsidRPr="78B6F757">
        <w:rPr>
          <w:lang w:val="en-US"/>
        </w:rPr>
        <w:t>4.2.6. Import kết quả đánh giá mức độ hài lòng theo khối</w:t>
      </w:r>
      <w:bookmarkEnd w:id="127"/>
    </w:p>
    <w:p w:rsidRPr="0009634E" w:rsidR="00A23DA0" w:rsidP="00A23DA0" w:rsidRDefault="78CCAEB0" w14:paraId="54523E92" w14:textId="77777777">
      <w:r w:rsidRPr="78B6F757">
        <w:rPr>
          <w:b/>
          <w:bCs/>
          <w:lang w:val="en-US"/>
        </w:rPr>
        <w:t xml:space="preserve">Mục đích: </w:t>
      </w:r>
      <w:r w:rsidRPr="78B6F757">
        <w:rPr>
          <w:lang w:val="en-US"/>
        </w:rPr>
        <w:t>Nạp hàng loạt kết quả đánh giá mức độ hài lòng theo từng khối từ biểu mẫu chuẩn.</w:t>
      </w:r>
    </w:p>
    <w:p w:rsidRPr="0009634E" w:rsidR="00A23DA0" w:rsidP="00A23DA0" w:rsidRDefault="78CCAEB0" w14:paraId="723749B8" w14:textId="77777777">
      <w:r w:rsidRPr="78B6F757">
        <w:rPr>
          <w:b/>
          <w:bCs/>
          <w:lang w:val="en-US"/>
        </w:rPr>
        <w:t xml:space="preserve">Đối tượng sử dụng: </w:t>
      </w:r>
      <w:r w:rsidRPr="78B6F757">
        <w:rPr>
          <w:lang w:val="en-US"/>
        </w:rPr>
        <w:t>Đầu mối Ban TCNL</w:t>
      </w:r>
    </w:p>
    <w:p w:rsidRPr="0009634E" w:rsidR="00A23DA0" w:rsidP="00A23DA0" w:rsidRDefault="78CCAEB0" w14:paraId="4E13FA2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F7069A1" w14:textId="77777777">
      <w:r w:rsidRPr="78B6F757">
        <w:rPr>
          <w:b/>
          <w:bCs/>
          <w:lang w:val="en-US"/>
        </w:rPr>
        <w:t xml:space="preserve">Template: </w:t>
      </w:r>
      <w:r w:rsidRPr="78B6F757">
        <w:rPr>
          <w:lang w:val="en-US"/>
        </w:rPr>
        <w:t>Biểu mẫu dữ liệu phục vụ nghiệp vụ "Import kết quả đánh giá mức độ hài lòng theo khối"; áp dụng template Excel hoặc form trực tuyến khi được cấu hình.</w:t>
      </w:r>
    </w:p>
    <w:p w:rsidRPr="0009634E" w:rsidR="00A23DA0" w:rsidP="001C1791" w:rsidRDefault="78CCAEB0" w14:paraId="4D4E1315" w14:textId="52D3FD7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73ED802" w14:textId="77777777">
      <w:r w:rsidRPr="78B6F757">
        <w:rPr>
          <w:b/>
          <w:bCs/>
          <w:lang w:val="en-US"/>
        </w:rPr>
        <w:t>Tính năng:</w:t>
      </w:r>
    </w:p>
    <w:p w:rsidRPr="0009634E" w:rsidR="00A23DA0" w:rsidP="00A23DA0" w:rsidRDefault="00A23DA0" w14:paraId="50F1943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"Import kết quả đánh giá mức độ hài lòng theo khối" theo phạm vi quyền được cấp trên </w:t>
      </w:r>
      <w:r>
        <w:rPr>
          <w:szCs w:val="24"/>
        </w:rPr>
        <w:t>Phần mềm</w:t>
      </w:r>
      <w:r w:rsidRPr="0009634E">
        <w:rPr>
          <w:szCs w:val="24"/>
        </w:rPr>
        <w:t xml:space="preserve"> ESG.</w:t>
      </w:r>
    </w:p>
    <w:p w:rsidRPr="0009634E" w:rsidR="00A23DA0" w:rsidP="00A23DA0" w:rsidRDefault="00A23DA0" w14:paraId="5ED04431" w14:textId="77777777">
      <w:pPr>
        <w:pStyle w:val="ListBullet"/>
        <w:tabs>
          <w:tab w:val="num" w:pos="360"/>
        </w:tabs>
        <w:spacing w:after="40"/>
        <w:ind w:left="397" w:hanging="360"/>
        <w:rPr>
          <w:rFonts w:cs="Times New Roman"/>
          <w:szCs w:val="24"/>
        </w:rPr>
      </w:pPr>
      <w:r w:rsidRPr="0009634E">
        <w:rPr>
          <w:szCs w:val="24"/>
        </w:rPr>
        <w:t>Hệ thống hỗ trợ mục tiêu: Nạp hàng loạt kết quả đánh giá mức độ hài lòng theo từng khối từ biểu mẫu chuẩn.</w:t>
      </w:r>
    </w:p>
    <w:p w:rsidRPr="0009634E" w:rsidR="00A23DA0" w:rsidP="00A23DA0" w:rsidRDefault="00A23DA0" w14:paraId="76D504CF" w14:textId="0A44BABF">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6526607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C4F014F"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DF1EBE5" w14:textId="77777777">
      <w:r w:rsidRPr="78B6F757">
        <w:rPr>
          <w:b/>
          <w:bCs/>
          <w:lang w:val="en-US"/>
        </w:rPr>
        <w:t>Màn hình liên quan:</w:t>
      </w:r>
    </w:p>
    <w:p w:rsidRPr="0009634E" w:rsidR="00A23DA0" w:rsidP="00A23DA0" w:rsidRDefault="00A23DA0" w14:paraId="54F392DF" w14:textId="77777777">
      <w:pPr>
        <w:pStyle w:val="ListBullet"/>
        <w:tabs>
          <w:tab w:val="num" w:pos="360"/>
        </w:tabs>
        <w:spacing w:after="40"/>
        <w:ind w:left="397" w:hanging="360"/>
        <w:rPr>
          <w:rFonts w:cs="Times New Roman"/>
          <w:szCs w:val="24"/>
        </w:rPr>
      </w:pPr>
      <w:r>
        <w:t>MH-010 - Form nhập liệu Nhân sự; Mô tả: Màn hình nhập dữ liệu nhân sự, đào tạo và kết quả đánh giá mức độ hài lòng.</w:t>
      </w:r>
    </w:p>
    <w:p w:rsidRPr="0009634E" w:rsidR="00A23DA0" w:rsidP="00A23DA0" w:rsidRDefault="00A23DA0" w14:paraId="1F565752" w14:textId="77777777">
      <w:pPr>
        <w:pStyle w:val="ListBullet"/>
        <w:tabs>
          <w:tab w:val="num" w:pos="360"/>
        </w:tabs>
        <w:spacing w:after="40"/>
        <w:ind w:left="397" w:hanging="360"/>
        <w:rPr>
          <w:rFonts w:cs="Times New Roman"/>
          <w:szCs w:val="24"/>
        </w:rPr>
      </w:pPr>
    </w:p>
    <w:p w:rsidR="00A23DA0" w:rsidP="00A23DA0" w:rsidRDefault="78CCAEB0" w14:paraId="4E60A441" w14:textId="77777777">
      <w:pPr>
        <w:jc w:val="center"/>
      </w:pPr>
      <w:r w:rsidRPr="78B6F757">
        <w:rPr>
          <w:lang w:val="en-US"/>
        </w:rPr>
        <w:t>Hình MH-010a. Danh sách kỳ báo cáo TCNL có chức năng Import Excel</w:t>
      </w:r>
    </w:p>
    <w:p w:rsidR="00A23DA0" w:rsidP="00A23DA0" w:rsidRDefault="009904F1" w14:paraId="6C8A25AE" w14:textId="1FE9F12D">
      <w:pPr>
        <w:jc w:val="center"/>
      </w:pPr>
      <w:r w:rsidRPr="009904F1">
        <w:rPr>
          <w:noProof/>
        </w:rPr>
        <w:drawing>
          <wp:inline distT="0" distB="0" distL="0" distR="0" wp14:anchorId="6CD60604" wp14:editId="39F789C5">
            <wp:extent cx="5941695" cy="3724910"/>
            <wp:effectExtent l="0" t="0" r="1905" b="0"/>
            <wp:docPr id="18514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0051" name=""/>
                    <pic:cNvPicPr/>
                  </pic:nvPicPr>
                  <pic:blipFill>
                    <a:blip r:embed="rId51"/>
                    <a:stretch>
                      <a:fillRect/>
                    </a:stretch>
                  </pic:blipFill>
                  <pic:spPr>
                    <a:xfrm>
                      <a:off x="0" y="0"/>
                      <a:ext cx="5941695" cy="3724910"/>
                    </a:xfrm>
                    <a:prstGeom prst="rect">
                      <a:avLst/>
                    </a:prstGeom>
                  </pic:spPr>
                </pic:pic>
              </a:graphicData>
            </a:graphic>
          </wp:inline>
        </w:drawing>
      </w:r>
    </w:p>
    <w:p w:rsidR="00A23DA0" w:rsidP="00A23DA0" w:rsidRDefault="78CCAEB0" w14:paraId="0AD47CC6" w14:textId="77777777">
      <w:pPr>
        <w:jc w:val="center"/>
      </w:pPr>
      <w:r w:rsidRPr="78B6F757">
        <w:rPr>
          <w:lang w:val="en-US"/>
        </w:rPr>
        <w:t>Hình MH-010b. Import kết quả đánh giá mức độ hài lòng theo khối - bước kiểm tra dữ liệu</w:t>
      </w:r>
    </w:p>
    <w:p w:rsidR="00A23DA0" w:rsidP="00A23DA0" w:rsidRDefault="00854F77" w14:paraId="14C37573" w14:textId="161B5336">
      <w:pPr>
        <w:jc w:val="center"/>
      </w:pPr>
      <w:r w:rsidRPr="00854F77">
        <w:rPr>
          <w:noProof/>
        </w:rPr>
        <w:drawing>
          <wp:inline distT="0" distB="0" distL="0" distR="0" wp14:anchorId="3153EEF2" wp14:editId="5FAC250B">
            <wp:extent cx="5941695" cy="3082290"/>
            <wp:effectExtent l="0" t="0" r="1905" b="3810"/>
            <wp:docPr id="7217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3349" name=""/>
                    <pic:cNvPicPr/>
                  </pic:nvPicPr>
                  <pic:blipFill>
                    <a:blip r:embed="rId52"/>
                    <a:stretch>
                      <a:fillRect/>
                    </a:stretch>
                  </pic:blipFill>
                  <pic:spPr>
                    <a:xfrm>
                      <a:off x="0" y="0"/>
                      <a:ext cx="5941695" cy="3082290"/>
                    </a:xfrm>
                    <a:prstGeom prst="rect">
                      <a:avLst/>
                    </a:prstGeom>
                  </pic:spPr>
                </pic:pic>
              </a:graphicData>
            </a:graphic>
          </wp:inline>
        </w:drawing>
      </w:r>
    </w:p>
    <w:p w:rsidRPr="0009634E" w:rsidR="00A23DA0" w:rsidP="00A23DA0" w:rsidRDefault="78CCAEB0" w14:paraId="297D752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D46920E" w14:textId="77777777">
        <w:trPr>
          <w:jc w:val="center"/>
        </w:trPr>
        <w:tc>
          <w:tcPr>
            <w:tcW w:w="907" w:type="dxa"/>
            <w:shd w:val="clear" w:color="auto" w:fill="006B75"/>
            <w:tcMar/>
            <w:vAlign w:val="center"/>
          </w:tcPr>
          <w:p w:rsidR="00A23DA0" w:rsidP="00832EA4" w:rsidRDefault="7365809D" w14:paraId="4D0316E1" w14:textId="77777777">
            <w:r w:rsidRPr="2689F980" w:rsidR="3D7076FE">
              <w:rPr>
                <w:lang w:val="en-US"/>
              </w:rPr>
              <w:t>Bước</w:t>
            </w:r>
          </w:p>
        </w:tc>
        <w:tc>
          <w:tcPr>
            <w:tcW w:w="12472" w:type="dxa"/>
            <w:shd w:val="clear" w:color="auto" w:fill="006B75"/>
            <w:tcMar/>
            <w:vAlign w:val="center"/>
          </w:tcPr>
          <w:p w:rsidR="00A23DA0" w:rsidP="00832EA4" w:rsidRDefault="7365809D" w14:paraId="0A918FCE" w14:textId="77777777">
            <w:r w:rsidRPr="2689F980" w:rsidR="3D7076FE">
              <w:rPr>
                <w:lang w:val="en-US"/>
              </w:rPr>
              <w:t>Mô tả</w:t>
            </w:r>
          </w:p>
        </w:tc>
      </w:tr>
      <w:tr w:rsidRPr="0009634E" w:rsidR="00A23DA0" w:rsidTr="2689F980" w14:paraId="025198A3" w14:textId="77777777">
        <w:trPr>
          <w:jc w:val="center"/>
        </w:trPr>
        <w:tc>
          <w:tcPr>
            <w:tcW w:w="907" w:type="dxa"/>
            <w:tcMar/>
            <w:vAlign w:val="center"/>
          </w:tcPr>
          <w:p w:rsidR="00A23DA0" w:rsidP="00832EA4" w:rsidRDefault="7365809D" w14:paraId="675DC9BF" w14:textId="77777777">
            <w:r w:rsidRPr="2689F980" w:rsidR="3D7076FE">
              <w:rPr>
                <w:lang w:val="en-US"/>
              </w:rPr>
              <w:t>Bước 1</w:t>
            </w:r>
          </w:p>
        </w:tc>
        <w:tc>
          <w:tcPr>
            <w:tcW w:w="12472" w:type="dxa"/>
            <w:tcMar/>
            <w:vAlign w:val="center"/>
          </w:tcPr>
          <w:p w:rsidR="00A23DA0" w:rsidP="00832EA4" w:rsidRDefault="7365809D" w14:paraId="14119A1A" w14:textId="77777777">
            <w:r w:rsidRPr="2689F980" w:rsidR="3D7076FE">
              <w:rPr>
                <w:lang w:val="en-US"/>
              </w:rPr>
              <w:t>Người dùng mở màn hình Nhập liệu, chọn form Tổ chức nhân lực.</w:t>
            </w:r>
          </w:p>
        </w:tc>
      </w:tr>
      <w:tr w:rsidRPr="0009634E" w:rsidR="00A23DA0" w:rsidTr="2689F980" w14:paraId="025EBE53" w14:textId="77777777">
        <w:trPr>
          <w:jc w:val="center"/>
        </w:trPr>
        <w:tc>
          <w:tcPr>
            <w:tcW w:w="907" w:type="dxa"/>
            <w:tcMar/>
            <w:vAlign w:val="center"/>
          </w:tcPr>
          <w:p w:rsidR="00A23DA0" w:rsidP="00832EA4" w:rsidRDefault="7365809D" w14:paraId="0F5959BE" w14:textId="77777777">
            <w:r w:rsidRPr="2689F980" w:rsidR="3D7076FE">
              <w:rPr>
                <w:lang w:val="en-US"/>
              </w:rPr>
              <w:t>Bước 2</w:t>
            </w:r>
          </w:p>
        </w:tc>
        <w:tc>
          <w:tcPr>
            <w:tcW w:w="12472" w:type="dxa"/>
            <w:tcMar/>
            <w:vAlign w:val="center"/>
          </w:tcPr>
          <w:p w:rsidR="00A23DA0" w:rsidP="00832EA4" w:rsidRDefault="7365809D" w14:paraId="71D48E29" w14:textId="77777777">
            <w:r w:rsidRPr="2689F980" w:rsidR="3D7076FE">
              <w:rPr>
                <w:lang w:val="en-US"/>
              </w:rPr>
              <w:t>Người dùng chọn Import Excel cho dữ liệu khảo sát mức độ hài lòng theo khối.</w:t>
            </w:r>
          </w:p>
        </w:tc>
      </w:tr>
      <w:tr w:rsidRPr="0009634E" w:rsidR="00A23DA0" w:rsidTr="2689F980" w14:paraId="302BCE95" w14:textId="77777777">
        <w:trPr>
          <w:jc w:val="center"/>
        </w:trPr>
        <w:tc>
          <w:tcPr>
            <w:tcW w:w="907" w:type="dxa"/>
            <w:tcMar/>
            <w:vAlign w:val="center"/>
          </w:tcPr>
          <w:p w:rsidR="00A23DA0" w:rsidP="00832EA4" w:rsidRDefault="7365809D" w14:paraId="07B81A59" w14:textId="77777777">
            <w:r w:rsidRPr="2689F980" w:rsidR="3D7076FE">
              <w:rPr>
                <w:lang w:val="en-US"/>
              </w:rPr>
              <w:t>Bước 3</w:t>
            </w:r>
          </w:p>
        </w:tc>
        <w:tc>
          <w:tcPr>
            <w:tcW w:w="12472" w:type="dxa"/>
            <w:tcMar/>
            <w:vAlign w:val="center"/>
          </w:tcPr>
          <w:p w:rsidR="00A23DA0" w:rsidP="00832EA4" w:rsidRDefault="7365809D" w14:paraId="3CD7718C" w14:textId="77777777">
            <w:r w:rsidRPr="2689F980" w:rsidR="3D7076FE">
              <w:rPr>
                <w:lang w:val="en-US"/>
              </w:rPr>
              <w:t>Người dùng tải file theo biểu mẫu chuẩn lên hệ thống.</w:t>
            </w:r>
          </w:p>
        </w:tc>
      </w:tr>
      <w:tr w:rsidRPr="0009634E" w:rsidR="00A23DA0" w:rsidTr="2689F980" w14:paraId="371DA6A8" w14:textId="77777777">
        <w:trPr>
          <w:jc w:val="center"/>
        </w:trPr>
        <w:tc>
          <w:tcPr>
            <w:tcW w:w="907" w:type="dxa"/>
            <w:tcMar/>
            <w:vAlign w:val="center"/>
          </w:tcPr>
          <w:p w:rsidR="00A23DA0" w:rsidP="00832EA4" w:rsidRDefault="7365809D" w14:paraId="1BA106AB" w14:textId="77777777">
            <w:r w:rsidRPr="2689F980" w:rsidR="3D7076FE">
              <w:rPr>
                <w:lang w:val="en-US"/>
              </w:rPr>
              <w:t>Bước 4</w:t>
            </w:r>
          </w:p>
        </w:tc>
        <w:tc>
          <w:tcPr>
            <w:tcW w:w="12472" w:type="dxa"/>
            <w:tcMar/>
            <w:vAlign w:val="center"/>
          </w:tcPr>
          <w:p w:rsidR="00A23DA0" w:rsidP="00832EA4" w:rsidRDefault="7365809D" w14:paraId="0B898E1D" w14:textId="77777777">
            <w:r w:rsidRPr="2689F980" w:rsidR="3D7076FE">
              <w:rPr>
                <w:lang w:val="en-US"/>
              </w:rPr>
              <w:t>Hệ thống kiểm tra cấu trúc file, kỳ báo cáo, mã chỉ tiêu và các dòng thiếu dữ liệu.</w:t>
            </w:r>
          </w:p>
        </w:tc>
      </w:tr>
      <w:tr w:rsidRPr="0009634E" w:rsidR="00A23DA0" w:rsidTr="2689F980" w14:paraId="09482A3C" w14:textId="77777777">
        <w:trPr>
          <w:jc w:val="center"/>
        </w:trPr>
        <w:tc>
          <w:tcPr>
            <w:tcW w:w="907" w:type="dxa"/>
            <w:tcMar/>
            <w:vAlign w:val="center"/>
          </w:tcPr>
          <w:p w:rsidR="00A23DA0" w:rsidP="00832EA4" w:rsidRDefault="7365809D" w14:paraId="078F56BF" w14:textId="77777777">
            <w:r w:rsidRPr="2689F980" w:rsidR="3D7076FE">
              <w:rPr>
                <w:lang w:val="en-US"/>
              </w:rPr>
              <w:t>Bước 5</w:t>
            </w:r>
          </w:p>
        </w:tc>
        <w:tc>
          <w:tcPr>
            <w:tcW w:w="12472" w:type="dxa"/>
            <w:tcMar/>
            <w:vAlign w:val="center"/>
          </w:tcPr>
          <w:p w:rsidR="00A23DA0" w:rsidP="00832EA4" w:rsidRDefault="7365809D" w14:paraId="20FF9D74" w14:textId="77777777">
            <w:r w:rsidRPr="2689F980" w:rsidR="3D7076FE">
              <w:rPr>
                <w:lang w:val="en-US"/>
              </w:rPr>
              <w:t>Người dùng xác nhận nhập dữ liệu hợp lệ; hệ thống ghi nhận kết quả, lưu cảnh báo và cập nhật trạng thái hồ sơ.</w:t>
            </w:r>
          </w:p>
        </w:tc>
      </w:tr>
    </w:tbl>
    <w:p w:rsidRPr="0009634E" w:rsidR="00A23DA0" w:rsidP="00A23DA0" w:rsidRDefault="00A23DA0" w14:paraId="3088F107" w14:textId="77777777"/>
    <w:p w:rsidRPr="0009634E" w:rsidR="00A23DA0" w:rsidP="78B6F757" w:rsidRDefault="78CCAEB0" w14:paraId="109359FC" w14:textId="77777777">
      <w:pPr>
        <w:pStyle w:val="Heading3"/>
        <w:rPr>
          <w:sz w:val="24"/>
          <w:szCs w:val="24"/>
          <w:lang w:val="en-US"/>
        </w:rPr>
      </w:pPr>
      <w:bookmarkStart w:name="_Toc242783385" w:id="128"/>
      <w:r w:rsidRPr="78B6F757">
        <w:rPr>
          <w:lang w:val="en-US"/>
        </w:rPr>
        <w:t>4.2.7. Nhập liệu chỉ tiêu ESG CNTT và CĐS</w:t>
      </w:r>
      <w:bookmarkEnd w:id="128"/>
    </w:p>
    <w:p w:rsidRPr="0009634E" w:rsidR="00A23DA0" w:rsidP="00A23DA0" w:rsidRDefault="78CCAEB0" w14:paraId="7FEFD41C" w14:textId="77777777">
      <w:r w:rsidRPr="78B6F757">
        <w:rPr>
          <w:b/>
          <w:bCs/>
          <w:lang w:val="en-US"/>
        </w:rPr>
        <w:t xml:space="preserve">Mục đích: </w:t>
      </w:r>
      <w:r w:rsidRPr="78B6F757">
        <w:rPr>
          <w:lang w:val="en-US"/>
        </w:rPr>
        <w:t>Nhập dữ liệu bảo mật, số hóa và vận hành CNTT.</w:t>
      </w:r>
    </w:p>
    <w:p w:rsidRPr="0009634E" w:rsidR="00A23DA0" w:rsidP="00A23DA0" w:rsidRDefault="78CCAEB0" w14:paraId="2EA945E3" w14:textId="77777777">
      <w:r w:rsidRPr="78B6F757">
        <w:rPr>
          <w:b/>
          <w:bCs/>
          <w:lang w:val="en-US"/>
        </w:rPr>
        <w:t xml:space="preserve">Đối tượng sử dụng: </w:t>
      </w:r>
      <w:r w:rsidRPr="78B6F757">
        <w:rPr>
          <w:lang w:val="en-US"/>
        </w:rPr>
        <w:t>Đầu mối Ban CNTT/CĐS</w:t>
      </w:r>
    </w:p>
    <w:p w:rsidRPr="0009634E" w:rsidR="00A23DA0" w:rsidP="00A23DA0" w:rsidRDefault="78CCAEB0" w14:paraId="2EEAD7E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26A7D5D" w14:textId="77777777">
      <w:r w:rsidRPr="78B6F757">
        <w:rPr>
          <w:b/>
          <w:bCs/>
          <w:lang w:val="en-US"/>
        </w:rPr>
        <w:t xml:space="preserve">Template: </w:t>
      </w:r>
      <w:r w:rsidRPr="78B6F757">
        <w:rPr>
          <w:lang w:val="en-US"/>
        </w:rPr>
        <w:t>Biểu mẫu dữ liệu phục vụ nghiệp vụ "Nhập liệu chỉ tiêu ESG CNTT và CĐS"; áp dụng template Excel hoặc form trực tuyến khi được cấu hình.</w:t>
      </w:r>
    </w:p>
    <w:p w:rsidRPr="0009634E" w:rsidR="00A23DA0" w:rsidP="00E35720" w:rsidRDefault="78CCAEB0" w14:paraId="2C0118DD" w14:textId="090109D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123AB41" w14:textId="77777777">
      <w:r w:rsidRPr="78B6F757">
        <w:rPr>
          <w:b/>
          <w:bCs/>
          <w:lang w:val="en-US"/>
        </w:rPr>
        <w:t>Tính năng:</w:t>
      </w:r>
    </w:p>
    <w:p w:rsidRPr="0009634E" w:rsidR="00A23DA0" w:rsidP="00A23DA0" w:rsidRDefault="00A23DA0" w14:paraId="106DB5B5"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CNTT và CĐS" theo phạm vi quyền được cấp trên </w:t>
      </w:r>
      <w:r>
        <w:rPr>
          <w:szCs w:val="24"/>
        </w:rPr>
        <w:t>Phần mềm</w:t>
      </w:r>
      <w:r w:rsidRPr="0009634E">
        <w:rPr>
          <w:szCs w:val="24"/>
        </w:rPr>
        <w:t xml:space="preserve"> ESG.</w:t>
      </w:r>
    </w:p>
    <w:p w:rsidRPr="0009634E" w:rsidR="00A23DA0" w:rsidP="00A23DA0" w:rsidRDefault="00A23DA0" w14:paraId="5BE0931B" w14:textId="77777777">
      <w:pPr>
        <w:pStyle w:val="ListBullet"/>
        <w:tabs>
          <w:tab w:val="num" w:pos="360"/>
        </w:tabs>
        <w:spacing w:after="40"/>
        <w:ind w:left="397" w:hanging="360"/>
        <w:rPr>
          <w:rFonts w:cs="Times New Roman"/>
          <w:szCs w:val="24"/>
        </w:rPr>
      </w:pPr>
      <w:r w:rsidRPr="0009634E">
        <w:rPr>
          <w:szCs w:val="24"/>
        </w:rPr>
        <w:t>Hệ thống hỗ trợ mục tiêu: Nhập dữ liệu bảo mật, số hóa và vận hành CNTT.</w:t>
      </w:r>
    </w:p>
    <w:p w:rsidRPr="0009634E" w:rsidR="00A23DA0" w:rsidP="00A23DA0" w:rsidRDefault="00A23DA0" w14:paraId="51784F0B" w14:textId="0D64C94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0F7D49D7"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48685B6" w14:textId="24B36C2A">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47C47155" w14:textId="77777777">
      <w:r w:rsidRPr="78B6F757">
        <w:rPr>
          <w:b/>
          <w:bCs/>
          <w:lang w:val="en-US"/>
        </w:rPr>
        <w:t>Màn hình liên quan:</w:t>
      </w:r>
    </w:p>
    <w:p w:rsidRPr="0009634E" w:rsidR="00A23DA0" w:rsidP="00A23DA0" w:rsidRDefault="00A23DA0" w14:paraId="563C9807" w14:textId="77777777">
      <w:pPr>
        <w:pStyle w:val="ListBullet"/>
        <w:tabs>
          <w:tab w:val="num" w:pos="360"/>
        </w:tabs>
        <w:spacing w:after="40"/>
        <w:ind w:left="397" w:hanging="360"/>
        <w:rPr>
          <w:rFonts w:cs="Times New Roman"/>
          <w:szCs w:val="24"/>
        </w:rPr>
      </w:pPr>
      <w:r>
        <w:t>MH-011 - Form nhập liệu CNTT và Chuyển đổi số; Mô tả: Màn hình nhập dữ liệu chuyển đổi số và các sáng kiến CNTT liên quan ESG.</w:t>
      </w:r>
    </w:p>
    <w:p w:rsidRPr="0009634E" w:rsidR="00A23DA0" w:rsidP="00A23DA0" w:rsidRDefault="78CCAEB0" w14:paraId="6DA12FB0" w14:textId="77777777">
      <w:pPr>
        <w:jc w:val="center"/>
      </w:pPr>
      <w:r w:rsidRPr="78B6F757">
        <w:rPr>
          <w:i/>
          <w:iCs/>
          <w:lang w:val="en-US"/>
        </w:rPr>
        <w:t>Hình MH-011. Form nhập liệu CNTT và Chuyển đổi số</w:t>
      </w:r>
    </w:p>
    <w:p w:rsidRPr="0009634E" w:rsidR="00A23DA0" w:rsidP="00A23DA0" w:rsidRDefault="00F97744" w14:paraId="5BAF6966" w14:textId="6D306385">
      <w:pPr>
        <w:jc w:val="center"/>
      </w:pPr>
      <w:r w:rsidRPr="00F97744">
        <w:rPr>
          <w:noProof/>
        </w:rPr>
        <w:drawing>
          <wp:inline distT="0" distB="0" distL="0" distR="0" wp14:anchorId="7466D302" wp14:editId="1F33DF73">
            <wp:extent cx="5941695" cy="3289300"/>
            <wp:effectExtent l="0" t="0" r="1905" b="0"/>
            <wp:docPr id="18908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468" name=""/>
                    <pic:cNvPicPr/>
                  </pic:nvPicPr>
                  <pic:blipFill>
                    <a:blip r:embed="rId53"/>
                    <a:stretch>
                      <a:fillRect/>
                    </a:stretch>
                  </pic:blipFill>
                  <pic:spPr>
                    <a:xfrm>
                      <a:off x="0" y="0"/>
                      <a:ext cx="5941695" cy="3289300"/>
                    </a:xfrm>
                    <a:prstGeom prst="rect">
                      <a:avLst/>
                    </a:prstGeom>
                  </pic:spPr>
                </pic:pic>
              </a:graphicData>
            </a:graphic>
          </wp:inline>
        </w:drawing>
      </w:r>
    </w:p>
    <w:p w:rsidRPr="0009634E" w:rsidR="00A23DA0" w:rsidP="00A23DA0" w:rsidRDefault="78CCAEB0" w14:paraId="736B4EA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E03BD66" w14:textId="77777777">
        <w:trPr>
          <w:jc w:val="center"/>
        </w:trPr>
        <w:tc>
          <w:tcPr>
            <w:tcW w:w="907" w:type="dxa"/>
            <w:shd w:val="clear" w:color="auto" w:fill="006B75"/>
            <w:tcMar/>
            <w:vAlign w:val="center"/>
          </w:tcPr>
          <w:p w:rsidR="00A23DA0" w:rsidP="00832EA4" w:rsidRDefault="7365809D" w14:paraId="76B4A239" w14:textId="77777777">
            <w:r w:rsidRPr="2689F980" w:rsidR="3D7076FE">
              <w:rPr>
                <w:lang w:val="en-US"/>
              </w:rPr>
              <w:t>Bước</w:t>
            </w:r>
          </w:p>
        </w:tc>
        <w:tc>
          <w:tcPr>
            <w:tcW w:w="12472" w:type="dxa"/>
            <w:shd w:val="clear" w:color="auto" w:fill="006B75"/>
            <w:tcMar/>
            <w:vAlign w:val="center"/>
          </w:tcPr>
          <w:p w:rsidR="00A23DA0" w:rsidP="00832EA4" w:rsidRDefault="7365809D" w14:paraId="0AC04AD6" w14:textId="77777777">
            <w:r w:rsidRPr="2689F980" w:rsidR="3D7076FE">
              <w:rPr>
                <w:lang w:val="en-US"/>
              </w:rPr>
              <w:t>Mô tả</w:t>
            </w:r>
          </w:p>
        </w:tc>
      </w:tr>
      <w:tr w:rsidRPr="0009634E" w:rsidR="00A23DA0" w:rsidTr="2689F980" w14:paraId="3A47FBB7" w14:textId="77777777">
        <w:trPr>
          <w:jc w:val="center"/>
        </w:trPr>
        <w:tc>
          <w:tcPr>
            <w:tcW w:w="907" w:type="dxa"/>
            <w:tcMar/>
            <w:vAlign w:val="center"/>
          </w:tcPr>
          <w:p w:rsidR="00A23DA0" w:rsidP="00832EA4" w:rsidRDefault="7365809D" w14:paraId="4085BABC" w14:textId="77777777">
            <w:r w:rsidRPr="2689F980" w:rsidR="3D7076FE">
              <w:rPr>
                <w:lang w:val="en-US"/>
              </w:rPr>
              <w:t>Bước 1</w:t>
            </w:r>
          </w:p>
        </w:tc>
        <w:tc>
          <w:tcPr>
            <w:tcW w:w="12472" w:type="dxa"/>
            <w:tcMar/>
            <w:vAlign w:val="center"/>
          </w:tcPr>
          <w:p w:rsidR="00A23DA0" w:rsidP="00832EA4" w:rsidRDefault="7365809D" w14:paraId="65599F7A" w14:textId="77777777">
            <w:r w:rsidRPr="2689F980" w:rsidR="3D7076FE">
              <w:rPr>
                <w:lang w:val="en-US"/>
              </w:rPr>
              <w:t>Người dùng mở màn hình Form nhập liệu CNTT và Chuyển đổi số.</w:t>
            </w:r>
          </w:p>
        </w:tc>
      </w:tr>
      <w:tr w:rsidRPr="0009634E" w:rsidR="00A23DA0" w:rsidTr="2689F980" w14:paraId="52220A95" w14:textId="77777777">
        <w:trPr>
          <w:jc w:val="center"/>
        </w:trPr>
        <w:tc>
          <w:tcPr>
            <w:tcW w:w="907" w:type="dxa"/>
            <w:tcMar/>
            <w:vAlign w:val="center"/>
          </w:tcPr>
          <w:p w:rsidR="00A23DA0" w:rsidP="00832EA4" w:rsidRDefault="7365809D" w14:paraId="769060A3" w14:textId="77777777">
            <w:r w:rsidRPr="2689F980" w:rsidR="3D7076FE">
              <w:rPr>
                <w:lang w:val="en-US"/>
              </w:rPr>
              <w:t>Bước 2</w:t>
            </w:r>
          </w:p>
        </w:tc>
        <w:tc>
          <w:tcPr>
            <w:tcW w:w="12472" w:type="dxa"/>
            <w:tcMar/>
            <w:vAlign w:val="center"/>
          </w:tcPr>
          <w:p w:rsidR="00A23DA0" w:rsidP="00832EA4" w:rsidRDefault="00F97744" w14:paraId="1BD84028" w14:textId="187B6BF8">
            <w:r w:rsidRPr="2689F980" w:rsidR="00F97744">
              <w:rPr>
                <w:lang w:val="en-US"/>
              </w:rPr>
              <w:t>Người dùng chọn chỉ tiêu được phân công và truy cập vào chi tiết để thực hiện nhập số liệu</w:t>
            </w:r>
          </w:p>
        </w:tc>
      </w:tr>
      <w:tr w:rsidRPr="0009634E" w:rsidR="00A23DA0" w:rsidTr="2689F980" w14:paraId="3F554839" w14:textId="77777777">
        <w:trPr>
          <w:jc w:val="center"/>
        </w:trPr>
        <w:tc>
          <w:tcPr>
            <w:tcW w:w="907" w:type="dxa"/>
            <w:tcMar/>
            <w:vAlign w:val="center"/>
          </w:tcPr>
          <w:p w:rsidR="00A23DA0" w:rsidP="00832EA4" w:rsidRDefault="7365809D" w14:paraId="7EFCDDFA" w14:textId="77777777">
            <w:r w:rsidRPr="2689F980" w:rsidR="3D7076FE">
              <w:rPr>
                <w:lang w:val="en-US"/>
              </w:rPr>
              <w:t>Bước 3</w:t>
            </w:r>
          </w:p>
        </w:tc>
        <w:tc>
          <w:tcPr>
            <w:tcW w:w="12472" w:type="dxa"/>
            <w:tcMar/>
            <w:vAlign w:val="center"/>
          </w:tcPr>
          <w:p w:rsidR="00A23DA0" w:rsidP="00832EA4" w:rsidRDefault="7365809D" w14:paraId="45DCB695" w14:textId="77777777">
            <w:r w:rsidRPr="2689F980" w:rsidR="3D7076FE">
              <w:rPr>
                <w:lang w:val="en-US"/>
              </w:rPr>
              <w:t>Người dùng nhập số liệu chỉ tiêu, bổ sung ghi chú và tải chứng từ nếu nghiệp vụ yêu cầu.</w:t>
            </w:r>
          </w:p>
        </w:tc>
      </w:tr>
      <w:tr w:rsidRPr="0009634E" w:rsidR="00A23DA0" w:rsidTr="2689F980" w14:paraId="4EB1CD4E" w14:textId="77777777">
        <w:trPr>
          <w:jc w:val="center"/>
        </w:trPr>
        <w:tc>
          <w:tcPr>
            <w:tcW w:w="907" w:type="dxa"/>
            <w:tcMar/>
            <w:vAlign w:val="center"/>
          </w:tcPr>
          <w:p w:rsidR="00A23DA0" w:rsidP="00832EA4" w:rsidRDefault="7365809D" w14:paraId="45C0813B" w14:textId="77777777">
            <w:r w:rsidRPr="2689F980" w:rsidR="3D7076FE">
              <w:rPr>
                <w:lang w:val="en-US"/>
              </w:rPr>
              <w:t>Bước 4</w:t>
            </w:r>
          </w:p>
        </w:tc>
        <w:tc>
          <w:tcPr>
            <w:tcW w:w="12472" w:type="dxa"/>
            <w:tcMar/>
            <w:vAlign w:val="center"/>
          </w:tcPr>
          <w:p w:rsidR="00A23DA0" w:rsidP="00832EA4" w:rsidRDefault="7365809D" w14:paraId="052A9C10" w14:textId="137372EA">
            <w:r w:rsidRPr="2689F980" w:rsidR="3D7076FE">
              <w:rPr>
                <w:lang w:val="en-US"/>
              </w:rPr>
              <w:t xml:space="preserve">Người dùng chọn Lưu </w:t>
            </w:r>
            <w:r w:rsidRPr="2689F980" w:rsidR="371A44AF">
              <w:rPr>
                <w:lang w:val="en-US"/>
              </w:rPr>
              <w:t>dữ liệu</w:t>
            </w:r>
          </w:p>
        </w:tc>
      </w:tr>
      <w:tr w:rsidRPr="0009634E" w:rsidR="00A23DA0" w:rsidTr="2689F980" w14:paraId="36AB6BBE" w14:textId="77777777">
        <w:trPr>
          <w:jc w:val="center"/>
        </w:trPr>
        <w:tc>
          <w:tcPr>
            <w:tcW w:w="907" w:type="dxa"/>
            <w:tcMar/>
            <w:vAlign w:val="center"/>
          </w:tcPr>
          <w:p w:rsidR="00A23DA0" w:rsidP="00832EA4" w:rsidRDefault="7365809D" w14:paraId="161E0BB8" w14:textId="77777777">
            <w:r w:rsidRPr="2689F980" w:rsidR="3D7076FE">
              <w:rPr>
                <w:lang w:val="en-US"/>
              </w:rPr>
              <w:t>Bước 5</w:t>
            </w:r>
          </w:p>
        </w:tc>
        <w:tc>
          <w:tcPr>
            <w:tcW w:w="12472" w:type="dxa"/>
            <w:tcMar/>
            <w:vAlign w:val="center"/>
          </w:tcPr>
          <w:p w:rsidR="00A23DA0" w:rsidP="00832EA4" w:rsidRDefault="29460CB0" w14:paraId="19B45847" w14:textId="20BD94AF">
            <w:r w:rsidRPr="2689F980" w:rsidR="3C6F8665">
              <w:rPr>
                <w:lang w:val="en-US"/>
              </w:rPr>
              <w:t>Hệ thống kiểm tra dữ liệu, cập nhật dữ liệu lên kho dữ liệu để chuẩn bị tính toán để đưa vào báo cáo.</w:t>
            </w:r>
          </w:p>
        </w:tc>
      </w:tr>
    </w:tbl>
    <w:p w:rsidRPr="0009634E" w:rsidR="00A23DA0" w:rsidP="00A23DA0" w:rsidRDefault="00A23DA0" w14:paraId="69512A98" w14:textId="77777777"/>
    <w:p w:rsidRPr="0009634E" w:rsidR="00A23DA0" w:rsidP="78B6F757" w:rsidRDefault="78CCAEB0" w14:paraId="69DBE980" w14:textId="77777777">
      <w:pPr>
        <w:pStyle w:val="Heading3"/>
        <w:rPr>
          <w:sz w:val="24"/>
          <w:szCs w:val="24"/>
          <w:lang w:val="en-US"/>
        </w:rPr>
      </w:pPr>
      <w:bookmarkStart w:name="_Toc242783386" w:id="129"/>
      <w:r w:rsidRPr="78B6F757">
        <w:rPr>
          <w:lang w:val="en-US"/>
        </w:rPr>
        <w:t>4.2.8. Nhập liệu chỉ tiêu truyền thông ESG</w:t>
      </w:r>
      <w:bookmarkEnd w:id="129"/>
    </w:p>
    <w:p w:rsidRPr="0009634E" w:rsidR="00A23DA0" w:rsidP="00A23DA0" w:rsidRDefault="78CCAEB0" w14:paraId="3499BD00" w14:textId="77777777">
      <w:r w:rsidRPr="78B6F757">
        <w:rPr>
          <w:b/>
          <w:bCs/>
          <w:lang w:val="en-US"/>
        </w:rPr>
        <w:t xml:space="preserve">Mục đích: </w:t>
      </w:r>
      <w:r w:rsidRPr="78B6F757">
        <w:rPr>
          <w:lang w:val="en-US"/>
        </w:rPr>
        <w:t>Quản lý dữ liệu truyền thông và tiến độ thu thập.</w:t>
      </w:r>
    </w:p>
    <w:p w:rsidRPr="0009634E" w:rsidR="00A23DA0" w:rsidP="00A23DA0" w:rsidRDefault="78CCAEB0" w14:paraId="08F47940"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25DC545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09C10AE" w14:textId="77777777">
      <w:r w:rsidRPr="78B6F757">
        <w:rPr>
          <w:b/>
          <w:bCs/>
          <w:lang w:val="en-US"/>
        </w:rPr>
        <w:t xml:space="preserve">Template: </w:t>
      </w:r>
      <w:r w:rsidRPr="78B6F757">
        <w:rPr>
          <w:lang w:val="en-US"/>
        </w:rPr>
        <w:t>Biểu mẫu dữ liệu phục vụ nghiệp vụ "Nhập liệu chỉ tiêu truyền thông ESG"; áp dụng template Excel hoặc form trực tuyến khi được cấu hình.</w:t>
      </w:r>
    </w:p>
    <w:p w:rsidRPr="0009634E" w:rsidR="00A23DA0" w:rsidP="001C7086" w:rsidRDefault="78CCAEB0" w14:paraId="6E8BF1FE" w14:textId="50D0690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9CF8607" w14:textId="77777777">
      <w:r w:rsidRPr="78B6F757">
        <w:rPr>
          <w:b/>
          <w:bCs/>
          <w:lang w:val="en-US"/>
        </w:rPr>
        <w:t>Tính năng:</w:t>
      </w:r>
    </w:p>
    <w:p w:rsidRPr="0009634E" w:rsidR="00A23DA0" w:rsidP="00A23DA0" w:rsidRDefault="00A23DA0" w14:paraId="79556B9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truyền thông ESG" theo phạm vi quyền được cấp trên </w:t>
      </w:r>
      <w:r>
        <w:rPr>
          <w:szCs w:val="24"/>
        </w:rPr>
        <w:t>Phần mềm</w:t>
      </w:r>
      <w:r w:rsidRPr="0009634E">
        <w:rPr>
          <w:szCs w:val="24"/>
        </w:rPr>
        <w:t xml:space="preserve"> ESG.</w:t>
      </w:r>
    </w:p>
    <w:p w:rsidRPr="0009634E" w:rsidR="00A23DA0" w:rsidP="00A23DA0" w:rsidRDefault="00A23DA0" w14:paraId="5D0E8BA0" w14:textId="77777777">
      <w:pPr>
        <w:pStyle w:val="ListBullet"/>
        <w:tabs>
          <w:tab w:val="num" w:pos="360"/>
        </w:tabs>
        <w:spacing w:after="40"/>
        <w:ind w:left="397" w:hanging="360"/>
        <w:rPr>
          <w:rFonts w:cs="Times New Roman"/>
          <w:szCs w:val="24"/>
        </w:rPr>
      </w:pPr>
      <w:r w:rsidRPr="0009634E">
        <w:rPr>
          <w:szCs w:val="24"/>
        </w:rPr>
        <w:t>Hệ thống hỗ trợ mục tiêu: Quản lý dữ liệu truyền thông và tiến độ thu thập.</w:t>
      </w:r>
    </w:p>
    <w:p w:rsidRPr="0009634E" w:rsidR="00A23DA0" w:rsidP="00A23DA0" w:rsidRDefault="00A23DA0" w14:paraId="120F6374" w14:textId="7F26F149">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736702F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1E90BC1" w14:textId="6F233C76">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7474BF1B" w14:textId="77777777">
      <w:r w:rsidRPr="78B6F757">
        <w:rPr>
          <w:b/>
          <w:bCs/>
          <w:lang w:val="en-US"/>
        </w:rPr>
        <w:t>Màn hình liên quan:</w:t>
      </w:r>
    </w:p>
    <w:p w:rsidRPr="0009634E" w:rsidR="00A23DA0" w:rsidP="00A23DA0" w:rsidRDefault="00A23DA0" w14:paraId="3DD46066"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78CCAEB0" w14:paraId="178310FC" w14:textId="77777777">
      <w:pPr>
        <w:jc w:val="center"/>
      </w:pPr>
      <w:r w:rsidRPr="78B6F757">
        <w:rPr>
          <w:i/>
          <w:iCs/>
          <w:lang w:val="en-US"/>
        </w:rPr>
        <w:t>Hình MH-012. Form nhập liệu Truyền thông</w:t>
      </w:r>
    </w:p>
    <w:p w:rsidRPr="0009634E" w:rsidR="00A23DA0" w:rsidP="00A23DA0" w:rsidRDefault="0020797D" w14:paraId="1A2F448D" w14:textId="7DE77282">
      <w:pPr>
        <w:jc w:val="center"/>
      </w:pPr>
      <w:r w:rsidRPr="00F97744">
        <w:rPr>
          <w:noProof/>
        </w:rPr>
        <w:drawing>
          <wp:inline distT="0" distB="0" distL="0" distR="0" wp14:anchorId="3320D924" wp14:editId="10D68D9D">
            <wp:extent cx="5941695" cy="3289300"/>
            <wp:effectExtent l="0" t="0" r="1905" b="0"/>
            <wp:docPr id="1596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468" name=""/>
                    <pic:cNvPicPr/>
                  </pic:nvPicPr>
                  <pic:blipFill>
                    <a:blip r:embed="rId53"/>
                    <a:stretch>
                      <a:fillRect/>
                    </a:stretch>
                  </pic:blipFill>
                  <pic:spPr>
                    <a:xfrm>
                      <a:off x="0" y="0"/>
                      <a:ext cx="5941695" cy="3289300"/>
                    </a:xfrm>
                    <a:prstGeom prst="rect">
                      <a:avLst/>
                    </a:prstGeom>
                  </pic:spPr>
                </pic:pic>
              </a:graphicData>
            </a:graphic>
          </wp:inline>
        </w:drawing>
      </w:r>
    </w:p>
    <w:p w:rsidRPr="0009634E" w:rsidR="00A23DA0" w:rsidP="00A23DA0" w:rsidRDefault="78CCAEB0" w14:paraId="2265A71F"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F84F16C" w14:textId="77777777">
        <w:trPr>
          <w:jc w:val="center"/>
        </w:trPr>
        <w:tc>
          <w:tcPr>
            <w:tcW w:w="907" w:type="dxa"/>
            <w:shd w:val="clear" w:color="auto" w:fill="006B75"/>
            <w:tcMar/>
            <w:vAlign w:val="center"/>
          </w:tcPr>
          <w:p w:rsidR="00A23DA0" w:rsidP="00832EA4" w:rsidRDefault="7365809D" w14:paraId="30C91832" w14:textId="77777777">
            <w:r w:rsidRPr="2689F980" w:rsidR="3D7076FE">
              <w:rPr>
                <w:lang w:val="en-US"/>
              </w:rPr>
              <w:t>Bước</w:t>
            </w:r>
          </w:p>
        </w:tc>
        <w:tc>
          <w:tcPr>
            <w:tcW w:w="12472" w:type="dxa"/>
            <w:shd w:val="clear" w:color="auto" w:fill="006B75"/>
            <w:tcMar/>
            <w:vAlign w:val="center"/>
          </w:tcPr>
          <w:p w:rsidR="00A23DA0" w:rsidP="00832EA4" w:rsidRDefault="7365809D" w14:paraId="2DB1F807" w14:textId="77777777">
            <w:r w:rsidRPr="2689F980" w:rsidR="3D7076FE">
              <w:rPr>
                <w:lang w:val="en-US"/>
              </w:rPr>
              <w:t>Mô tả</w:t>
            </w:r>
          </w:p>
        </w:tc>
      </w:tr>
      <w:tr w:rsidRPr="0009634E" w:rsidR="00A23DA0" w:rsidTr="2689F980" w14:paraId="62B6906F" w14:textId="77777777">
        <w:trPr>
          <w:jc w:val="center"/>
        </w:trPr>
        <w:tc>
          <w:tcPr>
            <w:tcW w:w="907" w:type="dxa"/>
            <w:tcMar/>
            <w:vAlign w:val="center"/>
          </w:tcPr>
          <w:p w:rsidR="00A23DA0" w:rsidP="00832EA4" w:rsidRDefault="7365809D" w14:paraId="4A2E7DA5" w14:textId="77777777">
            <w:r w:rsidRPr="2689F980" w:rsidR="3D7076FE">
              <w:rPr>
                <w:lang w:val="en-US"/>
              </w:rPr>
              <w:t>Bước 1</w:t>
            </w:r>
          </w:p>
        </w:tc>
        <w:tc>
          <w:tcPr>
            <w:tcW w:w="12472" w:type="dxa"/>
            <w:tcMar/>
            <w:vAlign w:val="center"/>
          </w:tcPr>
          <w:p w:rsidR="00A23DA0" w:rsidP="00832EA4" w:rsidRDefault="7365809D" w14:paraId="749712BB" w14:textId="77777777">
            <w:r w:rsidRPr="2689F980" w:rsidR="3D7076FE">
              <w:rPr>
                <w:lang w:val="en-US"/>
              </w:rPr>
              <w:t>Người dùng mở màn hình Form nhập liệu Truyền thông.</w:t>
            </w:r>
          </w:p>
        </w:tc>
      </w:tr>
      <w:tr w:rsidRPr="0009634E" w:rsidR="00A23DA0" w:rsidTr="2689F980" w14:paraId="50AA0EFC" w14:textId="77777777">
        <w:trPr>
          <w:jc w:val="center"/>
        </w:trPr>
        <w:tc>
          <w:tcPr>
            <w:tcW w:w="907" w:type="dxa"/>
            <w:tcMar/>
            <w:vAlign w:val="center"/>
          </w:tcPr>
          <w:p w:rsidR="00A23DA0" w:rsidP="00832EA4" w:rsidRDefault="7365809D" w14:paraId="10CFDFF3" w14:textId="77777777">
            <w:r w:rsidRPr="2689F980" w:rsidR="3D7076FE">
              <w:rPr>
                <w:lang w:val="en-US"/>
              </w:rPr>
              <w:t>Bước 2</w:t>
            </w:r>
          </w:p>
        </w:tc>
        <w:tc>
          <w:tcPr>
            <w:tcW w:w="12472" w:type="dxa"/>
            <w:tcMar/>
            <w:vAlign w:val="center"/>
          </w:tcPr>
          <w:p w:rsidR="00A23DA0" w:rsidP="00832EA4" w:rsidRDefault="7FC91C1C" w14:paraId="11CF16CA" w14:textId="071F62E0">
            <w:r w:rsidRPr="2689F980" w:rsidR="371A44AF">
              <w:rPr>
                <w:lang w:val="en-US"/>
              </w:rPr>
              <w:t>Người dùng chọn chỉ tiêu được phân công và truy cập vào chi tiết để thực hiện nhập số liệu</w:t>
            </w:r>
          </w:p>
        </w:tc>
      </w:tr>
      <w:tr w:rsidRPr="0009634E" w:rsidR="00A23DA0" w:rsidTr="2689F980" w14:paraId="1FABCF31" w14:textId="77777777">
        <w:trPr>
          <w:jc w:val="center"/>
        </w:trPr>
        <w:tc>
          <w:tcPr>
            <w:tcW w:w="907" w:type="dxa"/>
            <w:tcMar/>
            <w:vAlign w:val="center"/>
          </w:tcPr>
          <w:p w:rsidR="00A23DA0" w:rsidP="00832EA4" w:rsidRDefault="7365809D" w14:paraId="270DBDF4" w14:textId="77777777">
            <w:r w:rsidRPr="2689F980" w:rsidR="3D7076FE">
              <w:rPr>
                <w:lang w:val="en-US"/>
              </w:rPr>
              <w:t>Bước 3</w:t>
            </w:r>
          </w:p>
        </w:tc>
        <w:tc>
          <w:tcPr>
            <w:tcW w:w="12472" w:type="dxa"/>
            <w:tcMar/>
            <w:vAlign w:val="center"/>
          </w:tcPr>
          <w:p w:rsidR="00A23DA0" w:rsidP="00832EA4" w:rsidRDefault="7365809D" w14:paraId="553CFC67" w14:textId="77777777">
            <w:r w:rsidRPr="2689F980" w:rsidR="3D7076FE">
              <w:rPr>
                <w:lang w:val="en-US"/>
              </w:rPr>
              <w:t>Người dùng nhập số liệu chỉ tiêu, bổ sung ghi chú và tải chứng từ nếu nghiệp vụ yêu cầu.</w:t>
            </w:r>
          </w:p>
        </w:tc>
      </w:tr>
      <w:tr w:rsidRPr="0009634E" w:rsidR="00A23DA0" w:rsidTr="2689F980" w14:paraId="05649578" w14:textId="77777777">
        <w:trPr>
          <w:jc w:val="center"/>
        </w:trPr>
        <w:tc>
          <w:tcPr>
            <w:tcW w:w="907" w:type="dxa"/>
            <w:tcMar/>
            <w:vAlign w:val="center"/>
          </w:tcPr>
          <w:p w:rsidR="00A23DA0" w:rsidP="00832EA4" w:rsidRDefault="7365809D" w14:paraId="1D384120" w14:textId="77777777">
            <w:r w:rsidRPr="2689F980" w:rsidR="3D7076FE">
              <w:rPr>
                <w:lang w:val="en-US"/>
              </w:rPr>
              <w:t>Bước 4</w:t>
            </w:r>
          </w:p>
        </w:tc>
        <w:tc>
          <w:tcPr>
            <w:tcW w:w="12472" w:type="dxa"/>
            <w:tcMar/>
            <w:vAlign w:val="center"/>
          </w:tcPr>
          <w:p w:rsidR="00A23DA0" w:rsidP="00832EA4" w:rsidRDefault="7365809D" w14:paraId="1227368E" w14:textId="0A02895F">
            <w:r w:rsidRPr="2689F980" w:rsidR="3D7076FE">
              <w:rPr>
                <w:lang w:val="en-US"/>
              </w:rPr>
              <w:t xml:space="preserve">Người dùng chọn Lưu </w:t>
            </w:r>
            <w:r w:rsidRPr="2689F980" w:rsidR="70CB73BE">
              <w:rPr>
                <w:lang w:val="en-US"/>
              </w:rPr>
              <w:t>dữ liệu</w:t>
            </w:r>
          </w:p>
        </w:tc>
      </w:tr>
      <w:tr w:rsidRPr="0009634E" w:rsidR="00A23DA0" w:rsidTr="2689F980" w14:paraId="5299AF41" w14:textId="77777777">
        <w:trPr>
          <w:jc w:val="center"/>
        </w:trPr>
        <w:tc>
          <w:tcPr>
            <w:tcW w:w="907" w:type="dxa"/>
            <w:tcMar/>
            <w:vAlign w:val="center"/>
          </w:tcPr>
          <w:p w:rsidR="00A23DA0" w:rsidP="00832EA4" w:rsidRDefault="7365809D" w14:paraId="7EC6D2B0" w14:textId="77777777">
            <w:r w:rsidRPr="2689F980" w:rsidR="3D7076FE">
              <w:rPr>
                <w:lang w:val="en-US"/>
              </w:rPr>
              <w:t>Bước 5</w:t>
            </w:r>
          </w:p>
        </w:tc>
        <w:tc>
          <w:tcPr>
            <w:tcW w:w="12472" w:type="dxa"/>
            <w:tcMar/>
            <w:vAlign w:val="center"/>
          </w:tcPr>
          <w:p w:rsidR="00A23DA0" w:rsidP="00832EA4" w:rsidRDefault="4D84C8B3" w14:paraId="2C8DAFB0" w14:textId="5DCDCF5E">
            <w:r w:rsidRPr="2689F980" w:rsidR="70CB73BE">
              <w:rPr>
                <w:lang w:val="en-US"/>
              </w:rPr>
              <w:t>Hệ thống kiểm tra dữ liệu, cập nhật dữ liệu lên kho dữ liệu để chuẩn bị tính toán để đưa vào báo cáo.</w:t>
            </w:r>
          </w:p>
        </w:tc>
      </w:tr>
    </w:tbl>
    <w:p w:rsidRPr="0009634E" w:rsidR="00A23DA0" w:rsidP="00A23DA0" w:rsidRDefault="00A23DA0" w14:paraId="6CE532EB" w14:textId="77777777"/>
    <w:p w:rsidRPr="0009634E" w:rsidR="00A23DA0" w:rsidP="78B6F757" w:rsidRDefault="78CCAEB0" w14:paraId="2FDF4733" w14:textId="77777777">
      <w:pPr>
        <w:pStyle w:val="Heading3"/>
        <w:rPr>
          <w:sz w:val="24"/>
          <w:szCs w:val="24"/>
          <w:lang w:val="en-US"/>
        </w:rPr>
      </w:pPr>
      <w:bookmarkStart w:name="_Toc242783387" w:id="130"/>
      <w:r w:rsidRPr="78B6F757">
        <w:rPr>
          <w:lang w:val="en-US"/>
        </w:rPr>
        <w:t>4.2.9. Gửi yêu cầu thu thập báo cáo/số liệu</w:t>
      </w:r>
      <w:bookmarkEnd w:id="130"/>
    </w:p>
    <w:p w:rsidRPr="0009634E" w:rsidR="00A23DA0" w:rsidP="00A23DA0" w:rsidRDefault="78CCAEB0" w14:paraId="23BB43AD" w14:textId="77777777">
      <w:r w:rsidRPr="78B6F757">
        <w:rPr>
          <w:b/>
          <w:bCs/>
          <w:lang w:val="en-US"/>
        </w:rPr>
        <w:t xml:space="preserve">Mục đích: </w:t>
      </w:r>
      <w:r w:rsidRPr="78B6F757">
        <w:rPr>
          <w:lang w:val="en-US"/>
        </w:rPr>
        <w:t>Phân công đơn vị nộp báo cáo ESG hoặc số liệu tình nguyện.</w:t>
      </w:r>
    </w:p>
    <w:p w:rsidRPr="0009634E" w:rsidR="00A23DA0" w:rsidP="00A23DA0" w:rsidRDefault="78CCAEB0" w14:paraId="621FF6A6"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7F461DFC"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FF94B07" w14:textId="77777777">
      <w:r w:rsidRPr="78B6F757">
        <w:rPr>
          <w:b/>
          <w:bCs/>
          <w:lang w:val="en-US"/>
        </w:rPr>
        <w:t xml:space="preserve">Template: </w:t>
      </w:r>
      <w:r w:rsidRPr="78B6F757">
        <w:rPr>
          <w:lang w:val="en-US"/>
        </w:rPr>
        <w:t>Biểu mẫu dữ liệu phục vụ nghiệp vụ "Gửi yêu cầu thu thập báo cáo/số liệu"; áp dụng template Excel hoặc form trực tuyến khi được cấu hình.</w:t>
      </w:r>
    </w:p>
    <w:p w:rsidRPr="0009634E" w:rsidR="00A23DA0" w:rsidP="0020797D" w:rsidRDefault="78CCAEB0" w14:paraId="39280C24" w14:textId="1DDF29C2">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06686B0" w14:textId="77777777">
      <w:r w:rsidRPr="78B6F757">
        <w:rPr>
          <w:b/>
          <w:bCs/>
          <w:lang w:val="en-US"/>
        </w:rPr>
        <w:t>Tính năng:</w:t>
      </w:r>
    </w:p>
    <w:p w:rsidRPr="0009634E" w:rsidR="00A23DA0" w:rsidP="00A23DA0" w:rsidRDefault="00A23DA0" w14:paraId="0849DDF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"Gửi yêu cầu thu thập báo cáo/số liệu" theo phạm vi quyền được cấp trên </w:t>
      </w:r>
      <w:r>
        <w:rPr>
          <w:szCs w:val="24"/>
        </w:rPr>
        <w:t>Phần mềm</w:t>
      </w:r>
      <w:r w:rsidRPr="0009634E">
        <w:rPr>
          <w:szCs w:val="24"/>
        </w:rPr>
        <w:t xml:space="preserve"> ESG.</w:t>
      </w:r>
    </w:p>
    <w:p w:rsidRPr="0009634E" w:rsidR="00A23DA0" w:rsidP="00A23DA0" w:rsidRDefault="00A23DA0" w14:paraId="14D4FFE9" w14:textId="77777777">
      <w:pPr>
        <w:pStyle w:val="ListBullet"/>
        <w:tabs>
          <w:tab w:val="num" w:pos="360"/>
        </w:tabs>
        <w:spacing w:after="40"/>
        <w:ind w:left="397" w:hanging="360"/>
        <w:rPr>
          <w:rFonts w:cs="Times New Roman"/>
          <w:szCs w:val="24"/>
        </w:rPr>
      </w:pPr>
      <w:r w:rsidRPr="0009634E">
        <w:rPr>
          <w:szCs w:val="24"/>
        </w:rPr>
        <w:t>Hệ thống hỗ trợ mục tiêu: Phân công đơn vị nộp báo cáo ESG hoặc số liệu tình nguyện.</w:t>
      </w:r>
    </w:p>
    <w:p w:rsidRPr="0009634E" w:rsidR="00A23DA0" w:rsidP="00A23DA0" w:rsidRDefault="00A23DA0" w14:paraId="4A6A4371" w14:textId="18B81C9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69AA2FEC"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0FD63D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53EB6F7E" w14:textId="77777777">
      <w:r w:rsidRPr="78B6F757">
        <w:rPr>
          <w:b/>
          <w:bCs/>
          <w:lang w:val="en-US"/>
        </w:rPr>
        <w:t>Màn hình liên quan:</w:t>
      </w:r>
    </w:p>
    <w:p w:rsidRPr="0009634E" w:rsidR="00A23DA0" w:rsidP="00A23DA0" w:rsidRDefault="00A23DA0" w14:paraId="0A210673"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00A23DA0" w14:paraId="30011CCE" w14:textId="77777777">
      <w:pPr>
        <w:pStyle w:val="ListBullet"/>
        <w:tabs>
          <w:tab w:val="num" w:pos="360"/>
        </w:tabs>
        <w:spacing w:after="40"/>
        <w:ind w:left="397" w:hanging="360"/>
        <w:rPr>
          <w:rFonts w:cs="Times New Roman"/>
          <w:szCs w:val="24"/>
        </w:rPr>
      </w:pPr>
      <w:r w:rsidRPr="0009634E">
        <w:rPr>
          <w:szCs w:val="24"/>
        </w:rPr>
        <w:t>Tham khảo Hình MH-012 đã trình bày ở phần trước.</w:t>
      </w:r>
    </w:p>
    <w:p w:rsidRPr="0009634E" w:rsidR="00A23DA0" w:rsidP="00A23DA0" w:rsidRDefault="78CCAEB0" w14:paraId="35BAD91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7CDD4B8C" w14:textId="77777777">
        <w:trPr>
          <w:jc w:val="center"/>
        </w:trPr>
        <w:tc>
          <w:tcPr>
            <w:tcW w:w="907" w:type="dxa"/>
            <w:shd w:val="clear" w:color="auto" w:fill="006B75"/>
            <w:tcMar/>
            <w:vAlign w:val="center"/>
          </w:tcPr>
          <w:p w:rsidR="00A23DA0" w:rsidP="00832EA4" w:rsidRDefault="7365809D" w14:paraId="5C260690" w14:textId="77777777">
            <w:r w:rsidRPr="2689F980" w:rsidR="3D7076FE">
              <w:rPr>
                <w:lang w:val="en-US"/>
              </w:rPr>
              <w:t>Bước</w:t>
            </w:r>
          </w:p>
        </w:tc>
        <w:tc>
          <w:tcPr>
            <w:tcW w:w="12472" w:type="dxa"/>
            <w:shd w:val="clear" w:color="auto" w:fill="006B75"/>
            <w:tcMar/>
            <w:vAlign w:val="center"/>
          </w:tcPr>
          <w:p w:rsidR="00A23DA0" w:rsidP="00832EA4" w:rsidRDefault="7365809D" w14:paraId="39D6B4A7" w14:textId="77777777">
            <w:r w:rsidRPr="2689F980" w:rsidR="3D7076FE">
              <w:rPr>
                <w:lang w:val="en-US"/>
              </w:rPr>
              <w:t>Mô tả</w:t>
            </w:r>
          </w:p>
        </w:tc>
      </w:tr>
      <w:tr w:rsidRPr="0009634E" w:rsidR="00A23DA0" w:rsidTr="2689F980" w14:paraId="69309532" w14:textId="77777777">
        <w:trPr>
          <w:jc w:val="center"/>
        </w:trPr>
        <w:tc>
          <w:tcPr>
            <w:tcW w:w="907" w:type="dxa"/>
            <w:tcMar/>
            <w:vAlign w:val="center"/>
          </w:tcPr>
          <w:p w:rsidR="00A23DA0" w:rsidP="00832EA4" w:rsidRDefault="7365809D" w14:paraId="50A834BE" w14:textId="77777777">
            <w:r w:rsidRPr="2689F980" w:rsidR="3D7076FE">
              <w:rPr>
                <w:lang w:val="en-US"/>
              </w:rPr>
              <w:t>Bước 1</w:t>
            </w:r>
          </w:p>
        </w:tc>
        <w:tc>
          <w:tcPr>
            <w:tcW w:w="12472" w:type="dxa"/>
            <w:tcMar/>
            <w:vAlign w:val="center"/>
          </w:tcPr>
          <w:p w:rsidR="00A23DA0" w:rsidP="00832EA4" w:rsidRDefault="7365809D" w14:paraId="5FFC32AA" w14:textId="5FA5C444">
            <w:r w:rsidRPr="2689F980" w:rsidR="3D7076FE">
              <w:rPr>
                <w:lang w:val="en-US"/>
              </w:rPr>
              <w:t xml:space="preserve">Người dùng mở màn hình </w:t>
            </w:r>
            <w:r w:rsidRPr="2689F980" w:rsidR="01C3BA9F">
              <w:rPr>
                <w:lang w:val="en-US"/>
              </w:rPr>
              <w:t>Báo cáo</w:t>
            </w:r>
            <w:r w:rsidRPr="2689F980" w:rsidR="272C4650">
              <w:rPr>
                <w:lang w:val="en-US"/>
              </w:rPr>
              <w:t xml:space="preserve"> thường niên ESG</w:t>
            </w:r>
          </w:p>
        </w:tc>
      </w:tr>
      <w:tr w:rsidRPr="0009634E" w:rsidR="00A23DA0" w:rsidTr="2689F980" w14:paraId="0640E777" w14:textId="77777777">
        <w:trPr>
          <w:jc w:val="center"/>
        </w:trPr>
        <w:tc>
          <w:tcPr>
            <w:tcW w:w="907" w:type="dxa"/>
            <w:tcMar/>
            <w:vAlign w:val="center"/>
          </w:tcPr>
          <w:p w:rsidR="00A23DA0" w:rsidP="00832EA4" w:rsidRDefault="7365809D" w14:paraId="07D89F85" w14:textId="77777777">
            <w:r w:rsidRPr="2689F980" w:rsidR="3D7076FE">
              <w:rPr>
                <w:lang w:val="en-US"/>
              </w:rPr>
              <w:t>Bước 2</w:t>
            </w:r>
          </w:p>
        </w:tc>
        <w:tc>
          <w:tcPr>
            <w:tcW w:w="12472" w:type="dxa"/>
            <w:tcMar/>
            <w:vAlign w:val="center"/>
          </w:tcPr>
          <w:p w:rsidR="00A23DA0" w:rsidP="00832EA4" w:rsidRDefault="7365809D" w14:paraId="1C6C6A90" w14:textId="2DF5DB2B">
            <w:r w:rsidRPr="2689F980" w:rsidR="3D7076FE">
              <w:rPr>
                <w:lang w:val="en-US"/>
              </w:rPr>
              <w:t xml:space="preserve">Người dùng chọn chức năng </w:t>
            </w:r>
            <w:r w:rsidRPr="2689F980" w:rsidR="272C4650">
              <w:rPr>
                <w:lang w:val="en-US"/>
              </w:rPr>
              <w:t>"Tạo mới yêu cầu"</w:t>
            </w:r>
          </w:p>
        </w:tc>
      </w:tr>
      <w:tr w:rsidRPr="0009634E" w:rsidR="00A23DA0" w:rsidTr="2689F980" w14:paraId="76A10CD7" w14:textId="77777777">
        <w:trPr>
          <w:jc w:val="center"/>
        </w:trPr>
        <w:tc>
          <w:tcPr>
            <w:tcW w:w="907" w:type="dxa"/>
            <w:tcMar/>
            <w:vAlign w:val="center"/>
          </w:tcPr>
          <w:p w:rsidR="00A23DA0" w:rsidP="00832EA4" w:rsidRDefault="7365809D" w14:paraId="02FC68D8" w14:textId="77777777">
            <w:r w:rsidRPr="2689F980" w:rsidR="3D7076FE">
              <w:rPr>
                <w:lang w:val="en-US"/>
              </w:rPr>
              <w:t>Bước 3</w:t>
            </w:r>
          </w:p>
        </w:tc>
        <w:tc>
          <w:tcPr>
            <w:tcW w:w="12472" w:type="dxa"/>
            <w:tcMar/>
            <w:vAlign w:val="center"/>
          </w:tcPr>
          <w:p w:rsidR="00A23DA0" w:rsidP="00832EA4" w:rsidRDefault="7365809D" w14:paraId="284EEB2E" w14:textId="77777777">
            <w:r w:rsidRPr="2689F980" w:rsidR="3D7076FE">
              <w:rPr>
                <w:lang w:val="en-US"/>
              </w:rPr>
              <w:t>Người dùng nhập nội dung yêu cầu, kỳ báo cáo, đơn vị nhận và hạn xử lý.</w:t>
            </w:r>
          </w:p>
        </w:tc>
      </w:tr>
      <w:tr w:rsidRPr="0009634E" w:rsidR="00A23DA0" w:rsidTr="2689F980" w14:paraId="5C9CD650" w14:textId="77777777">
        <w:trPr>
          <w:jc w:val="center"/>
        </w:trPr>
        <w:tc>
          <w:tcPr>
            <w:tcW w:w="907" w:type="dxa"/>
            <w:tcMar/>
            <w:vAlign w:val="center"/>
          </w:tcPr>
          <w:p w:rsidR="00A23DA0" w:rsidP="00832EA4" w:rsidRDefault="7365809D" w14:paraId="1B768FBD" w14:textId="77777777">
            <w:r w:rsidRPr="2689F980" w:rsidR="3D7076FE">
              <w:rPr>
                <w:lang w:val="en-US"/>
              </w:rPr>
              <w:t>Bước 4</w:t>
            </w:r>
          </w:p>
        </w:tc>
        <w:tc>
          <w:tcPr>
            <w:tcW w:w="12472" w:type="dxa"/>
            <w:tcMar/>
            <w:vAlign w:val="center"/>
          </w:tcPr>
          <w:p w:rsidR="00A23DA0" w:rsidP="00832EA4" w:rsidRDefault="7365809D" w14:paraId="2E751469" w14:textId="77777777">
            <w:r w:rsidRPr="2689F980" w:rsidR="3D7076FE">
              <w:rPr>
                <w:lang w:val="en-US"/>
              </w:rPr>
              <w:t>Người dùng kiểm tra thông tin và bấm Gửi/Xác nhận.</w:t>
            </w:r>
          </w:p>
        </w:tc>
      </w:tr>
      <w:tr w:rsidRPr="0009634E" w:rsidR="00A23DA0" w:rsidTr="2689F980" w14:paraId="08A30397" w14:textId="77777777">
        <w:trPr>
          <w:jc w:val="center"/>
        </w:trPr>
        <w:tc>
          <w:tcPr>
            <w:tcW w:w="907" w:type="dxa"/>
            <w:tcMar/>
            <w:vAlign w:val="center"/>
          </w:tcPr>
          <w:p w:rsidR="00A23DA0" w:rsidP="00832EA4" w:rsidRDefault="7365809D" w14:paraId="07D6908F" w14:textId="77777777">
            <w:r w:rsidRPr="2689F980" w:rsidR="3D7076FE">
              <w:rPr>
                <w:lang w:val="en-US"/>
              </w:rPr>
              <w:t>Bước 5</w:t>
            </w:r>
          </w:p>
        </w:tc>
        <w:tc>
          <w:tcPr>
            <w:tcW w:w="12472" w:type="dxa"/>
            <w:tcMar/>
            <w:vAlign w:val="center"/>
          </w:tcPr>
          <w:p w:rsidR="00A23DA0" w:rsidP="00832EA4" w:rsidRDefault="7365809D" w14:paraId="4D747B17"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0CD7059" w14:textId="77777777"/>
    <w:p w:rsidRPr="0009634E" w:rsidR="00A23DA0" w:rsidP="78B6F757" w:rsidRDefault="78CCAEB0" w14:paraId="145C04E4" w14:textId="77777777">
      <w:pPr>
        <w:pStyle w:val="Heading3"/>
        <w:rPr>
          <w:sz w:val="24"/>
          <w:szCs w:val="24"/>
          <w:lang w:val="en-US"/>
        </w:rPr>
      </w:pPr>
      <w:bookmarkStart w:name="_Toc242783388" w:id="131"/>
      <w:r w:rsidRPr="78B6F757">
        <w:rPr>
          <w:lang w:val="en-US"/>
        </w:rPr>
        <w:t>4.2.10. Nhắc nhở đơn vị chậm nộp</w:t>
      </w:r>
      <w:bookmarkEnd w:id="131"/>
    </w:p>
    <w:p w:rsidRPr="0009634E" w:rsidR="00A23DA0" w:rsidP="00A23DA0" w:rsidRDefault="78CCAEB0" w14:paraId="29344A5D" w14:textId="77777777">
      <w:r w:rsidRPr="78B6F757">
        <w:rPr>
          <w:b/>
          <w:bCs/>
          <w:lang w:val="en-US"/>
        </w:rPr>
        <w:t xml:space="preserve">Mục đích: </w:t>
      </w:r>
      <w:r w:rsidRPr="78B6F757">
        <w:rPr>
          <w:lang w:val="en-US"/>
        </w:rPr>
        <w:t>Gửi nhắc việc cho đơn vị chưa hoàn thành.</w:t>
      </w:r>
    </w:p>
    <w:p w:rsidRPr="0009634E" w:rsidR="00A23DA0" w:rsidP="00A23DA0" w:rsidRDefault="78CCAEB0" w14:paraId="561599B7"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15B6E9B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53091A2" w14:textId="77777777">
      <w:r w:rsidRPr="78B6F757">
        <w:rPr>
          <w:b/>
          <w:bCs/>
          <w:lang w:val="en-US"/>
        </w:rPr>
        <w:t xml:space="preserve">Template: </w:t>
      </w:r>
      <w:r w:rsidRPr="78B6F757">
        <w:rPr>
          <w:lang w:val="en-US"/>
        </w:rPr>
        <w:t>Biểu mẫu dữ liệu phục vụ nghiệp vụ "Nhắc nhở đơn vị chậm nộp"; áp dụng template Excel hoặc form trực tuyến khi được cấu hình.</w:t>
      </w:r>
    </w:p>
    <w:p w:rsidRPr="0009634E" w:rsidR="00A23DA0" w:rsidP="00A23DA0" w:rsidRDefault="78CCAEB0" w14:paraId="534FB543"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33E9BB22"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28BCE17E" w14:textId="77777777">
      <w:r w:rsidRPr="78B6F757">
        <w:rPr>
          <w:b/>
          <w:bCs/>
          <w:lang w:val="en-US"/>
        </w:rPr>
        <w:t>Tính năng:</w:t>
      </w:r>
    </w:p>
    <w:p w:rsidRPr="0009634E" w:rsidR="00A23DA0" w:rsidP="00A23DA0" w:rsidRDefault="00A23DA0" w14:paraId="712365F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"Nhắc nhở đơn vị chậm nộp" theo phạm vi quyền được cấp trên </w:t>
      </w:r>
      <w:r>
        <w:rPr>
          <w:szCs w:val="24"/>
        </w:rPr>
        <w:t>Phần mềm</w:t>
      </w:r>
      <w:r w:rsidRPr="0009634E">
        <w:rPr>
          <w:szCs w:val="24"/>
        </w:rPr>
        <w:t xml:space="preserve"> ESG.</w:t>
      </w:r>
    </w:p>
    <w:p w:rsidRPr="0009634E" w:rsidR="00A23DA0" w:rsidP="00A23DA0" w:rsidRDefault="00A23DA0" w14:paraId="760B30E8" w14:textId="77777777">
      <w:pPr>
        <w:pStyle w:val="ListBullet"/>
        <w:tabs>
          <w:tab w:val="num" w:pos="360"/>
        </w:tabs>
        <w:spacing w:after="40"/>
        <w:ind w:left="397" w:hanging="360"/>
        <w:rPr>
          <w:rFonts w:cs="Times New Roman"/>
          <w:szCs w:val="24"/>
        </w:rPr>
      </w:pPr>
      <w:r w:rsidRPr="0009634E">
        <w:rPr>
          <w:szCs w:val="24"/>
        </w:rPr>
        <w:t>Hệ thống hỗ trợ mục tiêu: Gửi nhắc việc cho đơn vị chưa hoàn thành.</w:t>
      </w:r>
    </w:p>
    <w:p w:rsidRPr="0009634E" w:rsidR="00A23DA0" w:rsidP="00A23DA0" w:rsidRDefault="00A23DA0" w14:paraId="26602A72" w14:textId="2351B158">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52491C1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9C8C0C1"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59790BF" w14:textId="77777777">
      <w:r w:rsidRPr="78B6F757">
        <w:rPr>
          <w:b/>
          <w:bCs/>
          <w:lang w:val="en-US"/>
        </w:rPr>
        <w:t>Màn hình liên quan:</w:t>
      </w:r>
    </w:p>
    <w:p w:rsidRPr="0009634E" w:rsidR="00A23DA0" w:rsidP="00A23DA0" w:rsidRDefault="00A23DA0" w14:paraId="2298A0B1"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00A23DA0" w14:paraId="54596DB5" w14:textId="77777777">
      <w:pPr>
        <w:pStyle w:val="ListBullet"/>
        <w:tabs>
          <w:tab w:val="num" w:pos="360"/>
        </w:tabs>
        <w:spacing w:after="40"/>
        <w:ind w:left="397" w:hanging="360"/>
        <w:rPr>
          <w:rFonts w:cs="Times New Roman"/>
          <w:szCs w:val="24"/>
        </w:rPr>
      </w:pPr>
      <w:r w:rsidRPr="0009634E">
        <w:rPr>
          <w:szCs w:val="24"/>
        </w:rPr>
        <w:t>Tham khảo Hình MH-012 đã trình bày ở phần trước.</w:t>
      </w:r>
    </w:p>
    <w:p w:rsidRPr="0009634E" w:rsidR="00A23DA0" w:rsidP="00A23DA0" w:rsidRDefault="78CCAEB0" w14:paraId="05D29691"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E57378" w14:textId="77777777">
        <w:trPr>
          <w:jc w:val="center"/>
        </w:trPr>
        <w:tc>
          <w:tcPr>
            <w:tcW w:w="841" w:type="dxa"/>
            <w:shd w:val="clear" w:color="auto" w:fill="006B75"/>
            <w:tcMar/>
            <w:vAlign w:val="center"/>
          </w:tcPr>
          <w:p w:rsidR="00A23DA0" w:rsidP="00832EA4" w:rsidRDefault="7365809D" w14:paraId="7AE6FC08" w14:textId="77777777">
            <w:r w:rsidRPr="2689F980" w:rsidR="3D7076FE">
              <w:rPr>
                <w:lang w:val="en-US"/>
              </w:rPr>
              <w:t>Bước</w:t>
            </w:r>
          </w:p>
        </w:tc>
        <w:tc>
          <w:tcPr>
            <w:tcW w:w="8506" w:type="dxa"/>
            <w:shd w:val="clear" w:color="auto" w:fill="006B75"/>
            <w:tcMar/>
            <w:vAlign w:val="center"/>
          </w:tcPr>
          <w:p w:rsidR="00A23DA0" w:rsidP="00832EA4" w:rsidRDefault="7365809D" w14:paraId="0A5FCA6D" w14:textId="77777777">
            <w:r w:rsidRPr="2689F980" w:rsidR="3D7076FE">
              <w:rPr>
                <w:lang w:val="en-US"/>
              </w:rPr>
              <w:t>Mô tả</w:t>
            </w:r>
          </w:p>
        </w:tc>
      </w:tr>
      <w:tr w:rsidRPr="0009634E" w:rsidR="00A23DA0" w:rsidTr="2689F980" w14:paraId="1F5B41AF" w14:textId="77777777">
        <w:trPr>
          <w:jc w:val="center"/>
        </w:trPr>
        <w:tc>
          <w:tcPr>
            <w:tcW w:w="841" w:type="dxa"/>
            <w:tcMar/>
            <w:vAlign w:val="center"/>
          </w:tcPr>
          <w:p w:rsidR="00A23DA0" w:rsidP="00832EA4" w:rsidRDefault="7365809D" w14:paraId="588B7B17" w14:textId="77777777">
            <w:r w:rsidRPr="2689F980" w:rsidR="3D7076FE">
              <w:rPr>
                <w:lang w:val="en-US"/>
              </w:rPr>
              <w:t>Bước 1</w:t>
            </w:r>
          </w:p>
        </w:tc>
        <w:tc>
          <w:tcPr>
            <w:tcW w:w="8506" w:type="dxa"/>
            <w:tcMar/>
            <w:vAlign w:val="center"/>
          </w:tcPr>
          <w:p w:rsidR="00A23DA0" w:rsidP="00832EA4" w:rsidRDefault="7365809D" w14:paraId="79FDF98B" w14:textId="658A52FC">
            <w:r w:rsidRPr="2689F980" w:rsidR="3D7076FE">
              <w:rPr>
                <w:lang w:val="en-US"/>
              </w:rPr>
              <w:t xml:space="preserve">Người dùng </w:t>
            </w:r>
            <w:r w:rsidRPr="2689F980" w:rsidR="1A33A231">
              <w:rPr>
                <w:lang w:val="en-US"/>
              </w:rPr>
              <w:t>sẽ được nhận email nhắc nhở nhập dữ liệu vào hệ thống</w:t>
            </w:r>
          </w:p>
        </w:tc>
      </w:tr>
      <w:tr w:rsidRPr="0009634E" w:rsidR="00A23DA0" w:rsidTr="2689F980" w14:paraId="062CFE67" w14:textId="77777777">
        <w:trPr>
          <w:jc w:val="center"/>
        </w:trPr>
        <w:tc>
          <w:tcPr>
            <w:tcW w:w="841" w:type="dxa"/>
            <w:tcMar/>
            <w:vAlign w:val="center"/>
          </w:tcPr>
          <w:p w:rsidR="00A23DA0" w:rsidP="00832EA4" w:rsidRDefault="7365809D" w14:paraId="0AF3978A" w14:textId="77777777">
            <w:r w:rsidRPr="2689F980" w:rsidR="3D7076FE">
              <w:rPr>
                <w:lang w:val="en-US"/>
              </w:rPr>
              <w:t>Bước 2</w:t>
            </w:r>
          </w:p>
        </w:tc>
        <w:tc>
          <w:tcPr>
            <w:tcW w:w="8506" w:type="dxa"/>
            <w:tcMar/>
            <w:vAlign w:val="center"/>
          </w:tcPr>
          <w:p w:rsidR="00A23DA0" w:rsidP="00832EA4" w:rsidRDefault="61475487" w14:paraId="3E094F1E" w14:textId="07BECC68">
            <w:r w:rsidRPr="2689F980" w:rsidR="1A33A231">
              <w:rPr>
                <w:lang w:val="en-US"/>
              </w:rPr>
              <w:t>Người dùng truy cập vào hệ thống và thực hiện nhập liệu như chức năng nhập liệu đã được nêu ở bên trên</w:t>
            </w:r>
          </w:p>
        </w:tc>
      </w:tr>
    </w:tbl>
    <w:p w:rsidRPr="0009634E" w:rsidR="00A23DA0" w:rsidP="00A23DA0" w:rsidRDefault="00A23DA0" w14:paraId="7A7EDB5F" w14:textId="77777777"/>
    <w:p w:rsidRPr="0009634E" w:rsidR="00A23DA0" w:rsidP="78B6F757" w:rsidRDefault="78CCAEB0" w14:paraId="6FB2C079" w14:textId="77777777">
      <w:pPr>
        <w:pStyle w:val="Heading3"/>
        <w:rPr>
          <w:sz w:val="24"/>
          <w:szCs w:val="24"/>
          <w:lang w:val="en-US"/>
        </w:rPr>
      </w:pPr>
      <w:bookmarkStart w:name="_Toc242783389" w:id="132"/>
      <w:r w:rsidRPr="78B6F757">
        <w:rPr>
          <w:lang w:val="en-US"/>
        </w:rPr>
        <w:t>4.2.11. Nhập liệu kế hoạch và chỉ tiêu ESG Ban KHPT</w:t>
      </w:r>
      <w:bookmarkEnd w:id="132"/>
    </w:p>
    <w:p w:rsidRPr="0009634E" w:rsidR="00A23DA0" w:rsidP="00A23DA0" w:rsidRDefault="78CCAEB0" w14:paraId="378ED0A1" w14:textId="77777777">
      <w:r w:rsidRPr="78B6F757">
        <w:rPr>
          <w:b/>
          <w:bCs/>
          <w:lang w:val="en-US"/>
        </w:rPr>
        <w:t xml:space="preserve">Mục đích: </w:t>
      </w:r>
      <w:r w:rsidRPr="78B6F757">
        <w:rPr>
          <w:lang w:val="en-US"/>
        </w:rPr>
        <w:t>Lập kế hoạch KPI, định hướng và nội dung công bố.</w:t>
      </w:r>
    </w:p>
    <w:p w:rsidRPr="0009634E" w:rsidR="00A23DA0" w:rsidP="00A23DA0" w:rsidRDefault="78CCAEB0" w14:paraId="7CE66EE6" w14:textId="77777777">
      <w:r w:rsidRPr="78B6F757">
        <w:rPr>
          <w:b/>
          <w:bCs/>
          <w:lang w:val="en-US"/>
        </w:rPr>
        <w:t xml:space="preserve">Đối tượng sử dụng: </w:t>
      </w:r>
      <w:r w:rsidRPr="78B6F757">
        <w:rPr>
          <w:lang w:val="en-US"/>
        </w:rPr>
        <w:t>Đầu mối Ban KHPT</w:t>
      </w:r>
    </w:p>
    <w:p w:rsidRPr="0009634E" w:rsidR="00A23DA0" w:rsidP="00A23DA0" w:rsidRDefault="78CCAEB0" w14:paraId="2F39798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AF7C8D8" w14:textId="77777777">
      <w:r w:rsidRPr="78B6F757">
        <w:rPr>
          <w:b/>
          <w:bCs/>
          <w:lang w:val="en-US"/>
        </w:rPr>
        <w:t xml:space="preserve">Template: </w:t>
      </w:r>
      <w:r w:rsidRPr="78B6F757">
        <w:rPr>
          <w:lang w:val="en-US"/>
        </w:rPr>
        <w:t>Biểu mẫu dữ liệu phục vụ nghiệp vụ "Nhập liệu kế hoạch và chỉ tiêu ESG Ban KHPT"; áp dụng template Excel hoặc form trực tuyến khi được cấu hình.</w:t>
      </w:r>
    </w:p>
    <w:p w:rsidRPr="0009634E" w:rsidR="00A23DA0" w:rsidP="00D37DFC" w:rsidRDefault="78CCAEB0" w14:paraId="34BF2039" w14:textId="23FD3CA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23440D04" w14:textId="77777777">
      <w:r w:rsidRPr="78B6F757">
        <w:rPr>
          <w:b/>
          <w:bCs/>
          <w:lang w:val="en-US"/>
        </w:rPr>
        <w:t>Tính năng:</w:t>
      </w:r>
    </w:p>
    <w:p w:rsidRPr="0009634E" w:rsidR="00A23DA0" w:rsidP="00A23DA0" w:rsidRDefault="00A23DA0" w14:paraId="04B411E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kế hoạch và chỉ tiêu ESG Ban KHPT" theo phạm vi quyền được cấp trên </w:t>
      </w:r>
      <w:r>
        <w:rPr>
          <w:szCs w:val="24"/>
        </w:rPr>
        <w:t>Phần mềm</w:t>
      </w:r>
      <w:r w:rsidRPr="0009634E">
        <w:rPr>
          <w:szCs w:val="24"/>
        </w:rPr>
        <w:t xml:space="preserve"> ESG.</w:t>
      </w:r>
    </w:p>
    <w:p w:rsidRPr="0009634E" w:rsidR="00A23DA0" w:rsidP="00A23DA0" w:rsidRDefault="00A23DA0" w14:paraId="0B203872" w14:textId="77777777">
      <w:pPr>
        <w:pStyle w:val="ListBullet"/>
        <w:tabs>
          <w:tab w:val="num" w:pos="360"/>
        </w:tabs>
        <w:spacing w:after="40"/>
        <w:ind w:left="397" w:hanging="360"/>
        <w:rPr>
          <w:rFonts w:cs="Times New Roman"/>
          <w:szCs w:val="24"/>
        </w:rPr>
      </w:pPr>
      <w:r w:rsidRPr="0009634E">
        <w:rPr>
          <w:szCs w:val="24"/>
        </w:rPr>
        <w:t>Hệ thống hỗ trợ mục tiêu: Lập kế hoạch KPI, định hướng và nội dung công bố.</w:t>
      </w:r>
    </w:p>
    <w:p w:rsidRPr="0009634E" w:rsidR="00A23DA0" w:rsidP="00A23DA0" w:rsidRDefault="00A23DA0" w14:paraId="6E22193F" w14:textId="19EAD84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2D2F69B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EF6830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20E0B60" w14:textId="77777777">
      <w:r w:rsidRPr="78B6F757">
        <w:rPr>
          <w:b/>
          <w:bCs/>
          <w:lang w:val="en-US"/>
        </w:rPr>
        <w:t>Màn hình liên quan:</w:t>
      </w:r>
    </w:p>
    <w:p w:rsidRPr="0009634E" w:rsidR="00A23DA0" w:rsidP="00A23DA0" w:rsidRDefault="00A23DA0" w14:paraId="0FD71534" w14:textId="77777777">
      <w:pPr>
        <w:pStyle w:val="ListBullet"/>
        <w:tabs>
          <w:tab w:val="num" w:pos="360"/>
        </w:tabs>
        <w:spacing w:after="40"/>
        <w:ind w:left="397" w:hanging="360"/>
        <w:rPr>
          <w:rFonts w:cs="Times New Roman"/>
          <w:szCs w:val="24"/>
        </w:rPr>
      </w:pPr>
      <w:r>
        <w:t>MH-013 - Form nhập liệu Ban KHPT; Mô tả: Màn hình nhập dữ liệu kế hoạch, mục tiêu và chỉ tiêu ESG do Ban KHPT phụ trách.</w:t>
      </w:r>
    </w:p>
    <w:p w:rsidRPr="000E3721" w:rsidR="00A23DA0" w:rsidP="00A23DA0" w:rsidRDefault="78CCAEB0" w14:paraId="49552FA0" w14:textId="77777777">
      <w:pPr>
        <w:jc w:val="center"/>
        <w:rPr>
          <w:lang w:val="sv-SE"/>
        </w:rPr>
      </w:pPr>
      <w:r w:rsidRPr="000E3721">
        <w:rPr>
          <w:i/>
          <w:iCs/>
          <w:lang w:val="sv-SE"/>
        </w:rPr>
        <w:t>Hình MH-013. Form nhập liệu Ban KHPT</w:t>
      </w:r>
    </w:p>
    <w:p w:rsidRPr="0009634E" w:rsidR="00A23DA0" w:rsidP="00A23DA0" w:rsidRDefault="00D37DFC" w14:paraId="6410EEC1" w14:textId="2ED636F2">
      <w:pPr>
        <w:jc w:val="center"/>
      </w:pPr>
      <w:r w:rsidRPr="00D37DFC">
        <w:rPr>
          <w:noProof/>
        </w:rPr>
        <w:drawing>
          <wp:inline distT="0" distB="0" distL="0" distR="0" wp14:anchorId="6B06BBFA" wp14:editId="4D6FE55D">
            <wp:extent cx="5941695" cy="3258185"/>
            <wp:effectExtent l="0" t="0" r="1905" b="5715"/>
            <wp:docPr id="97807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9513" name=""/>
                    <pic:cNvPicPr/>
                  </pic:nvPicPr>
                  <pic:blipFill>
                    <a:blip r:embed="rId54"/>
                    <a:stretch>
                      <a:fillRect/>
                    </a:stretch>
                  </pic:blipFill>
                  <pic:spPr>
                    <a:xfrm>
                      <a:off x="0" y="0"/>
                      <a:ext cx="5941695" cy="3258185"/>
                    </a:xfrm>
                    <a:prstGeom prst="rect">
                      <a:avLst/>
                    </a:prstGeom>
                  </pic:spPr>
                </pic:pic>
              </a:graphicData>
            </a:graphic>
          </wp:inline>
        </w:drawing>
      </w:r>
    </w:p>
    <w:p w:rsidRPr="0009634E" w:rsidR="00A23DA0" w:rsidP="00A23DA0" w:rsidRDefault="78CCAEB0" w14:paraId="78A455F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2C89D98" w14:textId="77777777">
        <w:trPr>
          <w:jc w:val="center"/>
        </w:trPr>
        <w:tc>
          <w:tcPr>
            <w:tcW w:w="907" w:type="dxa"/>
            <w:shd w:val="clear" w:color="auto" w:fill="006B75"/>
            <w:tcMar/>
            <w:vAlign w:val="center"/>
          </w:tcPr>
          <w:p w:rsidR="00A23DA0" w:rsidP="00832EA4" w:rsidRDefault="7365809D" w14:paraId="5382446F" w14:textId="77777777">
            <w:r w:rsidRPr="2689F980" w:rsidR="3D7076FE">
              <w:rPr>
                <w:lang w:val="en-US"/>
              </w:rPr>
              <w:t>Bước</w:t>
            </w:r>
          </w:p>
        </w:tc>
        <w:tc>
          <w:tcPr>
            <w:tcW w:w="12472" w:type="dxa"/>
            <w:shd w:val="clear" w:color="auto" w:fill="006B75"/>
            <w:tcMar/>
            <w:vAlign w:val="center"/>
          </w:tcPr>
          <w:p w:rsidR="00A23DA0" w:rsidP="00832EA4" w:rsidRDefault="7365809D" w14:paraId="47884B96" w14:textId="77777777">
            <w:r w:rsidRPr="2689F980" w:rsidR="3D7076FE">
              <w:rPr>
                <w:lang w:val="en-US"/>
              </w:rPr>
              <w:t>Mô tả</w:t>
            </w:r>
          </w:p>
        </w:tc>
      </w:tr>
      <w:tr w:rsidRPr="0009634E" w:rsidR="00A23DA0" w:rsidTr="2689F980" w14:paraId="56187030" w14:textId="77777777">
        <w:trPr>
          <w:jc w:val="center"/>
        </w:trPr>
        <w:tc>
          <w:tcPr>
            <w:tcW w:w="907" w:type="dxa"/>
            <w:tcMar/>
            <w:vAlign w:val="center"/>
          </w:tcPr>
          <w:p w:rsidR="00A23DA0" w:rsidP="00832EA4" w:rsidRDefault="7365809D" w14:paraId="7552C3D5" w14:textId="77777777">
            <w:r w:rsidRPr="2689F980" w:rsidR="3D7076FE">
              <w:rPr>
                <w:lang w:val="en-US"/>
              </w:rPr>
              <w:t>Bước 1</w:t>
            </w:r>
          </w:p>
        </w:tc>
        <w:tc>
          <w:tcPr>
            <w:tcW w:w="12472" w:type="dxa"/>
            <w:tcMar/>
            <w:vAlign w:val="center"/>
          </w:tcPr>
          <w:p w:rsidR="00A23DA0" w:rsidP="00832EA4" w:rsidRDefault="7365809D" w14:paraId="032FA6A3" w14:textId="77777777">
            <w:r w:rsidRPr="2689F980" w:rsidR="3D7076FE">
              <w:rPr>
                <w:lang w:val="en-US"/>
              </w:rPr>
              <w:t>Người dùng mở màn hình Form nhập liệu Ban KHPT.</w:t>
            </w:r>
          </w:p>
        </w:tc>
      </w:tr>
      <w:tr w:rsidRPr="0009634E" w:rsidR="00A23DA0" w:rsidTr="2689F980" w14:paraId="686D6969" w14:textId="77777777">
        <w:trPr>
          <w:jc w:val="center"/>
        </w:trPr>
        <w:tc>
          <w:tcPr>
            <w:tcW w:w="907" w:type="dxa"/>
            <w:tcMar/>
            <w:vAlign w:val="center"/>
          </w:tcPr>
          <w:p w:rsidR="00A23DA0" w:rsidP="00832EA4" w:rsidRDefault="7365809D" w14:paraId="0294CB64" w14:textId="77777777">
            <w:r w:rsidRPr="2689F980" w:rsidR="3D7076FE">
              <w:rPr>
                <w:lang w:val="en-US"/>
              </w:rPr>
              <w:t>Bước 2</w:t>
            </w:r>
          </w:p>
        </w:tc>
        <w:tc>
          <w:tcPr>
            <w:tcW w:w="12472" w:type="dxa"/>
            <w:tcMar/>
            <w:vAlign w:val="center"/>
          </w:tcPr>
          <w:p w:rsidR="00A23DA0" w:rsidP="00832EA4" w:rsidRDefault="304F6F4C" w14:paraId="214B7FAA" w14:textId="5F977ED9">
            <w:r w:rsidRPr="2689F980" w:rsidR="246C4019">
              <w:rPr>
                <w:lang w:val="en-US"/>
              </w:rPr>
              <w:t>Người dùng chọn chỉ tiêu được phân công và truy cập vào chi tiết để thực hiện nhập số liệu</w:t>
            </w:r>
          </w:p>
        </w:tc>
      </w:tr>
      <w:tr w:rsidRPr="0009634E" w:rsidR="00A23DA0" w:rsidTr="2689F980" w14:paraId="4B0CED56" w14:textId="77777777">
        <w:trPr>
          <w:jc w:val="center"/>
        </w:trPr>
        <w:tc>
          <w:tcPr>
            <w:tcW w:w="907" w:type="dxa"/>
            <w:tcMar/>
            <w:vAlign w:val="center"/>
          </w:tcPr>
          <w:p w:rsidR="00A23DA0" w:rsidP="00832EA4" w:rsidRDefault="7365809D" w14:paraId="4871CB05" w14:textId="77777777">
            <w:r w:rsidRPr="2689F980" w:rsidR="3D7076FE">
              <w:rPr>
                <w:lang w:val="en-US"/>
              </w:rPr>
              <w:t>Bước 3</w:t>
            </w:r>
          </w:p>
        </w:tc>
        <w:tc>
          <w:tcPr>
            <w:tcW w:w="12472" w:type="dxa"/>
            <w:tcMar/>
            <w:vAlign w:val="center"/>
          </w:tcPr>
          <w:p w:rsidR="00A23DA0" w:rsidP="00832EA4" w:rsidRDefault="7365809D" w14:paraId="50864B8B" w14:textId="77777777">
            <w:r w:rsidRPr="2689F980" w:rsidR="3D7076FE">
              <w:rPr>
                <w:lang w:val="en-US"/>
              </w:rPr>
              <w:t>Người dùng nhập số liệu chỉ tiêu, bổ sung ghi chú và tải chứng từ nếu nghiệp vụ yêu cầu.</w:t>
            </w:r>
          </w:p>
        </w:tc>
      </w:tr>
      <w:tr w:rsidRPr="0009634E" w:rsidR="00A23DA0" w:rsidTr="2689F980" w14:paraId="0CBB0E49" w14:textId="77777777">
        <w:trPr>
          <w:jc w:val="center"/>
        </w:trPr>
        <w:tc>
          <w:tcPr>
            <w:tcW w:w="907" w:type="dxa"/>
            <w:tcMar/>
            <w:vAlign w:val="center"/>
          </w:tcPr>
          <w:p w:rsidR="00A23DA0" w:rsidP="00832EA4" w:rsidRDefault="7365809D" w14:paraId="49F9CDEA" w14:textId="77777777">
            <w:r w:rsidRPr="2689F980" w:rsidR="3D7076FE">
              <w:rPr>
                <w:lang w:val="en-US"/>
              </w:rPr>
              <w:t>Bước 4</w:t>
            </w:r>
          </w:p>
        </w:tc>
        <w:tc>
          <w:tcPr>
            <w:tcW w:w="12472" w:type="dxa"/>
            <w:tcMar/>
            <w:vAlign w:val="center"/>
          </w:tcPr>
          <w:p w:rsidR="00A23DA0" w:rsidP="00832EA4" w:rsidRDefault="7365809D" w14:paraId="0F5D6367" w14:textId="505C158A">
            <w:r w:rsidRPr="2689F980" w:rsidR="3D7076FE">
              <w:rPr>
                <w:lang w:val="en-US"/>
              </w:rPr>
              <w:t xml:space="preserve">Người dùng chọn Lưu </w:t>
            </w:r>
            <w:r w:rsidRPr="2689F980" w:rsidR="246C4019">
              <w:rPr>
                <w:lang w:val="en-US"/>
              </w:rPr>
              <w:t>dữ liệu</w:t>
            </w:r>
          </w:p>
        </w:tc>
      </w:tr>
      <w:tr w:rsidRPr="0009634E" w:rsidR="00A23DA0" w:rsidTr="2689F980" w14:paraId="569A15CB" w14:textId="77777777">
        <w:trPr>
          <w:jc w:val="center"/>
        </w:trPr>
        <w:tc>
          <w:tcPr>
            <w:tcW w:w="907" w:type="dxa"/>
            <w:tcMar/>
            <w:vAlign w:val="center"/>
          </w:tcPr>
          <w:p w:rsidR="00A23DA0" w:rsidP="00832EA4" w:rsidRDefault="7365809D" w14:paraId="7F1FABE8" w14:textId="77777777">
            <w:r w:rsidRPr="2689F980" w:rsidR="3D7076FE">
              <w:rPr>
                <w:lang w:val="en-US"/>
              </w:rPr>
              <w:t>Bước 5</w:t>
            </w:r>
          </w:p>
        </w:tc>
        <w:tc>
          <w:tcPr>
            <w:tcW w:w="12472" w:type="dxa"/>
            <w:tcMar/>
            <w:vAlign w:val="center"/>
          </w:tcPr>
          <w:p w:rsidR="00A23DA0" w:rsidP="00832EA4" w:rsidRDefault="304F6F4C" w14:paraId="7D12D59E" w14:textId="2EE07A82">
            <w:r w:rsidRPr="2689F980" w:rsidR="246C4019">
              <w:rPr>
                <w:lang w:val="en-US"/>
              </w:rPr>
              <w:t>Hệ thống kiểm tra dữ liệu, cập nhật dữ liệu lên kho dữ liệu để chuẩn bị tính toán để đưa vào báo cáo.</w:t>
            </w:r>
          </w:p>
        </w:tc>
      </w:tr>
    </w:tbl>
    <w:p w:rsidRPr="0009634E" w:rsidR="00A23DA0" w:rsidP="00A23DA0" w:rsidRDefault="00A23DA0" w14:paraId="7042EF46" w14:textId="77777777"/>
    <w:p w:rsidRPr="0009634E" w:rsidR="00A23DA0" w:rsidP="78B6F757" w:rsidRDefault="78CCAEB0" w14:paraId="52E24B29" w14:textId="77777777">
      <w:pPr>
        <w:pStyle w:val="Heading3"/>
        <w:rPr>
          <w:sz w:val="24"/>
          <w:szCs w:val="24"/>
          <w:lang w:val="en-US"/>
        </w:rPr>
      </w:pPr>
      <w:bookmarkStart w:name="_Toc242783390" w:id="133"/>
      <w:r w:rsidRPr="78B6F757">
        <w:rPr>
          <w:lang w:val="en-US"/>
        </w:rPr>
        <w:t>4.2.12. Phát hành yêu cầu lập kế hoạch KPI ESG</w:t>
      </w:r>
      <w:bookmarkEnd w:id="133"/>
    </w:p>
    <w:p w:rsidRPr="0009634E" w:rsidR="00A23DA0" w:rsidP="00A23DA0" w:rsidRDefault="78CCAEB0" w14:paraId="4E6A521D" w14:textId="77777777">
      <w:r w:rsidRPr="78B6F757">
        <w:rPr>
          <w:b/>
          <w:bCs/>
          <w:lang w:val="en-US"/>
        </w:rPr>
        <w:t xml:space="preserve">Mục đích: </w:t>
      </w:r>
      <w:r w:rsidRPr="78B6F757">
        <w:rPr>
          <w:lang w:val="en-US"/>
        </w:rPr>
        <w:t>Giao yêu cầu lập kế hoạch KPI cho các đơn vị.</w:t>
      </w:r>
    </w:p>
    <w:p w:rsidRPr="0009634E" w:rsidR="00A23DA0" w:rsidP="00A23DA0" w:rsidRDefault="78CCAEB0" w14:paraId="5FDD03CA" w14:textId="77777777">
      <w:r w:rsidRPr="78B6F757">
        <w:rPr>
          <w:b/>
          <w:bCs/>
          <w:lang w:val="en-US"/>
        </w:rPr>
        <w:t xml:space="preserve">Đối tượng sử dụng: </w:t>
      </w:r>
      <w:r w:rsidRPr="78B6F757">
        <w:rPr>
          <w:lang w:val="en-US"/>
        </w:rPr>
        <w:t>Đầu mối Ban KHPT</w:t>
      </w:r>
    </w:p>
    <w:p w:rsidRPr="0009634E" w:rsidR="00A23DA0" w:rsidP="00A23DA0" w:rsidRDefault="78CCAEB0" w14:paraId="3CE753BE"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FC7EF0" w:rsidRDefault="78CCAEB0" w14:paraId="197C429B" w14:textId="3FA1FDBA">
      <w:r w:rsidRPr="78B6F757">
        <w:rPr>
          <w:b/>
          <w:bCs/>
          <w:lang w:val="en-US"/>
        </w:rPr>
        <w:t xml:space="preserve">Kênh nhập liệu: </w:t>
      </w:r>
      <w:r w:rsidRPr="78B6F757">
        <w:rPr>
          <w:lang w:val="en-US"/>
        </w:rPr>
        <w:t>Nhập trực tiếp trên Phần mềm</w:t>
      </w:r>
    </w:p>
    <w:p w:rsidRPr="0009634E" w:rsidR="00A23DA0" w:rsidP="00A23DA0" w:rsidRDefault="78CCAEB0" w14:paraId="4F13F99E" w14:textId="77777777">
      <w:r w:rsidRPr="78B6F757">
        <w:rPr>
          <w:b/>
          <w:bCs/>
          <w:lang w:val="en-US"/>
        </w:rPr>
        <w:t>Tính năng:</w:t>
      </w:r>
    </w:p>
    <w:p w:rsidRPr="0009634E" w:rsidR="00A23DA0" w:rsidP="00A23DA0" w:rsidRDefault="00A23DA0" w14:paraId="4C5BFCE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"Phát hành yêu cầu lập kế hoạch KPI ESG" theo phạm vi quyền được cấp trên </w:t>
      </w:r>
      <w:r>
        <w:rPr>
          <w:szCs w:val="24"/>
        </w:rPr>
        <w:t>Phần mềm</w:t>
      </w:r>
      <w:r w:rsidRPr="0009634E">
        <w:rPr>
          <w:szCs w:val="24"/>
        </w:rPr>
        <w:t xml:space="preserve"> ESG.</w:t>
      </w:r>
    </w:p>
    <w:p w:rsidRPr="0009634E" w:rsidR="00A23DA0" w:rsidP="00A23DA0" w:rsidRDefault="00A23DA0" w14:paraId="000260AC" w14:textId="77777777">
      <w:pPr>
        <w:pStyle w:val="ListBullet"/>
        <w:tabs>
          <w:tab w:val="num" w:pos="360"/>
        </w:tabs>
        <w:spacing w:after="40"/>
        <w:ind w:left="397" w:hanging="360"/>
        <w:rPr>
          <w:rFonts w:cs="Times New Roman"/>
          <w:szCs w:val="24"/>
        </w:rPr>
      </w:pPr>
      <w:r w:rsidRPr="0009634E">
        <w:rPr>
          <w:szCs w:val="24"/>
        </w:rPr>
        <w:t>Hệ thống hỗ trợ mục tiêu: Giao yêu cầu lập kế hoạch KPI cho các đơn vị.</w:t>
      </w:r>
    </w:p>
    <w:p w:rsidRPr="0009634E" w:rsidR="00A23DA0" w:rsidP="00A23DA0" w:rsidRDefault="00A23DA0" w14:paraId="76435AC8" w14:textId="509D0E7D">
      <w:pPr>
        <w:pStyle w:val="ListBullet"/>
        <w:tabs>
          <w:tab w:val="num" w:pos="360"/>
        </w:tabs>
        <w:spacing w:after="40"/>
        <w:ind w:left="397" w:hanging="360"/>
        <w:rPr>
          <w:rFonts w:cs="Times New Roman"/>
          <w:szCs w:val="24"/>
        </w:rPr>
      </w:pPr>
      <w:r w:rsidRPr="0009634E">
        <w:rPr>
          <w:szCs w:val="24"/>
        </w:rPr>
        <w:t xml:space="preserve">Cho phép nhập, lưu </w:t>
      </w:r>
      <w:r w:rsidR="00263F62">
        <w:rPr>
          <w:szCs w:val="24"/>
        </w:rPr>
        <w:t>dữ liệu</w:t>
      </w:r>
    </w:p>
    <w:p w:rsidRPr="0009634E" w:rsidR="00A23DA0" w:rsidP="00A23DA0" w:rsidRDefault="00A23DA0" w14:paraId="10FEA29F" w14:textId="42AD5968">
      <w:pPr>
        <w:pStyle w:val="ListBullet"/>
        <w:tabs>
          <w:tab w:val="num" w:pos="360"/>
        </w:tabs>
        <w:spacing w:after="40"/>
        <w:ind w:left="397" w:hanging="360"/>
        <w:rPr>
          <w:rFonts w:cs="Times New Roman"/>
          <w:szCs w:val="24"/>
        </w:rPr>
      </w:pPr>
      <w:r w:rsidRPr="0009634E">
        <w:rPr>
          <w:szCs w:val="24"/>
        </w:rPr>
        <w:t>Kiểm tra dữ liệu bắt buộc</w:t>
      </w:r>
      <w:r w:rsidR="00562F63">
        <w:rPr>
          <w:szCs w:val="24"/>
        </w:rPr>
        <w:t>,</w:t>
      </w:r>
      <w:r w:rsidRPr="0009634E">
        <w:rPr>
          <w:szCs w:val="24"/>
        </w:rPr>
        <w:t xml:space="preserve"> phạm vi chỉ tiêu trước khi ghi nhận.</w:t>
      </w:r>
    </w:p>
    <w:p w:rsidRPr="0009634E" w:rsidR="00A23DA0" w:rsidP="00A23DA0" w:rsidRDefault="00A23DA0" w14:paraId="13B167AF"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7E367B6" w14:textId="77777777">
      <w:r w:rsidRPr="78B6F757">
        <w:rPr>
          <w:b/>
          <w:bCs/>
          <w:lang w:val="en-US"/>
        </w:rPr>
        <w:t>Màn hình liên quan:</w:t>
      </w:r>
    </w:p>
    <w:p w:rsidRPr="0009634E" w:rsidR="00A23DA0" w:rsidP="00A23DA0" w:rsidRDefault="00A23DA0" w14:paraId="0A0E815E" w14:textId="77777777">
      <w:pPr>
        <w:pStyle w:val="ListBullet"/>
        <w:tabs>
          <w:tab w:val="num" w:pos="360"/>
        </w:tabs>
        <w:spacing w:after="40"/>
        <w:ind w:left="397" w:hanging="360"/>
        <w:rPr>
          <w:rFonts w:cs="Times New Roman"/>
          <w:szCs w:val="24"/>
        </w:rPr>
      </w:pPr>
      <w:r>
        <w:t>MH-013 - Form nhập liệu Ban KHPT; Mô tả: Màn hình nhập dữ liệu kế hoạch, mục tiêu và chỉ tiêu ESG do Ban KHPT phụ trách.</w:t>
      </w:r>
    </w:p>
    <w:p w:rsidRPr="0009634E" w:rsidR="00A23DA0" w:rsidP="00A23DA0" w:rsidRDefault="00A23DA0" w14:paraId="6985BB3A" w14:textId="77777777">
      <w:pPr>
        <w:pStyle w:val="ListBullet"/>
        <w:tabs>
          <w:tab w:val="num" w:pos="360"/>
        </w:tabs>
        <w:spacing w:after="40"/>
        <w:ind w:left="397" w:hanging="360"/>
        <w:rPr>
          <w:rFonts w:cs="Times New Roman"/>
          <w:szCs w:val="24"/>
        </w:rPr>
      </w:pPr>
      <w:r w:rsidRPr="0009634E">
        <w:rPr>
          <w:szCs w:val="24"/>
        </w:rPr>
        <w:t>Tham khảo Hình MH-013 đã trình bày ở phần trước.</w:t>
      </w:r>
    </w:p>
    <w:p w:rsidRPr="0009634E" w:rsidR="00A23DA0" w:rsidP="00A23DA0" w:rsidRDefault="78CCAEB0" w14:paraId="4A6C963B"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F4311CC" w14:textId="77777777">
        <w:trPr>
          <w:jc w:val="center"/>
        </w:trPr>
        <w:tc>
          <w:tcPr>
            <w:tcW w:w="841" w:type="dxa"/>
            <w:shd w:val="clear" w:color="auto" w:fill="006B75"/>
            <w:tcMar/>
            <w:vAlign w:val="center"/>
          </w:tcPr>
          <w:p w:rsidR="00A23DA0" w:rsidP="00832EA4" w:rsidRDefault="7365809D" w14:paraId="42CC406E" w14:textId="77777777">
            <w:r w:rsidRPr="2689F980" w:rsidR="3D7076FE">
              <w:rPr>
                <w:lang w:val="en-US"/>
              </w:rPr>
              <w:t>Bước</w:t>
            </w:r>
          </w:p>
        </w:tc>
        <w:tc>
          <w:tcPr>
            <w:tcW w:w="8506" w:type="dxa"/>
            <w:shd w:val="clear" w:color="auto" w:fill="006B75"/>
            <w:tcMar/>
            <w:vAlign w:val="center"/>
          </w:tcPr>
          <w:p w:rsidR="00A23DA0" w:rsidP="00832EA4" w:rsidRDefault="7365809D" w14:paraId="30D0A47D" w14:textId="77777777">
            <w:r w:rsidRPr="2689F980" w:rsidR="3D7076FE">
              <w:rPr>
                <w:lang w:val="en-US"/>
              </w:rPr>
              <w:t>Mô tả</w:t>
            </w:r>
          </w:p>
        </w:tc>
      </w:tr>
      <w:tr w:rsidRPr="0009634E" w:rsidR="00A23DA0" w:rsidTr="2689F980" w14:paraId="5228FA62" w14:textId="77777777">
        <w:trPr>
          <w:jc w:val="center"/>
        </w:trPr>
        <w:tc>
          <w:tcPr>
            <w:tcW w:w="841" w:type="dxa"/>
            <w:tcMar/>
            <w:vAlign w:val="center"/>
          </w:tcPr>
          <w:p w:rsidR="00A23DA0" w:rsidP="00832EA4" w:rsidRDefault="7365809D" w14:paraId="5B0E9666" w14:textId="77777777">
            <w:r w:rsidRPr="2689F980" w:rsidR="3D7076FE">
              <w:rPr>
                <w:lang w:val="en-US"/>
              </w:rPr>
              <w:t>Bước 1</w:t>
            </w:r>
          </w:p>
        </w:tc>
        <w:tc>
          <w:tcPr>
            <w:tcW w:w="8506" w:type="dxa"/>
            <w:tcMar/>
            <w:vAlign w:val="center"/>
          </w:tcPr>
          <w:p w:rsidR="00A23DA0" w:rsidP="00832EA4" w:rsidRDefault="7365809D" w14:paraId="59ACB858" w14:textId="09AD21C3">
            <w:r w:rsidRPr="2689F980" w:rsidR="3D7076FE">
              <w:rPr>
                <w:lang w:val="en-US"/>
              </w:rPr>
              <w:t>Người dùng mở màn hình</w:t>
            </w:r>
            <w:r w:rsidRPr="2689F980" w:rsidR="00562F63">
              <w:rPr>
                <w:lang w:val="en-US"/>
              </w:rPr>
              <w:t xml:space="preserve"> Quản lí‎ KPI</w:t>
            </w:r>
          </w:p>
        </w:tc>
      </w:tr>
      <w:tr w:rsidRPr="0009634E" w:rsidR="00A23DA0" w:rsidTr="2689F980" w14:paraId="6CC71F26" w14:textId="77777777">
        <w:trPr>
          <w:jc w:val="center"/>
        </w:trPr>
        <w:tc>
          <w:tcPr>
            <w:tcW w:w="841" w:type="dxa"/>
            <w:tcMar/>
            <w:vAlign w:val="center"/>
          </w:tcPr>
          <w:p w:rsidR="00A23DA0" w:rsidP="00832EA4" w:rsidRDefault="7365809D" w14:paraId="091A6975" w14:textId="77777777">
            <w:r w:rsidRPr="2689F980" w:rsidR="3D7076FE">
              <w:rPr>
                <w:lang w:val="en-US"/>
              </w:rPr>
              <w:t>Bước 2</w:t>
            </w:r>
          </w:p>
        </w:tc>
        <w:tc>
          <w:tcPr>
            <w:tcW w:w="8506" w:type="dxa"/>
            <w:tcMar/>
            <w:vAlign w:val="center"/>
          </w:tcPr>
          <w:p w:rsidR="00A23DA0" w:rsidP="00832EA4" w:rsidRDefault="7365809D" w14:paraId="554C578A" w14:textId="6274138E">
            <w:r w:rsidRPr="2689F980" w:rsidR="3D7076FE">
              <w:rPr>
                <w:lang w:val="en-US"/>
              </w:rPr>
              <w:t xml:space="preserve">Người dùng </w:t>
            </w:r>
            <w:r w:rsidRPr="2689F980" w:rsidR="2F43C685">
              <w:rPr>
                <w:lang w:val="en-US"/>
              </w:rPr>
              <w:t>thực hiện thiết lập Kế hoạch cho các chỉ tiêu của các tổ ban</w:t>
            </w:r>
          </w:p>
        </w:tc>
      </w:tr>
      <w:tr w:rsidRPr="0009634E" w:rsidR="00A23DA0" w:rsidTr="2689F980" w14:paraId="308B520E" w14:textId="77777777">
        <w:trPr>
          <w:jc w:val="center"/>
        </w:trPr>
        <w:tc>
          <w:tcPr>
            <w:tcW w:w="841" w:type="dxa"/>
            <w:tcMar/>
            <w:vAlign w:val="center"/>
          </w:tcPr>
          <w:p w:rsidR="00A23DA0" w:rsidP="00832EA4" w:rsidRDefault="7365809D" w14:paraId="5DD58D0E" w14:textId="349003E4">
            <w:r w:rsidRPr="2689F980" w:rsidR="3D7076FE">
              <w:rPr>
                <w:lang w:val="en-US"/>
              </w:rPr>
              <w:t xml:space="preserve">Bước </w:t>
            </w:r>
            <w:r w:rsidRPr="2689F980" w:rsidR="2F43C685">
              <w:rPr>
                <w:lang w:val="en-US"/>
              </w:rPr>
              <w:t>3</w:t>
            </w:r>
          </w:p>
        </w:tc>
        <w:tc>
          <w:tcPr>
            <w:tcW w:w="8506" w:type="dxa"/>
            <w:tcMar/>
            <w:vAlign w:val="center"/>
          </w:tcPr>
          <w:p w:rsidR="00A23DA0" w:rsidP="00832EA4" w:rsidRDefault="7365809D" w14:paraId="64912D7F" w14:textId="6B6D453A">
            <w:r w:rsidRPr="2689F980" w:rsidR="3D7076FE">
              <w:rPr>
                <w:lang w:val="en-US"/>
              </w:rPr>
              <w:t xml:space="preserve">Người dùng kiểm tra thông tin và bấm </w:t>
            </w:r>
            <w:r w:rsidRPr="2689F980" w:rsidR="2F43C685">
              <w:rPr>
                <w:lang w:val="en-US"/>
              </w:rPr>
              <w:t>Lưu để xác nhận số kế hoạch được giao cho các chỉ tiêu của tổ ban</w:t>
            </w:r>
          </w:p>
        </w:tc>
      </w:tr>
      <w:tr w:rsidRPr="0009634E" w:rsidR="00A23DA0" w:rsidTr="2689F980" w14:paraId="5AD73102" w14:textId="77777777">
        <w:trPr>
          <w:jc w:val="center"/>
        </w:trPr>
        <w:tc>
          <w:tcPr>
            <w:tcW w:w="841" w:type="dxa"/>
            <w:tcMar/>
            <w:vAlign w:val="center"/>
          </w:tcPr>
          <w:p w:rsidR="00A23DA0" w:rsidP="00832EA4" w:rsidRDefault="7365809D" w14:paraId="6BD7B2A8" w14:textId="77777777">
            <w:r w:rsidRPr="2689F980" w:rsidR="3D7076FE">
              <w:rPr>
                <w:lang w:val="en-US"/>
              </w:rPr>
              <w:t>Bước 5</w:t>
            </w:r>
          </w:p>
        </w:tc>
        <w:tc>
          <w:tcPr>
            <w:tcW w:w="8506" w:type="dxa"/>
            <w:tcMar/>
            <w:vAlign w:val="center"/>
          </w:tcPr>
          <w:p w:rsidR="00A23DA0" w:rsidP="00832EA4" w:rsidRDefault="7365809D" w14:paraId="4CEDD37D" w14:textId="6D354625">
            <w:r w:rsidRPr="2689F980" w:rsidR="3D7076FE">
              <w:rPr>
                <w:lang w:val="en-US"/>
              </w:rPr>
              <w:t>Hệ thống tạo yêu cầu, cập nhật trạng thái theo dõi cho đơn vị liên quan.</w:t>
            </w:r>
          </w:p>
        </w:tc>
      </w:tr>
    </w:tbl>
    <w:p w:rsidRPr="0009634E" w:rsidR="00A23DA0" w:rsidP="00A23DA0" w:rsidRDefault="00A23DA0" w14:paraId="0C800853" w14:textId="77777777"/>
    <w:p w:rsidRPr="0009634E" w:rsidR="00A23DA0" w:rsidP="78B6F757" w:rsidRDefault="78CCAEB0" w14:paraId="26CC0F87" w14:textId="77777777">
      <w:pPr>
        <w:pStyle w:val="Heading3"/>
        <w:rPr>
          <w:sz w:val="24"/>
          <w:szCs w:val="24"/>
          <w:lang w:val="en-US"/>
        </w:rPr>
      </w:pPr>
      <w:bookmarkStart w:name="_Toc242783391" w:id="134"/>
      <w:r w:rsidRPr="78B6F757">
        <w:rPr>
          <w:lang w:val="en-US"/>
        </w:rPr>
        <w:t>4.2.13. Tải template dữ liệu nhập SAF</w:t>
      </w:r>
      <w:bookmarkEnd w:id="134"/>
    </w:p>
    <w:p w:rsidRPr="0009634E" w:rsidR="00A23DA0" w:rsidP="00A23DA0" w:rsidRDefault="78CCAEB0" w14:paraId="7D7C6A6F" w14:textId="77777777">
      <w:r w:rsidRPr="78B6F757">
        <w:rPr>
          <w:b/>
          <w:bCs/>
          <w:lang w:val="en-US"/>
        </w:rPr>
        <w:t xml:space="preserve">Mục đích: </w:t>
      </w:r>
      <w:r w:rsidRPr="78B6F757">
        <w:rPr>
          <w:lang w:val="en-US"/>
        </w:rPr>
        <w:t>Tải biểu mẫu Excel chuẩn để chuẩn bị dữ liệu.</w:t>
      </w:r>
    </w:p>
    <w:p w:rsidRPr="0009634E" w:rsidR="00A23DA0" w:rsidP="00A23DA0" w:rsidRDefault="78CCAEB0" w14:paraId="290C0D9A"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4E72885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AE63333" w14:textId="77777777">
      <w:r w:rsidRPr="78B6F757">
        <w:rPr>
          <w:b/>
          <w:bCs/>
          <w:lang w:val="en-US"/>
        </w:rPr>
        <w:t xml:space="preserve">Template: </w:t>
      </w:r>
      <w:r w:rsidRPr="78B6F757">
        <w:rPr>
          <w:lang w:val="en-US"/>
        </w:rPr>
        <w:t>Biểu mẫu dữ liệu phục vụ nghiệp vụ "Tải template dữ liệu nhập SAF"; áp dụng template Excel hoặc form trực tuyến khi được cấu hình.</w:t>
      </w:r>
    </w:p>
    <w:p w:rsidRPr="0009634E" w:rsidR="00A23DA0" w:rsidP="00A23DA0" w:rsidRDefault="78CCAEB0" w14:paraId="0C46F616"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95B5335"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5F93C7FB" w14:textId="77777777">
      <w:r w:rsidRPr="78B6F757">
        <w:rPr>
          <w:b/>
          <w:bCs/>
          <w:lang w:val="en-US"/>
        </w:rPr>
        <w:t>Tính năng:</w:t>
      </w:r>
    </w:p>
    <w:p w:rsidRPr="0009634E" w:rsidR="00A23DA0" w:rsidP="00A23DA0" w:rsidRDefault="00A23DA0" w14:paraId="436BDD1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template dữ liệu nhập SAF" theo phạm vi quyền được cấp trên </w:t>
      </w:r>
      <w:r>
        <w:rPr>
          <w:szCs w:val="24"/>
        </w:rPr>
        <w:t>Phần mềm</w:t>
      </w:r>
      <w:r w:rsidRPr="0009634E">
        <w:rPr>
          <w:szCs w:val="24"/>
        </w:rPr>
        <w:t xml:space="preserve"> ESG.</w:t>
      </w:r>
    </w:p>
    <w:p w:rsidRPr="0009634E" w:rsidR="00A23DA0" w:rsidP="00A23DA0" w:rsidRDefault="00A23DA0" w14:paraId="1C0CE32B" w14:textId="77777777">
      <w:pPr>
        <w:pStyle w:val="ListBullet"/>
        <w:tabs>
          <w:tab w:val="num" w:pos="360"/>
        </w:tabs>
        <w:spacing w:after="40"/>
        <w:ind w:left="397" w:hanging="360"/>
        <w:rPr>
          <w:rFonts w:cs="Times New Roman"/>
          <w:szCs w:val="24"/>
        </w:rPr>
      </w:pPr>
      <w:r w:rsidRPr="0009634E">
        <w:rPr>
          <w:szCs w:val="24"/>
        </w:rPr>
        <w:t>Hệ thống hỗ trợ mục tiêu: Tải biểu mẫu Excel chuẩn để chuẩn bị dữ liệu.</w:t>
      </w:r>
    </w:p>
    <w:p w:rsidRPr="0009634E" w:rsidR="00A23DA0" w:rsidP="00A23DA0" w:rsidRDefault="00A23DA0" w14:paraId="3573A41D"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306BCEEB"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2EDD3C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8E355C8" w14:textId="77777777">
      <w:r w:rsidRPr="78B6F757">
        <w:rPr>
          <w:b/>
          <w:bCs/>
          <w:lang w:val="en-US"/>
        </w:rPr>
        <w:t>Màn hình liên quan:</w:t>
      </w:r>
    </w:p>
    <w:p w:rsidRPr="0009634E" w:rsidR="00A23DA0" w:rsidP="00A23DA0" w:rsidRDefault="00A23DA0" w14:paraId="745ED296"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78CCAEB0" w14:paraId="74C1CB23" w14:textId="77777777">
      <w:pPr>
        <w:jc w:val="center"/>
      </w:pPr>
      <w:r w:rsidRPr="78B6F757">
        <w:rPr>
          <w:i/>
          <w:iCs/>
          <w:lang w:val="en-US"/>
        </w:rPr>
        <w:t>Hình MH-005. Form nhập liệu Ban Kỹ thuật</w:t>
      </w:r>
    </w:p>
    <w:p w:rsidRPr="0009634E" w:rsidR="00A23DA0" w:rsidP="00A23DA0" w:rsidRDefault="00D62A8F" w14:paraId="499AE74A" w14:textId="532407E4">
      <w:pPr>
        <w:jc w:val="center"/>
      </w:pPr>
      <w:r w:rsidRPr="00D973A6">
        <w:rPr>
          <w:noProof/>
        </w:rPr>
        <w:drawing>
          <wp:inline distT="0" distB="0" distL="0" distR="0" wp14:anchorId="284F9510" wp14:editId="015EF600">
            <wp:extent cx="5941695" cy="3622675"/>
            <wp:effectExtent l="0" t="0" r="1905" b="0"/>
            <wp:docPr id="14631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56A7D92C"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0756753" w14:textId="77777777">
        <w:trPr>
          <w:jc w:val="center"/>
        </w:trPr>
        <w:tc>
          <w:tcPr>
            <w:tcW w:w="907" w:type="dxa"/>
            <w:shd w:val="clear" w:color="auto" w:fill="006B75"/>
            <w:tcMar/>
            <w:vAlign w:val="center"/>
          </w:tcPr>
          <w:p w:rsidR="00A23DA0" w:rsidP="00832EA4" w:rsidRDefault="7365809D" w14:paraId="00435E48" w14:textId="77777777">
            <w:r w:rsidRPr="2689F980" w:rsidR="3D7076FE">
              <w:rPr>
                <w:lang w:val="en-US"/>
              </w:rPr>
              <w:t>Bước</w:t>
            </w:r>
          </w:p>
        </w:tc>
        <w:tc>
          <w:tcPr>
            <w:tcW w:w="12472" w:type="dxa"/>
            <w:shd w:val="clear" w:color="auto" w:fill="006B75"/>
            <w:tcMar/>
            <w:vAlign w:val="center"/>
          </w:tcPr>
          <w:p w:rsidR="00A23DA0" w:rsidP="00832EA4" w:rsidRDefault="7365809D" w14:paraId="338495D9" w14:textId="77777777">
            <w:r w:rsidRPr="2689F980" w:rsidR="3D7076FE">
              <w:rPr>
                <w:lang w:val="en-US"/>
              </w:rPr>
              <w:t>Mô tả</w:t>
            </w:r>
          </w:p>
        </w:tc>
      </w:tr>
      <w:tr w:rsidRPr="0009634E" w:rsidR="00A23DA0" w:rsidTr="2689F980" w14:paraId="73E8BE91" w14:textId="77777777">
        <w:trPr>
          <w:jc w:val="center"/>
        </w:trPr>
        <w:tc>
          <w:tcPr>
            <w:tcW w:w="907" w:type="dxa"/>
            <w:tcMar/>
            <w:vAlign w:val="center"/>
          </w:tcPr>
          <w:p w:rsidR="00A23DA0" w:rsidP="00832EA4" w:rsidRDefault="7365809D" w14:paraId="33099393" w14:textId="77777777">
            <w:r w:rsidRPr="2689F980" w:rsidR="3D7076FE">
              <w:rPr>
                <w:lang w:val="en-US"/>
              </w:rPr>
              <w:t>Bước 1</w:t>
            </w:r>
          </w:p>
        </w:tc>
        <w:tc>
          <w:tcPr>
            <w:tcW w:w="12472" w:type="dxa"/>
            <w:tcMar/>
            <w:vAlign w:val="center"/>
          </w:tcPr>
          <w:p w:rsidR="00A23DA0" w:rsidP="00832EA4" w:rsidRDefault="7365809D" w14:paraId="116F3FA1" w14:textId="77777777">
            <w:r w:rsidRPr="2689F980" w:rsidR="3D7076FE">
              <w:rPr>
                <w:lang w:val="en-US"/>
              </w:rPr>
              <w:t>Người dùng mở màn hình Form nhập liệu Ban Kỹ thuật.</w:t>
            </w:r>
          </w:p>
        </w:tc>
      </w:tr>
      <w:tr w:rsidRPr="0009634E" w:rsidR="00A23DA0" w:rsidTr="2689F980" w14:paraId="590202F0" w14:textId="77777777">
        <w:trPr>
          <w:jc w:val="center"/>
        </w:trPr>
        <w:tc>
          <w:tcPr>
            <w:tcW w:w="907" w:type="dxa"/>
            <w:tcMar/>
            <w:vAlign w:val="center"/>
          </w:tcPr>
          <w:p w:rsidR="00A23DA0" w:rsidP="00832EA4" w:rsidRDefault="7365809D" w14:paraId="42E3B647" w14:textId="77777777">
            <w:r w:rsidRPr="2689F980" w:rsidR="3D7076FE">
              <w:rPr>
                <w:lang w:val="en-US"/>
              </w:rPr>
              <w:t>Bước 2</w:t>
            </w:r>
          </w:p>
        </w:tc>
        <w:tc>
          <w:tcPr>
            <w:tcW w:w="12472" w:type="dxa"/>
            <w:tcMar/>
            <w:vAlign w:val="center"/>
          </w:tcPr>
          <w:p w:rsidR="00A23DA0" w:rsidP="00832EA4" w:rsidRDefault="7365809D" w14:paraId="34D48BC0" w14:textId="10BE92A2">
            <w:r w:rsidRPr="2689F980" w:rsidR="3D7076FE">
              <w:rPr>
                <w:lang w:val="en-US"/>
              </w:rPr>
              <w:t xml:space="preserve">Người dùng chọn </w:t>
            </w:r>
            <w:r w:rsidRPr="2689F980" w:rsidR="175A898F">
              <w:rPr>
                <w:lang w:val="en-US"/>
              </w:rPr>
              <w:t>chỉ tiêu liên quan</w:t>
            </w:r>
          </w:p>
        </w:tc>
      </w:tr>
      <w:tr w:rsidRPr="0009634E" w:rsidR="00A23DA0" w:rsidTr="2689F980" w14:paraId="449331BB" w14:textId="77777777">
        <w:trPr>
          <w:jc w:val="center"/>
        </w:trPr>
        <w:tc>
          <w:tcPr>
            <w:tcW w:w="907" w:type="dxa"/>
            <w:tcMar/>
            <w:vAlign w:val="center"/>
          </w:tcPr>
          <w:p w:rsidR="00A23DA0" w:rsidP="00832EA4" w:rsidRDefault="7365809D" w14:paraId="3D37A840" w14:textId="77777777">
            <w:r w:rsidRPr="2689F980" w:rsidR="3D7076FE">
              <w:rPr>
                <w:lang w:val="en-US"/>
              </w:rPr>
              <w:t>Bước 3</w:t>
            </w:r>
          </w:p>
        </w:tc>
        <w:tc>
          <w:tcPr>
            <w:tcW w:w="12472" w:type="dxa"/>
            <w:tcMar/>
            <w:vAlign w:val="center"/>
          </w:tcPr>
          <w:p w:rsidR="00A23DA0" w:rsidP="00832EA4" w:rsidRDefault="7365809D" w14:paraId="1B3E6AC8" w14:textId="77777777">
            <w:r w:rsidRPr="2689F980" w:rsidR="3D7076FE">
              <w:rPr>
                <w:lang w:val="en-US"/>
              </w:rPr>
              <w:t>Hệ thống kiểm tra quyền thao tác và chuẩn bị dữ liệu/tệp đầu ra.</w:t>
            </w:r>
          </w:p>
        </w:tc>
      </w:tr>
      <w:tr w:rsidRPr="0009634E" w:rsidR="00A23DA0" w:rsidTr="2689F980" w14:paraId="656CBBFF" w14:textId="77777777">
        <w:trPr>
          <w:jc w:val="center"/>
        </w:trPr>
        <w:tc>
          <w:tcPr>
            <w:tcW w:w="907" w:type="dxa"/>
            <w:tcMar/>
            <w:vAlign w:val="center"/>
          </w:tcPr>
          <w:p w:rsidR="00A23DA0" w:rsidP="00832EA4" w:rsidRDefault="7365809D" w14:paraId="5DE799D0" w14:textId="77777777">
            <w:r w:rsidRPr="2689F980" w:rsidR="3D7076FE">
              <w:rPr>
                <w:lang w:val="en-US"/>
              </w:rPr>
              <w:t>Bước 4</w:t>
            </w:r>
          </w:p>
        </w:tc>
        <w:tc>
          <w:tcPr>
            <w:tcW w:w="12472" w:type="dxa"/>
            <w:tcMar/>
            <w:vAlign w:val="center"/>
          </w:tcPr>
          <w:p w:rsidR="00A23DA0" w:rsidP="00832EA4" w:rsidRDefault="7365809D" w14:paraId="1904BA53" w14:textId="77777777">
            <w:r w:rsidRPr="2689F980" w:rsidR="3D7076FE">
              <w:rPr>
                <w:lang w:val="en-US"/>
              </w:rPr>
              <w:t>Người dùng xác nhận định dạng hoặc nơi lưu nếu hệ thống yêu cầu.</w:t>
            </w:r>
          </w:p>
        </w:tc>
      </w:tr>
      <w:tr w:rsidRPr="0009634E" w:rsidR="00A23DA0" w:rsidTr="2689F980" w14:paraId="173C30FC" w14:textId="77777777">
        <w:trPr>
          <w:jc w:val="center"/>
        </w:trPr>
        <w:tc>
          <w:tcPr>
            <w:tcW w:w="907" w:type="dxa"/>
            <w:tcMar/>
            <w:vAlign w:val="center"/>
          </w:tcPr>
          <w:p w:rsidR="00A23DA0" w:rsidP="00832EA4" w:rsidRDefault="7365809D" w14:paraId="1775082C" w14:textId="77777777">
            <w:r w:rsidRPr="2689F980" w:rsidR="3D7076FE">
              <w:rPr>
                <w:lang w:val="en-US"/>
              </w:rPr>
              <w:t>Bước 5</w:t>
            </w:r>
          </w:p>
        </w:tc>
        <w:tc>
          <w:tcPr>
            <w:tcW w:w="12472" w:type="dxa"/>
            <w:tcMar/>
            <w:vAlign w:val="center"/>
          </w:tcPr>
          <w:p w:rsidR="00A23DA0" w:rsidP="00832EA4" w:rsidRDefault="7365809D" w14:paraId="7FC72DFD" w14:textId="77777777">
            <w:r w:rsidRPr="2689F980" w:rsidR="3D7076FE">
              <w:rPr>
                <w:lang w:val="en-US"/>
              </w:rPr>
              <w:t>Hệ thống thực hiện thao tác và hiển thị thông báo kết quả.</w:t>
            </w:r>
          </w:p>
        </w:tc>
      </w:tr>
    </w:tbl>
    <w:p w:rsidRPr="0009634E" w:rsidR="00A23DA0" w:rsidP="00A23DA0" w:rsidRDefault="00A23DA0" w14:paraId="7B2FE093" w14:textId="77777777"/>
    <w:p w:rsidRPr="0009634E" w:rsidR="00A23DA0" w:rsidP="78B6F757" w:rsidRDefault="78CCAEB0" w14:paraId="76C76DF8" w14:textId="77777777">
      <w:pPr>
        <w:pStyle w:val="Heading3"/>
        <w:rPr>
          <w:sz w:val="24"/>
          <w:szCs w:val="24"/>
          <w:lang w:val="en-US"/>
        </w:rPr>
      </w:pPr>
      <w:bookmarkStart w:name="_Toc242783392" w:id="135"/>
      <w:r w:rsidRPr="78B6F757">
        <w:rPr>
          <w:lang w:val="en-US"/>
        </w:rPr>
        <w:t>4.2.14. Thêm/sửa/xóa dòng chứng từ SAF/ETS</w:t>
      </w:r>
      <w:bookmarkEnd w:id="135"/>
    </w:p>
    <w:p w:rsidRPr="0009634E" w:rsidR="00A23DA0" w:rsidP="00A23DA0" w:rsidRDefault="78CCAEB0" w14:paraId="5BD2CBFD" w14:textId="77777777">
      <w:r w:rsidRPr="78B6F757">
        <w:rPr>
          <w:b/>
          <w:bCs/>
          <w:lang w:val="en-US"/>
        </w:rPr>
        <w:t xml:space="preserve">Mục đích: </w:t>
      </w:r>
      <w:r w:rsidRPr="78B6F757">
        <w:rPr>
          <w:lang w:val="en-US"/>
        </w:rPr>
        <w:t>Quản lý chi tiết các dòng chứng từ và hạn ngạch.</w:t>
      </w:r>
    </w:p>
    <w:p w:rsidRPr="0009634E" w:rsidR="00A23DA0" w:rsidP="00A23DA0" w:rsidRDefault="78CCAEB0" w14:paraId="40E87D5B"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321DDABC"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E5D2D7F" w14:textId="77777777">
      <w:r w:rsidRPr="78B6F757">
        <w:rPr>
          <w:b/>
          <w:bCs/>
          <w:lang w:val="en-US"/>
        </w:rPr>
        <w:t xml:space="preserve">Template: </w:t>
      </w:r>
      <w:r w:rsidRPr="78B6F757">
        <w:rPr>
          <w:lang w:val="en-US"/>
        </w:rPr>
        <w:t>Biểu mẫu dữ liệu phục vụ nghiệp vụ "Thêm/sửa/xóa dòng chứng từ SAF/ETS"; áp dụng template Excel hoặc form trực tuyến khi được cấu hình.</w:t>
      </w:r>
    </w:p>
    <w:p w:rsidRPr="0009634E" w:rsidR="00A23DA0" w:rsidP="00A23DA0" w:rsidRDefault="78CCAEB0" w14:paraId="17A73AC1"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585BAE2"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765F2F7D" w14:textId="77777777">
      <w:r w:rsidRPr="78B6F757">
        <w:rPr>
          <w:b/>
          <w:bCs/>
          <w:lang w:val="en-US"/>
        </w:rPr>
        <w:t>Tính năng:</w:t>
      </w:r>
    </w:p>
    <w:p w:rsidRPr="0009634E" w:rsidR="00A23DA0" w:rsidP="00A23DA0" w:rsidRDefault="00A23DA0" w14:paraId="3CADC1E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"Thêm/sửa/xóa dòng chứng từ SAF/ETS" theo phạm vi quyền được cấp trên </w:t>
      </w:r>
      <w:r>
        <w:rPr>
          <w:szCs w:val="24"/>
        </w:rPr>
        <w:t>Phần mềm</w:t>
      </w:r>
      <w:r w:rsidRPr="0009634E">
        <w:rPr>
          <w:szCs w:val="24"/>
        </w:rPr>
        <w:t xml:space="preserve"> ESG.</w:t>
      </w:r>
    </w:p>
    <w:p w:rsidRPr="0009634E" w:rsidR="00A23DA0" w:rsidP="00A23DA0" w:rsidRDefault="00A23DA0" w14:paraId="70F384C4" w14:textId="77777777">
      <w:pPr>
        <w:pStyle w:val="ListBullet"/>
        <w:tabs>
          <w:tab w:val="num" w:pos="360"/>
        </w:tabs>
        <w:spacing w:after="40"/>
        <w:ind w:left="397" w:hanging="360"/>
        <w:rPr>
          <w:rFonts w:cs="Times New Roman"/>
          <w:szCs w:val="24"/>
        </w:rPr>
      </w:pPr>
      <w:r w:rsidRPr="0009634E">
        <w:rPr>
          <w:szCs w:val="24"/>
        </w:rPr>
        <w:t>Hệ thống hỗ trợ mục tiêu: Quản lý chi tiết các dòng chứng từ và hạn ngạch.</w:t>
      </w:r>
    </w:p>
    <w:p w:rsidRPr="0009634E" w:rsidR="00A23DA0" w:rsidP="00A23DA0" w:rsidRDefault="00A23DA0" w14:paraId="49393D9A"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33FD1417"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EF8735A"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C6DF1A0" w14:textId="77777777">
      <w:r w:rsidRPr="78B6F757">
        <w:rPr>
          <w:b/>
          <w:bCs/>
          <w:lang w:val="en-US"/>
        </w:rPr>
        <w:t>Màn hình liên quan:</w:t>
      </w:r>
    </w:p>
    <w:p w:rsidRPr="0009634E" w:rsidR="00A23DA0" w:rsidP="00A23DA0" w:rsidRDefault="00A23DA0" w14:paraId="50DB6E3A"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00A23DA0" w14:paraId="0D207E84" w14:textId="77777777">
      <w:pPr>
        <w:pStyle w:val="ListBullet"/>
        <w:tabs>
          <w:tab w:val="num" w:pos="360"/>
        </w:tabs>
        <w:spacing w:after="40"/>
        <w:ind w:left="397" w:hanging="360"/>
        <w:rPr>
          <w:rFonts w:cs="Times New Roman"/>
          <w:szCs w:val="24"/>
        </w:rPr>
      </w:pPr>
      <w:r w:rsidRPr="0009634E">
        <w:rPr>
          <w:szCs w:val="24"/>
        </w:rPr>
        <w:t>Tham khảo Hình MH-005 đã trình bày ở phần trước.</w:t>
      </w:r>
    </w:p>
    <w:p w:rsidRPr="0009634E" w:rsidR="00A23DA0" w:rsidP="00A23DA0" w:rsidRDefault="78CCAEB0" w14:paraId="32A2407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37"/>
        <w:gridCol w:w="8510"/>
      </w:tblGrid>
      <w:tr w:rsidRPr="0009634E" w:rsidR="00A23DA0" w:rsidTr="2689F980" w14:paraId="0140601E" w14:textId="77777777">
        <w:trPr>
          <w:jc w:val="center"/>
        </w:trPr>
        <w:tc>
          <w:tcPr>
            <w:tcW w:w="907" w:type="dxa"/>
            <w:shd w:val="clear" w:color="auto" w:fill="006B75"/>
            <w:tcMar/>
            <w:vAlign w:val="center"/>
          </w:tcPr>
          <w:p w:rsidR="00A23DA0" w:rsidP="00832EA4" w:rsidRDefault="7365809D" w14:paraId="158F8C51" w14:textId="77777777">
            <w:r w:rsidRPr="2689F980" w:rsidR="3D7076FE">
              <w:rPr>
                <w:lang w:val="en-US"/>
              </w:rPr>
              <w:t>Bước</w:t>
            </w:r>
          </w:p>
        </w:tc>
        <w:tc>
          <w:tcPr>
            <w:tcW w:w="12472" w:type="dxa"/>
            <w:shd w:val="clear" w:color="auto" w:fill="006B75"/>
            <w:tcMar/>
            <w:vAlign w:val="center"/>
          </w:tcPr>
          <w:p w:rsidR="00A23DA0" w:rsidP="00832EA4" w:rsidRDefault="7365809D" w14:paraId="3F06C1AA" w14:textId="77777777">
            <w:r w:rsidRPr="2689F980" w:rsidR="3D7076FE">
              <w:rPr>
                <w:lang w:val="en-US"/>
              </w:rPr>
              <w:t>Mô tả</w:t>
            </w:r>
          </w:p>
        </w:tc>
      </w:tr>
      <w:tr w:rsidRPr="0009634E" w:rsidR="00A23DA0" w:rsidTr="2689F980" w14:paraId="58ED157B" w14:textId="77777777">
        <w:trPr>
          <w:jc w:val="center"/>
        </w:trPr>
        <w:tc>
          <w:tcPr>
            <w:tcW w:w="907" w:type="dxa"/>
            <w:tcMar/>
            <w:vAlign w:val="center"/>
          </w:tcPr>
          <w:p w:rsidR="00A23DA0" w:rsidP="00832EA4" w:rsidRDefault="7365809D" w14:paraId="1DB40BB5" w14:textId="77777777">
            <w:r w:rsidRPr="2689F980" w:rsidR="3D7076FE">
              <w:rPr>
                <w:lang w:val="en-US"/>
              </w:rPr>
              <w:t>Bước 1</w:t>
            </w:r>
          </w:p>
        </w:tc>
        <w:tc>
          <w:tcPr>
            <w:tcW w:w="12472" w:type="dxa"/>
            <w:tcMar/>
            <w:vAlign w:val="center"/>
          </w:tcPr>
          <w:p w:rsidR="00A23DA0" w:rsidP="00832EA4" w:rsidRDefault="7365809D" w14:paraId="1F31EA0F" w14:textId="77777777">
            <w:r w:rsidRPr="2689F980" w:rsidR="3D7076FE">
              <w:rPr>
                <w:lang w:val="en-US"/>
              </w:rPr>
              <w:t>Người dùng mở màn hình Form nhập liệu Ban Kỹ thuật.</w:t>
            </w:r>
          </w:p>
        </w:tc>
      </w:tr>
      <w:tr w:rsidRPr="0009634E" w:rsidR="00A23DA0" w:rsidTr="2689F980" w14:paraId="0685BC45" w14:textId="77777777">
        <w:trPr>
          <w:jc w:val="center"/>
        </w:trPr>
        <w:tc>
          <w:tcPr>
            <w:tcW w:w="907" w:type="dxa"/>
            <w:tcMar/>
            <w:vAlign w:val="center"/>
          </w:tcPr>
          <w:p w:rsidR="00A23DA0" w:rsidP="00832EA4" w:rsidRDefault="7365809D" w14:paraId="1A5DF194" w14:textId="77777777">
            <w:r w:rsidRPr="2689F980" w:rsidR="3D7076FE">
              <w:rPr>
                <w:lang w:val="en-US"/>
              </w:rPr>
              <w:t>Bước 2</w:t>
            </w:r>
          </w:p>
        </w:tc>
        <w:tc>
          <w:tcPr>
            <w:tcW w:w="12472" w:type="dxa"/>
            <w:tcMar/>
            <w:vAlign w:val="center"/>
          </w:tcPr>
          <w:p w:rsidR="00A23DA0" w:rsidP="00832EA4" w:rsidRDefault="7365809D" w14:paraId="21098D7D" w14:textId="77777777">
            <w:r w:rsidRPr="2689F980" w:rsidR="3D7076FE">
              <w:rPr>
                <w:lang w:val="en-US"/>
              </w:rPr>
              <w:t>Người dùng chọn Thêm mới/Tạo mới cho nghiệp vụ "Thêm/sửa/xóa dòng chứng từ SAF/ETS".</w:t>
            </w:r>
          </w:p>
        </w:tc>
      </w:tr>
      <w:tr w:rsidRPr="0009634E" w:rsidR="00A23DA0" w:rsidTr="2689F980" w14:paraId="6721122F" w14:textId="77777777">
        <w:trPr>
          <w:jc w:val="center"/>
        </w:trPr>
        <w:tc>
          <w:tcPr>
            <w:tcW w:w="907" w:type="dxa"/>
            <w:tcMar/>
            <w:vAlign w:val="center"/>
          </w:tcPr>
          <w:p w:rsidR="00A23DA0" w:rsidP="00832EA4" w:rsidRDefault="7365809D" w14:paraId="53945DF6" w14:textId="77777777">
            <w:r w:rsidRPr="2689F980" w:rsidR="3D7076FE">
              <w:rPr>
                <w:lang w:val="en-US"/>
              </w:rPr>
              <w:t>Bước 3</w:t>
            </w:r>
          </w:p>
        </w:tc>
        <w:tc>
          <w:tcPr>
            <w:tcW w:w="12472" w:type="dxa"/>
            <w:tcMar/>
            <w:vAlign w:val="center"/>
          </w:tcPr>
          <w:p w:rsidR="00A23DA0" w:rsidP="00832EA4" w:rsidRDefault="7365809D" w14:paraId="7DE5775C" w14:textId="77777777">
            <w:r w:rsidRPr="2689F980" w:rsidR="3D7076FE">
              <w:rPr>
                <w:lang w:val="en-US"/>
              </w:rPr>
              <w:t>Người dùng nhập thông tin bắt buộc và bổ sung dữ liệu chi tiết theo biểu mẫu.</w:t>
            </w:r>
          </w:p>
        </w:tc>
      </w:tr>
      <w:tr w:rsidRPr="0009634E" w:rsidR="00A23DA0" w:rsidTr="2689F980" w14:paraId="4A440793" w14:textId="77777777">
        <w:trPr>
          <w:jc w:val="center"/>
        </w:trPr>
        <w:tc>
          <w:tcPr>
            <w:tcW w:w="907" w:type="dxa"/>
            <w:tcMar/>
            <w:vAlign w:val="center"/>
          </w:tcPr>
          <w:p w:rsidR="00A23DA0" w:rsidP="00832EA4" w:rsidRDefault="7365809D" w14:paraId="7AC38863" w14:textId="77777777">
            <w:r w:rsidRPr="2689F980" w:rsidR="3D7076FE">
              <w:rPr>
                <w:lang w:val="en-US"/>
              </w:rPr>
              <w:t>Bước 4</w:t>
            </w:r>
          </w:p>
        </w:tc>
        <w:tc>
          <w:tcPr>
            <w:tcW w:w="12472" w:type="dxa"/>
            <w:tcMar/>
            <w:vAlign w:val="center"/>
          </w:tcPr>
          <w:p w:rsidR="00A23DA0" w:rsidP="00832EA4" w:rsidRDefault="7365809D" w14:paraId="3A542CB6" w14:textId="77777777">
            <w:r w:rsidRPr="2689F980" w:rsidR="3D7076FE">
              <w:rPr>
                <w:lang w:val="en-US"/>
              </w:rPr>
              <w:t>Người dùng bấm Lưu.</w:t>
            </w:r>
          </w:p>
        </w:tc>
      </w:tr>
      <w:tr w:rsidRPr="0009634E" w:rsidR="00A23DA0" w:rsidTr="2689F980" w14:paraId="0532F83D" w14:textId="77777777">
        <w:trPr>
          <w:jc w:val="center"/>
        </w:trPr>
        <w:tc>
          <w:tcPr>
            <w:tcW w:w="907" w:type="dxa"/>
            <w:tcMar/>
            <w:vAlign w:val="center"/>
          </w:tcPr>
          <w:p w:rsidR="00A23DA0" w:rsidP="00832EA4" w:rsidRDefault="7365809D" w14:paraId="2EE37ADB" w14:textId="77777777">
            <w:r w:rsidRPr="2689F980" w:rsidR="3D7076FE">
              <w:rPr>
                <w:lang w:val="en-US"/>
              </w:rPr>
              <w:t>Bước 5</w:t>
            </w:r>
          </w:p>
        </w:tc>
        <w:tc>
          <w:tcPr>
            <w:tcW w:w="12472" w:type="dxa"/>
            <w:tcMar/>
            <w:vAlign w:val="center"/>
          </w:tcPr>
          <w:p w:rsidR="00A23DA0" w:rsidP="00832EA4" w:rsidRDefault="7365809D" w14:paraId="67ECDEFA"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0F69E05B" w14:textId="77777777"/>
    <w:p w:rsidRPr="0009634E" w:rsidR="00A23DA0" w:rsidP="78B6F757" w:rsidRDefault="78CCAEB0" w14:paraId="6BD0AC44" w14:textId="77777777">
      <w:pPr>
        <w:pStyle w:val="Heading3"/>
        <w:rPr>
          <w:sz w:val="24"/>
          <w:szCs w:val="24"/>
          <w:lang w:val="en-US"/>
        </w:rPr>
      </w:pPr>
      <w:bookmarkStart w:name="_Toc242783393" w:id="136"/>
      <w:r w:rsidRPr="78B6F757">
        <w:rPr>
          <w:lang w:val="en-US"/>
        </w:rPr>
        <w:t>4.2.15. Chạy kiểm tra hợp lệ dữ liệu kỹ thuật</w:t>
      </w:r>
      <w:bookmarkEnd w:id="136"/>
    </w:p>
    <w:p w:rsidRPr="0009634E" w:rsidR="00A23DA0" w:rsidP="00A23DA0" w:rsidRDefault="78CCAEB0" w14:paraId="3F6DA929" w14:textId="77777777">
      <w:r w:rsidRPr="78B6F757">
        <w:rPr>
          <w:b/>
          <w:bCs/>
          <w:lang w:val="en-US"/>
        </w:rPr>
        <w:t xml:space="preserve">Mục đích: </w:t>
      </w:r>
      <w:r w:rsidRPr="78B6F757">
        <w:rPr>
          <w:lang w:val="en-US"/>
        </w:rPr>
        <w:t>Phát hiện lỗi trước khi lưu/nộp dữ liệu.</w:t>
      </w:r>
    </w:p>
    <w:p w:rsidRPr="0009634E" w:rsidR="00A23DA0" w:rsidP="00A23DA0" w:rsidRDefault="78CCAEB0" w14:paraId="6CFF587E"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1AF2C85F"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EFD9BE2" w14:textId="77777777">
      <w:r w:rsidRPr="78B6F757">
        <w:rPr>
          <w:b/>
          <w:bCs/>
          <w:lang w:val="en-US"/>
        </w:rPr>
        <w:t xml:space="preserve">Template: </w:t>
      </w:r>
      <w:r w:rsidRPr="78B6F757">
        <w:rPr>
          <w:lang w:val="en-US"/>
        </w:rPr>
        <w:t>Biểu mẫu dữ liệu phục vụ nghiệp vụ "Chạy kiểm tra hợp lệ dữ liệu kỹ thuật"; áp dụng template Excel hoặc form trực tuyến khi được cấu hình.</w:t>
      </w:r>
    </w:p>
    <w:p w:rsidRPr="0009634E" w:rsidR="00A23DA0" w:rsidP="00A23DA0" w:rsidRDefault="78CCAEB0" w14:paraId="12520FDC"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71372DFB"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6CEBE5D3" w14:textId="77777777">
      <w:r w:rsidRPr="78B6F757">
        <w:rPr>
          <w:b/>
          <w:bCs/>
          <w:lang w:val="en-US"/>
        </w:rPr>
        <w:t>Tính năng:</w:t>
      </w:r>
    </w:p>
    <w:p w:rsidRPr="0009634E" w:rsidR="00A23DA0" w:rsidP="00A23DA0" w:rsidRDefault="00A23DA0" w14:paraId="30DCC25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"Chạy kiểm tra hợp lệ dữ liệu kỹ thuật" theo phạm vi quyền được cấp trên </w:t>
      </w:r>
      <w:r>
        <w:rPr>
          <w:szCs w:val="24"/>
        </w:rPr>
        <w:t>Phần mềm</w:t>
      </w:r>
      <w:r w:rsidRPr="0009634E">
        <w:rPr>
          <w:szCs w:val="24"/>
        </w:rPr>
        <w:t xml:space="preserve"> ESG.</w:t>
      </w:r>
    </w:p>
    <w:p w:rsidRPr="0009634E" w:rsidR="00A23DA0" w:rsidP="00A23DA0" w:rsidRDefault="00A23DA0" w14:paraId="20196D96" w14:textId="77777777">
      <w:pPr>
        <w:pStyle w:val="ListBullet"/>
        <w:tabs>
          <w:tab w:val="num" w:pos="360"/>
        </w:tabs>
        <w:spacing w:after="40"/>
        <w:ind w:left="397" w:hanging="360"/>
        <w:rPr>
          <w:rFonts w:cs="Times New Roman"/>
          <w:szCs w:val="24"/>
        </w:rPr>
      </w:pPr>
      <w:r w:rsidRPr="0009634E">
        <w:rPr>
          <w:szCs w:val="24"/>
        </w:rPr>
        <w:t>Hệ thống hỗ trợ mục tiêu: Phát hiện lỗi trước khi lưu/nộp dữ liệu.</w:t>
      </w:r>
    </w:p>
    <w:p w:rsidRPr="0009634E" w:rsidR="00A23DA0" w:rsidP="00A23DA0" w:rsidRDefault="00A23DA0" w14:paraId="0A8DDA61"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FF684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74FFF47"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30102F6" w14:textId="77777777">
      <w:r w:rsidRPr="78B6F757">
        <w:rPr>
          <w:b/>
          <w:bCs/>
          <w:lang w:val="en-US"/>
        </w:rPr>
        <w:t>Màn hình liên quan:</w:t>
      </w:r>
    </w:p>
    <w:p w:rsidRPr="0009634E" w:rsidR="00A23DA0" w:rsidP="00A23DA0" w:rsidRDefault="00A23DA0" w14:paraId="18DB6BBD"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00A23DA0" w14:paraId="34C0F95E" w14:textId="77777777">
      <w:pPr>
        <w:pStyle w:val="ListBullet"/>
        <w:tabs>
          <w:tab w:val="num" w:pos="360"/>
        </w:tabs>
        <w:spacing w:after="40"/>
        <w:ind w:left="397" w:hanging="360"/>
        <w:rPr>
          <w:rFonts w:cs="Times New Roman"/>
          <w:szCs w:val="24"/>
        </w:rPr>
      </w:pPr>
      <w:r w:rsidRPr="0009634E">
        <w:rPr>
          <w:szCs w:val="24"/>
        </w:rPr>
        <w:t>Tham khảo Hình MH-005 đã trình bày ở phần trước.</w:t>
      </w:r>
    </w:p>
    <w:p w:rsidRPr="0009634E" w:rsidR="00A23DA0" w:rsidP="00A23DA0" w:rsidRDefault="78CCAEB0" w14:paraId="6A2B5E77"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9839AE7" w14:textId="77777777">
        <w:trPr>
          <w:jc w:val="center"/>
        </w:trPr>
        <w:tc>
          <w:tcPr>
            <w:tcW w:w="907" w:type="dxa"/>
            <w:shd w:val="clear" w:color="auto" w:fill="006B75"/>
            <w:tcMar/>
            <w:vAlign w:val="center"/>
          </w:tcPr>
          <w:p w:rsidR="00A23DA0" w:rsidP="00832EA4" w:rsidRDefault="7365809D" w14:paraId="1CD3FAD6" w14:textId="77777777">
            <w:r w:rsidRPr="2689F980" w:rsidR="3D7076FE">
              <w:rPr>
                <w:lang w:val="en-US"/>
              </w:rPr>
              <w:t>Bước</w:t>
            </w:r>
          </w:p>
        </w:tc>
        <w:tc>
          <w:tcPr>
            <w:tcW w:w="12472" w:type="dxa"/>
            <w:shd w:val="clear" w:color="auto" w:fill="006B75"/>
            <w:tcMar/>
            <w:vAlign w:val="center"/>
          </w:tcPr>
          <w:p w:rsidR="00A23DA0" w:rsidP="00832EA4" w:rsidRDefault="7365809D" w14:paraId="0B4AA409" w14:textId="77777777">
            <w:r w:rsidRPr="2689F980" w:rsidR="3D7076FE">
              <w:rPr>
                <w:lang w:val="en-US"/>
              </w:rPr>
              <w:t>Mô tả</w:t>
            </w:r>
          </w:p>
        </w:tc>
      </w:tr>
      <w:tr w:rsidRPr="0009634E" w:rsidR="00A23DA0" w:rsidTr="2689F980" w14:paraId="0B812785" w14:textId="77777777">
        <w:trPr>
          <w:jc w:val="center"/>
        </w:trPr>
        <w:tc>
          <w:tcPr>
            <w:tcW w:w="907" w:type="dxa"/>
            <w:tcMar/>
            <w:vAlign w:val="center"/>
          </w:tcPr>
          <w:p w:rsidR="00A23DA0" w:rsidP="00832EA4" w:rsidRDefault="7365809D" w14:paraId="58DA5B25" w14:textId="77777777">
            <w:r w:rsidRPr="2689F980" w:rsidR="3D7076FE">
              <w:rPr>
                <w:lang w:val="en-US"/>
              </w:rPr>
              <w:t>Bước 1</w:t>
            </w:r>
          </w:p>
        </w:tc>
        <w:tc>
          <w:tcPr>
            <w:tcW w:w="12472" w:type="dxa"/>
            <w:tcMar/>
            <w:vAlign w:val="center"/>
          </w:tcPr>
          <w:p w:rsidR="00A23DA0" w:rsidP="00832EA4" w:rsidRDefault="7365809D" w14:paraId="4BE7825E" w14:textId="77777777">
            <w:r w:rsidRPr="2689F980" w:rsidR="3D7076FE">
              <w:rPr>
                <w:lang w:val="en-US"/>
              </w:rPr>
              <w:t>Người dùng mở màn hình Form nhập liệu Ban Kỹ thuật.</w:t>
            </w:r>
          </w:p>
        </w:tc>
      </w:tr>
      <w:tr w:rsidRPr="0009634E" w:rsidR="00A23DA0" w:rsidTr="2689F980" w14:paraId="03315EDB" w14:textId="77777777">
        <w:trPr>
          <w:jc w:val="center"/>
        </w:trPr>
        <w:tc>
          <w:tcPr>
            <w:tcW w:w="907" w:type="dxa"/>
            <w:tcMar/>
            <w:vAlign w:val="center"/>
          </w:tcPr>
          <w:p w:rsidR="00A23DA0" w:rsidP="00832EA4" w:rsidRDefault="7365809D" w14:paraId="74D5C4D9" w14:textId="77777777">
            <w:r w:rsidRPr="2689F980" w:rsidR="3D7076FE">
              <w:rPr>
                <w:lang w:val="en-US"/>
              </w:rPr>
              <w:t>Bước 2</w:t>
            </w:r>
          </w:p>
        </w:tc>
        <w:tc>
          <w:tcPr>
            <w:tcW w:w="12472" w:type="dxa"/>
            <w:tcMar/>
            <w:vAlign w:val="center"/>
          </w:tcPr>
          <w:p w:rsidR="00A23DA0" w:rsidP="00832EA4" w:rsidRDefault="7365809D" w14:paraId="47EDA720" w14:textId="77777777">
            <w:r w:rsidRPr="2689F980" w:rsidR="3D7076FE">
              <w:rPr>
                <w:lang w:val="en-US"/>
              </w:rPr>
              <w:t>Người dùng chọn chức năng "Chạy kiểm tra hợp lệ dữ liệu kỹ thuật" theo phạm vi quyền được cấp.</w:t>
            </w:r>
          </w:p>
        </w:tc>
      </w:tr>
      <w:tr w:rsidRPr="0009634E" w:rsidR="00A23DA0" w:rsidTr="2689F980" w14:paraId="4C5203DC" w14:textId="77777777">
        <w:trPr>
          <w:jc w:val="center"/>
        </w:trPr>
        <w:tc>
          <w:tcPr>
            <w:tcW w:w="907" w:type="dxa"/>
            <w:tcMar/>
            <w:vAlign w:val="center"/>
          </w:tcPr>
          <w:p w:rsidR="00A23DA0" w:rsidP="00832EA4" w:rsidRDefault="7365809D" w14:paraId="18109E13" w14:textId="77777777">
            <w:r w:rsidRPr="2689F980" w:rsidR="3D7076FE">
              <w:rPr>
                <w:lang w:val="en-US"/>
              </w:rPr>
              <w:t>Bước 3</w:t>
            </w:r>
          </w:p>
        </w:tc>
        <w:tc>
          <w:tcPr>
            <w:tcW w:w="12472" w:type="dxa"/>
            <w:tcMar/>
            <w:vAlign w:val="center"/>
          </w:tcPr>
          <w:p w:rsidR="00A23DA0" w:rsidP="00832EA4" w:rsidRDefault="7365809D" w14:paraId="508D0051" w14:textId="77777777">
            <w:r w:rsidRPr="2689F980" w:rsidR="3D7076FE">
              <w:rPr>
                <w:lang w:val="en-US"/>
              </w:rPr>
              <w:t>Người dùng nhập hoặc chọn dữ liệu cần xử lý theo biểu mẫu trên màn hình.</w:t>
            </w:r>
          </w:p>
        </w:tc>
      </w:tr>
      <w:tr w:rsidRPr="0009634E" w:rsidR="00A23DA0" w:rsidTr="2689F980" w14:paraId="72EBDFC5" w14:textId="77777777">
        <w:trPr>
          <w:jc w:val="center"/>
        </w:trPr>
        <w:tc>
          <w:tcPr>
            <w:tcW w:w="907" w:type="dxa"/>
            <w:tcMar/>
            <w:vAlign w:val="center"/>
          </w:tcPr>
          <w:p w:rsidR="00A23DA0" w:rsidP="00832EA4" w:rsidRDefault="7365809D" w14:paraId="016AE000" w14:textId="77777777">
            <w:r w:rsidRPr="2689F980" w:rsidR="3D7076FE">
              <w:rPr>
                <w:lang w:val="en-US"/>
              </w:rPr>
              <w:t>Bước 4</w:t>
            </w:r>
          </w:p>
        </w:tc>
        <w:tc>
          <w:tcPr>
            <w:tcW w:w="12472" w:type="dxa"/>
            <w:tcMar/>
            <w:vAlign w:val="center"/>
          </w:tcPr>
          <w:p w:rsidR="00A23DA0" w:rsidP="00832EA4" w:rsidRDefault="7365809D" w14:paraId="7C2001A4" w14:textId="77777777">
            <w:r w:rsidRPr="2689F980" w:rsidR="3D7076FE">
              <w:rPr>
                <w:lang w:val="en-US"/>
              </w:rPr>
              <w:t>Hệ thống kiểm tra quyền, dữ liệu bắt buộc và điều kiện nghiệp vụ.</w:t>
            </w:r>
          </w:p>
        </w:tc>
      </w:tr>
      <w:tr w:rsidRPr="0009634E" w:rsidR="00A23DA0" w:rsidTr="2689F980" w14:paraId="2770A483" w14:textId="77777777">
        <w:trPr>
          <w:jc w:val="center"/>
        </w:trPr>
        <w:tc>
          <w:tcPr>
            <w:tcW w:w="907" w:type="dxa"/>
            <w:tcMar/>
            <w:vAlign w:val="center"/>
          </w:tcPr>
          <w:p w:rsidR="00A23DA0" w:rsidP="00832EA4" w:rsidRDefault="7365809D" w14:paraId="5DF48339" w14:textId="77777777">
            <w:r w:rsidRPr="2689F980" w:rsidR="3D7076FE">
              <w:rPr>
                <w:lang w:val="en-US"/>
              </w:rPr>
              <w:t>Bước 5</w:t>
            </w:r>
          </w:p>
        </w:tc>
        <w:tc>
          <w:tcPr>
            <w:tcW w:w="12472" w:type="dxa"/>
            <w:tcMar/>
            <w:vAlign w:val="center"/>
          </w:tcPr>
          <w:p w:rsidR="00A23DA0" w:rsidP="00832EA4" w:rsidRDefault="7365809D" w14:paraId="085B08E3"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7640A56" w14:textId="77777777"/>
    <w:p w:rsidRPr="0009634E" w:rsidR="00A23DA0" w:rsidP="78B6F757" w:rsidRDefault="78CCAEB0" w14:paraId="43ED496D" w14:textId="62375E6E">
      <w:pPr>
        <w:pStyle w:val="Heading3"/>
        <w:rPr>
          <w:sz w:val="24"/>
          <w:szCs w:val="24"/>
          <w:lang w:val="en-US"/>
        </w:rPr>
      </w:pPr>
      <w:bookmarkStart w:name="_Toc242783394" w:id="137"/>
      <w:r w:rsidRPr="78B6F757">
        <w:rPr>
          <w:lang w:val="en-US"/>
        </w:rPr>
        <w:t>4.2.16. Lưu dữ liệu nhập của Tổ/Ban</w:t>
      </w:r>
      <w:bookmarkEnd w:id="137"/>
    </w:p>
    <w:p w:rsidRPr="0009634E" w:rsidR="00A23DA0" w:rsidP="00A23DA0" w:rsidRDefault="78CCAEB0" w14:paraId="0126BFAE" w14:textId="77777777">
      <w:r w:rsidRPr="78B6F757">
        <w:rPr>
          <w:b/>
          <w:bCs/>
          <w:lang w:val="en-US"/>
        </w:rPr>
        <w:t xml:space="preserve">Mục đích: </w:t>
      </w:r>
      <w:r w:rsidRPr="78B6F757">
        <w:rPr>
          <w:lang w:val="en-US"/>
        </w:rPr>
        <w:t>Lưu dữ liệu chưa hoàn tất để tiếp tục cập nhật.</w:t>
      </w:r>
    </w:p>
    <w:p w:rsidRPr="0009634E" w:rsidR="00A23DA0" w:rsidP="00A23DA0" w:rsidRDefault="78CCAEB0" w14:paraId="46942AF6"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3D40F46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FED4BAA" w14:textId="77777777">
      <w:r w:rsidRPr="78B6F757">
        <w:rPr>
          <w:b/>
          <w:bCs/>
          <w:lang w:val="en-US"/>
        </w:rPr>
        <w:t xml:space="preserve">Template: </w:t>
      </w:r>
      <w:r w:rsidRPr="78B6F757">
        <w:rPr>
          <w:lang w:val="en-US"/>
        </w:rPr>
        <w:t>Biểu mẫu dữ liệu phục vụ nghiệp vụ "Lưu nháp dữ liệu nhập của Tổ/Ban"; áp dụng template Excel hoặc form trực tuyến khi được cấu hình.</w:t>
      </w:r>
    </w:p>
    <w:p w:rsidRPr="0009634E" w:rsidR="00A23DA0" w:rsidP="00185A4A" w:rsidRDefault="78CCAEB0" w14:paraId="42D3BE14" w14:textId="08D720C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02FED1E" w14:textId="77777777">
      <w:r w:rsidRPr="78B6F757">
        <w:rPr>
          <w:b/>
          <w:bCs/>
          <w:lang w:val="en-US"/>
        </w:rPr>
        <w:t>Tính năng:</w:t>
      </w:r>
    </w:p>
    <w:p w:rsidRPr="0009634E" w:rsidR="00A23DA0" w:rsidP="00A23DA0" w:rsidRDefault="00A23DA0" w14:paraId="59A8684C" w14:textId="6871E112">
      <w:pPr>
        <w:pStyle w:val="ListBullet"/>
        <w:tabs>
          <w:tab w:val="num" w:pos="360"/>
        </w:tabs>
        <w:spacing w:after="40"/>
        <w:ind w:left="397" w:hanging="360"/>
        <w:rPr>
          <w:rFonts w:cs="Times New Roman"/>
          <w:szCs w:val="24"/>
        </w:rPr>
      </w:pPr>
      <w:r w:rsidRPr="0009634E">
        <w:rPr>
          <w:szCs w:val="24"/>
        </w:rPr>
        <w:t xml:space="preserve">Người dùng thực hiện nghiệp vụ "Lưu dữ liệu nhập của Tổ/Ban" theo phạm vi quyền được cấp trên </w:t>
      </w:r>
      <w:r>
        <w:rPr>
          <w:szCs w:val="24"/>
        </w:rPr>
        <w:t>Phần mềm</w:t>
      </w:r>
      <w:r w:rsidRPr="0009634E">
        <w:rPr>
          <w:szCs w:val="24"/>
        </w:rPr>
        <w:t xml:space="preserve"> ESG.</w:t>
      </w:r>
    </w:p>
    <w:p w:rsidRPr="0009634E" w:rsidR="00A23DA0" w:rsidP="00A23DA0" w:rsidRDefault="00A23DA0" w14:paraId="2CB601A1" w14:textId="77777777">
      <w:pPr>
        <w:pStyle w:val="ListBullet"/>
        <w:tabs>
          <w:tab w:val="num" w:pos="360"/>
        </w:tabs>
        <w:spacing w:after="40"/>
        <w:ind w:left="397" w:hanging="360"/>
        <w:rPr>
          <w:rFonts w:cs="Times New Roman"/>
          <w:szCs w:val="24"/>
        </w:rPr>
      </w:pPr>
      <w:r w:rsidRPr="0009634E">
        <w:rPr>
          <w:szCs w:val="24"/>
        </w:rPr>
        <w:t>Hệ thống hỗ trợ mục tiêu: Lưu dữ liệu chưa hoàn tất để tiếp tục cập nhật.</w:t>
      </w:r>
    </w:p>
    <w:p w:rsidRPr="0009634E" w:rsidR="00A23DA0" w:rsidP="00A23DA0" w:rsidRDefault="00A23DA0" w14:paraId="5D69450B" w14:textId="138CE94A">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2A8AA2B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3923482"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AF51EC4" w14:textId="77777777">
      <w:r w:rsidRPr="78B6F757">
        <w:rPr>
          <w:b/>
          <w:bCs/>
          <w:lang w:val="en-US"/>
        </w:rPr>
        <w:t>Màn hình liên quan:</w:t>
      </w:r>
    </w:p>
    <w:p w:rsidRPr="0009634E" w:rsidR="00A23DA0" w:rsidP="00A23DA0" w:rsidRDefault="00A23DA0" w14:paraId="68AA203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78CCAEB0" w14:paraId="61A3B899" w14:textId="77777777">
      <w:pPr>
        <w:jc w:val="center"/>
      </w:pPr>
      <w:r w:rsidRPr="78B6F757">
        <w:rPr>
          <w:i/>
          <w:iCs/>
          <w:lang w:val="en-US"/>
        </w:rPr>
        <w:t>Hình MH-004. Workspace nhập liệu ESG</w:t>
      </w:r>
    </w:p>
    <w:p w:rsidRPr="0009634E" w:rsidR="00A23DA0" w:rsidP="00A23DA0" w:rsidRDefault="00376085" w14:paraId="60EDA9C2" w14:textId="0AE40E9F">
      <w:pPr>
        <w:jc w:val="center"/>
      </w:pPr>
      <w:r w:rsidRPr="00376085">
        <w:rPr>
          <w:noProof/>
        </w:rPr>
        <w:drawing>
          <wp:inline distT="0" distB="0" distL="0" distR="0" wp14:anchorId="6A119059" wp14:editId="36E45E92">
            <wp:extent cx="5941695" cy="3300095"/>
            <wp:effectExtent l="0" t="0" r="1905" b="1905"/>
            <wp:docPr id="16984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6766" name=""/>
                    <pic:cNvPicPr/>
                  </pic:nvPicPr>
                  <pic:blipFill>
                    <a:blip r:embed="rId55"/>
                    <a:stretch>
                      <a:fillRect/>
                    </a:stretch>
                  </pic:blipFill>
                  <pic:spPr>
                    <a:xfrm>
                      <a:off x="0" y="0"/>
                      <a:ext cx="5941695" cy="3300095"/>
                    </a:xfrm>
                    <a:prstGeom prst="rect">
                      <a:avLst/>
                    </a:prstGeom>
                  </pic:spPr>
                </pic:pic>
              </a:graphicData>
            </a:graphic>
          </wp:inline>
        </w:drawing>
      </w:r>
    </w:p>
    <w:p w:rsidR="00A23DA0" w:rsidP="00A23DA0" w:rsidRDefault="78CCAEB0" w14:paraId="18967210" w14:textId="2E53ACFF">
      <w:pPr>
        <w:jc w:val="center"/>
      </w:pPr>
      <w:r w:rsidRPr="78B6F757">
        <w:rPr>
          <w:lang w:val="en-US"/>
        </w:rPr>
        <w:t xml:space="preserve">Hình MH-004a. </w:t>
      </w:r>
      <w:r w:rsidRPr="78B6F757" w:rsidR="009B52FF">
        <w:rPr>
          <w:lang w:val="en-US"/>
        </w:rPr>
        <w:t>Workspace nhập liệu ESG - màn hình chi tiết form nhập liệu</w:t>
      </w:r>
    </w:p>
    <w:p w:rsidR="00A23DA0" w:rsidP="00A23DA0" w:rsidRDefault="009B52FF" w14:paraId="5EA28995" w14:textId="524583D2">
      <w:pPr>
        <w:jc w:val="center"/>
      </w:pPr>
      <w:r w:rsidRPr="009B52FF">
        <w:rPr>
          <w:noProof/>
        </w:rPr>
        <w:drawing>
          <wp:inline distT="0" distB="0" distL="0" distR="0" wp14:anchorId="4FDEFE2F" wp14:editId="4F9B7544">
            <wp:extent cx="5941695" cy="3340735"/>
            <wp:effectExtent l="0" t="0" r="1905" b="0"/>
            <wp:docPr id="2614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4778" name=""/>
                    <pic:cNvPicPr/>
                  </pic:nvPicPr>
                  <pic:blipFill>
                    <a:blip r:embed="rId56"/>
                    <a:stretch>
                      <a:fillRect/>
                    </a:stretch>
                  </pic:blipFill>
                  <pic:spPr>
                    <a:xfrm>
                      <a:off x="0" y="0"/>
                      <a:ext cx="5941695" cy="3340735"/>
                    </a:xfrm>
                    <a:prstGeom prst="rect">
                      <a:avLst/>
                    </a:prstGeom>
                  </pic:spPr>
                </pic:pic>
              </a:graphicData>
            </a:graphic>
          </wp:inline>
        </w:drawing>
      </w:r>
    </w:p>
    <w:p w:rsidR="00A23DA0" w:rsidP="00A23DA0" w:rsidRDefault="00A23DA0" w14:paraId="1C84F4B2" w14:textId="1BA21BC9">
      <w:pPr>
        <w:jc w:val="center"/>
      </w:pPr>
    </w:p>
    <w:p w:rsidR="00A23DA0" w:rsidP="00A23DA0" w:rsidRDefault="00A23DA0" w14:paraId="33AC02CB" w14:textId="19EE87E0">
      <w:pPr>
        <w:jc w:val="center"/>
      </w:pPr>
    </w:p>
    <w:p w:rsidRPr="0009634E" w:rsidR="00A23DA0" w:rsidP="00A23DA0" w:rsidRDefault="78CCAEB0" w14:paraId="68F3ED1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49F079A" w14:textId="77777777">
        <w:trPr>
          <w:jc w:val="center"/>
        </w:trPr>
        <w:tc>
          <w:tcPr>
            <w:tcW w:w="907" w:type="dxa"/>
            <w:shd w:val="clear" w:color="auto" w:fill="006B75"/>
            <w:tcMar/>
            <w:vAlign w:val="center"/>
          </w:tcPr>
          <w:p w:rsidR="00A23DA0" w:rsidP="00832EA4" w:rsidRDefault="7365809D" w14:paraId="70DAEF1B" w14:textId="77777777">
            <w:r w:rsidRPr="2689F980" w:rsidR="3D7076FE">
              <w:rPr>
                <w:lang w:val="en-US"/>
              </w:rPr>
              <w:t>Bước</w:t>
            </w:r>
          </w:p>
        </w:tc>
        <w:tc>
          <w:tcPr>
            <w:tcW w:w="12472" w:type="dxa"/>
            <w:shd w:val="clear" w:color="auto" w:fill="006B75"/>
            <w:tcMar/>
            <w:vAlign w:val="center"/>
          </w:tcPr>
          <w:p w:rsidR="00A23DA0" w:rsidP="00832EA4" w:rsidRDefault="7365809D" w14:paraId="1A13CCA8" w14:textId="77777777">
            <w:r w:rsidRPr="2689F980" w:rsidR="3D7076FE">
              <w:rPr>
                <w:lang w:val="en-US"/>
              </w:rPr>
              <w:t>Mô tả</w:t>
            </w:r>
          </w:p>
        </w:tc>
      </w:tr>
      <w:tr w:rsidRPr="0009634E" w:rsidR="00A23DA0" w:rsidTr="2689F980" w14:paraId="41D21826" w14:textId="77777777">
        <w:trPr>
          <w:jc w:val="center"/>
        </w:trPr>
        <w:tc>
          <w:tcPr>
            <w:tcW w:w="907" w:type="dxa"/>
            <w:tcMar/>
            <w:vAlign w:val="center"/>
          </w:tcPr>
          <w:p w:rsidR="00A23DA0" w:rsidP="00832EA4" w:rsidRDefault="7365809D" w14:paraId="63F345C2" w14:textId="77777777">
            <w:r w:rsidRPr="2689F980" w:rsidR="3D7076FE">
              <w:rPr>
                <w:lang w:val="en-US"/>
              </w:rPr>
              <w:t>Bước 1</w:t>
            </w:r>
          </w:p>
        </w:tc>
        <w:tc>
          <w:tcPr>
            <w:tcW w:w="12472" w:type="dxa"/>
            <w:tcMar/>
            <w:vAlign w:val="center"/>
          </w:tcPr>
          <w:p w:rsidR="00A23DA0" w:rsidP="00832EA4" w:rsidRDefault="7365809D" w14:paraId="06C800C4" w14:textId="77777777">
            <w:r w:rsidRPr="2689F980" w:rsidR="3D7076FE">
              <w:rPr>
                <w:lang w:val="en-US"/>
              </w:rPr>
              <w:t>Người dùng mở màn hình Workspace nhập liệu ESG.</w:t>
            </w:r>
          </w:p>
        </w:tc>
      </w:tr>
      <w:tr w:rsidRPr="0009634E" w:rsidR="00A23DA0" w:rsidTr="2689F980" w14:paraId="3C0C67CD" w14:textId="77777777">
        <w:trPr>
          <w:jc w:val="center"/>
        </w:trPr>
        <w:tc>
          <w:tcPr>
            <w:tcW w:w="907" w:type="dxa"/>
            <w:tcMar/>
            <w:vAlign w:val="center"/>
          </w:tcPr>
          <w:p w:rsidR="00A23DA0" w:rsidP="00832EA4" w:rsidRDefault="7365809D" w14:paraId="33F54571" w14:textId="77777777">
            <w:r w:rsidRPr="2689F980" w:rsidR="3D7076FE">
              <w:rPr>
                <w:lang w:val="en-US"/>
              </w:rPr>
              <w:t>Bước 2</w:t>
            </w:r>
          </w:p>
        </w:tc>
        <w:tc>
          <w:tcPr>
            <w:tcW w:w="12472" w:type="dxa"/>
            <w:tcMar/>
            <w:vAlign w:val="center"/>
          </w:tcPr>
          <w:p w:rsidR="00A23DA0" w:rsidP="00832EA4" w:rsidRDefault="7365809D" w14:paraId="6375DF82" w14:textId="2D1920DA">
            <w:r w:rsidRPr="2689F980" w:rsidR="3D7076FE">
              <w:rPr>
                <w:lang w:val="en-US"/>
              </w:rPr>
              <w:t>Người dùng chọn chức năng "</w:t>
            </w:r>
            <w:r w:rsidRPr="2689F980" w:rsidR="6CE206A2">
              <w:rPr>
                <w:lang w:val="en-US"/>
              </w:rPr>
              <w:t>Chi tiết</w:t>
            </w:r>
            <w:r w:rsidRPr="2689F980" w:rsidR="3D7076FE">
              <w:rPr>
                <w:lang w:val="en-US"/>
              </w:rPr>
              <w:t>" theo phạm vi quyền được cấp.</w:t>
            </w:r>
          </w:p>
        </w:tc>
      </w:tr>
      <w:tr w:rsidRPr="0009634E" w:rsidR="00A23DA0" w:rsidTr="2689F980" w14:paraId="3DD50683" w14:textId="77777777">
        <w:trPr>
          <w:jc w:val="center"/>
        </w:trPr>
        <w:tc>
          <w:tcPr>
            <w:tcW w:w="907" w:type="dxa"/>
            <w:tcMar/>
            <w:vAlign w:val="center"/>
          </w:tcPr>
          <w:p w:rsidR="00A23DA0" w:rsidP="00832EA4" w:rsidRDefault="7365809D" w14:paraId="42F6FAB0" w14:textId="77777777">
            <w:r w:rsidRPr="2689F980" w:rsidR="3D7076FE">
              <w:rPr>
                <w:lang w:val="en-US"/>
              </w:rPr>
              <w:t>Bước 3</w:t>
            </w:r>
          </w:p>
        </w:tc>
        <w:tc>
          <w:tcPr>
            <w:tcW w:w="12472" w:type="dxa"/>
            <w:tcMar/>
            <w:vAlign w:val="center"/>
          </w:tcPr>
          <w:p w:rsidR="00A23DA0" w:rsidP="00832EA4" w:rsidRDefault="7365809D" w14:paraId="17FC1C43" w14:textId="77777777">
            <w:r w:rsidRPr="2689F980" w:rsidR="3D7076FE">
              <w:rPr>
                <w:lang w:val="en-US"/>
              </w:rPr>
              <w:t>Người dùng nhập hoặc chọn dữ liệu cần xử lý theo biểu mẫu trên màn hình.</w:t>
            </w:r>
          </w:p>
        </w:tc>
      </w:tr>
      <w:tr w:rsidRPr="0009634E" w:rsidR="00A23DA0" w:rsidTr="2689F980" w14:paraId="54701257" w14:textId="77777777">
        <w:trPr>
          <w:jc w:val="center"/>
        </w:trPr>
        <w:tc>
          <w:tcPr>
            <w:tcW w:w="907" w:type="dxa"/>
            <w:tcMar/>
            <w:vAlign w:val="center"/>
          </w:tcPr>
          <w:p w:rsidR="00A23DA0" w:rsidP="00832EA4" w:rsidRDefault="7365809D" w14:paraId="3067B711" w14:textId="77777777">
            <w:r w:rsidRPr="2689F980" w:rsidR="3D7076FE">
              <w:rPr>
                <w:lang w:val="en-US"/>
              </w:rPr>
              <w:t>Bước 4</w:t>
            </w:r>
          </w:p>
        </w:tc>
        <w:tc>
          <w:tcPr>
            <w:tcW w:w="12472" w:type="dxa"/>
            <w:tcMar/>
            <w:vAlign w:val="center"/>
          </w:tcPr>
          <w:p w:rsidR="00A23DA0" w:rsidP="00832EA4" w:rsidRDefault="7365809D" w14:paraId="15E6DB19" w14:textId="77777777">
            <w:r w:rsidRPr="2689F980" w:rsidR="3D7076FE">
              <w:rPr>
                <w:lang w:val="en-US"/>
              </w:rPr>
              <w:t>Hệ thống kiểm tra quyền, dữ liệu bắt buộc và điều kiện nghiệp vụ.</w:t>
            </w:r>
          </w:p>
        </w:tc>
      </w:tr>
      <w:tr w:rsidRPr="0009634E" w:rsidR="00A23DA0" w:rsidTr="2689F980" w14:paraId="5D3828D0" w14:textId="77777777">
        <w:trPr>
          <w:jc w:val="center"/>
        </w:trPr>
        <w:tc>
          <w:tcPr>
            <w:tcW w:w="907" w:type="dxa"/>
            <w:tcMar/>
            <w:vAlign w:val="center"/>
          </w:tcPr>
          <w:p w:rsidR="00A23DA0" w:rsidP="00832EA4" w:rsidRDefault="7365809D" w14:paraId="6A7C7FA6" w14:textId="77777777">
            <w:r w:rsidRPr="2689F980" w:rsidR="3D7076FE">
              <w:rPr>
                <w:lang w:val="en-US"/>
              </w:rPr>
              <w:t>Bước 5</w:t>
            </w:r>
          </w:p>
        </w:tc>
        <w:tc>
          <w:tcPr>
            <w:tcW w:w="12472" w:type="dxa"/>
            <w:tcMar/>
            <w:vAlign w:val="center"/>
          </w:tcPr>
          <w:p w:rsidR="00A23DA0" w:rsidP="00832EA4" w:rsidRDefault="7365809D" w14:paraId="453A00A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4E829019" w14:textId="77777777"/>
    <w:p w:rsidRPr="0009634E" w:rsidR="00A23DA0" w:rsidP="78B6F757" w:rsidRDefault="78CCAEB0" w14:paraId="01DEF570" w14:textId="77777777">
      <w:pPr>
        <w:pStyle w:val="Heading3"/>
        <w:rPr>
          <w:sz w:val="24"/>
          <w:szCs w:val="24"/>
          <w:lang w:val="en-US"/>
        </w:rPr>
      </w:pPr>
      <w:bookmarkStart w:name="_Toc242783395" w:id="138"/>
      <w:r w:rsidRPr="78B6F757">
        <w:rPr>
          <w:lang w:val="en-US"/>
        </w:rPr>
        <w:t>4.2.17. Nộp dữ liệu theo yêu cầu của Ban quản lý</w:t>
      </w:r>
      <w:bookmarkEnd w:id="138"/>
    </w:p>
    <w:p w:rsidRPr="0009634E" w:rsidR="00A23DA0" w:rsidP="00A23DA0" w:rsidRDefault="78CCAEB0" w14:paraId="617A81CF" w14:textId="77777777">
      <w:r w:rsidRPr="78B6F757">
        <w:rPr>
          <w:b/>
          <w:bCs/>
          <w:lang w:val="en-US"/>
        </w:rPr>
        <w:t xml:space="preserve">Mục đích: </w:t>
      </w:r>
      <w:r w:rsidRPr="78B6F757">
        <w:rPr>
          <w:lang w:val="en-US"/>
        </w:rPr>
        <w:t>Gửi báo cáo hoàn chỉnh về đầu mối tổng hợp.</w:t>
      </w:r>
    </w:p>
    <w:p w:rsidRPr="0009634E" w:rsidR="00A23DA0" w:rsidP="00A23DA0" w:rsidRDefault="78CCAEB0" w14:paraId="33D2BDEA" w14:textId="77777777">
      <w:r w:rsidRPr="78B6F757">
        <w:rPr>
          <w:b/>
          <w:bCs/>
          <w:lang w:val="en-US"/>
        </w:rPr>
        <w:t xml:space="preserve">Đối tượng sử dụng: </w:t>
      </w:r>
      <w:r w:rsidRPr="78B6F757">
        <w:rPr>
          <w:lang w:val="en-US"/>
        </w:rPr>
        <w:t>Đầu mối đơn vị</w:t>
      </w:r>
    </w:p>
    <w:p w:rsidRPr="0009634E" w:rsidR="00A23DA0" w:rsidP="00B10F66" w:rsidRDefault="78CCAEB0" w14:paraId="60E6624A" w14:textId="2FCED310">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B10F66" w:rsidRDefault="78CCAEB0" w14:paraId="49810F56" w14:textId="25468E36">
      <w:r w:rsidRPr="78B6F757">
        <w:rPr>
          <w:b/>
          <w:bCs/>
          <w:lang w:val="en-US"/>
        </w:rPr>
        <w:t xml:space="preserve">Kênh nhập liệu: </w:t>
      </w:r>
      <w:r w:rsidRPr="78B6F757">
        <w:rPr>
          <w:lang w:val="en-US"/>
        </w:rPr>
        <w:t xml:space="preserve">Nhập trực tiếp trên Phần mềm, upload/import </w:t>
      </w:r>
      <w:r w:rsidR="00BF0AED">
        <w:rPr>
          <w:lang w:val="en-US"/>
        </w:rPr>
        <w:t>file PDF hoặc docx</w:t>
      </w:r>
      <w:r w:rsidRPr="78B6F757">
        <w:rPr>
          <w:lang w:val="en-US"/>
        </w:rPr>
        <w:t xml:space="preserve"> và đính kèm tài liệu chứng minh nếu nghiệp vụ yêu cầu.</w:t>
      </w:r>
    </w:p>
    <w:p w:rsidRPr="0009634E" w:rsidR="00A23DA0" w:rsidP="00A23DA0" w:rsidRDefault="78CCAEB0" w14:paraId="77363134" w14:textId="77777777">
      <w:r w:rsidRPr="78B6F757">
        <w:rPr>
          <w:b/>
          <w:bCs/>
          <w:lang w:val="en-US"/>
        </w:rPr>
        <w:t>Tính năng:</w:t>
      </w:r>
    </w:p>
    <w:p w:rsidRPr="0009634E" w:rsidR="00A23DA0" w:rsidP="00A23DA0" w:rsidRDefault="00A23DA0" w14:paraId="750A90D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dữ liệu theo yêu cầu của Ban quản lý" theo phạm vi quyền được cấp trên </w:t>
      </w:r>
      <w:r>
        <w:rPr>
          <w:szCs w:val="24"/>
        </w:rPr>
        <w:t>Phần mềm</w:t>
      </w:r>
      <w:r w:rsidRPr="0009634E">
        <w:rPr>
          <w:szCs w:val="24"/>
        </w:rPr>
        <w:t xml:space="preserve"> ESG.</w:t>
      </w:r>
    </w:p>
    <w:p w:rsidRPr="0009634E" w:rsidR="00A23DA0" w:rsidP="00A23DA0" w:rsidRDefault="00A23DA0" w14:paraId="3162CF16" w14:textId="77777777">
      <w:pPr>
        <w:pStyle w:val="ListBullet"/>
        <w:tabs>
          <w:tab w:val="num" w:pos="360"/>
        </w:tabs>
        <w:spacing w:after="40"/>
        <w:ind w:left="397" w:hanging="360"/>
        <w:rPr>
          <w:rFonts w:cs="Times New Roman"/>
          <w:szCs w:val="24"/>
        </w:rPr>
      </w:pPr>
      <w:r w:rsidRPr="0009634E">
        <w:rPr>
          <w:szCs w:val="24"/>
        </w:rPr>
        <w:t>Hệ thống hỗ trợ mục tiêu: Gửi báo cáo hoàn chỉnh về đầu mối tổng hợp.</w:t>
      </w:r>
    </w:p>
    <w:p w:rsidRPr="0009634E" w:rsidR="00A23DA0" w:rsidP="00A23DA0" w:rsidRDefault="00A23DA0" w14:paraId="36AF502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A2440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21991C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9FB0851" w14:textId="77777777">
      <w:r w:rsidRPr="78B6F757">
        <w:rPr>
          <w:b/>
          <w:bCs/>
          <w:lang w:val="en-US"/>
        </w:rPr>
        <w:t>Màn hình liên quan:</w:t>
      </w:r>
    </w:p>
    <w:p w:rsidRPr="0009634E" w:rsidR="00A23DA0" w:rsidP="00A23DA0" w:rsidRDefault="00A23DA0" w14:paraId="4E7AD0A9"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8A3B6F0"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1BAE0356"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DE45B0" w14:textId="77777777">
        <w:trPr>
          <w:jc w:val="center"/>
        </w:trPr>
        <w:tc>
          <w:tcPr>
            <w:tcW w:w="907" w:type="dxa"/>
            <w:shd w:val="clear" w:color="auto" w:fill="006B75"/>
            <w:tcMar/>
            <w:vAlign w:val="center"/>
          </w:tcPr>
          <w:p w:rsidR="00A23DA0" w:rsidP="00832EA4" w:rsidRDefault="7365809D" w14:paraId="7DC2AE2A" w14:textId="77777777">
            <w:r w:rsidRPr="2689F980" w:rsidR="3D7076FE">
              <w:rPr>
                <w:lang w:val="en-US"/>
              </w:rPr>
              <w:t>Bước</w:t>
            </w:r>
          </w:p>
        </w:tc>
        <w:tc>
          <w:tcPr>
            <w:tcW w:w="12472" w:type="dxa"/>
            <w:shd w:val="clear" w:color="auto" w:fill="006B75"/>
            <w:tcMar/>
            <w:vAlign w:val="center"/>
          </w:tcPr>
          <w:p w:rsidR="00A23DA0" w:rsidP="00832EA4" w:rsidRDefault="7365809D" w14:paraId="30A07CBE" w14:textId="77777777">
            <w:r w:rsidRPr="2689F980" w:rsidR="3D7076FE">
              <w:rPr>
                <w:lang w:val="en-US"/>
              </w:rPr>
              <w:t>Mô tả</w:t>
            </w:r>
          </w:p>
        </w:tc>
      </w:tr>
      <w:tr w:rsidRPr="0009634E" w:rsidR="00A23DA0" w:rsidTr="2689F980" w14:paraId="3F9F79CA" w14:textId="77777777">
        <w:trPr>
          <w:jc w:val="center"/>
        </w:trPr>
        <w:tc>
          <w:tcPr>
            <w:tcW w:w="907" w:type="dxa"/>
            <w:tcMar/>
            <w:vAlign w:val="center"/>
          </w:tcPr>
          <w:p w:rsidR="00A23DA0" w:rsidP="00832EA4" w:rsidRDefault="7365809D" w14:paraId="45244169" w14:textId="77777777">
            <w:r w:rsidRPr="2689F980" w:rsidR="3D7076FE">
              <w:rPr>
                <w:lang w:val="en-US"/>
              </w:rPr>
              <w:t>Bước 1</w:t>
            </w:r>
          </w:p>
        </w:tc>
        <w:tc>
          <w:tcPr>
            <w:tcW w:w="12472" w:type="dxa"/>
            <w:tcMar/>
            <w:vAlign w:val="center"/>
          </w:tcPr>
          <w:p w:rsidR="00A23DA0" w:rsidP="00832EA4" w:rsidRDefault="7365809D" w14:paraId="1AEE3622" w14:textId="12F9C730">
            <w:r w:rsidRPr="2689F980" w:rsidR="3D7076FE">
              <w:rPr>
                <w:lang w:val="en-US"/>
              </w:rPr>
              <w:t xml:space="preserve">Người dùng mở màn hình </w:t>
            </w:r>
            <w:r w:rsidRPr="2689F980" w:rsidR="795A53A2">
              <w:rPr>
                <w:lang w:val="en-US"/>
              </w:rPr>
              <w:t>Báo cáo thường niên ESG</w:t>
            </w:r>
            <w:r w:rsidRPr="2689F980" w:rsidR="3D7076FE">
              <w:rPr>
                <w:lang w:val="en-US"/>
              </w:rPr>
              <w:t>.</w:t>
            </w:r>
          </w:p>
        </w:tc>
      </w:tr>
      <w:tr w:rsidRPr="0009634E" w:rsidR="00A23DA0" w:rsidTr="2689F980" w14:paraId="0732A7EF" w14:textId="77777777">
        <w:trPr>
          <w:jc w:val="center"/>
        </w:trPr>
        <w:tc>
          <w:tcPr>
            <w:tcW w:w="907" w:type="dxa"/>
            <w:tcMar/>
            <w:vAlign w:val="center"/>
          </w:tcPr>
          <w:p w:rsidR="00A23DA0" w:rsidP="00832EA4" w:rsidRDefault="7365809D" w14:paraId="64100024" w14:textId="77777777">
            <w:r w:rsidRPr="2689F980" w:rsidR="3D7076FE">
              <w:rPr>
                <w:lang w:val="en-US"/>
              </w:rPr>
              <w:t>Bước 2</w:t>
            </w:r>
          </w:p>
        </w:tc>
        <w:tc>
          <w:tcPr>
            <w:tcW w:w="12472" w:type="dxa"/>
            <w:tcMar/>
            <w:vAlign w:val="center"/>
          </w:tcPr>
          <w:p w:rsidR="00A23DA0" w:rsidP="00832EA4" w:rsidRDefault="7365809D" w14:paraId="54E2430A" w14:textId="05B79C35">
            <w:r w:rsidRPr="2689F980" w:rsidR="3D7076FE">
              <w:rPr>
                <w:lang w:val="en-US"/>
              </w:rPr>
              <w:t xml:space="preserve">Người dùng chọn </w:t>
            </w:r>
            <w:r w:rsidRPr="2689F980" w:rsidR="795A53A2">
              <w:rPr>
                <w:lang w:val="en-US"/>
              </w:rPr>
              <w:t>kỳ báo cáo tương ứng để nộp báo cáo</w:t>
            </w:r>
            <w:r w:rsidRPr="2689F980" w:rsidR="3D7076FE">
              <w:rPr>
                <w:lang w:val="en-US"/>
              </w:rPr>
              <w:t>.</w:t>
            </w:r>
          </w:p>
        </w:tc>
      </w:tr>
      <w:tr w:rsidRPr="0009634E" w:rsidR="00A23DA0" w:rsidTr="2689F980" w14:paraId="3BC87ED9" w14:textId="77777777">
        <w:trPr>
          <w:jc w:val="center"/>
        </w:trPr>
        <w:tc>
          <w:tcPr>
            <w:tcW w:w="907" w:type="dxa"/>
            <w:tcMar/>
            <w:vAlign w:val="center"/>
          </w:tcPr>
          <w:p w:rsidR="00A23DA0" w:rsidP="00832EA4" w:rsidRDefault="7365809D" w14:paraId="3D61325F" w14:textId="77777777">
            <w:r w:rsidRPr="2689F980" w:rsidR="3D7076FE">
              <w:rPr>
                <w:lang w:val="en-US"/>
              </w:rPr>
              <w:t>Bước 3</w:t>
            </w:r>
          </w:p>
        </w:tc>
        <w:tc>
          <w:tcPr>
            <w:tcW w:w="12472" w:type="dxa"/>
            <w:tcMar/>
            <w:vAlign w:val="center"/>
          </w:tcPr>
          <w:p w:rsidR="00A23DA0" w:rsidP="00832EA4" w:rsidRDefault="7365809D" w14:paraId="54D64957" w14:textId="77777777">
            <w:r w:rsidRPr="2689F980" w:rsidR="3D7076FE">
              <w:rPr>
                <w:lang w:val="en-US"/>
              </w:rPr>
              <w:t>Người dùng nhập nội dung yêu cầu, kỳ báo cáo, đơn vị nhận và hạn xử lý.</w:t>
            </w:r>
          </w:p>
        </w:tc>
      </w:tr>
      <w:tr w:rsidRPr="0009634E" w:rsidR="00A23DA0" w:rsidTr="2689F980" w14:paraId="5AC80274" w14:textId="77777777">
        <w:trPr>
          <w:jc w:val="center"/>
        </w:trPr>
        <w:tc>
          <w:tcPr>
            <w:tcW w:w="907" w:type="dxa"/>
            <w:tcMar/>
            <w:vAlign w:val="center"/>
          </w:tcPr>
          <w:p w:rsidR="00A23DA0" w:rsidP="00832EA4" w:rsidRDefault="7365809D" w14:paraId="15B7286C" w14:textId="77777777">
            <w:r w:rsidRPr="2689F980" w:rsidR="3D7076FE">
              <w:rPr>
                <w:lang w:val="en-US"/>
              </w:rPr>
              <w:t>Bước 4</w:t>
            </w:r>
          </w:p>
        </w:tc>
        <w:tc>
          <w:tcPr>
            <w:tcW w:w="12472" w:type="dxa"/>
            <w:tcMar/>
            <w:vAlign w:val="center"/>
          </w:tcPr>
          <w:p w:rsidR="00A23DA0" w:rsidP="00832EA4" w:rsidRDefault="7365809D" w14:paraId="2E9665B1" w14:textId="77777777">
            <w:r w:rsidRPr="2689F980" w:rsidR="3D7076FE">
              <w:rPr>
                <w:lang w:val="en-US"/>
              </w:rPr>
              <w:t>Người dùng kiểm tra thông tin và bấm Gửi/Xác nhận.</w:t>
            </w:r>
          </w:p>
        </w:tc>
      </w:tr>
      <w:tr w:rsidRPr="0009634E" w:rsidR="00A23DA0" w:rsidTr="2689F980" w14:paraId="33B84990" w14:textId="77777777">
        <w:trPr>
          <w:jc w:val="center"/>
        </w:trPr>
        <w:tc>
          <w:tcPr>
            <w:tcW w:w="907" w:type="dxa"/>
            <w:tcMar/>
            <w:vAlign w:val="center"/>
          </w:tcPr>
          <w:p w:rsidR="00A23DA0" w:rsidP="00832EA4" w:rsidRDefault="7365809D" w14:paraId="4612FD19" w14:textId="77777777">
            <w:r w:rsidRPr="2689F980" w:rsidR="3D7076FE">
              <w:rPr>
                <w:lang w:val="en-US"/>
              </w:rPr>
              <w:t>Bước 5</w:t>
            </w:r>
          </w:p>
        </w:tc>
        <w:tc>
          <w:tcPr>
            <w:tcW w:w="12472" w:type="dxa"/>
            <w:tcMar/>
            <w:vAlign w:val="center"/>
          </w:tcPr>
          <w:p w:rsidR="00A23DA0" w:rsidP="00832EA4" w:rsidRDefault="7365809D" w14:paraId="61848391"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FEAE4C4" w14:textId="77777777"/>
    <w:p w:rsidRPr="0009634E" w:rsidR="00A23DA0" w:rsidP="78B6F757" w:rsidRDefault="78CCAEB0" w14:paraId="315709AC" w14:textId="77777777">
      <w:pPr>
        <w:pStyle w:val="Heading3"/>
        <w:rPr>
          <w:sz w:val="24"/>
          <w:szCs w:val="24"/>
          <w:lang w:val="en-US"/>
        </w:rPr>
      </w:pPr>
      <w:bookmarkStart w:name="_Toc242783396" w:id="139"/>
      <w:r w:rsidRPr="78B6F757">
        <w:rPr>
          <w:lang w:val="en-US"/>
        </w:rPr>
        <w:t>4.2.18. Nộp số liệu hoạt động tình nguyện/cộng đồng</w:t>
      </w:r>
      <w:bookmarkEnd w:id="139"/>
    </w:p>
    <w:p w:rsidRPr="0009634E" w:rsidR="00A23DA0" w:rsidP="00A23DA0" w:rsidRDefault="78CCAEB0" w14:paraId="731AD67C" w14:textId="77777777">
      <w:r w:rsidRPr="78B6F757">
        <w:rPr>
          <w:b/>
          <w:bCs/>
          <w:lang w:val="en-US"/>
        </w:rPr>
        <w:t xml:space="preserve">Mục đích: </w:t>
      </w:r>
      <w:r w:rsidRPr="78B6F757">
        <w:rPr>
          <w:lang w:val="en-US"/>
        </w:rPr>
        <w:t>Nộp số liệu hoạt động tình nguyện/cộng đồng.</w:t>
      </w:r>
    </w:p>
    <w:p w:rsidRPr="0009634E" w:rsidR="00A23DA0" w:rsidP="00A23DA0" w:rsidRDefault="78CCAEB0" w14:paraId="67A34C6E"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7EB7FBB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33F8612" w14:textId="77777777">
      <w:r w:rsidRPr="78B6F757">
        <w:rPr>
          <w:b/>
          <w:bCs/>
          <w:lang w:val="en-US"/>
        </w:rPr>
        <w:t xml:space="preserve">Template: </w:t>
      </w:r>
      <w:r w:rsidRPr="78B6F757">
        <w:rPr>
          <w:lang w:val="en-US"/>
        </w:rPr>
        <w:t>Biểu mẫu dữ liệu phục vụ nghiệp vụ "Nộp số liệu hoạt động tình nguyện/cộng đồng"; áp dụng template Excel hoặc form trực tuyến khi được cấu hình.</w:t>
      </w:r>
    </w:p>
    <w:p w:rsidRPr="0009634E" w:rsidR="00A23DA0" w:rsidP="00C46D16" w:rsidRDefault="78CCAEB0" w14:paraId="20033730" w14:textId="22E0B885">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3668F26C" w14:textId="77777777">
      <w:r w:rsidRPr="78B6F757">
        <w:rPr>
          <w:b/>
          <w:bCs/>
          <w:lang w:val="en-US"/>
        </w:rPr>
        <w:t>Tính năng:</w:t>
      </w:r>
    </w:p>
    <w:p w:rsidRPr="0009634E" w:rsidR="00A23DA0" w:rsidP="00A23DA0" w:rsidRDefault="00A23DA0" w14:paraId="7328E5B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số liệu hoạt động tình nguyện/cộng đồng" theo phạm vi quyền được cấp trên </w:t>
      </w:r>
      <w:r>
        <w:rPr>
          <w:szCs w:val="24"/>
        </w:rPr>
        <w:t>Phần mềm</w:t>
      </w:r>
      <w:r w:rsidRPr="0009634E">
        <w:rPr>
          <w:szCs w:val="24"/>
        </w:rPr>
        <w:t xml:space="preserve"> ESG.</w:t>
      </w:r>
    </w:p>
    <w:p w:rsidRPr="0009634E" w:rsidR="00A23DA0" w:rsidP="00A23DA0" w:rsidRDefault="00A23DA0" w14:paraId="03024899" w14:textId="77777777">
      <w:pPr>
        <w:pStyle w:val="ListBullet"/>
        <w:tabs>
          <w:tab w:val="num" w:pos="360"/>
        </w:tabs>
        <w:spacing w:after="40"/>
        <w:ind w:left="397" w:hanging="360"/>
        <w:rPr>
          <w:rFonts w:cs="Times New Roman"/>
          <w:szCs w:val="24"/>
        </w:rPr>
      </w:pPr>
      <w:r w:rsidRPr="0009634E">
        <w:rPr>
          <w:szCs w:val="24"/>
        </w:rPr>
        <w:t>Hệ thống hỗ trợ mục tiêu: Nộp số liệu hoạt động tình nguyện/cộng đồng.</w:t>
      </w:r>
    </w:p>
    <w:p w:rsidRPr="0009634E" w:rsidR="00A23DA0" w:rsidP="00A23DA0" w:rsidRDefault="00A23DA0" w14:paraId="09A7CD42"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057A0EE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699BD86"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3088890" w14:textId="77777777">
      <w:r w:rsidRPr="78B6F757">
        <w:rPr>
          <w:b/>
          <w:bCs/>
          <w:lang w:val="en-US"/>
        </w:rPr>
        <w:t>Màn hình liên quan:</w:t>
      </w:r>
    </w:p>
    <w:p w:rsidRPr="0009634E" w:rsidR="00A23DA0" w:rsidP="00A23DA0" w:rsidRDefault="00A23DA0" w14:paraId="396BC8D1"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703BEDB"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65BDDBF4"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39"/>
        <w:gridCol w:w="8508"/>
      </w:tblGrid>
      <w:tr w:rsidRPr="0009634E" w:rsidR="00A23DA0" w:rsidTr="2689F980" w14:paraId="4423BFA8" w14:textId="77777777">
        <w:trPr>
          <w:jc w:val="center"/>
        </w:trPr>
        <w:tc>
          <w:tcPr>
            <w:tcW w:w="907" w:type="dxa"/>
            <w:shd w:val="clear" w:color="auto" w:fill="006B75"/>
            <w:tcMar/>
            <w:vAlign w:val="center"/>
          </w:tcPr>
          <w:p w:rsidR="00A23DA0" w:rsidP="00832EA4" w:rsidRDefault="7365809D" w14:paraId="3FAC1E58" w14:textId="77777777">
            <w:r w:rsidRPr="2689F980" w:rsidR="3D7076FE">
              <w:rPr>
                <w:lang w:val="en-US"/>
              </w:rPr>
              <w:t>Bước</w:t>
            </w:r>
          </w:p>
        </w:tc>
        <w:tc>
          <w:tcPr>
            <w:tcW w:w="12472" w:type="dxa"/>
            <w:shd w:val="clear" w:color="auto" w:fill="006B75"/>
            <w:tcMar/>
            <w:vAlign w:val="center"/>
          </w:tcPr>
          <w:p w:rsidR="00A23DA0" w:rsidP="00832EA4" w:rsidRDefault="7365809D" w14:paraId="4914F5BA" w14:textId="77777777">
            <w:r w:rsidRPr="2689F980" w:rsidR="3D7076FE">
              <w:rPr>
                <w:lang w:val="en-US"/>
              </w:rPr>
              <w:t>Mô tả</w:t>
            </w:r>
          </w:p>
        </w:tc>
      </w:tr>
      <w:tr w:rsidRPr="0009634E" w:rsidR="00A23DA0" w:rsidTr="2689F980" w14:paraId="0BEAD5D9" w14:textId="77777777">
        <w:trPr>
          <w:jc w:val="center"/>
        </w:trPr>
        <w:tc>
          <w:tcPr>
            <w:tcW w:w="907" w:type="dxa"/>
            <w:tcMar/>
            <w:vAlign w:val="center"/>
          </w:tcPr>
          <w:p w:rsidR="00A23DA0" w:rsidP="00832EA4" w:rsidRDefault="7365809D" w14:paraId="2A7C56C4" w14:textId="77777777">
            <w:r w:rsidRPr="2689F980" w:rsidR="3D7076FE">
              <w:rPr>
                <w:lang w:val="en-US"/>
              </w:rPr>
              <w:t>Bước 1</w:t>
            </w:r>
          </w:p>
        </w:tc>
        <w:tc>
          <w:tcPr>
            <w:tcW w:w="12472" w:type="dxa"/>
            <w:tcMar/>
            <w:vAlign w:val="center"/>
          </w:tcPr>
          <w:p w:rsidR="00A23DA0" w:rsidP="00832EA4" w:rsidRDefault="7365809D" w14:paraId="7F1962A8" w14:textId="77777777">
            <w:r w:rsidRPr="2689F980" w:rsidR="3D7076FE">
              <w:rPr>
                <w:lang w:val="en-US"/>
              </w:rPr>
              <w:t>Người dùng mở màn hình Workspace nhập liệu ESG.</w:t>
            </w:r>
          </w:p>
        </w:tc>
      </w:tr>
      <w:tr w:rsidRPr="0009634E" w:rsidR="00A23DA0" w:rsidTr="2689F980" w14:paraId="638BEB17" w14:textId="77777777">
        <w:trPr>
          <w:jc w:val="center"/>
        </w:trPr>
        <w:tc>
          <w:tcPr>
            <w:tcW w:w="907" w:type="dxa"/>
            <w:tcMar/>
            <w:vAlign w:val="center"/>
          </w:tcPr>
          <w:p w:rsidR="00A23DA0" w:rsidP="00832EA4" w:rsidRDefault="7365809D" w14:paraId="4B1AA166" w14:textId="77777777">
            <w:r w:rsidRPr="2689F980" w:rsidR="3D7076FE">
              <w:rPr>
                <w:lang w:val="en-US"/>
              </w:rPr>
              <w:t>Bước 2</w:t>
            </w:r>
          </w:p>
        </w:tc>
        <w:tc>
          <w:tcPr>
            <w:tcW w:w="12472" w:type="dxa"/>
            <w:tcMar/>
            <w:vAlign w:val="center"/>
          </w:tcPr>
          <w:p w:rsidR="00A23DA0" w:rsidP="00832EA4" w:rsidRDefault="7365809D" w14:paraId="57AEAF67" w14:textId="77777777">
            <w:r w:rsidRPr="2689F980" w:rsidR="3D7076FE">
              <w:rPr>
                <w:lang w:val="en-US"/>
              </w:rPr>
              <w:t>Người dùng chọn chức năng "Nộp số liệu hoạt động tình nguyện/cộng đồng".</w:t>
            </w:r>
          </w:p>
        </w:tc>
      </w:tr>
      <w:tr w:rsidRPr="0009634E" w:rsidR="00A23DA0" w:rsidTr="2689F980" w14:paraId="3B68210A" w14:textId="77777777">
        <w:trPr>
          <w:jc w:val="center"/>
        </w:trPr>
        <w:tc>
          <w:tcPr>
            <w:tcW w:w="907" w:type="dxa"/>
            <w:tcMar/>
            <w:vAlign w:val="center"/>
          </w:tcPr>
          <w:p w:rsidR="00A23DA0" w:rsidP="00832EA4" w:rsidRDefault="7365809D" w14:paraId="09C6C80C" w14:textId="77777777">
            <w:r w:rsidRPr="2689F980" w:rsidR="3D7076FE">
              <w:rPr>
                <w:lang w:val="en-US"/>
              </w:rPr>
              <w:t>Bước 3</w:t>
            </w:r>
          </w:p>
        </w:tc>
        <w:tc>
          <w:tcPr>
            <w:tcW w:w="12472" w:type="dxa"/>
            <w:tcMar/>
            <w:vAlign w:val="center"/>
          </w:tcPr>
          <w:p w:rsidR="00A23DA0" w:rsidP="00832EA4" w:rsidRDefault="7365809D" w14:paraId="29F51D0C" w14:textId="77777777">
            <w:r w:rsidRPr="2689F980" w:rsidR="3D7076FE">
              <w:rPr>
                <w:lang w:val="en-US"/>
              </w:rPr>
              <w:t>Người dùng nhập nội dung yêu cầu, kỳ báo cáo, đơn vị nhận và hạn xử lý.</w:t>
            </w:r>
          </w:p>
        </w:tc>
      </w:tr>
      <w:tr w:rsidRPr="0009634E" w:rsidR="00A23DA0" w:rsidTr="2689F980" w14:paraId="3FC7C946" w14:textId="77777777">
        <w:trPr>
          <w:jc w:val="center"/>
        </w:trPr>
        <w:tc>
          <w:tcPr>
            <w:tcW w:w="907" w:type="dxa"/>
            <w:tcMar/>
            <w:vAlign w:val="center"/>
          </w:tcPr>
          <w:p w:rsidR="00A23DA0" w:rsidP="00832EA4" w:rsidRDefault="7365809D" w14:paraId="24C841A5" w14:textId="77777777">
            <w:r w:rsidRPr="2689F980" w:rsidR="3D7076FE">
              <w:rPr>
                <w:lang w:val="en-US"/>
              </w:rPr>
              <w:t>Bước 4</w:t>
            </w:r>
          </w:p>
        </w:tc>
        <w:tc>
          <w:tcPr>
            <w:tcW w:w="12472" w:type="dxa"/>
            <w:tcMar/>
            <w:vAlign w:val="center"/>
          </w:tcPr>
          <w:p w:rsidR="00A23DA0" w:rsidP="00832EA4" w:rsidRDefault="7365809D" w14:paraId="318B1595" w14:textId="77777777">
            <w:r w:rsidRPr="2689F980" w:rsidR="3D7076FE">
              <w:rPr>
                <w:lang w:val="en-US"/>
              </w:rPr>
              <w:t>Người dùng kiểm tra thông tin và bấm Gửi/Xác nhận.</w:t>
            </w:r>
          </w:p>
        </w:tc>
      </w:tr>
      <w:tr w:rsidRPr="0009634E" w:rsidR="00A23DA0" w:rsidTr="2689F980" w14:paraId="6A86371B" w14:textId="77777777">
        <w:trPr>
          <w:jc w:val="center"/>
        </w:trPr>
        <w:tc>
          <w:tcPr>
            <w:tcW w:w="907" w:type="dxa"/>
            <w:tcMar/>
            <w:vAlign w:val="center"/>
          </w:tcPr>
          <w:p w:rsidR="00A23DA0" w:rsidP="00832EA4" w:rsidRDefault="7365809D" w14:paraId="6E815B98" w14:textId="77777777">
            <w:r w:rsidRPr="2689F980" w:rsidR="3D7076FE">
              <w:rPr>
                <w:lang w:val="en-US"/>
              </w:rPr>
              <w:t>Bước 5</w:t>
            </w:r>
          </w:p>
        </w:tc>
        <w:tc>
          <w:tcPr>
            <w:tcW w:w="12472" w:type="dxa"/>
            <w:tcMar/>
            <w:vAlign w:val="center"/>
          </w:tcPr>
          <w:p w:rsidR="00A23DA0" w:rsidP="00832EA4" w:rsidRDefault="7365809D" w14:paraId="73A3B5E6"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9FCFF12" w14:textId="77777777"/>
    <w:p w:rsidRPr="0009634E" w:rsidR="00A23DA0" w:rsidP="78B6F757" w:rsidRDefault="78CCAEB0" w14:paraId="39D21D79" w14:textId="77777777">
      <w:pPr>
        <w:pStyle w:val="Heading3"/>
        <w:rPr>
          <w:sz w:val="24"/>
          <w:szCs w:val="24"/>
          <w:lang w:val="en-US"/>
        </w:rPr>
      </w:pPr>
      <w:bookmarkStart w:name="_Toc242783397" w:id="140"/>
      <w:r w:rsidRPr="78B6F757">
        <w:rPr>
          <w:lang w:val="en-US"/>
        </w:rPr>
        <w:t>4.2.19. Thiết lập cảnh báo trong form nhập liệu</w:t>
      </w:r>
      <w:bookmarkEnd w:id="140"/>
    </w:p>
    <w:p w:rsidRPr="0009634E" w:rsidR="00A23DA0" w:rsidP="00A23DA0" w:rsidRDefault="78CCAEB0" w14:paraId="4CC16CD2" w14:textId="77777777">
      <w:r w:rsidRPr="78B6F757">
        <w:rPr>
          <w:b/>
          <w:bCs/>
          <w:lang w:val="en-US"/>
        </w:rPr>
        <w:t xml:space="preserve">Mục đích: </w:t>
      </w:r>
      <w:r w:rsidRPr="78B6F757">
        <w:rPr>
          <w:lang w:val="en-US"/>
        </w:rPr>
        <w:t>Thiết lập ngưỡng cảnh báo và người nhận.</w:t>
      </w:r>
    </w:p>
    <w:p w:rsidRPr="0009634E" w:rsidR="00A23DA0" w:rsidP="00A23DA0" w:rsidRDefault="78CCAEB0" w14:paraId="3378812B"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3100100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A73F2B2" w14:textId="77777777">
      <w:r w:rsidRPr="78B6F757">
        <w:rPr>
          <w:b/>
          <w:bCs/>
          <w:lang w:val="en-US"/>
        </w:rPr>
        <w:t xml:space="preserve">Template: </w:t>
      </w:r>
      <w:r w:rsidRPr="78B6F757">
        <w:rPr>
          <w:lang w:val="en-US"/>
        </w:rPr>
        <w:t>Biểu mẫu dữ liệu phục vụ nghiệp vụ "Thiết lập cảnh báo trong form nhập liệu"; áp dụng template Excel hoặc form trực tuyến khi được cấu hình.</w:t>
      </w:r>
    </w:p>
    <w:p w:rsidRPr="0009634E" w:rsidR="00A23DA0" w:rsidP="00C46D16" w:rsidRDefault="78CCAEB0" w14:paraId="18DE13CE" w14:textId="71D2A0B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AAA8EE5" w14:textId="77777777">
      <w:r w:rsidRPr="78B6F757">
        <w:rPr>
          <w:b/>
          <w:bCs/>
          <w:lang w:val="en-US"/>
        </w:rPr>
        <w:t>Tính năng:</w:t>
      </w:r>
    </w:p>
    <w:p w:rsidRPr="0009634E" w:rsidR="00A23DA0" w:rsidP="00A23DA0" w:rsidRDefault="00A23DA0" w14:paraId="1C389E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"Thiết lập cảnh báo trong form nhập liệu" theo phạm vi quyền được cấp trên </w:t>
      </w:r>
      <w:r>
        <w:rPr>
          <w:szCs w:val="24"/>
        </w:rPr>
        <w:t>Phần mềm</w:t>
      </w:r>
      <w:r w:rsidRPr="0009634E">
        <w:rPr>
          <w:szCs w:val="24"/>
        </w:rPr>
        <w:t xml:space="preserve"> ESG.</w:t>
      </w:r>
    </w:p>
    <w:p w:rsidRPr="0009634E" w:rsidR="00A23DA0" w:rsidP="00A23DA0" w:rsidRDefault="00A23DA0" w14:paraId="4324FD33" w14:textId="77777777">
      <w:pPr>
        <w:pStyle w:val="ListBullet"/>
        <w:tabs>
          <w:tab w:val="num" w:pos="360"/>
        </w:tabs>
        <w:spacing w:after="40"/>
        <w:ind w:left="397" w:hanging="360"/>
        <w:rPr>
          <w:rFonts w:cs="Times New Roman"/>
          <w:szCs w:val="24"/>
        </w:rPr>
      </w:pPr>
      <w:r w:rsidRPr="0009634E">
        <w:rPr>
          <w:szCs w:val="24"/>
        </w:rPr>
        <w:t>Hệ thống hỗ trợ mục tiêu: Thiết lập ngưỡng cảnh báo và người nhận.</w:t>
      </w:r>
    </w:p>
    <w:p w:rsidRPr="0009634E" w:rsidR="00A23DA0" w:rsidP="00A23DA0" w:rsidRDefault="00A23DA0" w14:paraId="7D12548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342D348"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5B04932"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6F4ED6B" w14:textId="77777777">
      <w:r w:rsidRPr="78B6F757">
        <w:rPr>
          <w:b/>
          <w:bCs/>
          <w:lang w:val="en-US"/>
        </w:rPr>
        <w:t>Màn hình liên quan:</w:t>
      </w:r>
    </w:p>
    <w:p w:rsidRPr="0009634E" w:rsidR="00A23DA0" w:rsidP="00A23DA0" w:rsidRDefault="00A23DA0" w14:paraId="7D44C4DC"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2412574"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846C4F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CF7F563" w14:textId="77777777">
        <w:trPr>
          <w:jc w:val="center"/>
        </w:trPr>
        <w:tc>
          <w:tcPr>
            <w:tcW w:w="907" w:type="dxa"/>
            <w:shd w:val="clear" w:color="auto" w:fill="006B75"/>
            <w:tcMar/>
            <w:vAlign w:val="center"/>
          </w:tcPr>
          <w:p w:rsidR="00A23DA0" w:rsidP="00832EA4" w:rsidRDefault="7365809D" w14:paraId="3DFEC179" w14:textId="77777777">
            <w:r w:rsidRPr="2689F980" w:rsidR="3D7076FE">
              <w:rPr>
                <w:lang w:val="en-US"/>
              </w:rPr>
              <w:t>Bước</w:t>
            </w:r>
          </w:p>
        </w:tc>
        <w:tc>
          <w:tcPr>
            <w:tcW w:w="12472" w:type="dxa"/>
            <w:shd w:val="clear" w:color="auto" w:fill="006B75"/>
            <w:tcMar/>
            <w:vAlign w:val="center"/>
          </w:tcPr>
          <w:p w:rsidR="00A23DA0" w:rsidP="00832EA4" w:rsidRDefault="7365809D" w14:paraId="715109F5" w14:textId="77777777">
            <w:r w:rsidRPr="2689F980" w:rsidR="3D7076FE">
              <w:rPr>
                <w:lang w:val="en-US"/>
              </w:rPr>
              <w:t>Mô tả</w:t>
            </w:r>
          </w:p>
        </w:tc>
      </w:tr>
      <w:tr w:rsidRPr="0009634E" w:rsidR="00A23DA0" w:rsidTr="2689F980" w14:paraId="439D0E2F" w14:textId="77777777">
        <w:trPr>
          <w:jc w:val="center"/>
        </w:trPr>
        <w:tc>
          <w:tcPr>
            <w:tcW w:w="907" w:type="dxa"/>
            <w:tcMar/>
            <w:vAlign w:val="center"/>
          </w:tcPr>
          <w:p w:rsidR="00A23DA0" w:rsidP="00832EA4" w:rsidRDefault="7365809D" w14:paraId="5F8DBAB1" w14:textId="77777777">
            <w:r w:rsidRPr="2689F980" w:rsidR="3D7076FE">
              <w:rPr>
                <w:lang w:val="en-US"/>
              </w:rPr>
              <w:t>Bước 1</w:t>
            </w:r>
          </w:p>
        </w:tc>
        <w:tc>
          <w:tcPr>
            <w:tcW w:w="12472" w:type="dxa"/>
            <w:tcMar/>
            <w:vAlign w:val="center"/>
          </w:tcPr>
          <w:p w:rsidR="00A23DA0" w:rsidP="00832EA4" w:rsidRDefault="7365809D" w14:paraId="5B400F6F" w14:textId="77777777">
            <w:r w:rsidRPr="2689F980" w:rsidR="3D7076FE">
              <w:rPr>
                <w:lang w:val="en-US"/>
              </w:rPr>
              <w:t>Người dùng mở màn hình Workspace nhập liệu ESG.</w:t>
            </w:r>
          </w:p>
        </w:tc>
      </w:tr>
      <w:tr w:rsidRPr="0009634E" w:rsidR="00A23DA0" w:rsidTr="2689F980" w14:paraId="301E6B71" w14:textId="77777777">
        <w:trPr>
          <w:jc w:val="center"/>
        </w:trPr>
        <w:tc>
          <w:tcPr>
            <w:tcW w:w="907" w:type="dxa"/>
            <w:tcMar/>
            <w:vAlign w:val="center"/>
          </w:tcPr>
          <w:p w:rsidR="00A23DA0" w:rsidP="00832EA4" w:rsidRDefault="7365809D" w14:paraId="7B35FA63" w14:textId="77777777">
            <w:r w:rsidRPr="2689F980" w:rsidR="3D7076FE">
              <w:rPr>
                <w:lang w:val="en-US"/>
              </w:rPr>
              <w:t>Bước 2</w:t>
            </w:r>
          </w:p>
        </w:tc>
        <w:tc>
          <w:tcPr>
            <w:tcW w:w="12472" w:type="dxa"/>
            <w:tcMar/>
            <w:vAlign w:val="center"/>
          </w:tcPr>
          <w:p w:rsidR="00A23DA0" w:rsidP="00832EA4" w:rsidRDefault="7365809D" w14:paraId="60D39595" w14:textId="77777777">
            <w:r w:rsidRPr="2689F980" w:rsidR="3D7076FE">
              <w:rPr>
                <w:lang w:val="en-US"/>
              </w:rPr>
              <w:t>Người dùng chọn chức năng "Thiết lập cảnh báo trong form nhập liệu" theo phạm vi quyền được cấp.</w:t>
            </w:r>
          </w:p>
        </w:tc>
      </w:tr>
      <w:tr w:rsidRPr="0009634E" w:rsidR="00A23DA0" w:rsidTr="2689F980" w14:paraId="10259380" w14:textId="77777777">
        <w:trPr>
          <w:jc w:val="center"/>
        </w:trPr>
        <w:tc>
          <w:tcPr>
            <w:tcW w:w="907" w:type="dxa"/>
            <w:tcMar/>
            <w:vAlign w:val="center"/>
          </w:tcPr>
          <w:p w:rsidR="00A23DA0" w:rsidP="00832EA4" w:rsidRDefault="7365809D" w14:paraId="1A0CA0A0" w14:textId="77777777">
            <w:r w:rsidRPr="2689F980" w:rsidR="3D7076FE">
              <w:rPr>
                <w:lang w:val="en-US"/>
              </w:rPr>
              <w:t>Bước 3</w:t>
            </w:r>
          </w:p>
        </w:tc>
        <w:tc>
          <w:tcPr>
            <w:tcW w:w="12472" w:type="dxa"/>
            <w:tcMar/>
            <w:vAlign w:val="center"/>
          </w:tcPr>
          <w:p w:rsidR="00A23DA0" w:rsidP="00832EA4" w:rsidRDefault="7365809D" w14:paraId="717AD40B" w14:textId="77777777">
            <w:r w:rsidRPr="2689F980" w:rsidR="3D7076FE">
              <w:rPr>
                <w:lang w:val="en-US"/>
              </w:rPr>
              <w:t>Người dùng nhập hoặc chọn dữ liệu cần xử lý theo biểu mẫu trên màn hình.</w:t>
            </w:r>
          </w:p>
        </w:tc>
      </w:tr>
      <w:tr w:rsidRPr="0009634E" w:rsidR="00A23DA0" w:rsidTr="2689F980" w14:paraId="58977928" w14:textId="77777777">
        <w:trPr>
          <w:jc w:val="center"/>
        </w:trPr>
        <w:tc>
          <w:tcPr>
            <w:tcW w:w="907" w:type="dxa"/>
            <w:tcMar/>
            <w:vAlign w:val="center"/>
          </w:tcPr>
          <w:p w:rsidR="00A23DA0" w:rsidP="00832EA4" w:rsidRDefault="7365809D" w14:paraId="0C983F63" w14:textId="77777777">
            <w:r w:rsidRPr="2689F980" w:rsidR="3D7076FE">
              <w:rPr>
                <w:lang w:val="en-US"/>
              </w:rPr>
              <w:t>Bước 4</w:t>
            </w:r>
          </w:p>
        </w:tc>
        <w:tc>
          <w:tcPr>
            <w:tcW w:w="12472" w:type="dxa"/>
            <w:tcMar/>
            <w:vAlign w:val="center"/>
          </w:tcPr>
          <w:p w:rsidR="00A23DA0" w:rsidP="00832EA4" w:rsidRDefault="7365809D" w14:paraId="47C4810C" w14:textId="77777777">
            <w:r w:rsidRPr="2689F980" w:rsidR="3D7076FE">
              <w:rPr>
                <w:lang w:val="en-US"/>
              </w:rPr>
              <w:t>Hệ thống kiểm tra quyền, dữ liệu bắt buộc và điều kiện nghiệp vụ.</w:t>
            </w:r>
          </w:p>
        </w:tc>
      </w:tr>
      <w:tr w:rsidRPr="0009634E" w:rsidR="00A23DA0" w:rsidTr="2689F980" w14:paraId="3CB9A86D" w14:textId="77777777">
        <w:trPr>
          <w:jc w:val="center"/>
        </w:trPr>
        <w:tc>
          <w:tcPr>
            <w:tcW w:w="907" w:type="dxa"/>
            <w:tcMar/>
            <w:vAlign w:val="center"/>
          </w:tcPr>
          <w:p w:rsidR="00A23DA0" w:rsidP="00832EA4" w:rsidRDefault="7365809D" w14:paraId="460FDE87" w14:textId="77777777">
            <w:r w:rsidRPr="2689F980" w:rsidR="3D7076FE">
              <w:rPr>
                <w:lang w:val="en-US"/>
              </w:rPr>
              <w:t>Bước 5</w:t>
            </w:r>
          </w:p>
        </w:tc>
        <w:tc>
          <w:tcPr>
            <w:tcW w:w="12472" w:type="dxa"/>
            <w:tcMar/>
            <w:vAlign w:val="center"/>
          </w:tcPr>
          <w:p w:rsidR="00A23DA0" w:rsidP="00832EA4" w:rsidRDefault="7365809D" w14:paraId="69D8C991"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97F34E4" w14:textId="77777777"/>
    <w:p w:rsidRPr="0009634E" w:rsidR="00A23DA0" w:rsidP="78B6F757" w:rsidRDefault="78CCAEB0" w14:paraId="601CD9C1" w14:textId="77777777">
      <w:pPr>
        <w:pStyle w:val="Heading3"/>
        <w:rPr>
          <w:sz w:val="24"/>
          <w:szCs w:val="24"/>
          <w:lang w:val="en-US"/>
        </w:rPr>
      </w:pPr>
      <w:bookmarkStart w:name="_Toc242783398" w:id="141"/>
      <w:r w:rsidRPr="78B6F757">
        <w:rPr>
          <w:lang w:val="en-US"/>
        </w:rPr>
        <w:t>4.2.20. Xem danh mục chỉ tiêu được giao</w:t>
      </w:r>
      <w:bookmarkEnd w:id="141"/>
    </w:p>
    <w:p w:rsidRPr="0009634E" w:rsidR="00A23DA0" w:rsidP="00A23DA0" w:rsidRDefault="78CCAEB0" w14:paraId="4DDAB387" w14:textId="77777777">
      <w:r w:rsidRPr="78B6F757">
        <w:rPr>
          <w:b/>
          <w:bCs/>
          <w:lang w:val="en-US"/>
        </w:rPr>
        <w:t xml:space="preserve">Mục đích: </w:t>
      </w:r>
      <w:r w:rsidRPr="78B6F757">
        <w:rPr>
          <w:lang w:val="en-US"/>
        </w:rPr>
        <w:t>Xem các chỉ tiêu thuộc phạm vi phụ trách của Tổ/Ban.</w:t>
      </w:r>
    </w:p>
    <w:p w:rsidRPr="0009634E" w:rsidR="00A23DA0" w:rsidP="00A23DA0" w:rsidRDefault="78CCAEB0" w14:paraId="5A2629E4"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5220698"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563A4E1" w14:textId="77777777">
      <w:r w:rsidRPr="78B6F757">
        <w:rPr>
          <w:b/>
          <w:bCs/>
          <w:lang w:val="en-US"/>
        </w:rPr>
        <w:t xml:space="preserve">Template: </w:t>
      </w:r>
      <w:r w:rsidRPr="78B6F757">
        <w:rPr>
          <w:lang w:val="en-US"/>
        </w:rPr>
        <w:t>Biểu mẫu dữ liệu phục vụ nghiệp vụ "Xem danh mục chỉ tiêu được giao"; áp dụng template Excel hoặc form trực tuyến khi được cấu hình.</w:t>
      </w:r>
    </w:p>
    <w:p w:rsidRPr="0009634E" w:rsidR="00A23DA0" w:rsidP="00C46D16" w:rsidRDefault="78CCAEB0" w14:paraId="03665236" w14:textId="2B357514">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76C9CBD" w14:textId="77777777">
      <w:r w:rsidRPr="78B6F757">
        <w:rPr>
          <w:b/>
          <w:bCs/>
          <w:lang w:val="en-US"/>
        </w:rPr>
        <w:t>Tính năng:</w:t>
      </w:r>
    </w:p>
    <w:p w:rsidRPr="0009634E" w:rsidR="00A23DA0" w:rsidP="00A23DA0" w:rsidRDefault="00A23DA0" w14:paraId="6CC5BE3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danh mục chỉ tiêu được giao" theo phạm vi quyền được cấp trên </w:t>
      </w:r>
      <w:r>
        <w:rPr>
          <w:szCs w:val="24"/>
        </w:rPr>
        <w:t>Phần mềm</w:t>
      </w:r>
      <w:r w:rsidRPr="0009634E">
        <w:rPr>
          <w:szCs w:val="24"/>
        </w:rPr>
        <w:t xml:space="preserve"> ESG.</w:t>
      </w:r>
    </w:p>
    <w:p w:rsidRPr="0009634E" w:rsidR="00A23DA0" w:rsidP="00A23DA0" w:rsidRDefault="00A23DA0" w14:paraId="791E8590" w14:textId="77777777">
      <w:pPr>
        <w:pStyle w:val="ListBullet"/>
        <w:tabs>
          <w:tab w:val="num" w:pos="360"/>
        </w:tabs>
        <w:spacing w:after="40"/>
        <w:ind w:left="397" w:hanging="360"/>
        <w:rPr>
          <w:rFonts w:cs="Times New Roman"/>
          <w:szCs w:val="24"/>
        </w:rPr>
      </w:pPr>
      <w:r w:rsidRPr="0009634E">
        <w:rPr>
          <w:szCs w:val="24"/>
        </w:rPr>
        <w:t>Hệ thống hỗ trợ mục tiêu: Xem các chỉ tiêu thuộc phạm vi phụ trách của Tổ/Ban.</w:t>
      </w:r>
    </w:p>
    <w:p w:rsidRPr="0009634E" w:rsidR="00A23DA0" w:rsidP="00A23DA0" w:rsidRDefault="00A23DA0" w14:paraId="22F6D9D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30F5ED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FB78E71"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FE06197" w14:textId="77777777">
      <w:r w:rsidRPr="78B6F757">
        <w:rPr>
          <w:b/>
          <w:bCs/>
          <w:lang w:val="en-US"/>
        </w:rPr>
        <w:t>Màn hình liên quan:</w:t>
      </w:r>
    </w:p>
    <w:p w:rsidRPr="0009634E" w:rsidR="00A23DA0" w:rsidP="00A23DA0" w:rsidRDefault="00A23DA0" w14:paraId="4E0C9DD8"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51045F4"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6C587D5A"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13771F1" w14:textId="77777777">
        <w:trPr>
          <w:jc w:val="center"/>
        </w:trPr>
        <w:tc>
          <w:tcPr>
            <w:tcW w:w="907" w:type="dxa"/>
            <w:shd w:val="clear" w:color="auto" w:fill="006B75"/>
            <w:tcMar/>
            <w:vAlign w:val="center"/>
          </w:tcPr>
          <w:p w:rsidR="00A23DA0" w:rsidP="00832EA4" w:rsidRDefault="7365809D" w14:paraId="19CDCC20" w14:textId="77777777">
            <w:r w:rsidRPr="2689F980" w:rsidR="3D7076FE">
              <w:rPr>
                <w:lang w:val="en-US"/>
              </w:rPr>
              <w:t>Bước</w:t>
            </w:r>
          </w:p>
        </w:tc>
        <w:tc>
          <w:tcPr>
            <w:tcW w:w="12472" w:type="dxa"/>
            <w:shd w:val="clear" w:color="auto" w:fill="006B75"/>
            <w:tcMar/>
            <w:vAlign w:val="center"/>
          </w:tcPr>
          <w:p w:rsidR="00A23DA0" w:rsidP="00832EA4" w:rsidRDefault="7365809D" w14:paraId="071CA6CB" w14:textId="77777777">
            <w:r w:rsidRPr="2689F980" w:rsidR="3D7076FE">
              <w:rPr>
                <w:lang w:val="en-US"/>
              </w:rPr>
              <w:t>Mô tả</w:t>
            </w:r>
          </w:p>
        </w:tc>
      </w:tr>
      <w:tr w:rsidRPr="0009634E" w:rsidR="00A23DA0" w:rsidTr="2689F980" w14:paraId="5B5C826F" w14:textId="77777777">
        <w:trPr>
          <w:jc w:val="center"/>
        </w:trPr>
        <w:tc>
          <w:tcPr>
            <w:tcW w:w="907" w:type="dxa"/>
            <w:tcMar/>
            <w:vAlign w:val="center"/>
          </w:tcPr>
          <w:p w:rsidR="00A23DA0" w:rsidP="00832EA4" w:rsidRDefault="7365809D" w14:paraId="771B0D3A" w14:textId="77777777">
            <w:r w:rsidRPr="2689F980" w:rsidR="3D7076FE">
              <w:rPr>
                <w:lang w:val="en-US"/>
              </w:rPr>
              <w:t>Bước 1</w:t>
            </w:r>
          </w:p>
        </w:tc>
        <w:tc>
          <w:tcPr>
            <w:tcW w:w="12472" w:type="dxa"/>
            <w:tcMar/>
            <w:vAlign w:val="center"/>
          </w:tcPr>
          <w:p w:rsidR="00A23DA0" w:rsidP="00832EA4" w:rsidRDefault="7365809D" w14:paraId="63D772D0" w14:textId="77777777">
            <w:r w:rsidRPr="2689F980" w:rsidR="3D7076FE">
              <w:rPr>
                <w:lang w:val="en-US"/>
              </w:rPr>
              <w:t>Người dùng mở màn hình Workspace nhập liệu ESG.</w:t>
            </w:r>
          </w:p>
        </w:tc>
      </w:tr>
      <w:tr w:rsidRPr="0009634E" w:rsidR="00A23DA0" w:rsidTr="2689F980" w14:paraId="41A0741D" w14:textId="77777777">
        <w:trPr>
          <w:jc w:val="center"/>
        </w:trPr>
        <w:tc>
          <w:tcPr>
            <w:tcW w:w="907" w:type="dxa"/>
            <w:tcMar/>
            <w:vAlign w:val="center"/>
          </w:tcPr>
          <w:p w:rsidR="00A23DA0" w:rsidP="00832EA4" w:rsidRDefault="7365809D" w14:paraId="0704B33F" w14:textId="77777777">
            <w:r w:rsidRPr="2689F980" w:rsidR="3D7076FE">
              <w:rPr>
                <w:lang w:val="en-US"/>
              </w:rPr>
              <w:t>Bước 2</w:t>
            </w:r>
          </w:p>
        </w:tc>
        <w:tc>
          <w:tcPr>
            <w:tcW w:w="12472" w:type="dxa"/>
            <w:tcMar/>
            <w:vAlign w:val="center"/>
          </w:tcPr>
          <w:p w:rsidR="00A23DA0" w:rsidP="00832EA4" w:rsidRDefault="7365809D" w14:paraId="5A5D1FF9" w14:textId="77777777">
            <w:r w:rsidRPr="2689F980" w:rsidR="3D7076FE">
              <w:rPr>
                <w:lang w:val="en-US"/>
              </w:rPr>
              <w:t>Người dùng chọn chức năng "Xem danh mục chỉ tiêu được giao" theo phạm vi quyền được cấp.</w:t>
            </w:r>
          </w:p>
        </w:tc>
      </w:tr>
      <w:tr w:rsidRPr="0009634E" w:rsidR="00A23DA0" w:rsidTr="2689F980" w14:paraId="45774089" w14:textId="77777777">
        <w:trPr>
          <w:jc w:val="center"/>
        </w:trPr>
        <w:tc>
          <w:tcPr>
            <w:tcW w:w="907" w:type="dxa"/>
            <w:tcMar/>
            <w:vAlign w:val="center"/>
          </w:tcPr>
          <w:p w:rsidR="00A23DA0" w:rsidP="00832EA4" w:rsidRDefault="7365809D" w14:paraId="43936283" w14:textId="77777777">
            <w:r w:rsidRPr="2689F980" w:rsidR="3D7076FE">
              <w:rPr>
                <w:lang w:val="en-US"/>
              </w:rPr>
              <w:t>Bước 3</w:t>
            </w:r>
          </w:p>
        </w:tc>
        <w:tc>
          <w:tcPr>
            <w:tcW w:w="12472" w:type="dxa"/>
            <w:tcMar/>
            <w:vAlign w:val="center"/>
          </w:tcPr>
          <w:p w:rsidR="00A23DA0" w:rsidP="00832EA4" w:rsidRDefault="7365809D" w14:paraId="08371D9A" w14:textId="77777777">
            <w:r w:rsidRPr="2689F980" w:rsidR="3D7076FE">
              <w:rPr>
                <w:lang w:val="en-US"/>
              </w:rPr>
              <w:t>Người dùng nhập hoặc chọn dữ liệu cần xử lý theo biểu mẫu trên màn hình.</w:t>
            </w:r>
          </w:p>
        </w:tc>
      </w:tr>
      <w:tr w:rsidRPr="0009634E" w:rsidR="00A23DA0" w:rsidTr="2689F980" w14:paraId="0627C2BA" w14:textId="77777777">
        <w:trPr>
          <w:jc w:val="center"/>
        </w:trPr>
        <w:tc>
          <w:tcPr>
            <w:tcW w:w="907" w:type="dxa"/>
            <w:tcMar/>
            <w:vAlign w:val="center"/>
          </w:tcPr>
          <w:p w:rsidR="00A23DA0" w:rsidP="00832EA4" w:rsidRDefault="7365809D" w14:paraId="0AF3AC54" w14:textId="77777777">
            <w:r w:rsidRPr="2689F980" w:rsidR="3D7076FE">
              <w:rPr>
                <w:lang w:val="en-US"/>
              </w:rPr>
              <w:t>Bước 4</w:t>
            </w:r>
          </w:p>
        </w:tc>
        <w:tc>
          <w:tcPr>
            <w:tcW w:w="12472" w:type="dxa"/>
            <w:tcMar/>
            <w:vAlign w:val="center"/>
          </w:tcPr>
          <w:p w:rsidR="00A23DA0" w:rsidP="00832EA4" w:rsidRDefault="7365809D" w14:paraId="4126BCDA" w14:textId="77777777">
            <w:r w:rsidRPr="2689F980" w:rsidR="3D7076FE">
              <w:rPr>
                <w:lang w:val="en-US"/>
              </w:rPr>
              <w:t>Hệ thống kiểm tra quyền, dữ liệu bắt buộc và điều kiện nghiệp vụ.</w:t>
            </w:r>
          </w:p>
        </w:tc>
      </w:tr>
      <w:tr w:rsidRPr="0009634E" w:rsidR="00A23DA0" w:rsidTr="2689F980" w14:paraId="50BE820C" w14:textId="77777777">
        <w:trPr>
          <w:jc w:val="center"/>
        </w:trPr>
        <w:tc>
          <w:tcPr>
            <w:tcW w:w="907" w:type="dxa"/>
            <w:tcMar/>
            <w:vAlign w:val="center"/>
          </w:tcPr>
          <w:p w:rsidR="00A23DA0" w:rsidP="00832EA4" w:rsidRDefault="7365809D" w14:paraId="3E6610A5" w14:textId="77777777">
            <w:r w:rsidRPr="2689F980" w:rsidR="3D7076FE">
              <w:rPr>
                <w:lang w:val="en-US"/>
              </w:rPr>
              <w:t>Bước 5</w:t>
            </w:r>
          </w:p>
        </w:tc>
        <w:tc>
          <w:tcPr>
            <w:tcW w:w="12472" w:type="dxa"/>
            <w:tcMar/>
            <w:vAlign w:val="center"/>
          </w:tcPr>
          <w:p w:rsidR="00A23DA0" w:rsidP="00832EA4" w:rsidRDefault="7365809D" w14:paraId="6C9950D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78FE6A5" w14:textId="77777777"/>
    <w:p w:rsidRPr="0009634E" w:rsidR="00A23DA0" w:rsidP="78B6F757" w:rsidRDefault="78CCAEB0" w14:paraId="26900B14" w14:textId="77777777">
      <w:pPr>
        <w:pStyle w:val="Heading3"/>
        <w:rPr>
          <w:sz w:val="24"/>
          <w:szCs w:val="24"/>
          <w:lang w:val="en-US"/>
        </w:rPr>
      </w:pPr>
      <w:bookmarkStart w:name="_Toc242783399" w:id="142"/>
      <w:r w:rsidRPr="78B6F757">
        <w:rPr>
          <w:lang w:val="en-US"/>
        </w:rPr>
        <w:t>4.2.21. Quản lý chỉ tiêu theo Tổ/Ban</w:t>
      </w:r>
      <w:bookmarkEnd w:id="142"/>
    </w:p>
    <w:p w:rsidRPr="0009634E" w:rsidR="00A23DA0" w:rsidP="00A23DA0" w:rsidRDefault="78CCAEB0" w14:paraId="7F05CE83" w14:textId="77777777">
      <w:r w:rsidRPr="78B6F757">
        <w:rPr>
          <w:b/>
          <w:bCs/>
          <w:lang w:val="en-US"/>
        </w:rPr>
        <w:t xml:space="preserve">Mục đích: </w:t>
      </w:r>
      <w:r w:rsidRPr="78B6F757">
        <w:rPr>
          <w:lang w:val="en-US"/>
        </w:rPr>
        <w:t>Thêm, cập nhật cấu hình và phân giao chỉ tiêu cho từng Tổ/Ban.</w:t>
      </w:r>
    </w:p>
    <w:p w:rsidRPr="0009634E" w:rsidR="00A23DA0" w:rsidP="00A23DA0" w:rsidRDefault="78CCAEB0" w14:paraId="1CD06609" w14:textId="77777777">
      <w:r w:rsidRPr="78B6F757">
        <w:rPr>
          <w:b/>
          <w:bCs/>
          <w:lang w:val="en-US"/>
        </w:rPr>
        <w:t xml:space="preserve">Đối tượng sử dụng: </w:t>
      </w:r>
      <w:r w:rsidRPr="78B6F757">
        <w:rPr>
          <w:lang w:val="en-US"/>
        </w:rPr>
        <w:t>Ban quản lý/Cán bộ ESG</w:t>
      </w:r>
    </w:p>
    <w:p w:rsidRPr="0009634E" w:rsidR="00A23DA0" w:rsidP="00A23DA0" w:rsidRDefault="78CCAEB0" w14:paraId="01E7373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E3E31EB" w14:textId="77777777">
      <w:r w:rsidRPr="78B6F757">
        <w:rPr>
          <w:b/>
          <w:bCs/>
          <w:lang w:val="en-US"/>
        </w:rPr>
        <w:t xml:space="preserve">Template: </w:t>
      </w:r>
      <w:r w:rsidRPr="78B6F757">
        <w:rPr>
          <w:lang w:val="en-US"/>
        </w:rPr>
        <w:t>Biểu mẫu dữ liệu phục vụ nghiệp vụ "Quản lý chỉ tiêu theo Tổ/Ban"; áp dụng template Excel hoặc form trực tuyến khi được cấu hình.</w:t>
      </w:r>
    </w:p>
    <w:p w:rsidRPr="0009634E" w:rsidR="00A23DA0" w:rsidP="00C46D16" w:rsidRDefault="78CCAEB0" w14:paraId="514A1D62" w14:textId="2F10038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23562626" w14:textId="77777777">
      <w:r w:rsidRPr="78B6F757">
        <w:rPr>
          <w:b/>
          <w:bCs/>
          <w:lang w:val="en-US"/>
        </w:rPr>
        <w:t>Tính năng:</w:t>
      </w:r>
    </w:p>
    <w:p w:rsidRPr="0009634E" w:rsidR="00A23DA0" w:rsidP="00A23DA0" w:rsidRDefault="00A23DA0" w14:paraId="3B0248B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"Quản lý chỉ tiêu theo Tổ/Ban" theo phạm vi quyền được cấp trên </w:t>
      </w:r>
      <w:r>
        <w:rPr>
          <w:szCs w:val="24"/>
        </w:rPr>
        <w:t>Phần mềm</w:t>
      </w:r>
      <w:r w:rsidRPr="0009634E">
        <w:rPr>
          <w:szCs w:val="24"/>
        </w:rPr>
        <w:t xml:space="preserve"> ESG.</w:t>
      </w:r>
    </w:p>
    <w:p w:rsidRPr="0009634E" w:rsidR="00A23DA0" w:rsidP="00A23DA0" w:rsidRDefault="00A23DA0" w14:paraId="61AC3DD7" w14:textId="77777777">
      <w:pPr>
        <w:pStyle w:val="ListBullet"/>
        <w:tabs>
          <w:tab w:val="num" w:pos="360"/>
        </w:tabs>
        <w:spacing w:after="40"/>
        <w:ind w:left="397" w:hanging="360"/>
        <w:rPr>
          <w:rFonts w:cs="Times New Roman"/>
          <w:szCs w:val="24"/>
        </w:rPr>
      </w:pPr>
      <w:r w:rsidRPr="0009634E">
        <w:rPr>
          <w:szCs w:val="24"/>
        </w:rPr>
        <w:t>Hệ thống hỗ trợ mục tiêu: Thêm, cập nhật cấu hình và phân giao chỉ tiêu cho từng Tổ/Ban.</w:t>
      </w:r>
    </w:p>
    <w:p w:rsidRPr="0009634E" w:rsidR="00A23DA0" w:rsidP="00A23DA0" w:rsidRDefault="00A23DA0" w14:paraId="27CD4523"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08E21600"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472C00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13D0DE8" w14:textId="77777777">
      <w:r w:rsidRPr="78B6F757">
        <w:rPr>
          <w:b/>
          <w:bCs/>
          <w:lang w:val="en-US"/>
        </w:rPr>
        <w:t>Màn hình liên quan:</w:t>
      </w:r>
    </w:p>
    <w:p w:rsidRPr="0009634E" w:rsidR="00A23DA0" w:rsidP="00A23DA0" w:rsidRDefault="00A23DA0" w14:paraId="3E4B3674"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6674CA51"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9827EE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4FE6D7F" w14:textId="77777777">
        <w:trPr>
          <w:jc w:val="center"/>
        </w:trPr>
        <w:tc>
          <w:tcPr>
            <w:tcW w:w="907" w:type="dxa"/>
            <w:shd w:val="clear" w:color="auto" w:fill="006B75"/>
            <w:tcMar/>
            <w:vAlign w:val="center"/>
          </w:tcPr>
          <w:p w:rsidR="00A23DA0" w:rsidP="00832EA4" w:rsidRDefault="7365809D" w14:paraId="0E4A8ECE" w14:textId="77777777">
            <w:r w:rsidRPr="2689F980" w:rsidR="3D7076FE">
              <w:rPr>
                <w:lang w:val="en-US"/>
              </w:rPr>
              <w:t>Bước</w:t>
            </w:r>
          </w:p>
        </w:tc>
        <w:tc>
          <w:tcPr>
            <w:tcW w:w="12472" w:type="dxa"/>
            <w:shd w:val="clear" w:color="auto" w:fill="006B75"/>
            <w:tcMar/>
            <w:vAlign w:val="center"/>
          </w:tcPr>
          <w:p w:rsidR="00A23DA0" w:rsidP="00832EA4" w:rsidRDefault="7365809D" w14:paraId="5D551B1F" w14:textId="77777777">
            <w:r w:rsidRPr="2689F980" w:rsidR="3D7076FE">
              <w:rPr>
                <w:lang w:val="en-US"/>
              </w:rPr>
              <w:t>Mô tả</w:t>
            </w:r>
          </w:p>
        </w:tc>
      </w:tr>
      <w:tr w:rsidRPr="0009634E" w:rsidR="00A23DA0" w:rsidTr="2689F980" w14:paraId="397E5711" w14:textId="77777777">
        <w:trPr>
          <w:jc w:val="center"/>
        </w:trPr>
        <w:tc>
          <w:tcPr>
            <w:tcW w:w="907" w:type="dxa"/>
            <w:tcMar/>
            <w:vAlign w:val="center"/>
          </w:tcPr>
          <w:p w:rsidR="00A23DA0" w:rsidP="00832EA4" w:rsidRDefault="7365809D" w14:paraId="4FBB76EE" w14:textId="77777777">
            <w:r w:rsidRPr="2689F980" w:rsidR="3D7076FE">
              <w:rPr>
                <w:lang w:val="en-US"/>
              </w:rPr>
              <w:t>Bước 1</w:t>
            </w:r>
          </w:p>
        </w:tc>
        <w:tc>
          <w:tcPr>
            <w:tcW w:w="12472" w:type="dxa"/>
            <w:tcMar/>
            <w:vAlign w:val="center"/>
          </w:tcPr>
          <w:p w:rsidR="00A23DA0" w:rsidP="00832EA4" w:rsidRDefault="7365809D" w14:paraId="65CE6179" w14:textId="77777777">
            <w:r w:rsidRPr="2689F980" w:rsidR="3D7076FE">
              <w:rPr>
                <w:lang w:val="en-US"/>
              </w:rPr>
              <w:t>Người dùng mở màn hình Workspace nhập liệu ESG.</w:t>
            </w:r>
          </w:p>
        </w:tc>
      </w:tr>
      <w:tr w:rsidRPr="0009634E" w:rsidR="00A23DA0" w:rsidTr="2689F980" w14:paraId="26964981" w14:textId="77777777">
        <w:trPr>
          <w:jc w:val="center"/>
        </w:trPr>
        <w:tc>
          <w:tcPr>
            <w:tcW w:w="907" w:type="dxa"/>
            <w:tcMar/>
            <w:vAlign w:val="center"/>
          </w:tcPr>
          <w:p w:rsidR="00A23DA0" w:rsidP="00832EA4" w:rsidRDefault="7365809D" w14:paraId="3EDF0789" w14:textId="77777777">
            <w:r w:rsidRPr="2689F980" w:rsidR="3D7076FE">
              <w:rPr>
                <w:lang w:val="en-US"/>
              </w:rPr>
              <w:t>Bước 2</w:t>
            </w:r>
          </w:p>
        </w:tc>
        <w:tc>
          <w:tcPr>
            <w:tcW w:w="12472" w:type="dxa"/>
            <w:tcMar/>
            <w:vAlign w:val="center"/>
          </w:tcPr>
          <w:p w:rsidR="00A23DA0" w:rsidP="00832EA4" w:rsidRDefault="7365809D" w14:paraId="0D30DCE1" w14:textId="77777777">
            <w:r w:rsidRPr="2689F980" w:rsidR="3D7076FE">
              <w:rPr>
                <w:lang w:val="en-US"/>
              </w:rPr>
              <w:t>Người dùng chọn chức năng "Quản lý chỉ tiêu theo Tổ/Ban" theo phạm vi quyền được cấp.</w:t>
            </w:r>
          </w:p>
        </w:tc>
      </w:tr>
      <w:tr w:rsidRPr="0009634E" w:rsidR="00A23DA0" w:rsidTr="2689F980" w14:paraId="260792B8" w14:textId="77777777">
        <w:trPr>
          <w:jc w:val="center"/>
        </w:trPr>
        <w:tc>
          <w:tcPr>
            <w:tcW w:w="907" w:type="dxa"/>
            <w:tcMar/>
            <w:vAlign w:val="center"/>
          </w:tcPr>
          <w:p w:rsidR="00A23DA0" w:rsidP="00832EA4" w:rsidRDefault="7365809D" w14:paraId="6E8EA251" w14:textId="77777777">
            <w:r w:rsidRPr="2689F980" w:rsidR="3D7076FE">
              <w:rPr>
                <w:lang w:val="en-US"/>
              </w:rPr>
              <w:t>Bước 3</w:t>
            </w:r>
          </w:p>
        </w:tc>
        <w:tc>
          <w:tcPr>
            <w:tcW w:w="12472" w:type="dxa"/>
            <w:tcMar/>
            <w:vAlign w:val="center"/>
          </w:tcPr>
          <w:p w:rsidR="00A23DA0" w:rsidP="00832EA4" w:rsidRDefault="7365809D" w14:paraId="70F5F010" w14:textId="77777777">
            <w:r w:rsidRPr="2689F980" w:rsidR="3D7076FE">
              <w:rPr>
                <w:lang w:val="en-US"/>
              </w:rPr>
              <w:t>Người dùng nhập hoặc chọn dữ liệu cần xử lý theo biểu mẫu trên màn hình.</w:t>
            </w:r>
          </w:p>
        </w:tc>
      </w:tr>
      <w:tr w:rsidRPr="0009634E" w:rsidR="00A23DA0" w:rsidTr="2689F980" w14:paraId="33FAEAA6" w14:textId="77777777">
        <w:trPr>
          <w:jc w:val="center"/>
        </w:trPr>
        <w:tc>
          <w:tcPr>
            <w:tcW w:w="907" w:type="dxa"/>
            <w:tcMar/>
            <w:vAlign w:val="center"/>
          </w:tcPr>
          <w:p w:rsidR="00A23DA0" w:rsidP="00832EA4" w:rsidRDefault="7365809D" w14:paraId="0B946EE5" w14:textId="77777777">
            <w:r w:rsidRPr="2689F980" w:rsidR="3D7076FE">
              <w:rPr>
                <w:lang w:val="en-US"/>
              </w:rPr>
              <w:t>Bước 4</w:t>
            </w:r>
          </w:p>
        </w:tc>
        <w:tc>
          <w:tcPr>
            <w:tcW w:w="12472" w:type="dxa"/>
            <w:tcMar/>
            <w:vAlign w:val="center"/>
          </w:tcPr>
          <w:p w:rsidR="00A23DA0" w:rsidP="00832EA4" w:rsidRDefault="7365809D" w14:paraId="586EF6B2" w14:textId="77777777">
            <w:r w:rsidRPr="2689F980" w:rsidR="3D7076FE">
              <w:rPr>
                <w:lang w:val="en-US"/>
              </w:rPr>
              <w:t>Hệ thống kiểm tra quyền, dữ liệu bắt buộc và điều kiện nghiệp vụ.</w:t>
            </w:r>
          </w:p>
        </w:tc>
      </w:tr>
      <w:tr w:rsidRPr="0009634E" w:rsidR="00A23DA0" w:rsidTr="2689F980" w14:paraId="4D5D2ABF" w14:textId="77777777">
        <w:trPr>
          <w:jc w:val="center"/>
        </w:trPr>
        <w:tc>
          <w:tcPr>
            <w:tcW w:w="907" w:type="dxa"/>
            <w:tcMar/>
            <w:vAlign w:val="center"/>
          </w:tcPr>
          <w:p w:rsidR="00A23DA0" w:rsidP="00832EA4" w:rsidRDefault="7365809D" w14:paraId="3C08AFEE" w14:textId="77777777">
            <w:r w:rsidRPr="2689F980" w:rsidR="3D7076FE">
              <w:rPr>
                <w:lang w:val="en-US"/>
              </w:rPr>
              <w:t>Bước 5</w:t>
            </w:r>
          </w:p>
        </w:tc>
        <w:tc>
          <w:tcPr>
            <w:tcW w:w="12472" w:type="dxa"/>
            <w:tcMar/>
            <w:vAlign w:val="center"/>
          </w:tcPr>
          <w:p w:rsidR="00A23DA0" w:rsidP="00832EA4" w:rsidRDefault="7365809D" w14:paraId="34521E3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A3DBF47" w14:textId="77777777"/>
    <w:p w:rsidRPr="0009634E" w:rsidR="00A23DA0" w:rsidP="78B6F757" w:rsidRDefault="78CCAEB0" w14:paraId="7DDFAAC1" w14:textId="77777777">
      <w:pPr>
        <w:pStyle w:val="Heading3"/>
        <w:rPr>
          <w:sz w:val="24"/>
          <w:szCs w:val="24"/>
          <w:lang w:val="en-US"/>
        </w:rPr>
      </w:pPr>
      <w:bookmarkStart w:name="_Toc242783400" w:id="143"/>
      <w:r w:rsidRPr="78B6F757">
        <w:rPr>
          <w:lang w:val="en-US"/>
        </w:rPr>
        <w:t>4.2.22. Nhập hệ số/tham số công thức tính chỉ tiêu</w:t>
      </w:r>
      <w:bookmarkEnd w:id="143"/>
    </w:p>
    <w:p w:rsidRPr="0009634E" w:rsidR="00A23DA0" w:rsidP="00A23DA0" w:rsidRDefault="78CCAEB0" w14:paraId="08A6B583" w14:textId="77777777">
      <w:r w:rsidRPr="78B6F757">
        <w:rPr>
          <w:b/>
          <w:bCs/>
          <w:lang w:val="en-US"/>
        </w:rPr>
        <w:t xml:space="preserve">Mục đích: </w:t>
      </w:r>
      <w:r w:rsidRPr="78B6F757">
        <w:rPr>
          <w:lang w:val="en-US"/>
        </w:rPr>
        <w:t>Khai báo hệ số đầu vào dùng để tính kết quả chỉ tiêu ngay trên form.</w:t>
      </w:r>
    </w:p>
    <w:p w:rsidRPr="0009634E" w:rsidR="00A23DA0" w:rsidP="00A23DA0" w:rsidRDefault="78CCAEB0" w14:paraId="7E8E1EC1" w14:textId="77777777">
      <w:r w:rsidRPr="78B6F757">
        <w:rPr>
          <w:b/>
          <w:bCs/>
          <w:lang w:val="en-US"/>
        </w:rPr>
        <w:t xml:space="preserve">Đối tượng sử dụng: </w:t>
      </w:r>
      <w:r w:rsidRPr="78B6F757">
        <w:rPr>
          <w:lang w:val="en-US"/>
        </w:rPr>
        <w:t>Ban quản lý/Đầu mối Tổ/Ban được phân quyền</w:t>
      </w:r>
    </w:p>
    <w:p w:rsidRPr="0009634E" w:rsidR="00A23DA0" w:rsidP="00A23DA0" w:rsidRDefault="78CCAEB0" w14:paraId="2D3ECCD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5D4568B0" w14:textId="77777777">
      <w:r w:rsidRPr="78B6F757">
        <w:rPr>
          <w:b/>
          <w:bCs/>
          <w:lang w:val="en-US"/>
        </w:rPr>
        <w:t xml:space="preserve">Template: </w:t>
      </w:r>
      <w:r w:rsidRPr="78B6F757">
        <w:rPr>
          <w:lang w:val="en-US"/>
        </w:rPr>
        <w:t>Biểu mẫu dữ liệu phục vụ nghiệp vụ "Nhập hệ số/tham số công thức tính chỉ tiêu"; áp dụng template Excel hoặc form trực tuyến khi được cấu hình.</w:t>
      </w:r>
    </w:p>
    <w:p w:rsidRPr="0009634E" w:rsidR="00A23DA0" w:rsidP="00C46D16" w:rsidRDefault="78CCAEB0" w14:paraId="5D439429" w14:textId="70709218">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497D04D" w14:textId="77777777">
      <w:r w:rsidRPr="78B6F757">
        <w:rPr>
          <w:b/>
          <w:bCs/>
          <w:lang w:val="en-US"/>
        </w:rPr>
        <w:t>Tính năng:</w:t>
      </w:r>
    </w:p>
    <w:p w:rsidRPr="0009634E" w:rsidR="00A23DA0" w:rsidP="00A23DA0" w:rsidRDefault="00A23DA0" w14:paraId="4F1EC08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hệ số/tham số công thức tính chỉ tiêu" theo phạm vi quyền được cấp trên </w:t>
      </w:r>
      <w:r>
        <w:rPr>
          <w:szCs w:val="24"/>
        </w:rPr>
        <w:t>Phần mềm</w:t>
      </w:r>
      <w:r w:rsidRPr="0009634E">
        <w:rPr>
          <w:szCs w:val="24"/>
        </w:rPr>
        <w:t xml:space="preserve"> ESG.</w:t>
      </w:r>
    </w:p>
    <w:p w:rsidRPr="0009634E" w:rsidR="00A23DA0" w:rsidP="00A23DA0" w:rsidRDefault="00A23DA0" w14:paraId="69CE1CB1" w14:textId="77777777">
      <w:pPr>
        <w:pStyle w:val="ListBullet"/>
        <w:tabs>
          <w:tab w:val="num" w:pos="360"/>
        </w:tabs>
        <w:spacing w:after="40"/>
        <w:ind w:left="397" w:hanging="360"/>
        <w:rPr>
          <w:rFonts w:cs="Times New Roman"/>
          <w:szCs w:val="24"/>
        </w:rPr>
      </w:pPr>
      <w:r w:rsidRPr="0009634E">
        <w:rPr>
          <w:szCs w:val="24"/>
        </w:rPr>
        <w:t>Hệ thống hỗ trợ mục tiêu: Khai báo hệ số đầu vào dùng để tính kết quả chỉ tiêu ngay trên form.</w:t>
      </w:r>
    </w:p>
    <w:p w:rsidRPr="0009634E" w:rsidR="00A23DA0" w:rsidP="00A23DA0" w:rsidRDefault="00A23DA0" w14:paraId="232F9DFA"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4CC33F8"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8F29B1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E35A8A2" w14:textId="77777777">
      <w:r w:rsidRPr="78B6F757">
        <w:rPr>
          <w:b/>
          <w:bCs/>
          <w:lang w:val="en-US"/>
        </w:rPr>
        <w:t>Màn hình liên quan:</w:t>
      </w:r>
    </w:p>
    <w:p w:rsidRPr="0009634E" w:rsidR="00A23DA0" w:rsidP="00A23DA0" w:rsidRDefault="00A23DA0" w14:paraId="1B934DC8"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D1BC01A"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CA5AC7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7527E39" w14:textId="77777777">
        <w:trPr>
          <w:jc w:val="center"/>
        </w:trPr>
        <w:tc>
          <w:tcPr>
            <w:tcW w:w="907" w:type="dxa"/>
            <w:shd w:val="clear" w:color="auto" w:fill="006B75"/>
            <w:tcMar/>
            <w:vAlign w:val="center"/>
          </w:tcPr>
          <w:p w:rsidR="00A23DA0" w:rsidP="00832EA4" w:rsidRDefault="7365809D" w14:paraId="6AD6375B" w14:textId="77777777">
            <w:r w:rsidRPr="2689F980" w:rsidR="3D7076FE">
              <w:rPr>
                <w:lang w:val="en-US"/>
              </w:rPr>
              <w:t>Bước</w:t>
            </w:r>
          </w:p>
        </w:tc>
        <w:tc>
          <w:tcPr>
            <w:tcW w:w="12472" w:type="dxa"/>
            <w:shd w:val="clear" w:color="auto" w:fill="006B75"/>
            <w:tcMar/>
            <w:vAlign w:val="center"/>
          </w:tcPr>
          <w:p w:rsidR="00A23DA0" w:rsidP="00832EA4" w:rsidRDefault="7365809D" w14:paraId="37168E01" w14:textId="77777777">
            <w:r w:rsidRPr="2689F980" w:rsidR="3D7076FE">
              <w:rPr>
                <w:lang w:val="en-US"/>
              </w:rPr>
              <w:t>Mô tả</w:t>
            </w:r>
          </w:p>
        </w:tc>
      </w:tr>
      <w:tr w:rsidRPr="0009634E" w:rsidR="00A23DA0" w:rsidTr="2689F980" w14:paraId="4DA04979" w14:textId="77777777">
        <w:trPr>
          <w:jc w:val="center"/>
        </w:trPr>
        <w:tc>
          <w:tcPr>
            <w:tcW w:w="907" w:type="dxa"/>
            <w:tcMar/>
            <w:vAlign w:val="center"/>
          </w:tcPr>
          <w:p w:rsidR="00A23DA0" w:rsidP="00832EA4" w:rsidRDefault="7365809D" w14:paraId="32C143F3" w14:textId="77777777">
            <w:r w:rsidRPr="2689F980" w:rsidR="3D7076FE">
              <w:rPr>
                <w:lang w:val="en-US"/>
              </w:rPr>
              <w:t>Bước 1</w:t>
            </w:r>
          </w:p>
        </w:tc>
        <w:tc>
          <w:tcPr>
            <w:tcW w:w="12472" w:type="dxa"/>
            <w:tcMar/>
            <w:vAlign w:val="center"/>
          </w:tcPr>
          <w:p w:rsidR="00A23DA0" w:rsidP="00832EA4" w:rsidRDefault="7365809D" w14:paraId="3B5882D7" w14:textId="77777777">
            <w:r w:rsidRPr="2689F980" w:rsidR="3D7076FE">
              <w:rPr>
                <w:lang w:val="en-US"/>
              </w:rPr>
              <w:t>Người dùng mở màn hình Workspace nhập liệu ESG.</w:t>
            </w:r>
          </w:p>
        </w:tc>
      </w:tr>
      <w:tr w:rsidRPr="0009634E" w:rsidR="00A23DA0" w:rsidTr="2689F980" w14:paraId="194370A3" w14:textId="77777777">
        <w:trPr>
          <w:jc w:val="center"/>
        </w:trPr>
        <w:tc>
          <w:tcPr>
            <w:tcW w:w="907" w:type="dxa"/>
            <w:tcMar/>
            <w:vAlign w:val="center"/>
          </w:tcPr>
          <w:p w:rsidR="00A23DA0" w:rsidP="00832EA4" w:rsidRDefault="7365809D" w14:paraId="192F78DB" w14:textId="77777777">
            <w:r w:rsidRPr="2689F980" w:rsidR="3D7076FE">
              <w:rPr>
                <w:lang w:val="en-US"/>
              </w:rPr>
              <w:t>Bước 2</w:t>
            </w:r>
          </w:p>
        </w:tc>
        <w:tc>
          <w:tcPr>
            <w:tcW w:w="12472" w:type="dxa"/>
            <w:tcMar/>
            <w:vAlign w:val="center"/>
          </w:tcPr>
          <w:p w:rsidR="00A23DA0" w:rsidP="00832EA4" w:rsidRDefault="7365809D" w14:paraId="4D3C317D" w14:textId="77777777">
            <w:r w:rsidRPr="2689F980" w:rsidR="3D7076FE">
              <w:rPr>
                <w:lang w:val="en-US"/>
              </w:rPr>
              <w:t>Người dùng chọn chức năng "Nhập hệ số/tham số công thức tính chỉ tiêu" theo phạm vi quyền được cấp.</w:t>
            </w:r>
          </w:p>
        </w:tc>
      </w:tr>
      <w:tr w:rsidRPr="0009634E" w:rsidR="00A23DA0" w:rsidTr="2689F980" w14:paraId="6D3C4DC7" w14:textId="77777777">
        <w:trPr>
          <w:jc w:val="center"/>
        </w:trPr>
        <w:tc>
          <w:tcPr>
            <w:tcW w:w="907" w:type="dxa"/>
            <w:tcMar/>
            <w:vAlign w:val="center"/>
          </w:tcPr>
          <w:p w:rsidR="00A23DA0" w:rsidP="00832EA4" w:rsidRDefault="7365809D" w14:paraId="4B44EA17" w14:textId="77777777">
            <w:r w:rsidRPr="2689F980" w:rsidR="3D7076FE">
              <w:rPr>
                <w:lang w:val="en-US"/>
              </w:rPr>
              <w:t>Bước 3</w:t>
            </w:r>
          </w:p>
        </w:tc>
        <w:tc>
          <w:tcPr>
            <w:tcW w:w="12472" w:type="dxa"/>
            <w:tcMar/>
            <w:vAlign w:val="center"/>
          </w:tcPr>
          <w:p w:rsidR="00A23DA0" w:rsidP="00832EA4" w:rsidRDefault="7365809D" w14:paraId="2DD55C22" w14:textId="77777777">
            <w:r w:rsidRPr="2689F980" w:rsidR="3D7076FE">
              <w:rPr>
                <w:lang w:val="en-US"/>
              </w:rPr>
              <w:t>Người dùng nhập hoặc chọn dữ liệu cần xử lý theo biểu mẫu trên màn hình.</w:t>
            </w:r>
          </w:p>
        </w:tc>
      </w:tr>
      <w:tr w:rsidRPr="0009634E" w:rsidR="00A23DA0" w:rsidTr="2689F980" w14:paraId="3E0E9E06" w14:textId="77777777">
        <w:trPr>
          <w:jc w:val="center"/>
        </w:trPr>
        <w:tc>
          <w:tcPr>
            <w:tcW w:w="907" w:type="dxa"/>
            <w:tcMar/>
            <w:vAlign w:val="center"/>
          </w:tcPr>
          <w:p w:rsidR="00A23DA0" w:rsidP="00832EA4" w:rsidRDefault="7365809D" w14:paraId="3D80CBCC" w14:textId="77777777">
            <w:r w:rsidRPr="2689F980" w:rsidR="3D7076FE">
              <w:rPr>
                <w:lang w:val="en-US"/>
              </w:rPr>
              <w:t>Bước 4</w:t>
            </w:r>
          </w:p>
        </w:tc>
        <w:tc>
          <w:tcPr>
            <w:tcW w:w="12472" w:type="dxa"/>
            <w:tcMar/>
            <w:vAlign w:val="center"/>
          </w:tcPr>
          <w:p w:rsidR="00A23DA0" w:rsidP="00832EA4" w:rsidRDefault="7365809D" w14:paraId="1117185F" w14:textId="77777777">
            <w:r w:rsidRPr="2689F980" w:rsidR="3D7076FE">
              <w:rPr>
                <w:lang w:val="en-US"/>
              </w:rPr>
              <w:t>Hệ thống kiểm tra quyền, dữ liệu bắt buộc và điều kiện nghiệp vụ.</w:t>
            </w:r>
          </w:p>
        </w:tc>
      </w:tr>
      <w:tr w:rsidRPr="0009634E" w:rsidR="00A23DA0" w:rsidTr="2689F980" w14:paraId="1A958094" w14:textId="77777777">
        <w:trPr>
          <w:jc w:val="center"/>
        </w:trPr>
        <w:tc>
          <w:tcPr>
            <w:tcW w:w="907" w:type="dxa"/>
            <w:tcMar/>
            <w:vAlign w:val="center"/>
          </w:tcPr>
          <w:p w:rsidR="00A23DA0" w:rsidP="00832EA4" w:rsidRDefault="7365809D" w14:paraId="51D117C8" w14:textId="77777777">
            <w:r w:rsidRPr="2689F980" w:rsidR="3D7076FE">
              <w:rPr>
                <w:lang w:val="en-US"/>
              </w:rPr>
              <w:t>Bước 5</w:t>
            </w:r>
          </w:p>
        </w:tc>
        <w:tc>
          <w:tcPr>
            <w:tcW w:w="12472" w:type="dxa"/>
            <w:tcMar/>
            <w:vAlign w:val="center"/>
          </w:tcPr>
          <w:p w:rsidR="00A23DA0" w:rsidP="00832EA4" w:rsidRDefault="7365809D" w14:paraId="5D8A380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4725B2B" w14:textId="77777777"/>
    <w:p w:rsidRPr="0009634E" w:rsidR="00A23DA0" w:rsidP="78B6F757" w:rsidRDefault="78CCAEB0" w14:paraId="622083AB" w14:textId="77777777">
      <w:pPr>
        <w:pStyle w:val="Heading3"/>
        <w:rPr>
          <w:sz w:val="24"/>
          <w:szCs w:val="24"/>
          <w:lang w:val="en-US"/>
        </w:rPr>
      </w:pPr>
      <w:bookmarkStart w:name="_Toc242783401" w:id="144"/>
      <w:r w:rsidRPr="78B6F757">
        <w:rPr>
          <w:lang w:val="en-US"/>
        </w:rPr>
        <w:t>4.2.23. Import dữ liệu vào form nhập liệu</w:t>
      </w:r>
      <w:bookmarkEnd w:id="144"/>
    </w:p>
    <w:p w:rsidRPr="0009634E" w:rsidR="00A23DA0" w:rsidP="00A23DA0" w:rsidRDefault="78CCAEB0" w14:paraId="14682B7D" w14:textId="77777777">
      <w:r w:rsidRPr="78B6F757">
        <w:rPr>
          <w:b/>
          <w:bCs/>
          <w:lang w:val="en-US"/>
        </w:rPr>
        <w:t xml:space="preserve">Mục đích: </w:t>
      </w:r>
      <w:r w:rsidRPr="78B6F757">
        <w:rPr>
          <w:lang w:val="en-US"/>
        </w:rPr>
        <w:t>Nạp hàng loạt số liệu/hệ số từ Excel vào đúng form Tổ/Ban.</w:t>
      </w:r>
    </w:p>
    <w:p w:rsidRPr="0009634E" w:rsidR="00A23DA0" w:rsidP="00A23DA0" w:rsidRDefault="78CCAEB0" w14:paraId="7B591141"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22F7E95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BBEA843" w14:textId="77777777">
      <w:r w:rsidRPr="78B6F757">
        <w:rPr>
          <w:b/>
          <w:bCs/>
          <w:lang w:val="en-US"/>
        </w:rPr>
        <w:t xml:space="preserve">Template: </w:t>
      </w:r>
      <w:r w:rsidRPr="78B6F757">
        <w:rPr>
          <w:lang w:val="en-US"/>
        </w:rPr>
        <w:t>Biểu mẫu dữ liệu phục vụ nghiệp vụ "Import dữ liệu vào form nhập liệu"; áp dụng template Excel hoặc form trực tuyến khi được cấu hình.</w:t>
      </w:r>
    </w:p>
    <w:p w:rsidRPr="0009634E" w:rsidR="00A23DA0" w:rsidP="00C46D16" w:rsidRDefault="78CCAEB0" w14:paraId="370B3F85" w14:textId="2971DBC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5909739" w14:textId="77777777">
      <w:r w:rsidRPr="78B6F757">
        <w:rPr>
          <w:b/>
          <w:bCs/>
          <w:lang w:val="en-US"/>
        </w:rPr>
        <w:t>Tính năng:</w:t>
      </w:r>
    </w:p>
    <w:p w:rsidRPr="0009634E" w:rsidR="00A23DA0" w:rsidP="00A23DA0" w:rsidRDefault="00A23DA0" w14:paraId="5706519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"Import dữ liệu vào form nhập liệu" theo phạm vi quyền được cấp trên </w:t>
      </w:r>
      <w:r>
        <w:rPr>
          <w:szCs w:val="24"/>
        </w:rPr>
        <w:t>Phần mềm</w:t>
      </w:r>
      <w:r w:rsidRPr="0009634E">
        <w:rPr>
          <w:szCs w:val="24"/>
        </w:rPr>
        <w:t xml:space="preserve"> ESG.</w:t>
      </w:r>
    </w:p>
    <w:p w:rsidRPr="0009634E" w:rsidR="00A23DA0" w:rsidP="00A23DA0" w:rsidRDefault="00A23DA0" w14:paraId="2875705E" w14:textId="77777777">
      <w:pPr>
        <w:pStyle w:val="ListBullet"/>
        <w:tabs>
          <w:tab w:val="num" w:pos="360"/>
        </w:tabs>
        <w:spacing w:after="40"/>
        <w:ind w:left="397" w:hanging="360"/>
        <w:rPr>
          <w:rFonts w:cs="Times New Roman"/>
          <w:szCs w:val="24"/>
        </w:rPr>
      </w:pPr>
      <w:r w:rsidRPr="0009634E">
        <w:rPr>
          <w:szCs w:val="24"/>
        </w:rPr>
        <w:t>Hệ thống hỗ trợ mục tiêu: Nạp hàng loạt số liệu/hệ số từ Excel vào đúng form Tổ/Ban.</w:t>
      </w:r>
    </w:p>
    <w:p w:rsidRPr="0009634E" w:rsidR="00A23DA0" w:rsidP="00A23DA0" w:rsidRDefault="00A23DA0" w14:paraId="3C647D72"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62D5A3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4EA43E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A3C9610" w14:textId="77777777">
      <w:r w:rsidRPr="78B6F757">
        <w:rPr>
          <w:b/>
          <w:bCs/>
          <w:lang w:val="en-US"/>
        </w:rPr>
        <w:t>Màn hình liên quan:</w:t>
      </w:r>
    </w:p>
    <w:p w:rsidRPr="0009634E" w:rsidR="00A23DA0" w:rsidP="00A23DA0" w:rsidRDefault="00A23DA0" w14:paraId="3155E225"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6D1625C" w14:textId="77777777">
      <w:pPr>
        <w:pStyle w:val="ListBullet"/>
        <w:tabs>
          <w:tab w:val="num" w:pos="360"/>
        </w:tabs>
        <w:spacing w:after="40"/>
        <w:ind w:left="397" w:hanging="360"/>
        <w:rPr>
          <w:rFonts w:cs="Times New Roman"/>
          <w:szCs w:val="24"/>
        </w:rPr>
      </w:pPr>
    </w:p>
    <w:p w:rsidR="00A23DA0" w:rsidP="00A23DA0" w:rsidRDefault="78CCAEB0" w14:paraId="69B730BF" w14:textId="77777777">
      <w:pPr>
        <w:jc w:val="center"/>
      </w:pPr>
      <w:r w:rsidRPr="78B6F757">
        <w:rPr>
          <w:lang w:val="en-US"/>
        </w:rPr>
        <w:t>Hình MH-004c. Workspace nhập liệu ESG - danh sách form được phân quyền</w:t>
      </w:r>
    </w:p>
    <w:p w:rsidR="00A23DA0" w:rsidP="00A23DA0" w:rsidRDefault="000630AB" w14:paraId="33D5FA9C" w14:textId="3455B55D">
      <w:pPr>
        <w:jc w:val="center"/>
      </w:pPr>
      <w:r w:rsidRPr="000630AB">
        <w:rPr>
          <w:noProof/>
        </w:rPr>
        <w:drawing>
          <wp:inline distT="0" distB="0" distL="0" distR="0" wp14:anchorId="571B8142" wp14:editId="3A7A1FD3">
            <wp:extent cx="5941695" cy="3306445"/>
            <wp:effectExtent l="0" t="0" r="1905" b="0"/>
            <wp:docPr id="21350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8528" name=""/>
                    <pic:cNvPicPr/>
                  </pic:nvPicPr>
                  <pic:blipFill>
                    <a:blip r:embed="rId57"/>
                    <a:stretch>
                      <a:fillRect/>
                    </a:stretch>
                  </pic:blipFill>
                  <pic:spPr>
                    <a:xfrm>
                      <a:off x="0" y="0"/>
                      <a:ext cx="5941695" cy="3306445"/>
                    </a:xfrm>
                    <a:prstGeom prst="rect">
                      <a:avLst/>
                    </a:prstGeom>
                  </pic:spPr>
                </pic:pic>
              </a:graphicData>
            </a:graphic>
          </wp:inline>
        </w:drawing>
      </w:r>
    </w:p>
    <w:p w:rsidR="00A23DA0" w:rsidP="00A23DA0" w:rsidRDefault="78CCAEB0" w14:paraId="32FC09BD" w14:textId="77777777">
      <w:pPr>
        <w:jc w:val="center"/>
      </w:pPr>
      <w:r w:rsidRPr="78B6F757">
        <w:rPr>
          <w:lang w:val="en-US"/>
        </w:rPr>
        <w:t>Hình MH-004d. Import Excel vào form nhập liệu - kiểm tra dữ liệu trước khi ghi nhận</w:t>
      </w:r>
    </w:p>
    <w:p w:rsidR="00A23DA0" w:rsidP="00A23DA0" w:rsidRDefault="00C46D16" w14:paraId="0A0E740D" w14:textId="20905DCF">
      <w:pPr>
        <w:jc w:val="center"/>
      </w:pPr>
      <w:r w:rsidRPr="00C46D16">
        <w:rPr>
          <w:noProof/>
        </w:rPr>
        <w:drawing>
          <wp:inline distT="0" distB="0" distL="0" distR="0" wp14:anchorId="5D6B98FA" wp14:editId="51EF5611">
            <wp:extent cx="5941695" cy="2395855"/>
            <wp:effectExtent l="0" t="0" r="1905" b="4445"/>
            <wp:docPr id="169426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7603" name=""/>
                    <pic:cNvPicPr/>
                  </pic:nvPicPr>
                  <pic:blipFill>
                    <a:blip r:embed="rId58"/>
                    <a:stretch>
                      <a:fillRect/>
                    </a:stretch>
                  </pic:blipFill>
                  <pic:spPr>
                    <a:xfrm>
                      <a:off x="0" y="0"/>
                      <a:ext cx="5941695" cy="2395855"/>
                    </a:xfrm>
                    <a:prstGeom prst="rect">
                      <a:avLst/>
                    </a:prstGeom>
                  </pic:spPr>
                </pic:pic>
              </a:graphicData>
            </a:graphic>
          </wp:inline>
        </w:drawing>
      </w:r>
    </w:p>
    <w:p w:rsidRPr="0009634E" w:rsidR="00A23DA0" w:rsidP="00A23DA0" w:rsidRDefault="78CCAEB0" w14:paraId="6786C8C6"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72612BE" w14:textId="77777777">
        <w:trPr>
          <w:jc w:val="center"/>
        </w:trPr>
        <w:tc>
          <w:tcPr>
            <w:tcW w:w="907" w:type="dxa"/>
            <w:shd w:val="clear" w:color="auto" w:fill="006B75"/>
            <w:tcMar/>
            <w:vAlign w:val="center"/>
          </w:tcPr>
          <w:p w:rsidR="00A23DA0" w:rsidP="00832EA4" w:rsidRDefault="7365809D" w14:paraId="38D13AA8" w14:textId="77777777">
            <w:r w:rsidRPr="2689F980" w:rsidR="3D7076FE">
              <w:rPr>
                <w:lang w:val="en-US"/>
              </w:rPr>
              <w:t>Bước</w:t>
            </w:r>
          </w:p>
        </w:tc>
        <w:tc>
          <w:tcPr>
            <w:tcW w:w="12472" w:type="dxa"/>
            <w:shd w:val="clear" w:color="auto" w:fill="006B75"/>
            <w:tcMar/>
            <w:vAlign w:val="center"/>
          </w:tcPr>
          <w:p w:rsidR="00A23DA0" w:rsidP="00832EA4" w:rsidRDefault="7365809D" w14:paraId="4DC419FE" w14:textId="77777777">
            <w:r w:rsidRPr="2689F980" w:rsidR="3D7076FE">
              <w:rPr>
                <w:lang w:val="en-US"/>
              </w:rPr>
              <w:t>Mô tả</w:t>
            </w:r>
          </w:p>
        </w:tc>
      </w:tr>
      <w:tr w:rsidRPr="0009634E" w:rsidR="00A23DA0" w:rsidTr="2689F980" w14:paraId="5A3AF44A" w14:textId="77777777">
        <w:trPr>
          <w:jc w:val="center"/>
        </w:trPr>
        <w:tc>
          <w:tcPr>
            <w:tcW w:w="907" w:type="dxa"/>
            <w:tcMar/>
            <w:vAlign w:val="center"/>
          </w:tcPr>
          <w:p w:rsidR="00A23DA0" w:rsidP="00832EA4" w:rsidRDefault="7365809D" w14:paraId="0AA9EB54" w14:textId="77777777">
            <w:r w:rsidRPr="2689F980" w:rsidR="3D7076FE">
              <w:rPr>
                <w:lang w:val="en-US"/>
              </w:rPr>
              <w:t>Bước 1</w:t>
            </w:r>
          </w:p>
        </w:tc>
        <w:tc>
          <w:tcPr>
            <w:tcW w:w="12472" w:type="dxa"/>
            <w:tcMar/>
            <w:vAlign w:val="center"/>
          </w:tcPr>
          <w:p w:rsidR="00A23DA0" w:rsidP="00832EA4" w:rsidRDefault="7365809D" w14:paraId="33B5A300" w14:textId="77777777">
            <w:r w:rsidRPr="2689F980" w:rsidR="3D7076FE">
              <w:rPr>
                <w:lang w:val="en-US"/>
              </w:rPr>
              <w:t>Người dùng mở màn hình Workspace nhập liệu ESG.</w:t>
            </w:r>
          </w:p>
        </w:tc>
      </w:tr>
      <w:tr w:rsidRPr="0009634E" w:rsidR="00A23DA0" w:rsidTr="2689F980" w14:paraId="4B1E2A8C" w14:textId="77777777">
        <w:trPr>
          <w:jc w:val="center"/>
        </w:trPr>
        <w:tc>
          <w:tcPr>
            <w:tcW w:w="907" w:type="dxa"/>
            <w:tcMar/>
            <w:vAlign w:val="center"/>
          </w:tcPr>
          <w:p w:rsidR="00A23DA0" w:rsidP="00832EA4" w:rsidRDefault="7365809D" w14:paraId="22BAAB0D" w14:textId="77777777">
            <w:r w:rsidRPr="2689F980" w:rsidR="3D7076FE">
              <w:rPr>
                <w:lang w:val="en-US"/>
              </w:rPr>
              <w:t>Bước 2</w:t>
            </w:r>
          </w:p>
        </w:tc>
        <w:tc>
          <w:tcPr>
            <w:tcW w:w="12472" w:type="dxa"/>
            <w:tcMar/>
            <w:vAlign w:val="center"/>
          </w:tcPr>
          <w:p w:rsidR="00A23DA0" w:rsidP="00832EA4" w:rsidRDefault="7365809D" w14:paraId="6E40E856" w14:textId="77777777">
            <w:r w:rsidRPr="2689F980" w:rsidR="3D7076FE">
              <w:rPr>
                <w:lang w:val="en-US"/>
              </w:rPr>
              <w:t>Người dùng chọn đúng form nhập liệu được phân quyền.</w:t>
            </w:r>
          </w:p>
        </w:tc>
      </w:tr>
      <w:tr w:rsidRPr="0009634E" w:rsidR="00A23DA0" w:rsidTr="2689F980" w14:paraId="4D5DCC49" w14:textId="77777777">
        <w:trPr>
          <w:jc w:val="center"/>
        </w:trPr>
        <w:tc>
          <w:tcPr>
            <w:tcW w:w="907" w:type="dxa"/>
            <w:tcMar/>
            <w:vAlign w:val="center"/>
          </w:tcPr>
          <w:p w:rsidR="00A23DA0" w:rsidP="00832EA4" w:rsidRDefault="7365809D" w14:paraId="5F5307B6" w14:textId="77777777">
            <w:r w:rsidRPr="2689F980" w:rsidR="3D7076FE">
              <w:rPr>
                <w:lang w:val="en-US"/>
              </w:rPr>
              <w:t>Bước 3</w:t>
            </w:r>
          </w:p>
        </w:tc>
        <w:tc>
          <w:tcPr>
            <w:tcW w:w="12472" w:type="dxa"/>
            <w:tcMar/>
            <w:vAlign w:val="center"/>
          </w:tcPr>
          <w:p w:rsidR="00A23DA0" w:rsidP="00832EA4" w:rsidRDefault="7365809D" w14:paraId="0F5BBC91" w14:textId="77777777">
            <w:r w:rsidRPr="2689F980" w:rsidR="3D7076FE">
              <w:rPr>
                <w:lang w:val="en-US"/>
              </w:rPr>
              <w:t>Người dùng chọn Import Excel và tải file dữ liệu theo template chuẩn.</w:t>
            </w:r>
          </w:p>
        </w:tc>
      </w:tr>
      <w:tr w:rsidRPr="0009634E" w:rsidR="00A23DA0" w:rsidTr="2689F980" w14:paraId="72B9276E" w14:textId="77777777">
        <w:trPr>
          <w:jc w:val="center"/>
        </w:trPr>
        <w:tc>
          <w:tcPr>
            <w:tcW w:w="907" w:type="dxa"/>
            <w:tcMar/>
            <w:vAlign w:val="center"/>
          </w:tcPr>
          <w:p w:rsidR="00A23DA0" w:rsidP="00832EA4" w:rsidRDefault="7365809D" w14:paraId="2272DC8C" w14:textId="77777777">
            <w:r w:rsidRPr="2689F980" w:rsidR="3D7076FE">
              <w:rPr>
                <w:lang w:val="en-US"/>
              </w:rPr>
              <w:t>Bước 4</w:t>
            </w:r>
          </w:p>
        </w:tc>
        <w:tc>
          <w:tcPr>
            <w:tcW w:w="12472" w:type="dxa"/>
            <w:tcMar/>
            <w:vAlign w:val="center"/>
          </w:tcPr>
          <w:p w:rsidR="00A23DA0" w:rsidP="00832EA4" w:rsidRDefault="7365809D" w14:paraId="2B839A09" w14:textId="77777777">
            <w:r w:rsidRPr="2689F980" w:rsidR="3D7076FE">
              <w:rPr>
                <w:lang w:val="en-US"/>
              </w:rPr>
              <w:t>Hệ thống kiểm tra dữ liệu bắt buộc, định dạng, kỳ báo cáo và phạm vi chỉ tiêu.</w:t>
            </w:r>
          </w:p>
        </w:tc>
      </w:tr>
      <w:tr w:rsidRPr="0009634E" w:rsidR="00A23DA0" w:rsidTr="2689F980" w14:paraId="051D6B4F" w14:textId="77777777">
        <w:trPr>
          <w:jc w:val="center"/>
        </w:trPr>
        <w:tc>
          <w:tcPr>
            <w:tcW w:w="907" w:type="dxa"/>
            <w:tcMar/>
            <w:vAlign w:val="center"/>
          </w:tcPr>
          <w:p w:rsidR="00A23DA0" w:rsidP="00832EA4" w:rsidRDefault="7365809D" w14:paraId="442A90D6" w14:textId="77777777">
            <w:r w:rsidRPr="2689F980" w:rsidR="3D7076FE">
              <w:rPr>
                <w:lang w:val="en-US"/>
              </w:rPr>
              <w:t>Bước 5</w:t>
            </w:r>
          </w:p>
        </w:tc>
        <w:tc>
          <w:tcPr>
            <w:tcW w:w="12472" w:type="dxa"/>
            <w:tcMar/>
            <w:vAlign w:val="center"/>
          </w:tcPr>
          <w:p w:rsidR="00A23DA0" w:rsidP="00832EA4" w:rsidRDefault="7365809D" w14:paraId="30032E8C" w14:textId="77777777">
            <w:r w:rsidRPr="2689F980" w:rsidR="3D7076FE">
              <w:rPr>
                <w:lang w:val="en-US"/>
              </w:rPr>
              <w:t>Người dùng xác nhận nhập dữ liệu; hệ thống cập nhật dữ liệu vào form và thông báo các dòng cần bổ sung nếu có.</w:t>
            </w:r>
          </w:p>
        </w:tc>
      </w:tr>
    </w:tbl>
    <w:p w:rsidRPr="0009634E" w:rsidR="00A23DA0" w:rsidP="00A23DA0" w:rsidRDefault="00A23DA0" w14:paraId="54AA5CE3" w14:textId="77777777"/>
    <w:p w:rsidRPr="0009634E" w:rsidR="00A23DA0" w:rsidP="78B6F757" w:rsidRDefault="78CCAEB0" w14:paraId="26BA4A3B" w14:textId="77777777">
      <w:pPr>
        <w:pStyle w:val="Heading3"/>
        <w:rPr>
          <w:sz w:val="24"/>
          <w:szCs w:val="24"/>
          <w:lang w:val="en-US"/>
        </w:rPr>
      </w:pPr>
      <w:bookmarkStart w:name="_Toc242783402" w:id="145"/>
      <w:r w:rsidRPr="78B6F757">
        <w:rPr>
          <w:lang w:val="en-US"/>
        </w:rPr>
        <w:t>4.2.24. Export dữ liệu từ form nhập liệu</w:t>
      </w:r>
      <w:bookmarkEnd w:id="145"/>
    </w:p>
    <w:p w:rsidRPr="0009634E" w:rsidR="00A23DA0" w:rsidP="00A23DA0" w:rsidRDefault="78CCAEB0" w14:paraId="53BE8423" w14:textId="77777777">
      <w:r w:rsidRPr="78B6F757">
        <w:rPr>
          <w:b/>
          <w:bCs/>
          <w:lang w:val="en-US"/>
        </w:rPr>
        <w:t xml:space="preserve">Mục đích: </w:t>
      </w:r>
      <w:r w:rsidRPr="78B6F757">
        <w:rPr>
          <w:lang w:val="en-US"/>
        </w:rPr>
        <w:t>Xuất số liệu, hệ số và kết quả chỉ tiêu để đối soát.</w:t>
      </w:r>
    </w:p>
    <w:p w:rsidRPr="0009634E" w:rsidR="00A23DA0" w:rsidP="00A23DA0" w:rsidRDefault="78CCAEB0" w14:paraId="4EE0103A"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04DB4EE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C6F8302" w14:textId="77777777">
      <w:r w:rsidRPr="78B6F757">
        <w:rPr>
          <w:b/>
          <w:bCs/>
          <w:lang w:val="en-US"/>
        </w:rPr>
        <w:t xml:space="preserve">Template: </w:t>
      </w:r>
      <w:r w:rsidRPr="78B6F757">
        <w:rPr>
          <w:lang w:val="en-US"/>
        </w:rPr>
        <w:t>Biểu mẫu dữ liệu phục vụ nghiệp vụ "Export dữ liệu từ form nhập liệu"; áp dụng template Excel hoặc form trực tuyến khi được cấu hình.</w:t>
      </w:r>
    </w:p>
    <w:p w:rsidRPr="0009634E" w:rsidR="00A23DA0" w:rsidP="00C46D16" w:rsidRDefault="78CCAEB0" w14:paraId="17D4E9C9" w14:textId="178D6756">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E198AC0" w14:textId="77777777">
      <w:r w:rsidRPr="78B6F757">
        <w:rPr>
          <w:b/>
          <w:bCs/>
          <w:lang w:val="en-US"/>
        </w:rPr>
        <w:t>Tính năng:</w:t>
      </w:r>
    </w:p>
    <w:p w:rsidRPr="0009634E" w:rsidR="00A23DA0" w:rsidP="00A23DA0" w:rsidRDefault="00A23DA0" w14:paraId="14ECD39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"Export dữ liệu từ form nhập liệu" theo phạm vi quyền được cấp trên </w:t>
      </w:r>
      <w:r>
        <w:rPr>
          <w:szCs w:val="24"/>
        </w:rPr>
        <w:t>Phần mềm</w:t>
      </w:r>
      <w:r w:rsidRPr="0009634E">
        <w:rPr>
          <w:szCs w:val="24"/>
        </w:rPr>
        <w:t xml:space="preserve"> ESG.</w:t>
      </w:r>
    </w:p>
    <w:p w:rsidRPr="0009634E" w:rsidR="00A23DA0" w:rsidP="00A23DA0" w:rsidRDefault="00A23DA0" w14:paraId="5C7D707D" w14:textId="77777777">
      <w:pPr>
        <w:pStyle w:val="ListBullet"/>
        <w:tabs>
          <w:tab w:val="num" w:pos="360"/>
        </w:tabs>
        <w:spacing w:after="40"/>
        <w:ind w:left="397" w:hanging="360"/>
        <w:rPr>
          <w:rFonts w:cs="Times New Roman"/>
          <w:szCs w:val="24"/>
        </w:rPr>
      </w:pPr>
      <w:r w:rsidRPr="0009634E">
        <w:rPr>
          <w:szCs w:val="24"/>
        </w:rPr>
        <w:t>Hệ thống hỗ trợ mục tiêu: Xuất số liệu, hệ số và kết quả chỉ tiêu để đối soát.</w:t>
      </w:r>
    </w:p>
    <w:p w:rsidRPr="0009634E" w:rsidR="00A23DA0" w:rsidP="00A23DA0" w:rsidRDefault="00A23DA0" w14:paraId="53514D31"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10B2C36"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4AC0488"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636CB6B" w14:textId="77777777">
      <w:r w:rsidRPr="78B6F757">
        <w:rPr>
          <w:b/>
          <w:bCs/>
          <w:lang w:val="en-US"/>
        </w:rPr>
        <w:t>Màn hình liên quan:</w:t>
      </w:r>
    </w:p>
    <w:p w:rsidRPr="0009634E" w:rsidR="00A23DA0" w:rsidP="00A23DA0" w:rsidRDefault="00A23DA0" w14:paraId="5F26A4EE"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68922F3A"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4B2AAC1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BC28F7A" w14:textId="77777777">
        <w:trPr>
          <w:jc w:val="center"/>
        </w:trPr>
        <w:tc>
          <w:tcPr>
            <w:tcW w:w="907" w:type="dxa"/>
            <w:shd w:val="clear" w:color="auto" w:fill="006B75"/>
            <w:tcMar/>
            <w:vAlign w:val="center"/>
          </w:tcPr>
          <w:p w:rsidR="00A23DA0" w:rsidP="00832EA4" w:rsidRDefault="7365809D" w14:paraId="3F180CE0" w14:textId="77777777">
            <w:r w:rsidRPr="2689F980" w:rsidR="3D7076FE">
              <w:rPr>
                <w:lang w:val="en-US"/>
              </w:rPr>
              <w:t>Bước</w:t>
            </w:r>
          </w:p>
        </w:tc>
        <w:tc>
          <w:tcPr>
            <w:tcW w:w="12472" w:type="dxa"/>
            <w:shd w:val="clear" w:color="auto" w:fill="006B75"/>
            <w:tcMar/>
            <w:vAlign w:val="center"/>
          </w:tcPr>
          <w:p w:rsidR="00A23DA0" w:rsidP="00832EA4" w:rsidRDefault="7365809D" w14:paraId="18B2BB27" w14:textId="77777777">
            <w:r w:rsidRPr="2689F980" w:rsidR="3D7076FE">
              <w:rPr>
                <w:lang w:val="en-US"/>
              </w:rPr>
              <w:t>Mô tả</w:t>
            </w:r>
          </w:p>
        </w:tc>
      </w:tr>
      <w:tr w:rsidRPr="0009634E" w:rsidR="00A23DA0" w:rsidTr="2689F980" w14:paraId="37A8A131" w14:textId="77777777">
        <w:trPr>
          <w:jc w:val="center"/>
        </w:trPr>
        <w:tc>
          <w:tcPr>
            <w:tcW w:w="907" w:type="dxa"/>
            <w:tcMar/>
            <w:vAlign w:val="center"/>
          </w:tcPr>
          <w:p w:rsidR="00A23DA0" w:rsidP="00832EA4" w:rsidRDefault="7365809D" w14:paraId="1206F9AA" w14:textId="77777777">
            <w:r w:rsidRPr="2689F980" w:rsidR="3D7076FE">
              <w:rPr>
                <w:lang w:val="en-US"/>
              </w:rPr>
              <w:t>Bước 1</w:t>
            </w:r>
          </w:p>
        </w:tc>
        <w:tc>
          <w:tcPr>
            <w:tcW w:w="12472" w:type="dxa"/>
            <w:tcMar/>
            <w:vAlign w:val="center"/>
          </w:tcPr>
          <w:p w:rsidR="00A23DA0" w:rsidP="00832EA4" w:rsidRDefault="7365809D" w14:paraId="30A4A708" w14:textId="77777777">
            <w:r w:rsidRPr="2689F980" w:rsidR="3D7076FE">
              <w:rPr>
                <w:lang w:val="en-US"/>
              </w:rPr>
              <w:t>Người dùng mở màn hình Workspace nhập liệu ESG.</w:t>
            </w:r>
          </w:p>
        </w:tc>
      </w:tr>
      <w:tr w:rsidRPr="0009634E" w:rsidR="00A23DA0" w:rsidTr="2689F980" w14:paraId="41B8BD4C" w14:textId="77777777">
        <w:trPr>
          <w:jc w:val="center"/>
        </w:trPr>
        <w:tc>
          <w:tcPr>
            <w:tcW w:w="907" w:type="dxa"/>
            <w:tcMar/>
            <w:vAlign w:val="center"/>
          </w:tcPr>
          <w:p w:rsidR="00A23DA0" w:rsidP="00832EA4" w:rsidRDefault="7365809D" w14:paraId="5B3CB2FC" w14:textId="77777777">
            <w:r w:rsidRPr="2689F980" w:rsidR="3D7076FE">
              <w:rPr>
                <w:lang w:val="en-US"/>
              </w:rPr>
              <w:t>Bước 2</w:t>
            </w:r>
          </w:p>
        </w:tc>
        <w:tc>
          <w:tcPr>
            <w:tcW w:w="12472" w:type="dxa"/>
            <w:tcMar/>
            <w:vAlign w:val="center"/>
          </w:tcPr>
          <w:p w:rsidR="00A23DA0" w:rsidP="00832EA4" w:rsidRDefault="7365809D" w14:paraId="42AB53C0" w14:textId="77777777">
            <w:r w:rsidRPr="2689F980" w:rsidR="3D7076FE">
              <w:rPr>
                <w:lang w:val="en-US"/>
              </w:rPr>
              <w:t>Người dùng chọn chức năng "Export dữ liệu từ form nhập liệu".</w:t>
            </w:r>
          </w:p>
        </w:tc>
      </w:tr>
      <w:tr w:rsidRPr="0009634E" w:rsidR="00A23DA0" w:rsidTr="2689F980" w14:paraId="236D3B69" w14:textId="77777777">
        <w:trPr>
          <w:jc w:val="center"/>
        </w:trPr>
        <w:tc>
          <w:tcPr>
            <w:tcW w:w="907" w:type="dxa"/>
            <w:tcMar/>
            <w:vAlign w:val="center"/>
          </w:tcPr>
          <w:p w:rsidR="00A23DA0" w:rsidP="00832EA4" w:rsidRDefault="7365809D" w14:paraId="6742F090" w14:textId="77777777">
            <w:r w:rsidRPr="2689F980" w:rsidR="3D7076FE">
              <w:rPr>
                <w:lang w:val="en-US"/>
              </w:rPr>
              <w:t>Bước 3</w:t>
            </w:r>
          </w:p>
        </w:tc>
        <w:tc>
          <w:tcPr>
            <w:tcW w:w="12472" w:type="dxa"/>
            <w:tcMar/>
            <w:vAlign w:val="center"/>
          </w:tcPr>
          <w:p w:rsidR="00A23DA0" w:rsidP="00832EA4" w:rsidRDefault="7365809D" w14:paraId="0E13A9FE" w14:textId="77777777">
            <w:r w:rsidRPr="2689F980" w:rsidR="3D7076FE">
              <w:rPr>
                <w:lang w:val="en-US"/>
              </w:rPr>
              <w:t>Hệ thống kiểm tra quyền thao tác và chuẩn bị dữ liệu/tệp đầu ra.</w:t>
            </w:r>
          </w:p>
        </w:tc>
      </w:tr>
      <w:tr w:rsidRPr="0009634E" w:rsidR="00A23DA0" w:rsidTr="2689F980" w14:paraId="1A9F09D7" w14:textId="77777777">
        <w:trPr>
          <w:jc w:val="center"/>
        </w:trPr>
        <w:tc>
          <w:tcPr>
            <w:tcW w:w="907" w:type="dxa"/>
            <w:tcMar/>
            <w:vAlign w:val="center"/>
          </w:tcPr>
          <w:p w:rsidR="00A23DA0" w:rsidP="00832EA4" w:rsidRDefault="7365809D" w14:paraId="308CDF39" w14:textId="77777777">
            <w:r w:rsidRPr="2689F980" w:rsidR="3D7076FE">
              <w:rPr>
                <w:lang w:val="en-US"/>
              </w:rPr>
              <w:t>Bước 4</w:t>
            </w:r>
          </w:p>
        </w:tc>
        <w:tc>
          <w:tcPr>
            <w:tcW w:w="12472" w:type="dxa"/>
            <w:tcMar/>
            <w:vAlign w:val="center"/>
          </w:tcPr>
          <w:p w:rsidR="00A23DA0" w:rsidP="00832EA4" w:rsidRDefault="7365809D" w14:paraId="275C4A67" w14:textId="77777777">
            <w:r w:rsidRPr="2689F980" w:rsidR="3D7076FE">
              <w:rPr>
                <w:lang w:val="en-US"/>
              </w:rPr>
              <w:t>Người dùng xác nhận định dạng hoặc nơi lưu nếu hệ thống yêu cầu.</w:t>
            </w:r>
          </w:p>
        </w:tc>
      </w:tr>
      <w:tr w:rsidRPr="0009634E" w:rsidR="00A23DA0" w:rsidTr="2689F980" w14:paraId="3586E975" w14:textId="77777777">
        <w:trPr>
          <w:jc w:val="center"/>
        </w:trPr>
        <w:tc>
          <w:tcPr>
            <w:tcW w:w="907" w:type="dxa"/>
            <w:tcMar/>
            <w:vAlign w:val="center"/>
          </w:tcPr>
          <w:p w:rsidR="00A23DA0" w:rsidP="00832EA4" w:rsidRDefault="7365809D" w14:paraId="62494E53" w14:textId="77777777">
            <w:r w:rsidRPr="2689F980" w:rsidR="3D7076FE">
              <w:rPr>
                <w:lang w:val="en-US"/>
              </w:rPr>
              <w:t>Bước 5</w:t>
            </w:r>
          </w:p>
        </w:tc>
        <w:tc>
          <w:tcPr>
            <w:tcW w:w="12472" w:type="dxa"/>
            <w:tcMar/>
            <w:vAlign w:val="center"/>
          </w:tcPr>
          <w:p w:rsidR="00A23DA0" w:rsidP="00832EA4" w:rsidRDefault="7365809D" w14:paraId="314EC276" w14:textId="77777777">
            <w:r w:rsidRPr="2689F980" w:rsidR="3D7076FE">
              <w:rPr>
                <w:lang w:val="en-US"/>
              </w:rPr>
              <w:t>Hệ thống thực hiện thao tác và hiển thị thông báo kết quả.</w:t>
            </w:r>
          </w:p>
        </w:tc>
      </w:tr>
    </w:tbl>
    <w:p w:rsidRPr="0009634E" w:rsidR="00A23DA0" w:rsidP="00A23DA0" w:rsidRDefault="00A23DA0" w14:paraId="13B6F703" w14:textId="77777777"/>
    <w:p w:rsidRPr="0009634E" w:rsidR="00A23DA0" w:rsidP="78B6F757" w:rsidRDefault="78CCAEB0" w14:paraId="6D2EE8D5" w14:textId="77777777">
      <w:pPr>
        <w:pStyle w:val="Heading3"/>
        <w:rPr>
          <w:sz w:val="24"/>
          <w:szCs w:val="24"/>
          <w:lang w:val="en-US"/>
        </w:rPr>
      </w:pPr>
      <w:bookmarkStart w:name="_Toc242783403" w:id="146"/>
      <w:r w:rsidRPr="78B6F757">
        <w:rPr>
          <w:lang w:val="en-US"/>
        </w:rPr>
        <w:t>4.2.25. Kiểm tra hợp lệ trước khi nộp</w:t>
      </w:r>
      <w:bookmarkEnd w:id="146"/>
    </w:p>
    <w:p w:rsidRPr="0009634E" w:rsidR="00A23DA0" w:rsidP="00A23DA0" w:rsidRDefault="78CCAEB0" w14:paraId="3BA71CCE" w14:textId="77777777">
      <w:r w:rsidRPr="78B6F757">
        <w:rPr>
          <w:b/>
          <w:bCs/>
          <w:lang w:val="en-US"/>
        </w:rPr>
        <w:t xml:space="preserve">Mục đích: </w:t>
      </w:r>
      <w:r w:rsidRPr="78B6F757">
        <w:rPr>
          <w:lang w:val="en-US"/>
        </w:rPr>
        <w:t>Phát hiện thiếu số liệu, sai hệ số hoặc lỗi logic trước khi gửi.</w:t>
      </w:r>
    </w:p>
    <w:p w:rsidRPr="0009634E" w:rsidR="00A23DA0" w:rsidP="00A23DA0" w:rsidRDefault="78CCAEB0" w14:paraId="1508D43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EC12EF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433D1C3" w14:textId="77777777">
      <w:r w:rsidRPr="78B6F757">
        <w:rPr>
          <w:b/>
          <w:bCs/>
          <w:lang w:val="en-US"/>
        </w:rPr>
        <w:t xml:space="preserve">Template: </w:t>
      </w:r>
      <w:r w:rsidRPr="78B6F757">
        <w:rPr>
          <w:lang w:val="en-US"/>
        </w:rPr>
        <w:t>Biểu mẫu dữ liệu phục vụ nghiệp vụ "Kiểm tra hợp lệ trước khi nộp"; áp dụng template Excel hoặc form trực tuyến khi được cấu hình.</w:t>
      </w:r>
    </w:p>
    <w:p w:rsidRPr="0009634E" w:rsidR="00A23DA0" w:rsidP="00C46D16" w:rsidRDefault="78CCAEB0" w14:paraId="527F85C2" w14:textId="5203D8B9">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13B35D4" w14:textId="77777777">
      <w:r w:rsidRPr="78B6F757">
        <w:rPr>
          <w:b/>
          <w:bCs/>
          <w:lang w:val="en-US"/>
        </w:rPr>
        <w:t>Tính năng:</w:t>
      </w:r>
    </w:p>
    <w:p w:rsidRPr="0009634E" w:rsidR="00A23DA0" w:rsidP="00A23DA0" w:rsidRDefault="00A23DA0" w14:paraId="578CAB0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"Kiểm tra hợp lệ trước khi nộp" theo phạm vi quyền được cấp trên </w:t>
      </w:r>
      <w:r>
        <w:rPr>
          <w:szCs w:val="24"/>
        </w:rPr>
        <w:t>Phần mềm</w:t>
      </w:r>
      <w:r w:rsidRPr="0009634E">
        <w:rPr>
          <w:szCs w:val="24"/>
        </w:rPr>
        <w:t xml:space="preserve"> ESG.</w:t>
      </w:r>
    </w:p>
    <w:p w:rsidRPr="0009634E" w:rsidR="00A23DA0" w:rsidP="00A23DA0" w:rsidRDefault="00A23DA0" w14:paraId="4A8A2168" w14:textId="77777777">
      <w:pPr>
        <w:pStyle w:val="ListBullet"/>
        <w:tabs>
          <w:tab w:val="num" w:pos="360"/>
        </w:tabs>
        <w:spacing w:after="40"/>
        <w:ind w:left="397" w:hanging="360"/>
        <w:rPr>
          <w:rFonts w:cs="Times New Roman"/>
          <w:szCs w:val="24"/>
        </w:rPr>
      </w:pPr>
      <w:r w:rsidRPr="0009634E">
        <w:rPr>
          <w:szCs w:val="24"/>
        </w:rPr>
        <w:t>Hệ thống hỗ trợ mục tiêu: Phát hiện thiếu số liệu, sai hệ số hoặc lỗi logic trước khi gửi.</w:t>
      </w:r>
    </w:p>
    <w:p w:rsidRPr="0009634E" w:rsidR="00A23DA0" w:rsidP="00A23DA0" w:rsidRDefault="00A23DA0" w14:paraId="30306D5F"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CE0A02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06C5B9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803B4BC" w14:textId="77777777">
      <w:r w:rsidRPr="78B6F757">
        <w:rPr>
          <w:b/>
          <w:bCs/>
          <w:lang w:val="en-US"/>
        </w:rPr>
        <w:t>Màn hình liên quan:</w:t>
      </w:r>
    </w:p>
    <w:p w:rsidRPr="0009634E" w:rsidR="00A23DA0" w:rsidP="00A23DA0" w:rsidRDefault="00A23DA0" w14:paraId="01395F33"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1105E545"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A39555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5254166" w14:textId="77777777">
        <w:trPr>
          <w:jc w:val="center"/>
        </w:trPr>
        <w:tc>
          <w:tcPr>
            <w:tcW w:w="907" w:type="dxa"/>
            <w:shd w:val="clear" w:color="auto" w:fill="006B75"/>
            <w:tcMar/>
            <w:vAlign w:val="center"/>
          </w:tcPr>
          <w:p w:rsidR="00A23DA0" w:rsidP="00832EA4" w:rsidRDefault="7365809D" w14:paraId="748AF42E" w14:textId="77777777">
            <w:r w:rsidRPr="2689F980" w:rsidR="3D7076FE">
              <w:rPr>
                <w:lang w:val="en-US"/>
              </w:rPr>
              <w:t>Bước</w:t>
            </w:r>
          </w:p>
        </w:tc>
        <w:tc>
          <w:tcPr>
            <w:tcW w:w="12472" w:type="dxa"/>
            <w:shd w:val="clear" w:color="auto" w:fill="006B75"/>
            <w:tcMar/>
            <w:vAlign w:val="center"/>
          </w:tcPr>
          <w:p w:rsidR="00A23DA0" w:rsidP="00832EA4" w:rsidRDefault="7365809D" w14:paraId="11C6728D" w14:textId="77777777">
            <w:r w:rsidRPr="2689F980" w:rsidR="3D7076FE">
              <w:rPr>
                <w:lang w:val="en-US"/>
              </w:rPr>
              <w:t>Mô tả</w:t>
            </w:r>
          </w:p>
        </w:tc>
      </w:tr>
      <w:tr w:rsidRPr="0009634E" w:rsidR="00A23DA0" w:rsidTr="2689F980" w14:paraId="11279466" w14:textId="77777777">
        <w:trPr>
          <w:jc w:val="center"/>
        </w:trPr>
        <w:tc>
          <w:tcPr>
            <w:tcW w:w="907" w:type="dxa"/>
            <w:tcMar/>
            <w:vAlign w:val="center"/>
          </w:tcPr>
          <w:p w:rsidR="00A23DA0" w:rsidP="00832EA4" w:rsidRDefault="7365809D" w14:paraId="014AA60C" w14:textId="77777777">
            <w:r w:rsidRPr="2689F980" w:rsidR="3D7076FE">
              <w:rPr>
                <w:lang w:val="en-US"/>
              </w:rPr>
              <w:t>Bước 1</w:t>
            </w:r>
          </w:p>
        </w:tc>
        <w:tc>
          <w:tcPr>
            <w:tcW w:w="12472" w:type="dxa"/>
            <w:tcMar/>
            <w:vAlign w:val="center"/>
          </w:tcPr>
          <w:p w:rsidR="00A23DA0" w:rsidP="00832EA4" w:rsidRDefault="7365809D" w14:paraId="27D0D27C" w14:textId="77777777">
            <w:r w:rsidRPr="2689F980" w:rsidR="3D7076FE">
              <w:rPr>
                <w:lang w:val="en-US"/>
              </w:rPr>
              <w:t>Người dùng mở màn hình Workspace nhập liệu ESG.</w:t>
            </w:r>
          </w:p>
        </w:tc>
      </w:tr>
      <w:tr w:rsidRPr="0009634E" w:rsidR="00A23DA0" w:rsidTr="2689F980" w14:paraId="148A1B78" w14:textId="77777777">
        <w:trPr>
          <w:jc w:val="center"/>
        </w:trPr>
        <w:tc>
          <w:tcPr>
            <w:tcW w:w="907" w:type="dxa"/>
            <w:tcMar/>
            <w:vAlign w:val="center"/>
          </w:tcPr>
          <w:p w:rsidR="00A23DA0" w:rsidP="00832EA4" w:rsidRDefault="7365809D" w14:paraId="3674D89F" w14:textId="77777777">
            <w:r w:rsidRPr="2689F980" w:rsidR="3D7076FE">
              <w:rPr>
                <w:lang w:val="en-US"/>
              </w:rPr>
              <w:t>Bước 2</w:t>
            </w:r>
          </w:p>
        </w:tc>
        <w:tc>
          <w:tcPr>
            <w:tcW w:w="12472" w:type="dxa"/>
            <w:tcMar/>
            <w:vAlign w:val="center"/>
          </w:tcPr>
          <w:p w:rsidR="00A23DA0" w:rsidP="00832EA4" w:rsidRDefault="7365809D" w14:paraId="3BA71980" w14:textId="77777777">
            <w:r w:rsidRPr="2689F980" w:rsidR="3D7076FE">
              <w:rPr>
                <w:lang w:val="en-US"/>
              </w:rPr>
              <w:t>Người dùng chọn chức năng "Kiểm tra hợp lệ trước khi nộp".</w:t>
            </w:r>
          </w:p>
        </w:tc>
      </w:tr>
      <w:tr w:rsidRPr="0009634E" w:rsidR="00A23DA0" w:rsidTr="2689F980" w14:paraId="140CF13C" w14:textId="77777777">
        <w:trPr>
          <w:jc w:val="center"/>
        </w:trPr>
        <w:tc>
          <w:tcPr>
            <w:tcW w:w="907" w:type="dxa"/>
            <w:tcMar/>
            <w:vAlign w:val="center"/>
          </w:tcPr>
          <w:p w:rsidR="00A23DA0" w:rsidP="00832EA4" w:rsidRDefault="7365809D" w14:paraId="114C8783" w14:textId="77777777">
            <w:r w:rsidRPr="2689F980" w:rsidR="3D7076FE">
              <w:rPr>
                <w:lang w:val="en-US"/>
              </w:rPr>
              <w:t>Bước 3</w:t>
            </w:r>
          </w:p>
        </w:tc>
        <w:tc>
          <w:tcPr>
            <w:tcW w:w="12472" w:type="dxa"/>
            <w:tcMar/>
            <w:vAlign w:val="center"/>
          </w:tcPr>
          <w:p w:rsidR="00A23DA0" w:rsidP="00832EA4" w:rsidRDefault="7365809D" w14:paraId="3FF779EB" w14:textId="77777777">
            <w:r w:rsidRPr="2689F980" w:rsidR="3D7076FE">
              <w:rPr>
                <w:lang w:val="en-US"/>
              </w:rPr>
              <w:t>Người dùng nhập nội dung yêu cầu, kỳ báo cáo, đơn vị nhận và hạn xử lý.</w:t>
            </w:r>
          </w:p>
        </w:tc>
      </w:tr>
      <w:tr w:rsidRPr="0009634E" w:rsidR="00A23DA0" w:rsidTr="2689F980" w14:paraId="7252D1E1" w14:textId="77777777">
        <w:trPr>
          <w:jc w:val="center"/>
        </w:trPr>
        <w:tc>
          <w:tcPr>
            <w:tcW w:w="907" w:type="dxa"/>
            <w:tcMar/>
            <w:vAlign w:val="center"/>
          </w:tcPr>
          <w:p w:rsidR="00A23DA0" w:rsidP="00832EA4" w:rsidRDefault="7365809D" w14:paraId="4F8F3B80" w14:textId="77777777">
            <w:r w:rsidRPr="2689F980" w:rsidR="3D7076FE">
              <w:rPr>
                <w:lang w:val="en-US"/>
              </w:rPr>
              <w:t>Bước 4</w:t>
            </w:r>
          </w:p>
        </w:tc>
        <w:tc>
          <w:tcPr>
            <w:tcW w:w="12472" w:type="dxa"/>
            <w:tcMar/>
            <w:vAlign w:val="center"/>
          </w:tcPr>
          <w:p w:rsidR="00A23DA0" w:rsidP="00832EA4" w:rsidRDefault="7365809D" w14:paraId="44EA79E3" w14:textId="77777777">
            <w:r w:rsidRPr="2689F980" w:rsidR="3D7076FE">
              <w:rPr>
                <w:lang w:val="en-US"/>
              </w:rPr>
              <w:t>Người dùng kiểm tra thông tin và bấm Gửi/Xác nhận.</w:t>
            </w:r>
          </w:p>
        </w:tc>
      </w:tr>
      <w:tr w:rsidRPr="0009634E" w:rsidR="00A23DA0" w:rsidTr="2689F980" w14:paraId="59833837" w14:textId="77777777">
        <w:trPr>
          <w:jc w:val="center"/>
        </w:trPr>
        <w:tc>
          <w:tcPr>
            <w:tcW w:w="907" w:type="dxa"/>
            <w:tcMar/>
            <w:vAlign w:val="center"/>
          </w:tcPr>
          <w:p w:rsidR="00A23DA0" w:rsidP="00832EA4" w:rsidRDefault="7365809D" w14:paraId="6E4A8B76" w14:textId="77777777">
            <w:r w:rsidRPr="2689F980" w:rsidR="3D7076FE">
              <w:rPr>
                <w:lang w:val="en-US"/>
              </w:rPr>
              <w:t>Bước 5</w:t>
            </w:r>
          </w:p>
        </w:tc>
        <w:tc>
          <w:tcPr>
            <w:tcW w:w="12472" w:type="dxa"/>
            <w:tcMar/>
            <w:vAlign w:val="center"/>
          </w:tcPr>
          <w:p w:rsidR="00A23DA0" w:rsidP="00832EA4" w:rsidRDefault="7365809D" w14:paraId="3CD52F45"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1A108121" w14:textId="77777777"/>
    <w:p w:rsidRPr="0009634E" w:rsidR="00A23DA0" w:rsidP="78B6F757" w:rsidRDefault="78CCAEB0" w14:paraId="06369F17" w14:textId="77777777">
      <w:pPr>
        <w:pStyle w:val="Heading3"/>
        <w:rPr>
          <w:sz w:val="24"/>
          <w:szCs w:val="24"/>
          <w:lang w:val="en-US"/>
        </w:rPr>
      </w:pPr>
      <w:bookmarkStart w:name="_Toc242783404" w:id="147"/>
      <w:r w:rsidRPr="78B6F757">
        <w:rPr>
          <w:lang w:val="en-US"/>
        </w:rPr>
        <w:t>4.2.26. Xem dashboard chỉ tiêu của Tổ/Ban</w:t>
      </w:r>
      <w:bookmarkEnd w:id="147"/>
    </w:p>
    <w:p w:rsidRPr="0009634E" w:rsidR="00A23DA0" w:rsidP="00A23DA0" w:rsidRDefault="78CCAEB0" w14:paraId="7881EF7F" w14:textId="77777777">
      <w:r w:rsidRPr="78B6F757">
        <w:rPr>
          <w:b/>
          <w:bCs/>
          <w:lang w:val="en-US"/>
        </w:rPr>
        <w:t xml:space="preserve">Mục đích: </w:t>
      </w:r>
      <w:r w:rsidRPr="78B6F757">
        <w:rPr>
          <w:lang w:val="en-US"/>
        </w:rPr>
        <w:t>Theo dõi số liệu, kết quả và xu hướng của các chỉ tiêu thuộc Tổ/Ban.</w:t>
      </w:r>
    </w:p>
    <w:p w:rsidRPr="0009634E" w:rsidR="00A23DA0" w:rsidP="00A23DA0" w:rsidRDefault="78CCAEB0" w14:paraId="2BCDD98B"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131F6D7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7B6F1AE" w14:textId="77777777">
      <w:r w:rsidRPr="78B6F757">
        <w:rPr>
          <w:b/>
          <w:bCs/>
          <w:lang w:val="en-US"/>
        </w:rPr>
        <w:t xml:space="preserve">Template: </w:t>
      </w:r>
      <w:r w:rsidRPr="78B6F757">
        <w:rPr>
          <w:lang w:val="en-US"/>
        </w:rPr>
        <w:t>Biểu mẫu dữ liệu phục vụ nghiệp vụ "Xem dashboard chỉ tiêu của Tổ/Ban"; áp dụng template Excel hoặc form trực tuyến khi được cấu hình.</w:t>
      </w:r>
    </w:p>
    <w:p w:rsidRPr="0009634E" w:rsidR="00A23DA0" w:rsidP="00C46D16" w:rsidRDefault="78CCAEB0" w14:paraId="593C8112" w14:textId="6270A41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1307A2B" w14:textId="77777777">
      <w:r w:rsidRPr="78B6F757">
        <w:rPr>
          <w:b/>
          <w:bCs/>
          <w:lang w:val="en-US"/>
        </w:rPr>
        <w:t>Tính năng:</w:t>
      </w:r>
    </w:p>
    <w:p w:rsidRPr="0009634E" w:rsidR="00A23DA0" w:rsidP="00A23DA0" w:rsidRDefault="00A23DA0" w14:paraId="3BCB715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chỉ tiêu của Tổ/Ban" theo phạm vi quyền được cấp trên </w:t>
      </w:r>
      <w:r>
        <w:rPr>
          <w:szCs w:val="24"/>
        </w:rPr>
        <w:t>Phần mềm</w:t>
      </w:r>
      <w:r w:rsidRPr="0009634E">
        <w:rPr>
          <w:szCs w:val="24"/>
        </w:rPr>
        <w:t xml:space="preserve"> ESG.</w:t>
      </w:r>
    </w:p>
    <w:p w:rsidRPr="0009634E" w:rsidR="00A23DA0" w:rsidP="00A23DA0" w:rsidRDefault="00A23DA0" w14:paraId="06C775B8" w14:textId="77777777">
      <w:pPr>
        <w:pStyle w:val="ListBullet"/>
        <w:tabs>
          <w:tab w:val="num" w:pos="360"/>
        </w:tabs>
        <w:spacing w:after="40"/>
        <w:ind w:left="397" w:hanging="360"/>
        <w:rPr>
          <w:rFonts w:cs="Times New Roman"/>
          <w:szCs w:val="24"/>
        </w:rPr>
      </w:pPr>
      <w:r w:rsidRPr="0009634E">
        <w:rPr>
          <w:szCs w:val="24"/>
        </w:rPr>
        <w:t>Hệ thống hỗ trợ mục tiêu: Theo dõi số liệu, kết quả và xu hướng của các chỉ tiêu thuộc Tổ/Ban.</w:t>
      </w:r>
    </w:p>
    <w:p w:rsidRPr="0009634E" w:rsidR="00A23DA0" w:rsidP="00A23DA0" w:rsidRDefault="00A23DA0" w14:paraId="2CFBB663"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F90C3B0"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FB01AF7"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2076261" w14:textId="77777777">
      <w:r w:rsidRPr="78B6F757">
        <w:rPr>
          <w:b/>
          <w:bCs/>
          <w:lang w:val="en-US"/>
        </w:rPr>
        <w:t>Màn hình liên quan:</w:t>
      </w:r>
    </w:p>
    <w:p w:rsidRPr="0009634E" w:rsidR="00A23DA0" w:rsidP="00A23DA0" w:rsidRDefault="00A23DA0" w14:paraId="1055E567"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A4E62CE"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3C315021"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5C2F5A15" w14:textId="77777777">
        <w:trPr>
          <w:jc w:val="center"/>
        </w:trPr>
        <w:tc>
          <w:tcPr>
            <w:tcW w:w="907" w:type="dxa"/>
            <w:shd w:val="clear" w:color="auto" w:fill="006B75"/>
            <w:tcMar/>
            <w:vAlign w:val="center"/>
          </w:tcPr>
          <w:p w:rsidR="00A23DA0" w:rsidP="00832EA4" w:rsidRDefault="7365809D" w14:paraId="4ADBCCEB" w14:textId="77777777">
            <w:r w:rsidRPr="2689F980" w:rsidR="3D7076FE">
              <w:rPr>
                <w:lang w:val="en-US"/>
              </w:rPr>
              <w:t>Bước</w:t>
            </w:r>
          </w:p>
        </w:tc>
        <w:tc>
          <w:tcPr>
            <w:tcW w:w="12472" w:type="dxa"/>
            <w:shd w:val="clear" w:color="auto" w:fill="006B75"/>
            <w:tcMar/>
            <w:vAlign w:val="center"/>
          </w:tcPr>
          <w:p w:rsidR="00A23DA0" w:rsidP="00832EA4" w:rsidRDefault="7365809D" w14:paraId="6D511F6C" w14:textId="77777777">
            <w:r w:rsidRPr="2689F980" w:rsidR="3D7076FE">
              <w:rPr>
                <w:lang w:val="en-US"/>
              </w:rPr>
              <w:t>Mô tả</w:t>
            </w:r>
          </w:p>
        </w:tc>
      </w:tr>
      <w:tr w:rsidRPr="0009634E" w:rsidR="00A23DA0" w:rsidTr="2689F980" w14:paraId="737CF9AB" w14:textId="77777777">
        <w:trPr>
          <w:jc w:val="center"/>
        </w:trPr>
        <w:tc>
          <w:tcPr>
            <w:tcW w:w="907" w:type="dxa"/>
            <w:tcMar/>
            <w:vAlign w:val="center"/>
          </w:tcPr>
          <w:p w:rsidR="00A23DA0" w:rsidP="00832EA4" w:rsidRDefault="7365809D" w14:paraId="1F9FCE8B" w14:textId="77777777">
            <w:r w:rsidRPr="2689F980" w:rsidR="3D7076FE">
              <w:rPr>
                <w:lang w:val="en-US"/>
              </w:rPr>
              <w:t>Bước 1</w:t>
            </w:r>
          </w:p>
        </w:tc>
        <w:tc>
          <w:tcPr>
            <w:tcW w:w="12472" w:type="dxa"/>
            <w:tcMar/>
            <w:vAlign w:val="center"/>
          </w:tcPr>
          <w:p w:rsidR="00A23DA0" w:rsidP="00832EA4" w:rsidRDefault="7365809D" w14:paraId="50C36816" w14:textId="77777777">
            <w:r w:rsidRPr="2689F980" w:rsidR="3D7076FE">
              <w:rPr>
                <w:lang w:val="en-US"/>
              </w:rPr>
              <w:t>Người dùng mở màn hình Workspace nhập liệu ESG.</w:t>
            </w:r>
          </w:p>
        </w:tc>
      </w:tr>
      <w:tr w:rsidRPr="0009634E" w:rsidR="00A23DA0" w:rsidTr="2689F980" w14:paraId="3D14C8CC" w14:textId="77777777">
        <w:trPr>
          <w:jc w:val="center"/>
        </w:trPr>
        <w:tc>
          <w:tcPr>
            <w:tcW w:w="907" w:type="dxa"/>
            <w:tcMar/>
            <w:vAlign w:val="center"/>
          </w:tcPr>
          <w:p w:rsidR="00A23DA0" w:rsidP="00832EA4" w:rsidRDefault="7365809D" w14:paraId="1C83019F" w14:textId="77777777">
            <w:r w:rsidRPr="2689F980" w:rsidR="3D7076FE">
              <w:rPr>
                <w:lang w:val="en-US"/>
              </w:rPr>
              <w:t>Bước 2</w:t>
            </w:r>
          </w:p>
        </w:tc>
        <w:tc>
          <w:tcPr>
            <w:tcW w:w="12472" w:type="dxa"/>
            <w:tcMar/>
            <w:vAlign w:val="center"/>
          </w:tcPr>
          <w:p w:rsidR="00A23DA0" w:rsidP="00832EA4" w:rsidRDefault="7365809D" w14:paraId="68E1E4D6" w14:textId="77777777">
            <w:r w:rsidRPr="2689F980" w:rsidR="3D7076FE">
              <w:rPr>
                <w:lang w:val="en-US"/>
              </w:rPr>
              <w:t>Người dùng chọn bản ghi, tab, chỉ tiêu hoặc thông báo cần xem.</w:t>
            </w:r>
          </w:p>
        </w:tc>
      </w:tr>
      <w:tr w:rsidRPr="0009634E" w:rsidR="00A23DA0" w:rsidTr="2689F980" w14:paraId="36BAEA74" w14:textId="77777777">
        <w:trPr>
          <w:jc w:val="center"/>
        </w:trPr>
        <w:tc>
          <w:tcPr>
            <w:tcW w:w="907" w:type="dxa"/>
            <w:tcMar/>
            <w:vAlign w:val="center"/>
          </w:tcPr>
          <w:p w:rsidR="00A23DA0" w:rsidP="00832EA4" w:rsidRDefault="7365809D" w14:paraId="616818E4" w14:textId="77777777">
            <w:r w:rsidRPr="2689F980" w:rsidR="3D7076FE">
              <w:rPr>
                <w:lang w:val="en-US"/>
              </w:rPr>
              <w:t>Bước 3</w:t>
            </w:r>
          </w:p>
        </w:tc>
        <w:tc>
          <w:tcPr>
            <w:tcW w:w="12472" w:type="dxa"/>
            <w:tcMar/>
            <w:vAlign w:val="center"/>
          </w:tcPr>
          <w:p w:rsidR="00A23DA0" w:rsidP="00832EA4" w:rsidRDefault="7365809D" w14:paraId="718FDA69" w14:textId="77777777">
            <w:r w:rsidRPr="2689F980" w:rsidR="3D7076FE">
              <w:rPr>
                <w:lang w:val="en-US"/>
              </w:rPr>
              <w:t>Hệ thống mở màn hình chi tiết/popup tương ứng và tải dữ liệu theo phạm vi quyền.</w:t>
            </w:r>
          </w:p>
        </w:tc>
      </w:tr>
      <w:tr w:rsidRPr="0009634E" w:rsidR="00A23DA0" w:rsidTr="2689F980" w14:paraId="542A8AAF" w14:textId="77777777">
        <w:trPr>
          <w:jc w:val="center"/>
        </w:trPr>
        <w:tc>
          <w:tcPr>
            <w:tcW w:w="907" w:type="dxa"/>
            <w:tcMar/>
            <w:vAlign w:val="center"/>
          </w:tcPr>
          <w:p w:rsidR="00A23DA0" w:rsidP="00832EA4" w:rsidRDefault="7365809D" w14:paraId="3BC124CE" w14:textId="77777777">
            <w:r w:rsidRPr="2689F980" w:rsidR="3D7076FE">
              <w:rPr>
                <w:lang w:val="en-US"/>
              </w:rPr>
              <w:t>Bước 4</w:t>
            </w:r>
          </w:p>
        </w:tc>
        <w:tc>
          <w:tcPr>
            <w:tcW w:w="12472" w:type="dxa"/>
            <w:tcMar/>
            <w:vAlign w:val="center"/>
          </w:tcPr>
          <w:p w:rsidR="00A23DA0" w:rsidP="00832EA4" w:rsidRDefault="7365809D" w14:paraId="7BADC34E" w14:textId="77777777">
            <w:r w:rsidRPr="2689F980" w:rsidR="3D7076FE">
              <w:rPr>
                <w:lang w:val="en-US"/>
              </w:rPr>
              <w:t>Người dùng rà soát thông tin, file đính kèm, biểu đồ hoặc lịch sử xử lý.</w:t>
            </w:r>
          </w:p>
        </w:tc>
      </w:tr>
      <w:tr w:rsidRPr="0009634E" w:rsidR="00A23DA0" w:rsidTr="2689F980" w14:paraId="5C6F43B3" w14:textId="77777777">
        <w:trPr>
          <w:jc w:val="center"/>
        </w:trPr>
        <w:tc>
          <w:tcPr>
            <w:tcW w:w="907" w:type="dxa"/>
            <w:tcMar/>
            <w:vAlign w:val="center"/>
          </w:tcPr>
          <w:p w:rsidR="00A23DA0" w:rsidP="00832EA4" w:rsidRDefault="7365809D" w14:paraId="7F174572" w14:textId="77777777">
            <w:r w:rsidRPr="2689F980" w:rsidR="3D7076FE">
              <w:rPr>
                <w:lang w:val="en-US"/>
              </w:rPr>
              <w:t>Bước 5</w:t>
            </w:r>
          </w:p>
        </w:tc>
        <w:tc>
          <w:tcPr>
            <w:tcW w:w="12472" w:type="dxa"/>
            <w:tcMar/>
            <w:vAlign w:val="center"/>
          </w:tcPr>
          <w:p w:rsidR="00A23DA0" w:rsidP="00832EA4" w:rsidRDefault="7365809D" w14:paraId="3AD01981" w14:textId="77777777">
            <w:r w:rsidRPr="2689F980" w:rsidR="3D7076FE">
              <w:rPr>
                <w:lang w:val="en-US"/>
              </w:rPr>
              <w:t>Người dùng đóng chi tiết hoặc quay lại danh sách để tiếp tục thao tác.</w:t>
            </w:r>
          </w:p>
        </w:tc>
      </w:tr>
    </w:tbl>
    <w:p w:rsidRPr="0009634E" w:rsidR="00A23DA0" w:rsidP="00A23DA0" w:rsidRDefault="00A23DA0" w14:paraId="54CCAF6B" w14:textId="77777777"/>
    <w:p w:rsidRPr="0009634E" w:rsidR="00A23DA0" w:rsidP="00A23DA0" w:rsidRDefault="00A23DA0" w14:paraId="4CA2D401" w14:textId="77777777"/>
    <w:p w:rsidRPr="0009634E" w:rsidR="00A23DA0" w:rsidP="78B6F757" w:rsidRDefault="78CCAEB0" w14:paraId="1DAC16C9" w14:textId="15F16894">
      <w:pPr>
        <w:pStyle w:val="Heading3"/>
        <w:rPr>
          <w:sz w:val="24"/>
          <w:szCs w:val="24"/>
          <w:lang w:val="en-US"/>
        </w:rPr>
      </w:pPr>
      <w:bookmarkStart w:name="_Toc242783405" w:id="148"/>
      <w:r w:rsidRPr="78B6F757">
        <w:rPr>
          <w:lang w:val="en-US"/>
        </w:rPr>
        <w:t>4.2.27. Theo dõi lịch sử yêu cầu và phản hồi</w:t>
      </w:r>
      <w:bookmarkEnd w:id="148"/>
    </w:p>
    <w:p w:rsidRPr="0009634E" w:rsidR="00A23DA0" w:rsidP="00A23DA0" w:rsidRDefault="78CCAEB0" w14:paraId="6DF2F07D" w14:textId="77777777">
      <w:r w:rsidRPr="78B6F757">
        <w:rPr>
          <w:b/>
          <w:bCs/>
          <w:lang w:val="en-US"/>
        </w:rPr>
        <w:t xml:space="preserve">Mục đích: </w:t>
      </w:r>
      <w:r w:rsidRPr="78B6F757">
        <w:rPr>
          <w:lang w:val="en-US"/>
        </w:rPr>
        <w:t>Tra cứu toàn bộ trao đổi, trạng thái và thời điểm xử lý.</w:t>
      </w:r>
    </w:p>
    <w:p w:rsidRPr="0009634E" w:rsidR="00A23DA0" w:rsidP="00A23DA0" w:rsidRDefault="78CCAEB0" w14:paraId="1C00D297"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669BA2F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BC82C87" w14:textId="77777777">
      <w:r w:rsidRPr="78B6F757">
        <w:rPr>
          <w:b/>
          <w:bCs/>
          <w:lang w:val="en-US"/>
        </w:rPr>
        <w:t xml:space="preserve">Template: </w:t>
      </w:r>
      <w:r w:rsidRPr="78B6F757">
        <w:rPr>
          <w:lang w:val="en-US"/>
        </w:rPr>
        <w:t>Biểu mẫu dữ liệu phục vụ nghiệp vụ "Theo dõi lịch sử yêu cầu và phản hồi"; áp dụng template Excel hoặc form trực tuyến khi được cấu hình.</w:t>
      </w:r>
    </w:p>
    <w:p w:rsidRPr="0009634E" w:rsidR="00A23DA0" w:rsidP="00C46D16" w:rsidRDefault="78CCAEB0" w14:paraId="337427E8" w14:textId="7357DF3D">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A2BCDD8" w14:textId="77777777">
      <w:r w:rsidRPr="78B6F757">
        <w:rPr>
          <w:b/>
          <w:bCs/>
          <w:lang w:val="en-US"/>
        </w:rPr>
        <w:t>Tính năng:</w:t>
      </w:r>
    </w:p>
    <w:p w:rsidRPr="0009634E" w:rsidR="00A23DA0" w:rsidP="00A23DA0" w:rsidRDefault="00A23DA0" w14:paraId="4D8493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lịch sử yêu cầu và phản hồi" theo phạm vi quyền được cấp trên </w:t>
      </w:r>
      <w:r>
        <w:rPr>
          <w:szCs w:val="24"/>
        </w:rPr>
        <w:t>Phần mềm</w:t>
      </w:r>
      <w:r w:rsidRPr="0009634E">
        <w:rPr>
          <w:szCs w:val="24"/>
        </w:rPr>
        <w:t xml:space="preserve"> ESG.</w:t>
      </w:r>
    </w:p>
    <w:p w:rsidRPr="0009634E" w:rsidR="00A23DA0" w:rsidP="00A23DA0" w:rsidRDefault="00A23DA0" w14:paraId="72266853" w14:textId="77777777">
      <w:pPr>
        <w:pStyle w:val="ListBullet"/>
        <w:tabs>
          <w:tab w:val="num" w:pos="360"/>
        </w:tabs>
        <w:spacing w:after="40"/>
        <w:ind w:left="397" w:hanging="360"/>
        <w:rPr>
          <w:rFonts w:cs="Times New Roman"/>
          <w:szCs w:val="24"/>
        </w:rPr>
      </w:pPr>
      <w:r w:rsidRPr="0009634E">
        <w:rPr>
          <w:szCs w:val="24"/>
        </w:rPr>
        <w:t>Hệ thống hỗ trợ mục tiêu: Tra cứu toàn bộ trao đổi, trạng thái và thời điểm xử lý.</w:t>
      </w:r>
    </w:p>
    <w:p w:rsidRPr="0009634E" w:rsidR="00A23DA0" w:rsidP="00A23DA0" w:rsidRDefault="00A23DA0" w14:paraId="467D1DFB"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8F3FA5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2D741A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6FF8FE5" w14:textId="77777777">
      <w:r w:rsidRPr="78B6F757">
        <w:rPr>
          <w:b/>
          <w:bCs/>
          <w:lang w:val="en-US"/>
        </w:rPr>
        <w:t>Màn hình liên quan:</w:t>
      </w:r>
    </w:p>
    <w:p w:rsidRPr="0009634E" w:rsidR="00A23DA0" w:rsidP="00A23DA0" w:rsidRDefault="00A23DA0" w14:paraId="35401C4F"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78ACD8D"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2FC85AC"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C927359" w14:textId="77777777">
        <w:trPr>
          <w:jc w:val="center"/>
        </w:trPr>
        <w:tc>
          <w:tcPr>
            <w:tcW w:w="907" w:type="dxa"/>
            <w:shd w:val="clear" w:color="auto" w:fill="006B75"/>
            <w:tcMar/>
            <w:vAlign w:val="center"/>
          </w:tcPr>
          <w:p w:rsidR="00A23DA0" w:rsidP="00832EA4" w:rsidRDefault="7365809D" w14:paraId="4CA0DD3E" w14:textId="77777777">
            <w:r w:rsidRPr="2689F980" w:rsidR="3D7076FE">
              <w:rPr>
                <w:lang w:val="en-US"/>
              </w:rPr>
              <w:t>Bước</w:t>
            </w:r>
          </w:p>
        </w:tc>
        <w:tc>
          <w:tcPr>
            <w:tcW w:w="12472" w:type="dxa"/>
            <w:shd w:val="clear" w:color="auto" w:fill="006B75"/>
            <w:tcMar/>
            <w:vAlign w:val="center"/>
          </w:tcPr>
          <w:p w:rsidR="00A23DA0" w:rsidP="00832EA4" w:rsidRDefault="7365809D" w14:paraId="5254717C" w14:textId="77777777">
            <w:r w:rsidRPr="2689F980" w:rsidR="3D7076FE">
              <w:rPr>
                <w:lang w:val="en-US"/>
              </w:rPr>
              <w:t>Mô tả</w:t>
            </w:r>
          </w:p>
        </w:tc>
      </w:tr>
      <w:tr w:rsidRPr="0009634E" w:rsidR="00A23DA0" w:rsidTr="2689F980" w14:paraId="4DF047EB" w14:textId="77777777">
        <w:trPr>
          <w:jc w:val="center"/>
        </w:trPr>
        <w:tc>
          <w:tcPr>
            <w:tcW w:w="907" w:type="dxa"/>
            <w:tcMar/>
            <w:vAlign w:val="center"/>
          </w:tcPr>
          <w:p w:rsidR="00A23DA0" w:rsidP="00832EA4" w:rsidRDefault="7365809D" w14:paraId="695FD3E1" w14:textId="77777777">
            <w:r w:rsidRPr="2689F980" w:rsidR="3D7076FE">
              <w:rPr>
                <w:lang w:val="en-US"/>
              </w:rPr>
              <w:t>Bước 1</w:t>
            </w:r>
          </w:p>
        </w:tc>
        <w:tc>
          <w:tcPr>
            <w:tcW w:w="12472" w:type="dxa"/>
            <w:tcMar/>
            <w:vAlign w:val="center"/>
          </w:tcPr>
          <w:p w:rsidR="00A23DA0" w:rsidP="00832EA4" w:rsidRDefault="7365809D" w14:paraId="1C504192" w14:textId="77777777">
            <w:r w:rsidRPr="2689F980" w:rsidR="3D7076FE">
              <w:rPr>
                <w:lang w:val="en-US"/>
              </w:rPr>
              <w:t>Người dùng mở màn hình Workspace nhập liệu ESG.</w:t>
            </w:r>
          </w:p>
        </w:tc>
      </w:tr>
      <w:tr w:rsidRPr="0009634E" w:rsidR="00A23DA0" w:rsidTr="2689F980" w14:paraId="5C7AFFCE" w14:textId="77777777">
        <w:trPr>
          <w:jc w:val="center"/>
        </w:trPr>
        <w:tc>
          <w:tcPr>
            <w:tcW w:w="907" w:type="dxa"/>
            <w:tcMar/>
            <w:vAlign w:val="center"/>
          </w:tcPr>
          <w:p w:rsidR="00A23DA0" w:rsidP="00832EA4" w:rsidRDefault="7365809D" w14:paraId="1603DFF6" w14:textId="77777777">
            <w:r w:rsidRPr="2689F980" w:rsidR="3D7076FE">
              <w:rPr>
                <w:lang w:val="en-US"/>
              </w:rPr>
              <w:t>Bước 2</w:t>
            </w:r>
          </w:p>
        </w:tc>
        <w:tc>
          <w:tcPr>
            <w:tcW w:w="12472" w:type="dxa"/>
            <w:tcMar/>
            <w:vAlign w:val="center"/>
          </w:tcPr>
          <w:p w:rsidR="00A23DA0" w:rsidP="00832EA4" w:rsidRDefault="7365809D" w14:paraId="2DB38ED3" w14:textId="77777777">
            <w:r w:rsidRPr="2689F980" w:rsidR="3D7076FE">
              <w:rPr>
                <w:lang w:val="en-US"/>
              </w:rPr>
              <w:t>Người dùng chọn chức năng "Theo dõi lịch sử yêu cầu và phản hồi" theo phạm vi quyền được cấp.</w:t>
            </w:r>
          </w:p>
        </w:tc>
      </w:tr>
      <w:tr w:rsidRPr="0009634E" w:rsidR="00A23DA0" w:rsidTr="2689F980" w14:paraId="1B538C65" w14:textId="77777777">
        <w:trPr>
          <w:jc w:val="center"/>
        </w:trPr>
        <w:tc>
          <w:tcPr>
            <w:tcW w:w="907" w:type="dxa"/>
            <w:tcMar/>
            <w:vAlign w:val="center"/>
          </w:tcPr>
          <w:p w:rsidR="00A23DA0" w:rsidP="00832EA4" w:rsidRDefault="7365809D" w14:paraId="75B462CA" w14:textId="77777777">
            <w:r w:rsidRPr="2689F980" w:rsidR="3D7076FE">
              <w:rPr>
                <w:lang w:val="en-US"/>
              </w:rPr>
              <w:t>Bước 3</w:t>
            </w:r>
          </w:p>
        </w:tc>
        <w:tc>
          <w:tcPr>
            <w:tcW w:w="12472" w:type="dxa"/>
            <w:tcMar/>
            <w:vAlign w:val="center"/>
          </w:tcPr>
          <w:p w:rsidR="00A23DA0" w:rsidP="00832EA4" w:rsidRDefault="7365809D" w14:paraId="243EE13C" w14:textId="77777777">
            <w:r w:rsidRPr="2689F980" w:rsidR="3D7076FE">
              <w:rPr>
                <w:lang w:val="en-US"/>
              </w:rPr>
              <w:t>Người dùng nhập hoặc chọn dữ liệu cần xử lý theo biểu mẫu trên màn hình.</w:t>
            </w:r>
          </w:p>
        </w:tc>
      </w:tr>
      <w:tr w:rsidRPr="0009634E" w:rsidR="00A23DA0" w:rsidTr="2689F980" w14:paraId="667D048D" w14:textId="77777777">
        <w:trPr>
          <w:jc w:val="center"/>
        </w:trPr>
        <w:tc>
          <w:tcPr>
            <w:tcW w:w="907" w:type="dxa"/>
            <w:tcMar/>
            <w:vAlign w:val="center"/>
          </w:tcPr>
          <w:p w:rsidR="00A23DA0" w:rsidP="00832EA4" w:rsidRDefault="7365809D" w14:paraId="6F3DD11C" w14:textId="77777777">
            <w:r w:rsidRPr="2689F980" w:rsidR="3D7076FE">
              <w:rPr>
                <w:lang w:val="en-US"/>
              </w:rPr>
              <w:t>Bước 4</w:t>
            </w:r>
          </w:p>
        </w:tc>
        <w:tc>
          <w:tcPr>
            <w:tcW w:w="12472" w:type="dxa"/>
            <w:tcMar/>
            <w:vAlign w:val="center"/>
          </w:tcPr>
          <w:p w:rsidR="00A23DA0" w:rsidP="00832EA4" w:rsidRDefault="7365809D" w14:paraId="318C17E2" w14:textId="77777777">
            <w:r w:rsidRPr="2689F980" w:rsidR="3D7076FE">
              <w:rPr>
                <w:lang w:val="en-US"/>
              </w:rPr>
              <w:t>Hệ thống kiểm tra quyền, dữ liệu bắt buộc và điều kiện nghiệp vụ.</w:t>
            </w:r>
          </w:p>
        </w:tc>
      </w:tr>
      <w:tr w:rsidRPr="0009634E" w:rsidR="00A23DA0" w:rsidTr="2689F980" w14:paraId="7CD1BB5F" w14:textId="77777777">
        <w:trPr>
          <w:jc w:val="center"/>
        </w:trPr>
        <w:tc>
          <w:tcPr>
            <w:tcW w:w="907" w:type="dxa"/>
            <w:tcMar/>
            <w:vAlign w:val="center"/>
          </w:tcPr>
          <w:p w:rsidR="00A23DA0" w:rsidP="00832EA4" w:rsidRDefault="7365809D" w14:paraId="6524920D" w14:textId="77777777">
            <w:r w:rsidRPr="2689F980" w:rsidR="3D7076FE">
              <w:rPr>
                <w:lang w:val="en-US"/>
              </w:rPr>
              <w:t>Bước 5</w:t>
            </w:r>
          </w:p>
        </w:tc>
        <w:tc>
          <w:tcPr>
            <w:tcW w:w="12472" w:type="dxa"/>
            <w:tcMar/>
            <w:vAlign w:val="center"/>
          </w:tcPr>
          <w:p w:rsidR="00A23DA0" w:rsidP="00832EA4" w:rsidRDefault="7365809D" w14:paraId="4703EE1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50E359C" w14:textId="77777777"/>
    <w:p w:rsidRPr="0009634E" w:rsidR="00A23DA0" w:rsidP="78B6F757" w:rsidRDefault="78CCAEB0" w14:paraId="5D2B4C28" w14:textId="2D97411D">
      <w:pPr>
        <w:pStyle w:val="Heading3"/>
        <w:rPr>
          <w:sz w:val="24"/>
          <w:szCs w:val="24"/>
          <w:lang w:val="en-US"/>
        </w:rPr>
      </w:pPr>
      <w:bookmarkStart w:name="_Toc242783406" w:id="149"/>
      <w:r w:rsidRPr="78B6F757">
        <w:rPr>
          <w:lang w:val="en-US"/>
        </w:rPr>
        <w:t>4.2.28. Tính năng tạo yêu cầu nộp báo cáo/số liệu</w:t>
      </w:r>
      <w:bookmarkEnd w:id="149"/>
    </w:p>
    <w:p w:rsidRPr="0009634E" w:rsidR="00A23DA0" w:rsidP="00A23DA0" w:rsidRDefault="78CCAEB0" w14:paraId="611573FE" w14:textId="77777777">
      <w:r w:rsidRPr="78B6F757">
        <w:rPr>
          <w:b/>
          <w:bCs/>
          <w:lang w:val="en-US"/>
        </w:rPr>
        <w:t xml:space="preserve">Mục đích: </w:t>
      </w:r>
      <w:r w:rsidRPr="78B6F757">
        <w:rPr>
          <w:lang w:val="en-US"/>
        </w:rPr>
        <w:t>Khởi tạo yêu cầu nhập và nộp báo cáo cho các Tổ/Ban.</w:t>
      </w:r>
    </w:p>
    <w:p w:rsidRPr="0009634E" w:rsidR="00A23DA0" w:rsidP="00A23DA0" w:rsidRDefault="78CCAEB0" w14:paraId="0F0FD2D5" w14:textId="77777777">
      <w:r w:rsidRPr="78B6F757">
        <w:rPr>
          <w:b/>
          <w:bCs/>
          <w:lang w:val="en-US"/>
        </w:rPr>
        <w:t xml:space="preserve">Đối tượng sử dụng: </w:t>
      </w:r>
      <w:r w:rsidRPr="78B6F757">
        <w:rPr>
          <w:lang w:val="en-US"/>
        </w:rPr>
        <w:t>Ban quản lý/Ban Truyền thông/KHPT</w:t>
      </w:r>
    </w:p>
    <w:p w:rsidRPr="0009634E" w:rsidR="00A23DA0" w:rsidP="00A23DA0" w:rsidRDefault="78CCAEB0" w14:paraId="6D17FD0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C522871" w14:textId="77777777">
      <w:r w:rsidRPr="78B6F757">
        <w:rPr>
          <w:b/>
          <w:bCs/>
          <w:lang w:val="en-US"/>
        </w:rPr>
        <w:t xml:space="preserve">Template: </w:t>
      </w:r>
      <w:r w:rsidRPr="78B6F757">
        <w:rPr>
          <w:lang w:val="en-US"/>
        </w:rPr>
        <w:t>Biểu mẫu dữ liệu phục vụ nghiệp vụ "Tạo yêu cầu nộp báo cáo/số liệu"; áp dụng template Excel hoặc form trực tuyến khi được cấu hình.</w:t>
      </w:r>
    </w:p>
    <w:p w:rsidRPr="0009634E" w:rsidR="00A23DA0" w:rsidP="00A23DA0" w:rsidRDefault="78CCAEB0" w14:paraId="06E6547D"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D44064B"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45B23EA4" w14:textId="77777777">
      <w:r w:rsidRPr="78B6F757">
        <w:rPr>
          <w:b/>
          <w:bCs/>
          <w:lang w:val="en-US"/>
        </w:rPr>
        <w:t>Tính năng:</w:t>
      </w:r>
    </w:p>
    <w:p w:rsidRPr="0009634E" w:rsidR="00A23DA0" w:rsidP="00A23DA0" w:rsidRDefault="00A23DA0" w14:paraId="6219F9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yêu cầu nộp báo cáo/số liệu" theo phạm vi quyền được cấp trên </w:t>
      </w:r>
      <w:r>
        <w:rPr>
          <w:szCs w:val="24"/>
        </w:rPr>
        <w:t>Phần mềm</w:t>
      </w:r>
      <w:r w:rsidRPr="0009634E">
        <w:rPr>
          <w:szCs w:val="24"/>
        </w:rPr>
        <w:t xml:space="preserve"> ESG.</w:t>
      </w:r>
    </w:p>
    <w:p w:rsidRPr="0009634E" w:rsidR="00A23DA0" w:rsidP="00A23DA0" w:rsidRDefault="00A23DA0" w14:paraId="1990768E" w14:textId="77777777">
      <w:pPr>
        <w:pStyle w:val="ListBullet"/>
        <w:tabs>
          <w:tab w:val="num" w:pos="360"/>
        </w:tabs>
        <w:spacing w:after="40"/>
        <w:ind w:left="397" w:hanging="360"/>
        <w:rPr>
          <w:rFonts w:cs="Times New Roman"/>
          <w:szCs w:val="24"/>
        </w:rPr>
      </w:pPr>
      <w:r w:rsidRPr="0009634E">
        <w:rPr>
          <w:szCs w:val="24"/>
        </w:rPr>
        <w:t>Hệ thống hỗ trợ mục tiêu: Khởi tạo yêu cầu nhập và nộp báo cáo cho các Tổ/Ban.</w:t>
      </w:r>
    </w:p>
    <w:p w:rsidRPr="0009634E" w:rsidR="00A23DA0" w:rsidP="00A23DA0" w:rsidRDefault="00A23DA0" w14:paraId="5620D397"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46235E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6BB986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5D31A1C" w14:textId="77777777">
      <w:r w:rsidRPr="78B6F757">
        <w:rPr>
          <w:b/>
          <w:bCs/>
          <w:lang w:val="en-US"/>
        </w:rPr>
        <w:t>Màn hình liên quan:</w:t>
      </w:r>
    </w:p>
    <w:p w:rsidRPr="0009634E" w:rsidR="00A23DA0" w:rsidP="00A23DA0" w:rsidRDefault="00A23DA0" w14:paraId="6E9D8AD2"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2CE394A6"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31CA6F9C"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78CCAEB0" w14:paraId="3E287C34" w14:textId="04E22F6E">
      <w:pPr>
        <w:jc w:val="center"/>
      </w:pPr>
      <w:r w:rsidRPr="78B6F757">
        <w:rPr>
          <w:i/>
          <w:iCs/>
          <w:lang w:val="en-US"/>
        </w:rPr>
        <w:t xml:space="preserve">Hình MH-021. </w:t>
      </w:r>
      <w:r w:rsidR="001E59B6">
        <w:rPr>
          <w:i/>
          <w:iCs/>
          <w:lang w:val="en-US"/>
        </w:rPr>
        <w:t>Tạo yêu cầu nộp báo cáo</w:t>
      </w:r>
    </w:p>
    <w:p w:rsidRPr="0009634E" w:rsidR="00A23DA0" w:rsidP="00A23DA0" w:rsidRDefault="001E59B6" w14:paraId="3231AA23" w14:textId="55E6907D">
      <w:pPr>
        <w:jc w:val="center"/>
      </w:pPr>
      <w:r>
        <w:rPr>
          <w:noProof/>
        </w:rPr>
        <w:drawing>
          <wp:inline distT="0" distB="0" distL="0" distR="0" wp14:anchorId="0941EBD9" wp14:editId="55951DA9">
            <wp:extent cx="5941695" cy="2834640"/>
            <wp:effectExtent l="0" t="0" r="1905" b="3810"/>
            <wp:docPr id="92592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9883" name=""/>
                    <pic:cNvPicPr/>
                  </pic:nvPicPr>
                  <pic:blipFill>
                    <a:blip r:embed="rId59"/>
                    <a:stretch>
                      <a:fillRect/>
                    </a:stretch>
                  </pic:blipFill>
                  <pic:spPr>
                    <a:xfrm>
                      <a:off x="0" y="0"/>
                      <a:ext cx="5941695" cy="2834640"/>
                    </a:xfrm>
                    <a:prstGeom prst="rect">
                      <a:avLst/>
                    </a:prstGeom>
                  </pic:spPr>
                </pic:pic>
              </a:graphicData>
            </a:graphic>
          </wp:inline>
        </w:drawing>
      </w:r>
    </w:p>
    <w:p w:rsidRPr="0009634E" w:rsidR="00A23DA0" w:rsidP="00A23DA0" w:rsidRDefault="78CCAEB0" w14:paraId="3658D2F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E96CBE5" w14:textId="77777777">
        <w:trPr>
          <w:jc w:val="center"/>
        </w:trPr>
        <w:tc>
          <w:tcPr>
            <w:tcW w:w="907" w:type="dxa"/>
            <w:shd w:val="clear" w:color="auto" w:fill="006B75"/>
            <w:tcMar/>
            <w:vAlign w:val="center"/>
          </w:tcPr>
          <w:p w:rsidR="00A23DA0" w:rsidP="00832EA4" w:rsidRDefault="7365809D" w14:paraId="08A2F853" w14:textId="77777777">
            <w:r w:rsidRPr="2689F980" w:rsidR="3D7076FE">
              <w:rPr>
                <w:lang w:val="en-US"/>
              </w:rPr>
              <w:t>Bước</w:t>
            </w:r>
          </w:p>
        </w:tc>
        <w:tc>
          <w:tcPr>
            <w:tcW w:w="12472" w:type="dxa"/>
            <w:shd w:val="clear" w:color="auto" w:fill="006B75"/>
            <w:tcMar/>
            <w:vAlign w:val="center"/>
          </w:tcPr>
          <w:p w:rsidR="00A23DA0" w:rsidP="00832EA4" w:rsidRDefault="7365809D" w14:paraId="6F1D3568" w14:textId="77777777">
            <w:r w:rsidRPr="2689F980" w:rsidR="3D7076FE">
              <w:rPr>
                <w:lang w:val="en-US"/>
              </w:rPr>
              <w:t>Mô tả</w:t>
            </w:r>
          </w:p>
        </w:tc>
      </w:tr>
      <w:tr w:rsidRPr="0009634E" w:rsidR="00A23DA0" w:rsidTr="2689F980" w14:paraId="3EF05A67" w14:textId="77777777">
        <w:trPr>
          <w:jc w:val="center"/>
        </w:trPr>
        <w:tc>
          <w:tcPr>
            <w:tcW w:w="907" w:type="dxa"/>
            <w:tcMar/>
            <w:vAlign w:val="center"/>
          </w:tcPr>
          <w:p w:rsidR="00A23DA0" w:rsidP="00832EA4" w:rsidRDefault="7365809D" w14:paraId="0A18E670" w14:textId="77777777">
            <w:r w:rsidRPr="2689F980" w:rsidR="3D7076FE">
              <w:rPr>
                <w:lang w:val="en-US"/>
              </w:rPr>
              <w:t>Bước 1</w:t>
            </w:r>
          </w:p>
        </w:tc>
        <w:tc>
          <w:tcPr>
            <w:tcW w:w="12472" w:type="dxa"/>
            <w:tcMar/>
            <w:vAlign w:val="center"/>
          </w:tcPr>
          <w:p w:rsidR="00A23DA0" w:rsidP="00832EA4" w:rsidRDefault="7365809D" w14:paraId="784D0CC8" w14:textId="77777777">
            <w:r w:rsidRPr="2689F980" w:rsidR="3D7076FE">
              <w:rPr>
                <w:lang w:val="en-US"/>
              </w:rPr>
              <w:t>Người dùng mở màn hình Phê duyệt tài liệu và hồ sơ.</w:t>
            </w:r>
          </w:p>
        </w:tc>
      </w:tr>
      <w:tr w:rsidRPr="0009634E" w:rsidR="00A23DA0" w:rsidTr="2689F980" w14:paraId="76D45CCA" w14:textId="77777777">
        <w:trPr>
          <w:jc w:val="center"/>
        </w:trPr>
        <w:tc>
          <w:tcPr>
            <w:tcW w:w="907" w:type="dxa"/>
            <w:tcMar/>
            <w:vAlign w:val="center"/>
          </w:tcPr>
          <w:p w:rsidR="00A23DA0" w:rsidP="00832EA4" w:rsidRDefault="7365809D" w14:paraId="25C9041A" w14:textId="77777777">
            <w:r w:rsidRPr="2689F980" w:rsidR="3D7076FE">
              <w:rPr>
                <w:lang w:val="en-US"/>
              </w:rPr>
              <w:t>Bước 2</w:t>
            </w:r>
          </w:p>
        </w:tc>
        <w:tc>
          <w:tcPr>
            <w:tcW w:w="12472" w:type="dxa"/>
            <w:tcMar/>
            <w:vAlign w:val="center"/>
          </w:tcPr>
          <w:p w:rsidR="00A23DA0" w:rsidP="00832EA4" w:rsidRDefault="7365809D" w14:paraId="2BAF1564" w14:textId="1408A8C5">
            <w:r w:rsidRPr="2689F980" w:rsidR="3D7076FE">
              <w:rPr>
                <w:lang w:val="en-US"/>
              </w:rPr>
              <w:t>Người dùng chọn chức năng "</w:t>
            </w:r>
            <w:r w:rsidRPr="2689F980" w:rsidR="2D3156E3">
              <w:rPr>
                <w:lang w:val="en-US"/>
              </w:rPr>
              <w:t>Báo cáo thường niên ESG</w:t>
            </w:r>
            <w:r w:rsidRPr="2689F980" w:rsidR="3D7076FE">
              <w:rPr>
                <w:lang w:val="en-US"/>
              </w:rPr>
              <w:t>".</w:t>
            </w:r>
          </w:p>
        </w:tc>
      </w:tr>
      <w:tr w:rsidRPr="0009634E" w:rsidR="00A23DA0" w:rsidTr="2689F980" w14:paraId="58F59FCE" w14:textId="77777777">
        <w:trPr>
          <w:jc w:val="center"/>
        </w:trPr>
        <w:tc>
          <w:tcPr>
            <w:tcW w:w="907" w:type="dxa"/>
            <w:tcMar/>
            <w:vAlign w:val="center"/>
          </w:tcPr>
          <w:p w:rsidR="00A23DA0" w:rsidP="00832EA4" w:rsidRDefault="7365809D" w14:paraId="4BF8ABD1" w14:textId="77777777">
            <w:r w:rsidRPr="2689F980" w:rsidR="3D7076FE">
              <w:rPr>
                <w:lang w:val="en-US"/>
              </w:rPr>
              <w:t>Bước 3</w:t>
            </w:r>
          </w:p>
        </w:tc>
        <w:tc>
          <w:tcPr>
            <w:tcW w:w="12472" w:type="dxa"/>
            <w:tcMar/>
            <w:vAlign w:val="center"/>
          </w:tcPr>
          <w:p w:rsidR="00A23DA0" w:rsidP="00832EA4" w:rsidRDefault="7365809D" w14:paraId="1DE44346" w14:textId="77777777">
            <w:r w:rsidRPr="2689F980" w:rsidR="3D7076FE">
              <w:rPr>
                <w:lang w:val="en-US"/>
              </w:rPr>
              <w:t>Người dùng nhập nội dung yêu cầu, kỳ báo cáo, đơn vị nhận và hạn xử lý.</w:t>
            </w:r>
          </w:p>
        </w:tc>
      </w:tr>
      <w:tr w:rsidRPr="0009634E" w:rsidR="00A23DA0" w:rsidTr="2689F980" w14:paraId="657613D0" w14:textId="77777777">
        <w:trPr>
          <w:jc w:val="center"/>
        </w:trPr>
        <w:tc>
          <w:tcPr>
            <w:tcW w:w="907" w:type="dxa"/>
            <w:tcMar/>
            <w:vAlign w:val="center"/>
          </w:tcPr>
          <w:p w:rsidR="00A23DA0" w:rsidP="00832EA4" w:rsidRDefault="7365809D" w14:paraId="620097B2" w14:textId="77777777">
            <w:r w:rsidRPr="2689F980" w:rsidR="3D7076FE">
              <w:rPr>
                <w:lang w:val="en-US"/>
              </w:rPr>
              <w:t>Bước 4</w:t>
            </w:r>
          </w:p>
        </w:tc>
        <w:tc>
          <w:tcPr>
            <w:tcW w:w="12472" w:type="dxa"/>
            <w:tcMar/>
            <w:vAlign w:val="center"/>
          </w:tcPr>
          <w:p w:rsidR="00A23DA0" w:rsidP="00832EA4" w:rsidRDefault="7365809D" w14:paraId="4BC87D27" w14:textId="77777777">
            <w:r w:rsidRPr="2689F980" w:rsidR="3D7076FE">
              <w:rPr>
                <w:lang w:val="en-US"/>
              </w:rPr>
              <w:t>Người dùng kiểm tra thông tin và bấm Gửi/Xác nhận.</w:t>
            </w:r>
          </w:p>
        </w:tc>
      </w:tr>
      <w:tr w:rsidRPr="0009634E" w:rsidR="00A23DA0" w:rsidTr="2689F980" w14:paraId="349D3F40" w14:textId="77777777">
        <w:trPr>
          <w:jc w:val="center"/>
        </w:trPr>
        <w:tc>
          <w:tcPr>
            <w:tcW w:w="907" w:type="dxa"/>
            <w:tcMar/>
            <w:vAlign w:val="center"/>
          </w:tcPr>
          <w:p w:rsidR="00A23DA0" w:rsidP="00832EA4" w:rsidRDefault="7365809D" w14:paraId="7DE2F9CF" w14:textId="77777777">
            <w:r w:rsidRPr="2689F980" w:rsidR="3D7076FE">
              <w:rPr>
                <w:lang w:val="en-US"/>
              </w:rPr>
              <w:t>Bước 5</w:t>
            </w:r>
          </w:p>
        </w:tc>
        <w:tc>
          <w:tcPr>
            <w:tcW w:w="12472" w:type="dxa"/>
            <w:tcMar/>
            <w:vAlign w:val="center"/>
          </w:tcPr>
          <w:p w:rsidR="00A23DA0" w:rsidP="00832EA4" w:rsidRDefault="7365809D" w14:paraId="079685F2"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0F9045C8" w14:textId="77777777"/>
    <w:p w:rsidRPr="0009634E" w:rsidR="00A23DA0" w:rsidP="78B6F757" w:rsidRDefault="78CCAEB0" w14:paraId="2CD1C0BB" w14:textId="171582CD">
      <w:pPr>
        <w:pStyle w:val="Heading3"/>
        <w:rPr>
          <w:sz w:val="24"/>
          <w:szCs w:val="24"/>
          <w:lang w:val="en-US"/>
        </w:rPr>
      </w:pPr>
      <w:bookmarkStart w:name="_Toc242783407" w:id="150"/>
      <w:r w:rsidRPr="78B6F757">
        <w:rPr>
          <w:lang w:val="en-US"/>
        </w:rPr>
        <w:t>4.2.29. Tính năng tiếp nhận yêu cầu tại Hộp thư Tổ/Ban</w:t>
      </w:r>
      <w:bookmarkEnd w:id="150"/>
    </w:p>
    <w:p w:rsidRPr="0009634E" w:rsidR="00A23DA0" w:rsidP="00A23DA0" w:rsidRDefault="78CCAEB0" w14:paraId="05DB8CD2" w14:textId="77777777">
      <w:r w:rsidRPr="78B6F757">
        <w:rPr>
          <w:b/>
          <w:bCs/>
          <w:lang w:val="en-US"/>
        </w:rPr>
        <w:t xml:space="preserve">Mục đích: </w:t>
      </w:r>
      <w:r w:rsidRPr="78B6F757">
        <w:rPr>
          <w:lang w:val="en-US"/>
        </w:rPr>
        <w:t>Xem yêu cầu, chỉ tiêu, kỳ và hạn phải hoàn thành.</w:t>
      </w:r>
    </w:p>
    <w:p w:rsidRPr="0009634E" w:rsidR="00A23DA0" w:rsidP="00A23DA0" w:rsidRDefault="78CCAEB0" w14:paraId="52B6015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2B5D870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E10C72B" w14:textId="77777777">
      <w:r w:rsidRPr="78B6F757">
        <w:rPr>
          <w:b/>
          <w:bCs/>
          <w:lang w:val="en-US"/>
        </w:rPr>
        <w:t xml:space="preserve">Template: </w:t>
      </w:r>
      <w:r w:rsidRPr="78B6F757">
        <w:rPr>
          <w:lang w:val="en-US"/>
        </w:rPr>
        <w:t>Biểu mẫu dữ liệu phục vụ nghiệp vụ "Tiếp nhận yêu cầu tại Hộp thư Tổ/Ban"; áp dụng template Excel hoặc form trực tuyến khi được cấu hình.</w:t>
      </w:r>
    </w:p>
    <w:p w:rsidRPr="0009634E" w:rsidR="00A23DA0" w:rsidP="00A23DA0" w:rsidRDefault="78CCAEB0" w14:paraId="24B590FE"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648827FA"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56729B81" w14:textId="77777777">
      <w:r w:rsidRPr="78B6F757">
        <w:rPr>
          <w:b/>
          <w:bCs/>
          <w:lang w:val="en-US"/>
        </w:rPr>
        <w:t>Tính năng:</w:t>
      </w:r>
    </w:p>
    <w:p w:rsidRPr="0009634E" w:rsidR="00A23DA0" w:rsidP="00A23DA0" w:rsidRDefault="00A23DA0" w14:paraId="05C47D1B"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"Tiếp nhận yêu cầu tại Hộp thư Tổ/Ban" theo phạm vi quyền được cấp trên </w:t>
      </w:r>
      <w:r>
        <w:rPr>
          <w:szCs w:val="24"/>
        </w:rPr>
        <w:t>Phần mềm</w:t>
      </w:r>
      <w:r w:rsidRPr="0009634E">
        <w:rPr>
          <w:szCs w:val="24"/>
        </w:rPr>
        <w:t xml:space="preserve"> ESG.</w:t>
      </w:r>
    </w:p>
    <w:p w:rsidRPr="0009634E" w:rsidR="00A23DA0" w:rsidP="00A23DA0" w:rsidRDefault="00A23DA0" w14:paraId="5E003518" w14:textId="77777777">
      <w:pPr>
        <w:pStyle w:val="ListBullet"/>
        <w:tabs>
          <w:tab w:val="num" w:pos="360"/>
        </w:tabs>
        <w:spacing w:after="40"/>
        <w:ind w:left="397" w:hanging="360"/>
        <w:rPr>
          <w:rFonts w:cs="Times New Roman"/>
          <w:szCs w:val="24"/>
        </w:rPr>
      </w:pPr>
      <w:r w:rsidRPr="0009634E">
        <w:rPr>
          <w:szCs w:val="24"/>
        </w:rPr>
        <w:t>Hệ thống hỗ trợ mục tiêu: Xem yêu cầu, chỉ tiêu, kỳ và hạn phải hoàn thành.</w:t>
      </w:r>
    </w:p>
    <w:p w:rsidRPr="0009634E" w:rsidR="00A23DA0" w:rsidP="00A23DA0" w:rsidRDefault="00A23DA0" w14:paraId="4901D41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6631CE7E"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1FCB9FB4"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1BA6D64" w14:textId="77777777">
      <w:r w:rsidRPr="78B6F757">
        <w:rPr>
          <w:b/>
          <w:bCs/>
          <w:lang w:val="en-US"/>
        </w:rPr>
        <w:t>Màn hình liên quan:</w:t>
      </w:r>
    </w:p>
    <w:p w:rsidRPr="0009634E" w:rsidR="00A23DA0" w:rsidP="00A23DA0" w:rsidRDefault="00A23DA0" w14:paraId="48038D96"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B5BA1C9"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155A843F"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4C9031C3"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52D1ED9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4E2CFB6" w14:textId="77777777">
        <w:trPr>
          <w:jc w:val="center"/>
        </w:trPr>
        <w:tc>
          <w:tcPr>
            <w:tcW w:w="907" w:type="dxa"/>
            <w:shd w:val="clear" w:color="auto" w:fill="006B75"/>
            <w:tcMar/>
            <w:vAlign w:val="center"/>
          </w:tcPr>
          <w:p w:rsidR="00A23DA0" w:rsidP="00832EA4" w:rsidRDefault="7365809D" w14:paraId="5A958FD4" w14:textId="77777777">
            <w:r w:rsidRPr="2689F980" w:rsidR="3D7076FE">
              <w:rPr>
                <w:lang w:val="en-US"/>
              </w:rPr>
              <w:t>Bước</w:t>
            </w:r>
          </w:p>
        </w:tc>
        <w:tc>
          <w:tcPr>
            <w:tcW w:w="12472" w:type="dxa"/>
            <w:shd w:val="clear" w:color="auto" w:fill="006B75"/>
            <w:tcMar/>
            <w:vAlign w:val="center"/>
          </w:tcPr>
          <w:p w:rsidR="00A23DA0" w:rsidP="00832EA4" w:rsidRDefault="7365809D" w14:paraId="36BB9228" w14:textId="77777777">
            <w:r w:rsidRPr="2689F980" w:rsidR="3D7076FE">
              <w:rPr>
                <w:lang w:val="en-US"/>
              </w:rPr>
              <w:t>Mô tả</w:t>
            </w:r>
          </w:p>
        </w:tc>
      </w:tr>
      <w:tr w:rsidRPr="0009634E" w:rsidR="00A23DA0" w:rsidTr="2689F980" w14:paraId="1288DCF8" w14:textId="77777777">
        <w:trPr>
          <w:jc w:val="center"/>
        </w:trPr>
        <w:tc>
          <w:tcPr>
            <w:tcW w:w="907" w:type="dxa"/>
            <w:tcMar/>
            <w:vAlign w:val="center"/>
          </w:tcPr>
          <w:p w:rsidR="00A23DA0" w:rsidP="00832EA4" w:rsidRDefault="7365809D" w14:paraId="1C476863" w14:textId="77777777">
            <w:r w:rsidRPr="2689F980" w:rsidR="3D7076FE">
              <w:rPr>
                <w:lang w:val="en-US"/>
              </w:rPr>
              <w:t>Bước 1</w:t>
            </w:r>
          </w:p>
        </w:tc>
        <w:tc>
          <w:tcPr>
            <w:tcW w:w="12472" w:type="dxa"/>
            <w:tcMar/>
            <w:vAlign w:val="center"/>
          </w:tcPr>
          <w:p w:rsidR="00A23DA0" w:rsidP="00832EA4" w:rsidRDefault="7365809D" w14:paraId="7A7C6DAF" w14:textId="77777777">
            <w:r w:rsidRPr="2689F980" w:rsidR="3D7076FE">
              <w:rPr>
                <w:lang w:val="en-US"/>
              </w:rPr>
              <w:t>Người dùng mở màn hình Phê duyệt tài liệu và hồ sơ.</w:t>
            </w:r>
          </w:p>
        </w:tc>
      </w:tr>
      <w:tr w:rsidRPr="0009634E" w:rsidR="00A23DA0" w:rsidTr="2689F980" w14:paraId="545AD6F4" w14:textId="77777777">
        <w:trPr>
          <w:jc w:val="center"/>
        </w:trPr>
        <w:tc>
          <w:tcPr>
            <w:tcW w:w="907" w:type="dxa"/>
            <w:tcMar/>
            <w:vAlign w:val="center"/>
          </w:tcPr>
          <w:p w:rsidR="00A23DA0" w:rsidP="00832EA4" w:rsidRDefault="7365809D" w14:paraId="2791DC74" w14:textId="77777777">
            <w:r w:rsidRPr="2689F980" w:rsidR="3D7076FE">
              <w:rPr>
                <w:lang w:val="en-US"/>
              </w:rPr>
              <w:t>Bước 2</w:t>
            </w:r>
          </w:p>
        </w:tc>
        <w:tc>
          <w:tcPr>
            <w:tcW w:w="12472" w:type="dxa"/>
            <w:tcMar/>
            <w:vAlign w:val="center"/>
          </w:tcPr>
          <w:p w:rsidR="00A23DA0" w:rsidP="00832EA4" w:rsidRDefault="7365809D" w14:paraId="21C3171F" w14:textId="77777777">
            <w:r w:rsidRPr="2689F980" w:rsidR="3D7076FE">
              <w:rPr>
                <w:lang w:val="en-US"/>
              </w:rPr>
              <w:t>Người dùng chọn chức năng "tiếp nhận yêu cầu tại Hộp thư Tổ/Ban" theo phạm vi quyền được cấp.</w:t>
            </w:r>
          </w:p>
        </w:tc>
      </w:tr>
      <w:tr w:rsidRPr="0009634E" w:rsidR="00A23DA0" w:rsidTr="2689F980" w14:paraId="6740A597" w14:textId="77777777">
        <w:trPr>
          <w:jc w:val="center"/>
        </w:trPr>
        <w:tc>
          <w:tcPr>
            <w:tcW w:w="907" w:type="dxa"/>
            <w:tcMar/>
            <w:vAlign w:val="center"/>
          </w:tcPr>
          <w:p w:rsidR="00A23DA0" w:rsidP="00832EA4" w:rsidRDefault="7365809D" w14:paraId="3BF52E8D" w14:textId="77777777">
            <w:r w:rsidRPr="2689F980" w:rsidR="3D7076FE">
              <w:rPr>
                <w:lang w:val="en-US"/>
              </w:rPr>
              <w:t>Bước 3</w:t>
            </w:r>
          </w:p>
        </w:tc>
        <w:tc>
          <w:tcPr>
            <w:tcW w:w="12472" w:type="dxa"/>
            <w:tcMar/>
            <w:vAlign w:val="center"/>
          </w:tcPr>
          <w:p w:rsidR="00A23DA0" w:rsidP="00832EA4" w:rsidRDefault="7365809D" w14:paraId="48079DE1" w14:textId="77777777">
            <w:r w:rsidRPr="2689F980" w:rsidR="3D7076FE">
              <w:rPr>
                <w:lang w:val="en-US"/>
              </w:rPr>
              <w:t>Người dùng nhập hoặc chọn dữ liệu cần xử lý theo biểu mẫu trên màn hình.</w:t>
            </w:r>
          </w:p>
        </w:tc>
      </w:tr>
      <w:tr w:rsidRPr="0009634E" w:rsidR="00A23DA0" w:rsidTr="2689F980" w14:paraId="1001EE4D" w14:textId="77777777">
        <w:trPr>
          <w:jc w:val="center"/>
        </w:trPr>
        <w:tc>
          <w:tcPr>
            <w:tcW w:w="907" w:type="dxa"/>
            <w:tcMar/>
            <w:vAlign w:val="center"/>
          </w:tcPr>
          <w:p w:rsidR="00A23DA0" w:rsidP="00832EA4" w:rsidRDefault="7365809D" w14:paraId="361D7E6D" w14:textId="77777777">
            <w:r w:rsidRPr="2689F980" w:rsidR="3D7076FE">
              <w:rPr>
                <w:lang w:val="en-US"/>
              </w:rPr>
              <w:t>Bước 4</w:t>
            </w:r>
          </w:p>
        </w:tc>
        <w:tc>
          <w:tcPr>
            <w:tcW w:w="12472" w:type="dxa"/>
            <w:tcMar/>
            <w:vAlign w:val="center"/>
          </w:tcPr>
          <w:p w:rsidR="00A23DA0" w:rsidP="00832EA4" w:rsidRDefault="7365809D" w14:paraId="2487FD02" w14:textId="77777777">
            <w:r w:rsidRPr="2689F980" w:rsidR="3D7076FE">
              <w:rPr>
                <w:lang w:val="en-US"/>
              </w:rPr>
              <w:t>Hệ thống kiểm tra quyền, dữ liệu bắt buộc và điều kiện nghiệp vụ.</w:t>
            </w:r>
          </w:p>
        </w:tc>
      </w:tr>
      <w:tr w:rsidRPr="0009634E" w:rsidR="00A23DA0" w:rsidTr="2689F980" w14:paraId="2A88B768" w14:textId="77777777">
        <w:trPr>
          <w:jc w:val="center"/>
        </w:trPr>
        <w:tc>
          <w:tcPr>
            <w:tcW w:w="907" w:type="dxa"/>
            <w:tcMar/>
            <w:vAlign w:val="center"/>
          </w:tcPr>
          <w:p w:rsidR="00A23DA0" w:rsidP="00832EA4" w:rsidRDefault="7365809D" w14:paraId="351FB8C5" w14:textId="77777777">
            <w:r w:rsidRPr="2689F980" w:rsidR="3D7076FE">
              <w:rPr>
                <w:lang w:val="en-US"/>
              </w:rPr>
              <w:t>Bước 5</w:t>
            </w:r>
          </w:p>
        </w:tc>
        <w:tc>
          <w:tcPr>
            <w:tcW w:w="12472" w:type="dxa"/>
            <w:tcMar/>
            <w:vAlign w:val="center"/>
          </w:tcPr>
          <w:p w:rsidR="00A23DA0" w:rsidP="00832EA4" w:rsidRDefault="7365809D" w14:paraId="1D002B45"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9F0D33E" w14:textId="77777777"/>
    <w:p w:rsidRPr="0009634E" w:rsidR="00A23DA0" w:rsidP="78B6F757" w:rsidRDefault="78CCAEB0" w14:paraId="06E4CFC9" w14:textId="54975863">
      <w:pPr>
        <w:pStyle w:val="Heading3"/>
        <w:rPr>
          <w:sz w:val="24"/>
          <w:szCs w:val="24"/>
          <w:lang w:val="en-US"/>
        </w:rPr>
      </w:pPr>
      <w:bookmarkStart w:name="_Toc242783408" w:id="151"/>
      <w:r w:rsidRPr="78B6F757">
        <w:rPr>
          <w:lang w:val="en-US"/>
        </w:rPr>
        <w:t>4.2.30. Tính năng nộp báo cáo/số liệu theo yêu cầu</w:t>
      </w:r>
      <w:bookmarkEnd w:id="151"/>
    </w:p>
    <w:p w:rsidRPr="0009634E" w:rsidR="00A23DA0" w:rsidP="00A23DA0" w:rsidRDefault="78CCAEB0" w14:paraId="130418D4" w14:textId="16BC8267">
      <w:r w:rsidRPr="78B6F757">
        <w:rPr>
          <w:b/>
          <w:bCs/>
          <w:lang w:val="en-US"/>
        </w:rPr>
        <w:t xml:space="preserve">Mục đích: </w:t>
      </w:r>
      <w:r w:rsidRPr="78B6F757">
        <w:rPr>
          <w:lang w:val="en-US"/>
        </w:rPr>
        <w:t>Hoàn thành form.</w:t>
      </w:r>
    </w:p>
    <w:p w:rsidRPr="0009634E" w:rsidR="00A23DA0" w:rsidP="00A23DA0" w:rsidRDefault="78CCAEB0" w14:paraId="1F39497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73C3586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8226365" w14:textId="77777777">
      <w:r w:rsidRPr="78B6F757">
        <w:rPr>
          <w:b/>
          <w:bCs/>
          <w:lang w:val="en-US"/>
        </w:rPr>
        <w:t xml:space="preserve">Template: </w:t>
      </w:r>
      <w:r w:rsidRPr="78B6F757">
        <w:rPr>
          <w:lang w:val="en-US"/>
        </w:rPr>
        <w:t>Biểu mẫu dữ liệu phục vụ nghiệp vụ "Nộp báo cáo/số liệu theo yêu cầu"; áp dụng template Excel hoặc form trực tuyến khi được cấu hình.</w:t>
      </w:r>
    </w:p>
    <w:p w:rsidRPr="0009634E" w:rsidR="00A23DA0" w:rsidP="00A23DA0" w:rsidRDefault="78CCAEB0" w14:paraId="4A4BF1BB"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E857D2E"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42203D48" w14:textId="77777777">
      <w:r w:rsidRPr="78B6F757">
        <w:rPr>
          <w:b/>
          <w:bCs/>
          <w:lang w:val="en-US"/>
        </w:rPr>
        <w:t>Tính năng:</w:t>
      </w:r>
    </w:p>
    <w:p w:rsidRPr="0009634E" w:rsidR="00A23DA0" w:rsidP="00A23DA0" w:rsidRDefault="00A23DA0" w14:paraId="69DBB86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báo cáo/số liệu theo yêu cầu" theo phạm vi quyền được cấp trên </w:t>
      </w:r>
      <w:r>
        <w:rPr>
          <w:szCs w:val="24"/>
        </w:rPr>
        <w:t>Phần mềm</w:t>
      </w:r>
      <w:r w:rsidRPr="0009634E">
        <w:rPr>
          <w:szCs w:val="24"/>
        </w:rPr>
        <w:t xml:space="preserve"> ESG.</w:t>
      </w:r>
    </w:p>
    <w:p w:rsidRPr="0009634E" w:rsidR="00A23DA0" w:rsidP="00A23DA0" w:rsidRDefault="00A23DA0" w14:paraId="2D3DA7E0" w14:textId="77777777">
      <w:pPr>
        <w:pStyle w:val="ListBullet"/>
        <w:tabs>
          <w:tab w:val="num" w:pos="360"/>
        </w:tabs>
        <w:spacing w:after="40"/>
        <w:ind w:left="397" w:hanging="360"/>
        <w:rPr>
          <w:rFonts w:cs="Times New Roman"/>
          <w:szCs w:val="24"/>
        </w:rPr>
      </w:pPr>
      <w:r w:rsidRPr="0009634E">
        <w:rPr>
          <w:szCs w:val="24"/>
        </w:rPr>
        <w:t>Hệ thống hỗ trợ mục tiêu: Hoàn thành form và gửi dữ liệu cho cấp phê duyệt.</w:t>
      </w:r>
    </w:p>
    <w:p w:rsidRPr="0009634E" w:rsidR="00A23DA0" w:rsidP="00A23DA0" w:rsidRDefault="00A23DA0" w14:paraId="315E0428"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D24CD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4D9E968"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6DC21CF" w14:textId="77777777">
      <w:r w:rsidRPr="78B6F757">
        <w:rPr>
          <w:b/>
          <w:bCs/>
          <w:lang w:val="en-US"/>
        </w:rPr>
        <w:t>Màn hình liên quan:</w:t>
      </w:r>
    </w:p>
    <w:p w:rsidRPr="0009634E" w:rsidR="00A23DA0" w:rsidP="00A23DA0" w:rsidRDefault="00A23DA0" w14:paraId="1609D2A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11E3ED79"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7019FE64"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30412E73"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4F9FCFD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F4B310B" w14:textId="77777777">
        <w:trPr>
          <w:jc w:val="center"/>
        </w:trPr>
        <w:tc>
          <w:tcPr>
            <w:tcW w:w="907" w:type="dxa"/>
            <w:shd w:val="clear" w:color="auto" w:fill="006B75"/>
            <w:tcMar/>
            <w:vAlign w:val="center"/>
          </w:tcPr>
          <w:p w:rsidR="00A23DA0" w:rsidP="00832EA4" w:rsidRDefault="7365809D" w14:paraId="40F436D4" w14:textId="77777777">
            <w:r w:rsidRPr="2689F980" w:rsidR="3D7076FE">
              <w:rPr>
                <w:lang w:val="en-US"/>
              </w:rPr>
              <w:t>Bước</w:t>
            </w:r>
          </w:p>
        </w:tc>
        <w:tc>
          <w:tcPr>
            <w:tcW w:w="12472" w:type="dxa"/>
            <w:shd w:val="clear" w:color="auto" w:fill="006B75"/>
            <w:tcMar/>
            <w:vAlign w:val="center"/>
          </w:tcPr>
          <w:p w:rsidR="00A23DA0" w:rsidP="00832EA4" w:rsidRDefault="7365809D" w14:paraId="73E83BCE" w14:textId="77777777">
            <w:r w:rsidRPr="2689F980" w:rsidR="3D7076FE">
              <w:rPr>
                <w:lang w:val="en-US"/>
              </w:rPr>
              <w:t>Mô tả</w:t>
            </w:r>
          </w:p>
        </w:tc>
      </w:tr>
      <w:tr w:rsidRPr="0009634E" w:rsidR="00A23DA0" w:rsidTr="2689F980" w14:paraId="657E5379" w14:textId="77777777">
        <w:trPr>
          <w:jc w:val="center"/>
        </w:trPr>
        <w:tc>
          <w:tcPr>
            <w:tcW w:w="907" w:type="dxa"/>
            <w:tcMar/>
            <w:vAlign w:val="center"/>
          </w:tcPr>
          <w:p w:rsidR="00A23DA0" w:rsidP="00832EA4" w:rsidRDefault="7365809D" w14:paraId="72A5395A" w14:textId="77777777">
            <w:r w:rsidRPr="2689F980" w:rsidR="3D7076FE">
              <w:rPr>
                <w:lang w:val="en-US"/>
              </w:rPr>
              <w:t>Bước 1</w:t>
            </w:r>
          </w:p>
        </w:tc>
        <w:tc>
          <w:tcPr>
            <w:tcW w:w="12472" w:type="dxa"/>
            <w:tcMar/>
            <w:vAlign w:val="center"/>
          </w:tcPr>
          <w:p w:rsidR="00A23DA0" w:rsidP="00832EA4" w:rsidRDefault="7365809D" w14:paraId="4796210A" w14:textId="77777777">
            <w:r w:rsidRPr="2689F980" w:rsidR="3D7076FE">
              <w:rPr>
                <w:lang w:val="en-US"/>
              </w:rPr>
              <w:t>Người dùng mở màn hình Phê duyệt tài liệu và hồ sơ.</w:t>
            </w:r>
          </w:p>
        </w:tc>
      </w:tr>
      <w:tr w:rsidRPr="0009634E" w:rsidR="00A23DA0" w:rsidTr="2689F980" w14:paraId="7301EBDA" w14:textId="77777777">
        <w:trPr>
          <w:jc w:val="center"/>
        </w:trPr>
        <w:tc>
          <w:tcPr>
            <w:tcW w:w="907" w:type="dxa"/>
            <w:tcMar/>
            <w:vAlign w:val="center"/>
          </w:tcPr>
          <w:p w:rsidR="00A23DA0" w:rsidP="00832EA4" w:rsidRDefault="7365809D" w14:paraId="3A5536CD" w14:textId="77777777">
            <w:r w:rsidRPr="2689F980" w:rsidR="3D7076FE">
              <w:rPr>
                <w:lang w:val="en-US"/>
              </w:rPr>
              <w:t>Bước 2</w:t>
            </w:r>
          </w:p>
        </w:tc>
        <w:tc>
          <w:tcPr>
            <w:tcW w:w="12472" w:type="dxa"/>
            <w:tcMar/>
            <w:vAlign w:val="center"/>
          </w:tcPr>
          <w:p w:rsidR="00A23DA0" w:rsidP="00832EA4" w:rsidRDefault="7365809D" w14:paraId="72243B40" w14:textId="77777777">
            <w:r w:rsidRPr="2689F980" w:rsidR="3D7076FE">
              <w:rPr>
                <w:lang w:val="en-US"/>
              </w:rPr>
              <w:t>Người dùng chọn chức năng "nộp báo cáo/số liệu theo yêu cầu".</w:t>
            </w:r>
          </w:p>
        </w:tc>
      </w:tr>
      <w:tr w:rsidRPr="0009634E" w:rsidR="00A23DA0" w:rsidTr="2689F980" w14:paraId="590DA3C1" w14:textId="77777777">
        <w:trPr>
          <w:jc w:val="center"/>
        </w:trPr>
        <w:tc>
          <w:tcPr>
            <w:tcW w:w="907" w:type="dxa"/>
            <w:tcMar/>
            <w:vAlign w:val="center"/>
          </w:tcPr>
          <w:p w:rsidR="00A23DA0" w:rsidP="00832EA4" w:rsidRDefault="7365809D" w14:paraId="2BC1EFBA" w14:textId="77777777">
            <w:r w:rsidRPr="2689F980" w:rsidR="3D7076FE">
              <w:rPr>
                <w:lang w:val="en-US"/>
              </w:rPr>
              <w:t>Bước 3</w:t>
            </w:r>
          </w:p>
        </w:tc>
        <w:tc>
          <w:tcPr>
            <w:tcW w:w="12472" w:type="dxa"/>
            <w:tcMar/>
            <w:vAlign w:val="center"/>
          </w:tcPr>
          <w:p w:rsidR="00A23DA0" w:rsidP="00832EA4" w:rsidRDefault="7365809D" w14:paraId="4A166AD7" w14:textId="77777777">
            <w:r w:rsidRPr="2689F980" w:rsidR="3D7076FE">
              <w:rPr>
                <w:lang w:val="en-US"/>
              </w:rPr>
              <w:t>Người dùng nhập nội dung yêu cầu, kỳ báo cáo, đơn vị nhận và hạn xử lý.</w:t>
            </w:r>
          </w:p>
        </w:tc>
      </w:tr>
      <w:tr w:rsidRPr="0009634E" w:rsidR="00A23DA0" w:rsidTr="2689F980" w14:paraId="2F624A1D" w14:textId="77777777">
        <w:trPr>
          <w:jc w:val="center"/>
        </w:trPr>
        <w:tc>
          <w:tcPr>
            <w:tcW w:w="907" w:type="dxa"/>
            <w:tcMar/>
            <w:vAlign w:val="center"/>
          </w:tcPr>
          <w:p w:rsidR="00A23DA0" w:rsidP="00832EA4" w:rsidRDefault="7365809D" w14:paraId="7B50014B" w14:textId="77777777">
            <w:r w:rsidRPr="2689F980" w:rsidR="3D7076FE">
              <w:rPr>
                <w:lang w:val="en-US"/>
              </w:rPr>
              <w:t>Bước 4</w:t>
            </w:r>
          </w:p>
        </w:tc>
        <w:tc>
          <w:tcPr>
            <w:tcW w:w="12472" w:type="dxa"/>
            <w:tcMar/>
            <w:vAlign w:val="center"/>
          </w:tcPr>
          <w:p w:rsidR="00A23DA0" w:rsidP="00832EA4" w:rsidRDefault="7365809D" w14:paraId="474EA6D0" w14:textId="77777777">
            <w:r w:rsidRPr="2689F980" w:rsidR="3D7076FE">
              <w:rPr>
                <w:lang w:val="en-US"/>
              </w:rPr>
              <w:t>Người dùng kiểm tra thông tin và bấm Gửi/Xác nhận.</w:t>
            </w:r>
          </w:p>
        </w:tc>
      </w:tr>
      <w:tr w:rsidRPr="0009634E" w:rsidR="00A23DA0" w:rsidTr="2689F980" w14:paraId="0D2F7B79" w14:textId="77777777">
        <w:trPr>
          <w:jc w:val="center"/>
        </w:trPr>
        <w:tc>
          <w:tcPr>
            <w:tcW w:w="907" w:type="dxa"/>
            <w:tcMar/>
            <w:vAlign w:val="center"/>
          </w:tcPr>
          <w:p w:rsidR="00A23DA0" w:rsidP="00832EA4" w:rsidRDefault="7365809D" w14:paraId="68C1F820" w14:textId="77777777">
            <w:r w:rsidRPr="2689F980" w:rsidR="3D7076FE">
              <w:rPr>
                <w:lang w:val="en-US"/>
              </w:rPr>
              <w:t>Bước 5</w:t>
            </w:r>
          </w:p>
        </w:tc>
        <w:tc>
          <w:tcPr>
            <w:tcW w:w="12472" w:type="dxa"/>
            <w:tcMar/>
            <w:vAlign w:val="center"/>
          </w:tcPr>
          <w:p w:rsidR="00A23DA0" w:rsidP="00832EA4" w:rsidRDefault="7365809D" w14:paraId="7458C94D"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1A08508" w14:textId="77777777"/>
    <w:p w:rsidRPr="0009634E" w:rsidR="00A23DA0" w:rsidP="78B6F757" w:rsidRDefault="78CCAEB0" w14:paraId="361C66F6" w14:textId="39E2C612">
      <w:pPr>
        <w:pStyle w:val="Heading3"/>
        <w:rPr>
          <w:sz w:val="24"/>
          <w:szCs w:val="24"/>
          <w:lang w:val="en-US"/>
        </w:rPr>
      </w:pPr>
      <w:bookmarkStart w:name="_Toc242783409" w:id="152"/>
      <w:r w:rsidRPr="78B6F757">
        <w:rPr>
          <w:lang w:val="en-US"/>
        </w:rPr>
        <w:t>4.2.31. Tính năng theo dõi tiến độ nộp của các Tổ/Ban</w:t>
      </w:r>
      <w:bookmarkEnd w:id="152"/>
    </w:p>
    <w:p w:rsidRPr="0009634E" w:rsidR="00A23DA0" w:rsidP="00A23DA0" w:rsidRDefault="78CCAEB0" w14:paraId="7AA6CA4C" w14:textId="77777777">
      <w:r w:rsidRPr="78B6F757">
        <w:rPr>
          <w:b/>
          <w:bCs/>
          <w:lang w:val="en-US"/>
        </w:rPr>
        <w:t xml:space="preserve">Mục đích: </w:t>
      </w:r>
      <w:r w:rsidRPr="78B6F757">
        <w:rPr>
          <w:lang w:val="en-US"/>
        </w:rPr>
        <w:t>Theo dõi đơn vị chưa nộp, đã nộp, cần bổ sung và đã duyệt.</w:t>
      </w:r>
    </w:p>
    <w:p w:rsidRPr="0009634E" w:rsidR="00A23DA0" w:rsidP="00A23DA0" w:rsidRDefault="78CCAEB0" w14:paraId="6BABCB21" w14:textId="77777777">
      <w:r w:rsidRPr="78B6F757">
        <w:rPr>
          <w:b/>
          <w:bCs/>
          <w:lang w:val="en-US"/>
        </w:rPr>
        <w:t xml:space="preserve">Đối tượng sử dụng: </w:t>
      </w:r>
      <w:r w:rsidRPr="78B6F757">
        <w:rPr>
          <w:lang w:val="en-US"/>
        </w:rPr>
        <w:t>Ban quản lý/Ban Truyền thông/KHPT</w:t>
      </w:r>
    </w:p>
    <w:p w:rsidRPr="0009634E" w:rsidR="00A23DA0" w:rsidP="00A23DA0" w:rsidRDefault="78CCAEB0" w14:paraId="389CA534"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C7A8B3D" w14:textId="77777777">
      <w:r w:rsidRPr="78B6F757">
        <w:rPr>
          <w:b/>
          <w:bCs/>
          <w:lang w:val="en-US"/>
        </w:rPr>
        <w:t xml:space="preserve">Template: </w:t>
      </w:r>
      <w:r w:rsidRPr="78B6F757">
        <w:rPr>
          <w:lang w:val="en-US"/>
        </w:rPr>
        <w:t>Biểu mẫu dữ liệu phục vụ nghiệp vụ "Theo dõi tiến độ nộp của các Tổ/Ban"; áp dụng template Excel hoặc form trực tuyến khi được cấu hình.</w:t>
      </w:r>
    </w:p>
    <w:p w:rsidRPr="0009634E" w:rsidR="00A23DA0" w:rsidP="00A23DA0" w:rsidRDefault="78CCAEB0" w14:paraId="343C8AB6"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1A24329"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18F7239C" w14:textId="77777777">
      <w:r w:rsidRPr="78B6F757">
        <w:rPr>
          <w:b/>
          <w:bCs/>
          <w:lang w:val="en-US"/>
        </w:rPr>
        <w:t>Tính năng:</w:t>
      </w:r>
    </w:p>
    <w:p w:rsidRPr="0009634E" w:rsidR="00A23DA0" w:rsidP="00A23DA0" w:rsidRDefault="00A23DA0" w14:paraId="5C1DD57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tiến độ nộp của các Tổ/Ban" theo phạm vi quyền được cấp trên </w:t>
      </w:r>
      <w:r>
        <w:rPr>
          <w:szCs w:val="24"/>
        </w:rPr>
        <w:t>Phần mềm</w:t>
      </w:r>
      <w:r w:rsidRPr="0009634E">
        <w:rPr>
          <w:szCs w:val="24"/>
        </w:rPr>
        <w:t xml:space="preserve"> ESG.</w:t>
      </w:r>
    </w:p>
    <w:p w:rsidRPr="0009634E" w:rsidR="00A23DA0" w:rsidP="00A23DA0" w:rsidRDefault="00A23DA0" w14:paraId="7F93F0A0" w14:textId="77777777">
      <w:pPr>
        <w:pStyle w:val="ListBullet"/>
        <w:tabs>
          <w:tab w:val="num" w:pos="360"/>
        </w:tabs>
        <w:spacing w:after="40"/>
        <w:ind w:left="397" w:hanging="360"/>
        <w:rPr>
          <w:rFonts w:cs="Times New Roman"/>
          <w:szCs w:val="24"/>
        </w:rPr>
      </w:pPr>
      <w:r w:rsidRPr="0009634E">
        <w:rPr>
          <w:szCs w:val="24"/>
        </w:rPr>
        <w:t>Hệ thống hỗ trợ mục tiêu: Theo dõi đơn vị chưa nộp, đã nộp, cần bổ sung và đã duyệt.</w:t>
      </w:r>
    </w:p>
    <w:p w:rsidRPr="0009634E" w:rsidR="00A23DA0" w:rsidP="00A23DA0" w:rsidRDefault="00A23DA0" w14:paraId="6983309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68ED1F66"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BDA6B8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55B6A2A" w14:textId="77777777">
      <w:r w:rsidRPr="78B6F757">
        <w:rPr>
          <w:b/>
          <w:bCs/>
          <w:lang w:val="en-US"/>
        </w:rPr>
        <w:t>Màn hình liên quan:</w:t>
      </w:r>
    </w:p>
    <w:p w:rsidRPr="0009634E" w:rsidR="00A23DA0" w:rsidP="00A23DA0" w:rsidRDefault="00A23DA0" w14:paraId="0F04A48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0298027"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13262439"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39486032"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289F2E9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A4DA226" w14:textId="77777777">
        <w:trPr>
          <w:jc w:val="center"/>
        </w:trPr>
        <w:tc>
          <w:tcPr>
            <w:tcW w:w="907" w:type="dxa"/>
            <w:shd w:val="clear" w:color="auto" w:fill="006B75"/>
            <w:tcMar/>
            <w:vAlign w:val="center"/>
          </w:tcPr>
          <w:p w:rsidR="00A23DA0" w:rsidP="00832EA4" w:rsidRDefault="7365809D" w14:paraId="7DCA2054" w14:textId="77777777">
            <w:r w:rsidRPr="2689F980" w:rsidR="3D7076FE">
              <w:rPr>
                <w:lang w:val="en-US"/>
              </w:rPr>
              <w:t>Bước</w:t>
            </w:r>
          </w:p>
        </w:tc>
        <w:tc>
          <w:tcPr>
            <w:tcW w:w="12472" w:type="dxa"/>
            <w:shd w:val="clear" w:color="auto" w:fill="006B75"/>
            <w:tcMar/>
            <w:vAlign w:val="center"/>
          </w:tcPr>
          <w:p w:rsidR="00A23DA0" w:rsidP="00832EA4" w:rsidRDefault="7365809D" w14:paraId="4E47246F" w14:textId="77777777">
            <w:r w:rsidRPr="2689F980" w:rsidR="3D7076FE">
              <w:rPr>
                <w:lang w:val="en-US"/>
              </w:rPr>
              <w:t>Mô tả</w:t>
            </w:r>
          </w:p>
        </w:tc>
      </w:tr>
      <w:tr w:rsidRPr="0009634E" w:rsidR="00A23DA0" w:rsidTr="2689F980" w14:paraId="547B0D15" w14:textId="77777777">
        <w:trPr>
          <w:jc w:val="center"/>
        </w:trPr>
        <w:tc>
          <w:tcPr>
            <w:tcW w:w="907" w:type="dxa"/>
            <w:tcMar/>
            <w:vAlign w:val="center"/>
          </w:tcPr>
          <w:p w:rsidR="00A23DA0" w:rsidP="00832EA4" w:rsidRDefault="7365809D" w14:paraId="2F524DE5" w14:textId="77777777">
            <w:r w:rsidRPr="2689F980" w:rsidR="3D7076FE">
              <w:rPr>
                <w:lang w:val="en-US"/>
              </w:rPr>
              <w:t>Bước 1</w:t>
            </w:r>
          </w:p>
        </w:tc>
        <w:tc>
          <w:tcPr>
            <w:tcW w:w="12472" w:type="dxa"/>
            <w:tcMar/>
            <w:vAlign w:val="center"/>
          </w:tcPr>
          <w:p w:rsidR="00A23DA0" w:rsidP="00832EA4" w:rsidRDefault="7365809D" w14:paraId="0383059D" w14:textId="77777777">
            <w:r w:rsidRPr="2689F980" w:rsidR="3D7076FE">
              <w:rPr>
                <w:lang w:val="en-US"/>
              </w:rPr>
              <w:t>Người dùng mở màn hình Phê duyệt tài liệu và hồ sơ.</w:t>
            </w:r>
          </w:p>
        </w:tc>
      </w:tr>
      <w:tr w:rsidRPr="0009634E" w:rsidR="00A23DA0" w:rsidTr="2689F980" w14:paraId="03CE616C" w14:textId="77777777">
        <w:trPr>
          <w:jc w:val="center"/>
        </w:trPr>
        <w:tc>
          <w:tcPr>
            <w:tcW w:w="907" w:type="dxa"/>
            <w:tcMar/>
            <w:vAlign w:val="center"/>
          </w:tcPr>
          <w:p w:rsidR="00A23DA0" w:rsidP="00832EA4" w:rsidRDefault="7365809D" w14:paraId="0FB1CF8D" w14:textId="77777777">
            <w:r w:rsidRPr="2689F980" w:rsidR="3D7076FE">
              <w:rPr>
                <w:lang w:val="en-US"/>
              </w:rPr>
              <w:t>Bước 2</w:t>
            </w:r>
          </w:p>
        </w:tc>
        <w:tc>
          <w:tcPr>
            <w:tcW w:w="12472" w:type="dxa"/>
            <w:tcMar/>
            <w:vAlign w:val="center"/>
          </w:tcPr>
          <w:p w:rsidR="00A23DA0" w:rsidP="00832EA4" w:rsidRDefault="7365809D" w14:paraId="3373FD6F" w14:textId="77777777">
            <w:r w:rsidRPr="2689F980" w:rsidR="3D7076FE">
              <w:rPr>
                <w:lang w:val="en-US"/>
              </w:rPr>
              <w:t>Người dùng chọn chức năng "theo dõi tiến độ nộp của các Tổ/Ban".</w:t>
            </w:r>
          </w:p>
        </w:tc>
      </w:tr>
      <w:tr w:rsidRPr="0009634E" w:rsidR="00A23DA0" w:rsidTr="2689F980" w14:paraId="5CF45B48" w14:textId="77777777">
        <w:trPr>
          <w:jc w:val="center"/>
        </w:trPr>
        <w:tc>
          <w:tcPr>
            <w:tcW w:w="907" w:type="dxa"/>
            <w:tcMar/>
            <w:vAlign w:val="center"/>
          </w:tcPr>
          <w:p w:rsidR="00A23DA0" w:rsidP="00832EA4" w:rsidRDefault="7365809D" w14:paraId="1F7C1466" w14:textId="77777777">
            <w:r w:rsidRPr="2689F980" w:rsidR="3D7076FE">
              <w:rPr>
                <w:lang w:val="en-US"/>
              </w:rPr>
              <w:t>Bước 3</w:t>
            </w:r>
          </w:p>
        </w:tc>
        <w:tc>
          <w:tcPr>
            <w:tcW w:w="12472" w:type="dxa"/>
            <w:tcMar/>
            <w:vAlign w:val="center"/>
          </w:tcPr>
          <w:p w:rsidR="00A23DA0" w:rsidP="00832EA4" w:rsidRDefault="7365809D" w14:paraId="76274E50" w14:textId="77777777">
            <w:r w:rsidRPr="2689F980" w:rsidR="3D7076FE">
              <w:rPr>
                <w:lang w:val="en-US"/>
              </w:rPr>
              <w:t>Người dùng nhập nội dung yêu cầu, kỳ báo cáo, đơn vị nhận và hạn xử lý.</w:t>
            </w:r>
          </w:p>
        </w:tc>
      </w:tr>
      <w:tr w:rsidRPr="0009634E" w:rsidR="00A23DA0" w:rsidTr="2689F980" w14:paraId="167E5569" w14:textId="77777777">
        <w:trPr>
          <w:jc w:val="center"/>
        </w:trPr>
        <w:tc>
          <w:tcPr>
            <w:tcW w:w="907" w:type="dxa"/>
            <w:tcMar/>
            <w:vAlign w:val="center"/>
          </w:tcPr>
          <w:p w:rsidR="00A23DA0" w:rsidP="00832EA4" w:rsidRDefault="7365809D" w14:paraId="255EBBB0" w14:textId="77777777">
            <w:r w:rsidRPr="2689F980" w:rsidR="3D7076FE">
              <w:rPr>
                <w:lang w:val="en-US"/>
              </w:rPr>
              <w:t>Bước 4</w:t>
            </w:r>
          </w:p>
        </w:tc>
        <w:tc>
          <w:tcPr>
            <w:tcW w:w="12472" w:type="dxa"/>
            <w:tcMar/>
            <w:vAlign w:val="center"/>
          </w:tcPr>
          <w:p w:rsidR="00A23DA0" w:rsidP="00832EA4" w:rsidRDefault="7365809D" w14:paraId="3E53234F" w14:textId="77777777">
            <w:r w:rsidRPr="2689F980" w:rsidR="3D7076FE">
              <w:rPr>
                <w:lang w:val="en-US"/>
              </w:rPr>
              <w:t>Người dùng kiểm tra thông tin và bấm Gửi/Xác nhận.</w:t>
            </w:r>
          </w:p>
        </w:tc>
      </w:tr>
      <w:tr w:rsidRPr="0009634E" w:rsidR="00A23DA0" w:rsidTr="2689F980" w14:paraId="3823403A" w14:textId="77777777">
        <w:trPr>
          <w:jc w:val="center"/>
        </w:trPr>
        <w:tc>
          <w:tcPr>
            <w:tcW w:w="907" w:type="dxa"/>
            <w:tcMar/>
            <w:vAlign w:val="center"/>
          </w:tcPr>
          <w:p w:rsidR="00A23DA0" w:rsidP="00832EA4" w:rsidRDefault="7365809D" w14:paraId="079F4A1B" w14:textId="77777777">
            <w:r w:rsidRPr="2689F980" w:rsidR="3D7076FE">
              <w:rPr>
                <w:lang w:val="en-US"/>
              </w:rPr>
              <w:t>Bước 5</w:t>
            </w:r>
          </w:p>
        </w:tc>
        <w:tc>
          <w:tcPr>
            <w:tcW w:w="12472" w:type="dxa"/>
            <w:tcMar/>
            <w:vAlign w:val="center"/>
          </w:tcPr>
          <w:p w:rsidR="00A23DA0" w:rsidP="00832EA4" w:rsidRDefault="7365809D" w14:paraId="04EAA0B0"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39B88FD" w14:textId="77777777"/>
    <w:p w:rsidRPr="0009634E" w:rsidR="00A23DA0" w:rsidP="78B6F757" w:rsidRDefault="78CCAEB0" w14:paraId="30E33916" w14:textId="003B4F34">
      <w:pPr>
        <w:pStyle w:val="Heading3"/>
        <w:rPr>
          <w:sz w:val="24"/>
          <w:szCs w:val="24"/>
          <w:lang w:val="en-US"/>
        </w:rPr>
      </w:pPr>
      <w:bookmarkStart w:name="_Toc242783410" w:id="153"/>
      <w:r w:rsidRPr="78B6F757">
        <w:rPr>
          <w:lang w:val="en-US"/>
        </w:rPr>
        <w:t>4.2.32. Tính năng chỉnh sửa và nộp lại theo phản hồi</w:t>
      </w:r>
      <w:bookmarkEnd w:id="153"/>
    </w:p>
    <w:p w:rsidRPr="0009634E" w:rsidR="00A23DA0" w:rsidP="00A23DA0" w:rsidRDefault="78CCAEB0" w14:paraId="1811DF7B" w14:textId="2D5CD96F">
      <w:r w:rsidRPr="78B6F757">
        <w:rPr>
          <w:b/>
          <w:bCs/>
          <w:lang w:val="en-US"/>
        </w:rPr>
        <w:t xml:space="preserve">Mục đích: </w:t>
      </w:r>
      <w:r w:rsidRPr="78B6F757">
        <w:rPr>
          <w:lang w:val="en-US"/>
        </w:rPr>
        <w:t>Cập nhật hồ sơ.</w:t>
      </w:r>
    </w:p>
    <w:p w:rsidRPr="0009634E" w:rsidR="00A23DA0" w:rsidP="00A23DA0" w:rsidRDefault="78CCAEB0" w14:paraId="00B72709"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D61445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7875655" w14:textId="77777777">
      <w:r w:rsidRPr="78B6F757">
        <w:rPr>
          <w:b/>
          <w:bCs/>
          <w:lang w:val="en-US"/>
        </w:rPr>
        <w:t xml:space="preserve">Template: </w:t>
      </w:r>
      <w:r w:rsidRPr="78B6F757">
        <w:rPr>
          <w:lang w:val="en-US"/>
        </w:rPr>
        <w:t>Biểu mẫu dữ liệu phục vụ nghiệp vụ "Chỉnh sửa và nộp lại theo phản hồi"; áp dụng template Excel hoặc form trực tuyến khi được cấu hình.</w:t>
      </w:r>
    </w:p>
    <w:p w:rsidRPr="0009634E" w:rsidR="00A23DA0" w:rsidP="00A23DA0" w:rsidRDefault="78CCAEB0" w14:paraId="4E07DDF9"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EDB6895"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6247EEC6" w14:textId="77777777">
      <w:r w:rsidRPr="78B6F757">
        <w:rPr>
          <w:b/>
          <w:bCs/>
          <w:lang w:val="en-US"/>
        </w:rPr>
        <w:t>Tính năng:</w:t>
      </w:r>
    </w:p>
    <w:p w:rsidRPr="0009634E" w:rsidR="00A23DA0" w:rsidP="00A23DA0" w:rsidRDefault="00A23DA0" w14:paraId="7CA0092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"Chỉnh sửa và nộp lại theo phản hồi" theo phạm vi quyền được cấp trên </w:t>
      </w:r>
      <w:r>
        <w:rPr>
          <w:szCs w:val="24"/>
        </w:rPr>
        <w:t>Phần mềm</w:t>
      </w:r>
      <w:r w:rsidRPr="0009634E">
        <w:rPr>
          <w:szCs w:val="24"/>
        </w:rPr>
        <w:t xml:space="preserve"> ESG.</w:t>
      </w:r>
    </w:p>
    <w:p w:rsidRPr="0009634E" w:rsidR="00A23DA0" w:rsidP="00A23DA0" w:rsidRDefault="00A23DA0" w14:paraId="228D0F17" w14:textId="77777777">
      <w:pPr>
        <w:pStyle w:val="ListBullet"/>
        <w:tabs>
          <w:tab w:val="num" w:pos="360"/>
        </w:tabs>
        <w:spacing w:after="40"/>
        <w:ind w:left="397" w:hanging="360"/>
        <w:rPr>
          <w:rFonts w:cs="Times New Roman"/>
          <w:szCs w:val="24"/>
        </w:rPr>
      </w:pPr>
      <w:r w:rsidRPr="0009634E">
        <w:rPr>
          <w:szCs w:val="24"/>
        </w:rPr>
        <w:t>Hệ thống hỗ trợ mục tiêu: Cập nhật hồ sơ theo ý kiến của người phê duyệt.</w:t>
      </w:r>
    </w:p>
    <w:p w:rsidRPr="0009634E" w:rsidR="00A23DA0" w:rsidP="00A23DA0" w:rsidRDefault="00A23DA0" w14:paraId="1888B60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FBD029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11A1E79"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20FCED8" w14:textId="77777777">
      <w:r w:rsidRPr="78B6F757">
        <w:rPr>
          <w:b/>
          <w:bCs/>
          <w:lang w:val="en-US"/>
        </w:rPr>
        <w:t>Màn hình liên quan:</w:t>
      </w:r>
    </w:p>
    <w:p w:rsidRPr="0009634E" w:rsidR="00A23DA0" w:rsidP="00A23DA0" w:rsidRDefault="00A23DA0" w14:paraId="337EE180"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259DCBB6"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319CD84A"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69225A2F"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65EAABF7"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34B074D" w14:textId="77777777">
        <w:trPr>
          <w:jc w:val="center"/>
        </w:trPr>
        <w:tc>
          <w:tcPr>
            <w:tcW w:w="907" w:type="dxa"/>
            <w:shd w:val="clear" w:color="auto" w:fill="006B75"/>
            <w:tcMar/>
            <w:vAlign w:val="center"/>
          </w:tcPr>
          <w:p w:rsidR="00A23DA0" w:rsidP="00832EA4" w:rsidRDefault="7365809D" w14:paraId="76D41C56" w14:textId="77777777">
            <w:r w:rsidRPr="2689F980" w:rsidR="3D7076FE">
              <w:rPr>
                <w:lang w:val="en-US"/>
              </w:rPr>
              <w:t>Bước</w:t>
            </w:r>
          </w:p>
        </w:tc>
        <w:tc>
          <w:tcPr>
            <w:tcW w:w="12472" w:type="dxa"/>
            <w:shd w:val="clear" w:color="auto" w:fill="006B75"/>
            <w:tcMar/>
            <w:vAlign w:val="center"/>
          </w:tcPr>
          <w:p w:rsidR="00A23DA0" w:rsidP="00832EA4" w:rsidRDefault="7365809D" w14:paraId="425007E0" w14:textId="77777777">
            <w:r w:rsidRPr="2689F980" w:rsidR="3D7076FE">
              <w:rPr>
                <w:lang w:val="en-US"/>
              </w:rPr>
              <w:t>Mô tả</w:t>
            </w:r>
          </w:p>
        </w:tc>
      </w:tr>
      <w:tr w:rsidRPr="0009634E" w:rsidR="00A23DA0" w:rsidTr="2689F980" w14:paraId="3A4B70E8" w14:textId="77777777">
        <w:trPr>
          <w:jc w:val="center"/>
        </w:trPr>
        <w:tc>
          <w:tcPr>
            <w:tcW w:w="907" w:type="dxa"/>
            <w:tcMar/>
            <w:vAlign w:val="center"/>
          </w:tcPr>
          <w:p w:rsidR="00A23DA0" w:rsidP="00832EA4" w:rsidRDefault="7365809D" w14:paraId="4063D02B" w14:textId="77777777">
            <w:r w:rsidRPr="2689F980" w:rsidR="3D7076FE">
              <w:rPr>
                <w:lang w:val="en-US"/>
              </w:rPr>
              <w:t>Bước 1</w:t>
            </w:r>
          </w:p>
        </w:tc>
        <w:tc>
          <w:tcPr>
            <w:tcW w:w="12472" w:type="dxa"/>
            <w:tcMar/>
            <w:vAlign w:val="center"/>
          </w:tcPr>
          <w:p w:rsidR="00A23DA0" w:rsidP="00832EA4" w:rsidRDefault="7365809D" w14:paraId="5035C821" w14:textId="77777777">
            <w:r w:rsidRPr="2689F980" w:rsidR="3D7076FE">
              <w:rPr>
                <w:lang w:val="en-US"/>
              </w:rPr>
              <w:t>Người dùng mở màn hình Phê duyệt tài liệu và hồ sơ.</w:t>
            </w:r>
          </w:p>
        </w:tc>
      </w:tr>
      <w:tr w:rsidRPr="0009634E" w:rsidR="00A23DA0" w:rsidTr="2689F980" w14:paraId="533FE6FB" w14:textId="77777777">
        <w:trPr>
          <w:jc w:val="center"/>
        </w:trPr>
        <w:tc>
          <w:tcPr>
            <w:tcW w:w="907" w:type="dxa"/>
            <w:tcMar/>
            <w:vAlign w:val="center"/>
          </w:tcPr>
          <w:p w:rsidR="00A23DA0" w:rsidP="00832EA4" w:rsidRDefault="7365809D" w14:paraId="7B3742BA" w14:textId="77777777">
            <w:r w:rsidRPr="2689F980" w:rsidR="3D7076FE">
              <w:rPr>
                <w:lang w:val="en-US"/>
              </w:rPr>
              <w:t>Bước 2</w:t>
            </w:r>
          </w:p>
        </w:tc>
        <w:tc>
          <w:tcPr>
            <w:tcW w:w="12472" w:type="dxa"/>
            <w:tcMar/>
            <w:vAlign w:val="center"/>
          </w:tcPr>
          <w:p w:rsidR="00A23DA0" w:rsidP="00832EA4" w:rsidRDefault="7365809D" w14:paraId="1207E098" w14:textId="77777777">
            <w:r w:rsidRPr="2689F980" w:rsidR="3D7076FE">
              <w:rPr>
                <w:lang w:val="en-US"/>
              </w:rPr>
              <w:t>Người dùng chọn chức năng "chỉnh sửa và nộp lại theo phản hồi".</w:t>
            </w:r>
          </w:p>
        </w:tc>
      </w:tr>
      <w:tr w:rsidRPr="0009634E" w:rsidR="00A23DA0" w:rsidTr="2689F980" w14:paraId="0EE0F255" w14:textId="77777777">
        <w:trPr>
          <w:jc w:val="center"/>
        </w:trPr>
        <w:tc>
          <w:tcPr>
            <w:tcW w:w="907" w:type="dxa"/>
            <w:tcMar/>
            <w:vAlign w:val="center"/>
          </w:tcPr>
          <w:p w:rsidR="00A23DA0" w:rsidP="00832EA4" w:rsidRDefault="7365809D" w14:paraId="558D1B20" w14:textId="77777777">
            <w:r w:rsidRPr="2689F980" w:rsidR="3D7076FE">
              <w:rPr>
                <w:lang w:val="en-US"/>
              </w:rPr>
              <w:t>Bước 3</w:t>
            </w:r>
          </w:p>
        </w:tc>
        <w:tc>
          <w:tcPr>
            <w:tcW w:w="12472" w:type="dxa"/>
            <w:tcMar/>
            <w:vAlign w:val="center"/>
          </w:tcPr>
          <w:p w:rsidR="00A23DA0" w:rsidP="00832EA4" w:rsidRDefault="7365809D" w14:paraId="215682B4" w14:textId="77777777">
            <w:r w:rsidRPr="2689F980" w:rsidR="3D7076FE">
              <w:rPr>
                <w:lang w:val="en-US"/>
              </w:rPr>
              <w:t>Người dùng nhập nội dung yêu cầu, kỳ báo cáo, đơn vị nhận và hạn xử lý.</w:t>
            </w:r>
          </w:p>
        </w:tc>
      </w:tr>
      <w:tr w:rsidRPr="0009634E" w:rsidR="00A23DA0" w:rsidTr="2689F980" w14:paraId="7E851CF5" w14:textId="77777777">
        <w:trPr>
          <w:jc w:val="center"/>
        </w:trPr>
        <w:tc>
          <w:tcPr>
            <w:tcW w:w="907" w:type="dxa"/>
            <w:tcMar/>
            <w:vAlign w:val="center"/>
          </w:tcPr>
          <w:p w:rsidR="00A23DA0" w:rsidP="00832EA4" w:rsidRDefault="7365809D" w14:paraId="66BD7088" w14:textId="77777777">
            <w:r w:rsidRPr="2689F980" w:rsidR="3D7076FE">
              <w:rPr>
                <w:lang w:val="en-US"/>
              </w:rPr>
              <w:t>Bước 4</w:t>
            </w:r>
          </w:p>
        </w:tc>
        <w:tc>
          <w:tcPr>
            <w:tcW w:w="12472" w:type="dxa"/>
            <w:tcMar/>
            <w:vAlign w:val="center"/>
          </w:tcPr>
          <w:p w:rsidR="00A23DA0" w:rsidP="00832EA4" w:rsidRDefault="7365809D" w14:paraId="0C930074" w14:textId="77777777">
            <w:r w:rsidRPr="2689F980" w:rsidR="3D7076FE">
              <w:rPr>
                <w:lang w:val="en-US"/>
              </w:rPr>
              <w:t>Người dùng kiểm tra thông tin và bấm Gửi/Xác nhận.</w:t>
            </w:r>
          </w:p>
        </w:tc>
      </w:tr>
      <w:tr w:rsidRPr="0009634E" w:rsidR="00A23DA0" w:rsidTr="2689F980" w14:paraId="441ACB8F" w14:textId="77777777">
        <w:trPr>
          <w:jc w:val="center"/>
        </w:trPr>
        <w:tc>
          <w:tcPr>
            <w:tcW w:w="907" w:type="dxa"/>
            <w:tcMar/>
            <w:vAlign w:val="center"/>
          </w:tcPr>
          <w:p w:rsidR="00A23DA0" w:rsidP="00832EA4" w:rsidRDefault="7365809D" w14:paraId="53B4D365" w14:textId="77777777">
            <w:r w:rsidRPr="2689F980" w:rsidR="3D7076FE">
              <w:rPr>
                <w:lang w:val="en-US"/>
              </w:rPr>
              <w:t>Bước 5</w:t>
            </w:r>
          </w:p>
        </w:tc>
        <w:tc>
          <w:tcPr>
            <w:tcW w:w="12472" w:type="dxa"/>
            <w:tcMar/>
            <w:vAlign w:val="center"/>
          </w:tcPr>
          <w:p w:rsidR="00A23DA0" w:rsidP="00832EA4" w:rsidRDefault="7365809D" w14:paraId="5B1EB536"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52FFF8DA" w14:textId="77777777"/>
    <w:p w:rsidRPr="0009634E" w:rsidR="00A23DA0" w:rsidP="78B6F757" w:rsidRDefault="78CCAEB0" w14:paraId="40FA9D1C" w14:textId="069BAD34">
      <w:pPr>
        <w:pStyle w:val="Heading2"/>
        <w:rPr>
          <w:sz w:val="24"/>
          <w:szCs w:val="24"/>
          <w:lang w:val="en-US"/>
        </w:rPr>
      </w:pPr>
      <w:bookmarkStart w:name="_Toc242783411" w:id="154"/>
      <w:r w:rsidRPr="78B6F757">
        <w:rPr>
          <w:lang w:val="en-US"/>
        </w:rPr>
        <w:t>4.3. Yêu cầu quản trị dữ liệu</w:t>
      </w:r>
      <w:bookmarkEnd w:id="154"/>
    </w:p>
    <w:p w:rsidRPr="0009634E" w:rsidR="00A23DA0" w:rsidP="78B6F757" w:rsidRDefault="78CCAEB0" w14:paraId="696A13CF" w14:textId="77777777">
      <w:pPr>
        <w:pStyle w:val="Heading3"/>
        <w:rPr>
          <w:sz w:val="24"/>
          <w:szCs w:val="24"/>
          <w:lang w:val="en-US"/>
        </w:rPr>
      </w:pPr>
      <w:bookmarkStart w:name="_Toc242783412" w:id="155"/>
      <w:r w:rsidRPr="78B6F757">
        <w:rPr>
          <w:lang w:val="en-US"/>
        </w:rPr>
        <w:t>4.3.1. Tính năng xem trạng thái nguồn dữ liệu và kết nối</w:t>
      </w:r>
      <w:bookmarkEnd w:id="155"/>
    </w:p>
    <w:p w:rsidRPr="0009634E" w:rsidR="00A23DA0" w:rsidP="00A23DA0" w:rsidRDefault="78CCAEB0" w14:paraId="2586E7D5"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4378A4FB" w14:textId="77777777">
      <w:r w:rsidRPr="78B6F757">
        <w:rPr>
          <w:b/>
          <w:bCs/>
          <w:lang w:val="en-US"/>
        </w:rPr>
        <w:t xml:space="preserve">Mục đích: </w:t>
      </w:r>
      <w:r w:rsidRPr="78B6F757">
        <w:rPr>
          <w:lang w:val="en-US"/>
        </w:rPr>
        <w:t>Theo dõi nguồn, phương thức tích hợp và lần đồng bộ gần nhất.</w:t>
      </w:r>
    </w:p>
    <w:p w:rsidRPr="0009634E" w:rsidR="00A23DA0" w:rsidP="00A23DA0" w:rsidRDefault="78CCAEB0" w14:paraId="065DF96B" w14:textId="77777777">
      <w:r w:rsidRPr="78B6F757">
        <w:rPr>
          <w:b/>
          <w:bCs/>
          <w:lang w:val="en-US"/>
        </w:rPr>
        <w:t>Tính năng:</w:t>
      </w:r>
    </w:p>
    <w:p w:rsidRPr="0009634E" w:rsidR="00A23DA0" w:rsidP="00A23DA0" w:rsidRDefault="00A23DA0" w14:paraId="5E36353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trạng thái nguồn dữ liệu và kết nối" theo phạm vi quyền được cấp trên </w:t>
      </w:r>
      <w:r>
        <w:rPr>
          <w:szCs w:val="24"/>
        </w:rPr>
        <w:t>Phần mềm</w:t>
      </w:r>
      <w:r w:rsidRPr="0009634E">
        <w:rPr>
          <w:szCs w:val="24"/>
        </w:rPr>
        <w:t xml:space="preserve"> ESG.</w:t>
      </w:r>
    </w:p>
    <w:p w:rsidRPr="0009634E" w:rsidR="00A23DA0" w:rsidP="00A23DA0" w:rsidRDefault="00A23DA0" w14:paraId="60A56E47" w14:textId="77777777">
      <w:pPr>
        <w:pStyle w:val="ListBullet"/>
        <w:tabs>
          <w:tab w:val="num" w:pos="360"/>
        </w:tabs>
        <w:spacing w:after="40"/>
        <w:ind w:left="397" w:hanging="360"/>
        <w:rPr>
          <w:rFonts w:cs="Times New Roman"/>
          <w:szCs w:val="24"/>
        </w:rPr>
      </w:pPr>
      <w:r w:rsidRPr="0009634E">
        <w:rPr>
          <w:szCs w:val="24"/>
        </w:rPr>
        <w:t>Hệ thống hỗ trợ mục tiêu: Theo dõi nguồn, phương thức tích hợp và lần đồng bộ gần nhất.</w:t>
      </w:r>
    </w:p>
    <w:p w:rsidRPr="0009634E" w:rsidR="00A23DA0" w:rsidP="00A23DA0" w:rsidRDefault="00A23DA0" w14:paraId="4584831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7A504E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0B9268B" w14:textId="77777777">
      <w:r w:rsidRPr="78B6F757">
        <w:rPr>
          <w:b/>
          <w:bCs/>
          <w:lang w:val="en-US"/>
        </w:rPr>
        <w:t>Màn hình liên quan:</w:t>
      </w:r>
    </w:p>
    <w:p w:rsidRPr="0009634E" w:rsidR="00A23DA0" w:rsidP="00A23DA0" w:rsidRDefault="00A23DA0" w14:paraId="3A089789"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78CCAEB0" w14:paraId="76AA31F7" w14:textId="77777777">
      <w:pPr>
        <w:jc w:val="center"/>
      </w:pPr>
      <w:r w:rsidRPr="78B6F757">
        <w:rPr>
          <w:i/>
          <w:iCs/>
          <w:lang w:val="en-US"/>
        </w:rPr>
        <w:t>Hình MH-014. Quản trị nguồn dữ liệu</w:t>
      </w:r>
    </w:p>
    <w:p w:rsidRPr="0009634E" w:rsidR="00A23DA0" w:rsidP="00A23DA0" w:rsidRDefault="00A23DA0" w14:paraId="7A4BD0B4" w14:textId="77777777">
      <w:pPr>
        <w:jc w:val="center"/>
      </w:pPr>
      <w:r w:rsidRPr="0009634E">
        <w:rPr>
          <w:noProof/>
        </w:rPr>
        <w:drawing>
          <wp:inline distT="0" distB="0" distL="0" distR="0" wp14:anchorId="5FCC5EFA" wp14:editId="334D0241">
            <wp:extent cx="5941695" cy="3713560"/>
            <wp:effectExtent l="0" t="0" r="1905" b="1270"/>
            <wp:docPr id="1614288871" name="Picture 161428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4_Nguon_du_lieu.png"/>
                    <pic:cNvPicPr/>
                  </pic:nvPicPr>
                  <pic:blipFill>
                    <a:blip r:embed="rId60"/>
                    <a:stretch>
                      <a:fillRect/>
                    </a:stretch>
                  </pic:blipFill>
                  <pic:spPr>
                    <a:xfrm>
                      <a:off x="0" y="0"/>
                      <a:ext cx="5941695" cy="3713560"/>
                    </a:xfrm>
                    <a:prstGeom prst="rect">
                      <a:avLst/>
                    </a:prstGeom>
                  </pic:spPr>
                </pic:pic>
              </a:graphicData>
            </a:graphic>
          </wp:inline>
        </w:drawing>
      </w:r>
    </w:p>
    <w:p w:rsidRPr="0009634E" w:rsidR="00A23DA0" w:rsidP="00A23DA0" w:rsidRDefault="78CCAEB0" w14:paraId="499292E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10DEE9A" w14:textId="77777777">
        <w:trPr>
          <w:jc w:val="center"/>
        </w:trPr>
        <w:tc>
          <w:tcPr>
            <w:tcW w:w="907" w:type="dxa"/>
            <w:shd w:val="clear" w:color="auto" w:fill="006B75"/>
            <w:tcMar/>
            <w:vAlign w:val="center"/>
          </w:tcPr>
          <w:p w:rsidR="00A23DA0" w:rsidP="00832EA4" w:rsidRDefault="7365809D" w14:paraId="1719CDEF" w14:textId="77777777">
            <w:r w:rsidRPr="2689F980" w:rsidR="3D7076FE">
              <w:rPr>
                <w:lang w:val="en-US"/>
              </w:rPr>
              <w:t>Bước</w:t>
            </w:r>
          </w:p>
        </w:tc>
        <w:tc>
          <w:tcPr>
            <w:tcW w:w="12472" w:type="dxa"/>
            <w:shd w:val="clear" w:color="auto" w:fill="006B75"/>
            <w:tcMar/>
            <w:vAlign w:val="center"/>
          </w:tcPr>
          <w:p w:rsidR="00A23DA0" w:rsidP="00832EA4" w:rsidRDefault="7365809D" w14:paraId="53FDF788" w14:textId="77777777">
            <w:r w:rsidRPr="2689F980" w:rsidR="3D7076FE">
              <w:rPr>
                <w:lang w:val="en-US"/>
              </w:rPr>
              <w:t>Mô tả</w:t>
            </w:r>
          </w:p>
        </w:tc>
      </w:tr>
      <w:tr w:rsidRPr="0009634E" w:rsidR="00A23DA0" w:rsidTr="2689F980" w14:paraId="6D594E25" w14:textId="77777777">
        <w:trPr>
          <w:jc w:val="center"/>
        </w:trPr>
        <w:tc>
          <w:tcPr>
            <w:tcW w:w="907" w:type="dxa"/>
            <w:tcMar/>
            <w:vAlign w:val="center"/>
          </w:tcPr>
          <w:p w:rsidR="00A23DA0" w:rsidP="00832EA4" w:rsidRDefault="7365809D" w14:paraId="1E876DC1" w14:textId="77777777">
            <w:r w:rsidRPr="2689F980" w:rsidR="3D7076FE">
              <w:rPr>
                <w:lang w:val="en-US"/>
              </w:rPr>
              <w:t>Bước 1</w:t>
            </w:r>
          </w:p>
        </w:tc>
        <w:tc>
          <w:tcPr>
            <w:tcW w:w="12472" w:type="dxa"/>
            <w:tcMar/>
            <w:vAlign w:val="center"/>
          </w:tcPr>
          <w:p w:rsidR="00A23DA0" w:rsidP="00832EA4" w:rsidRDefault="7365809D" w14:paraId="4C8A367E" w14:textId="77777777">
            <w:r w:rsidRPr="2689F980" w:rsidR="3D7076FE">
              <w:rPr>
                <w:lang w:val="en-US"/>
              </w:rPr>
              <w:t>Người dùng mở màn hình Quản trị nguồn dữ liệu.</w:t>
            </w:r>
          </w:p>
        </w:tc>
      </w:tr>
      <w:tr w:rsidRPr="0009634E" w:rsidR="00A23DA0" w:rsidTr="2689F980" w14:paraId="06BC9485" w14:textId="77777777">
        <w:trPr>
          <w:jc w:val="center"/>
        </w:trPr>
        <w:tc>
          <w:tcPr>
            <w:tcW w:w="907" w:type="dxa"/>
            <w:tcMar/>
            <w:vAlign w:val="center"/>
          </w:tcPr>
          <w:p w:rsidR="00A23DA0" w:rsidP="00832EA4" w:rsidRDefault="7365809D" w14:paraId="1617E17F" w14:textId="77777777">
            <w:r w:rsidRPr="2689F980" w:rsidR="3D7076FE">
              <w:rPr>
                <w:lang w:val="en-US"/>
              </w:rPr>
              <w:t>Bước 2</w:t>
            </w:r>
          </w:p>
        </w:tc>
        <w:tc>
          <w:tcPr>
            <w:tcW w:w="12472" w:type="dxa"/>
            <w:tcMar/>
            <w:vAlign w:val="center"/>
          </w:tcPr>
          <w:p w:rsidR="00A23DA0" w:rsidP="00832EA4" w:rsidRDefault="7365809D" w14:paraId="2D3288F3" w14:textId="77777777">
            <w:r w:rsidRPr="2689F980" w:rsidR="3D7076FE">
              <w:rPr>
                <w:lang w:val="en-US"/>
              </w:rPr>
              <w:t>Người dùng chọn chức năng "xem trạng thái nguồn dữ liệu và kết nối" theo phạm vi quyền được cấp.</w:t>
            </w:r>
          </w:p>
        </w:tc>
      </w:tr>
      <w:tr w:rsidRPr="0009634E" w:rsidR="00A23DA0" w:rsidTr="2689F980" w14:paraId="14275851" w14:textId="77777777">
        <w:trPr>
          <w:jc w:val="center"/>
        </w:trPr>
        <w:tc>
          <w:tcPr>
            <w:tcW w:w="907" w:type="dxa"/>
            <w:tcMar/>
            <w:vAlign w:val="center"/>
          </w:tcPr>
          <w:p w:rsidR="00A23DA0" w:rsidP="00832EA4" w:rsidRDefault="7365809D" w14:paraId="0B9A5550" w14:textId="77777777">
            <w:r w:rsidRPr="2689F980" w:rsidR="3D7076FE">
              <w:rPr>
                <w:lang w:val="en-US"/>
              </w:rPr>
              <w:t>Bước 3</w:t>
            </w:r>
          </w:p>
        </w:tc>
        <w:tc>
          <w:tcPr>
            <w:tcW w:w="12472" w:type="dxa"/>
            <w:tcMar/>
            <w:vAlign w:val="center"/>
          </w:tcPr>
          <w:p w:rsidR="00A23DA0" w:rsidP="00832EA4" w:rsidRDefault="7365809D" w14:paraId="3AC78ADF" w14:textId="77777777">
            <w:r w:rsidRPr="2689F980" w:rsidR="3D7076FE">
              <w:rPr>
                <w:lang w:val="en-US"/>
              </w:rPr>
              <w:t>Người dùng nhập hoặc chọn dữ liệu cần xử lý theo biểu mẫu trên màn hình.</w:t>
            </w:r>
          </w:p>
        </w:tc>
      </w:tr>
      <w:tr w:rsidR="00A23DA0" w:rsidTr="2689F980" w14:paraId="0125C687" w14:textId="77777777">
        <w:trPr>
          <w:jc w:val="center"/>
        </w:trPr>
        <w:tc>
          <w:tcPr>
            <w:tcW w:w="907" w:type="dxa"/>
            <w:tcMar/>
          </w:tcPr>
          <w:p w:rsidR="00A23DA0" w:rsidP="00832EA4" w:rsidRDefault="7365809D" w14:paraId="4473E3F5" w14:textId="77777777">
            <w:r w:rsidRPr="2689F980" w:rsidR="3D7076FE">
              <w:rPr>
                <w:lang w:val="en-US"/>
              </w:rPr>
              <w:t>Bước 4</w:t>
            </w:r>
          </w:p>
        </w:tc>
        <w:tc>
          <w:tcPr>
            <w:tcW w:w="12472" w:type="dxa"/>
            <w:tcMar/>
          </w:tcPr>
          <w:p w:rsidR="00A23DA0" w:rsidP="00832EA4" w:rsidRDefault="7365809D" w14:paraId="2CFD0140" w14:textId="77777777">
            <w:r w:rsidRPr="2689F980" w:rsidR="3D7076FE">
              <w:rPr>
                <w:lang w:val="en-US"/>
              </w:rPr>
              <w:t>Hệ thống kiểm tra quyền, dữ liệu bắt buộc và điều kiện nghiệp vụ.</w:t>
            </w:r>
          </w:p>
        </w:tc>
      </w:tr>
      <w:tr w:rsidR="00A23DA0" w:rsidTr="2689F980" w14:paraId="08C5A113" w14:textId="77777777">
        <w:trPr>
          <w:jc w:val="center"/>
        </w:trPr>
        <w:tc>
          <w:tcPr>
            <w:tcW w:w="907" w:type="dxa"/>
            <w:tcMar/>
          </w:tcPr>
          <w:p w:rsidR="00A23DA0" w:rsidP="00832EA4" w:rsidRDefault="7365809D" w14:paraId="213DC717" w14:textId="77777777">
            <w:r w:rsidRPr="2689F980" w:rsidR="3D7076FE">
              <w:rPr>
                <w:lang w:val="en-US"/>
              </w:rPr>
              <w:t>Bước 5</w:t>
            </w:r>
          </w:p>
        </w:tc>
        <w:tc>
          <w:tcPr>
            <w:tcW w:w="12472" w:type="dxa"/>
            <w:tcMar/>
          </w:tcPr>
          <w:p w:rsidR="00A23DA0" w:rsidP="00832EA4" w:rsidRDefault="7365809D" w14:paraId="5A0B90FA"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0C11465" w14:textId="77777777"/>
    <w:p w:rsidRPr="0009634E" w:rsidR="00A23DA0" w:rsidP="78B6F757" w:rsidRDefault="78CCAEB0" w14:paraId="2A382CE7" w14:textId="77777777">
      <w:pPr>
        <w:pStyle w:val="Heading3"/>
        <w:rPr>
          <w:sz w:val="24"/>
          <w:szCs w:val="24"/>
          <w:lang w:val="en-US"/>
        </w:rPr>
      </w:pPr>
      <w:bookmarkStart w:name="_Toc242783413" w:id="156"/>
      <w:r w:rsidRPr="78B6F757">
        <w:rPr>
          <w:lang w:val="en-US"/>
        </w:rPr>
        <w:t>4.3.2. Tính năng làm mới trạng thái kết nối</w:t>
      </w:r>
      <w:bookmarkEnd w:id="156"/>
    </w:p>
    <w:p w:rsidRPr="0009634E" w:rsidR="00A23DA0" w:rsidP="00A23DA0" w:rsidRDefault="78CCAEB0" w14:paraId="481F54F6"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750B404C" w14:textId="77777777">
      <w:r w:rsidRPr="78B6F757">
        <w:rPr>
          <w:b/>
          <w:bCs/>
          <w:lang w:val="en-US"/>
        </w:rPr>
        <w:t xml:space="preserve">Mục đích: </w:t>
      </w:r>
      <w:r w:rsidRPr="78B6F757">
        <w:rPr>
          <w:lang w:val="en-US"/>
        </w:rPr>
        <w:t>Kiểm tra lại trạng thái các nguồn dữ liệu.</w:t>
      </w:r>
    </w:p>
    <w:p w:rsidRPr="0009634E" w:rsidR="00A23DA0" w:rsidP="00A23DA0" w:rsidRDefault="78CCAEB0" w14:paraId="4BAEA922" w14:textId="77777777">
      <w:r w:rsidRPr="78B6F757">
        <w:rPr>
          <w:b/>
          <w:bCs/>
          <w:lang w:val="en-US"/>
        </w:rPr>
        <w:t>Tính năng:</w:t>
      </w:r>
    </w:p>
    <w:p w:rsidRPr="0009634E" w:rsidR="00A23DA0" w:rsidP="00A23DA0" w:rsidRDefault="00A23DA0" w14:paraId="069B4B35"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"Làm mới trạng thái kết nối" theo phạm vi quyền được cấp trên </w:t>
      </w:r>
      <w:r>
        <w:rPr>
          <w:szCs w:val="24"/>
        </w:rPr>
        <w:t>Phần mềm</w:t>
      </w:r>
      <w:r w:rsidRPr="0009634E">
        <w:rPr>
          <w:szCs w:val="24"/>
        </w:rPr>
        <w:t xml:space="preserve"> ESG.</w:t>
      </w:r>
    </w:p>
    <w:p w:rsidRPr="0009634E" w:rsidR="00A23DA0" w:rsidP="00A23DA0" w:rsidRDefault="00A23DA0" w14:paraId="0EA0D92B" w14:textId="77777777">
      <w:pPr>
        <w:pStyle w:val="ListBullet"/>
        <w:tabs>
          <w:tab w:val="num" w:pos="360"/>
        </w:tabs>
        <w:spacing w:after="40"/>
        <w:ind w:left="397" w:hanging="360"/>
        <w:rPr>
          <w:rFonts w:cs="Times New Roman"/>
          <w:szCs w:val="24"/>
        </w:rPr>
      </w:pPr>
      <w:r w:rsidRPr="0009634E">
        <w:rPr>
          <w:szCs w:val="24"/>
        </w:rPr>
        <w:t>Hệ thống hỗ trợ mục tiêu: Kiểm tra lại trạng thái các nguồn dữ liệu.</w:t>
      </w:r>
    </w:p>
    <w:p w:rsidRPr="0009634E" w:rsidR="00A23DA0" w:rsidP="00A23DA0" w:rsidRDefault="00A23DA0" w14:paraId="4BB800D7"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05171D"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75499A9" w14:textId="77777777">
      <w:r w:rsidRPr="78B6F757">
        <w:rPr>
          <w:b/>
          <w:bCs/>
          <w:lang w:val="en-US"/>
        </w:rPr>
        <w:t>Màn hình liên quan:</w:t>
      </w:r>
    </w:p>
    <w:p w:rsidRPr="0009634E" w:rsidR="00A23DA0" w:rsidP="00A23DA0" w:rsidRDefault="00A23DA0" w14:paraId="0397D86B"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00A23DA0" w14:paraId="73562343" w14:textId="77777777">
      <w:pPr>
        <w:pStyle w:val="ListBullet"/>
        <w:tabs>
          <w:tab w:val="num" w:pos="360"/>
        </w:tabs>
        <w:spacing w:after="40"/>
        <w:ind w:left="397" w:hanging="360"/>
        <w:rPr>
          <w:rFonts w:cs="Times New Roman"/>
          <w:szCs w:val="24"/>
        </w:rPr>
      </w:pPr>
      <w:r w:rsidRPr="0009634E">
        <w:rPr>
          <w:szCs w:val="24"/>
        </w:rPr>
        <w:t>Tham khảo Hình MH-014 đã trình bày ở phần trước.</w:t>
      </w:r>
    </w:p>
    <w:p w:rsidRPr="0009634E" w:rsidR="00A23DA0" w:rsidP="00A23DA0" w:rsidRDefault="78CCAEB0" w14:paraId="4A93A97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DB1DE01" w14:textId="77777777">
        <w:trPr>
          <w:jc w:val="center"/>
        </w:trPr>
        <w:tc>
          <w:tcPr>
            <w:tcW w:w="907" w:type="dxa"/>
            <w:shd w:val="clear" w:color="auto" w:fill="006B75"/>
            <w:tcMar/>
            <w:vAlign w:val="center"/>
          </w:tcPr>
          <w:p w:rsidR="00A23DA0" w:rsidP="00832EA4" w:rsidRDefault="7365809D" w14:paraId="1DDA0CD5" w14:textId="77777777">
            <w:r w:rsidRPr="2689F980" w:rsidR="3D7076FE">
              <w:rPr>
                <w:lang w:val="en-US"/>
              </w:rPr>
              <w:t>Bước</w:t>
            </w:r>
          </w:p>
        </w:tc>
        <w:tc>
          <w:tcPr>
            <w:tcW w:w="12472" w:type="dxa"/>
            <w:shd w:val="clear" w:color="auto" w:fill="006B75"/>
            <w:tcMar/>
            <w:vAlign w:val="center"/>
          </w:tcPr>
          <w:p w:rsidR="00A23DA0" w:rsidP="00832EA4" w:rsidRDefault="7365809D" w14:paraId="512B1AD9" w14:textId="77777777">
            <w:r w:rsidRPr="2689F980" w:rsidR="3D7076FE">
              <w:rPr>
                <w:lang w:val="en-US"/>
              </w:rPr>
              <w:t>Mô tả</w:t>
            </w:r>
          </w:p>
        </w:tc>
      </w:tr>
      <w:tr w:rsidRPr="0009634E" w:rsidR="00A23DA0" w:rsidTr="2689F980" w14:paraId="0E80730E" w14:textId="77777777">
        <w:trPr>
          <w:jc w:val="center"/>
        </w:trPr>
        <w:tc>
          <w:tcPr>
            <w:tcW w:w="907" w:type="dxa"/>
            <w:tcMar/>
            <w:vAlign w:val="center"/>
          </w:tcPr>
          <w:p w:rsidR="00A23DA0" w:rsidP="00832EA4" w:rsidRDefault="7365809D" w14:paraId="2B9ED123" w14:textId="77777777">
            <w:r w:rsidRPr="2689F980" w:rsidR="3D7076FE">
              <w:rPr>
                <w:lang w:val="en-US"/>
              </w:rPr>
              <w:t>Bước 1</w:t>
            </w:r>
          </w:p>
        </w:tc>
        <w:tc>
          <w:tcPr>
            <w:tcW w:w="12472" w:type="dxa"/>
            <w:tcMar/>
            <w:vAlign w:val="center"/>
          </w:tcPr>
          <w:p w:rsidR="00A23DA0" w:rsidP="00832EA4" w:rsidRDefault="7365809D" w14:paraId="06CA0076" w14:textId="77777777">
            <w:r w:rsidRPr="2689F980" w:rsidR="3D7076FE">
              <w:rPr>
                <w:lang w:val="en-US"/>
              </w:rPr>
              <w:t>Người dùng mở màn hình Quản trị nguồn dữ liệu.</w:t>
            </w:r>
          </w:p>
        </w:tc>
      </w:tr>
      <w:tr w:rsidRPr="0009634E" w:rsidR="00A23DA0" w:rsidTr="2689F980" w14:paraId="7985C488" w14:textId="77777777">
        <w:trPr>
          <w:jc w:val="center"/>
        </w:trPr>
        <w:tc>
          <w:tcPr>
            <w:tcW w:w="907" w:type="dxa"/>
            <w:tcMar/>
            <w:vAlign w:val="center"/>
          </w:tcPr>
          <w:p w:rsidR="00A23DA0" w:rsidP="00832EA4" w:rsidRDefault="7365809D" w14:paraId="70CA9ECC" w14:textId="77777777">
            <w:r w:rsidRPr="2689F980" w:rsidR="3D7076FE">
              <w:rPr>
                <w:lang w:val="en-US"/>
              </w:rPr>
              <w:t>Bước 2</w:t>
            </w:r>
          </w:p>
        </w:tc>
        <w:tc>
          <w:tcPr>
            <w:tcW w:w="12472" w:type="dxa"/>
            <w:tcMar/>
            <w:vAlign w:val="center"/>
          </w:tcPr>
          <w:p w:rsidR="00A23DA0" w:rsidP="00832EA4" w:rsidRDefault="7365809D" w14:paraId="283AF996" w14:textId="77777777">
            <w:r w:rsidRPr="2689F980" w:rsidR="3D7076FE">
              <w:rPr>
                <w:lang w:val="en-US"/>
              </w:rPr>
              <w:t>Người dùng chọn chức năng "làm mới trạng thái kết nối" theo phạm vi quyền được cấp.</w:t>
            </w:r>
          </w:p>
        </w:tc>
      </w:tr>
      <w:tr w:rsidRPr="0009634E" w:rsidR="00A23DA0" w:rsidTr="2689F980" w14:paraId="55154506" w14:textId="77777777">
        <w:trPr>
          <w:jc w:val="center"/>
        </w:trPr>
        <w:tc>
          <w:tcPr>
            <w:tcW w:w="907" w:type="dxa"/>
            <w:tcMar/>
            <w:vAlign w:val="center"/>
          </w:tcPr>
          <w:p w:rsidR="00A23DA0" w:rsidP="00832EA4" w:rsidRDefault="7365809D" w14:paraId="1BD19BD5" w14:textId="77777777">
            <w:r w:rsidRPr="2689F980" w:rsidR="3D7076FE">
              <w:rPr>
                <w:lang w:val="en-US"/>
              </w:rPr>
              <w:t>Bước 3</w:t>
            </w:r>
          </w:p>
        </w:tc>
        <w:tc>
          <w:tcPr>
            <w:tcW w:w="12472" w:type="dxa"/>
            <w:tcMar/>
            <w:vAlign w:val="center"/>
          </w:tcPr>
          <w:p w:rsidR="00A23DA0" w:rsidP="00832EA4" w:rsidRDefault="7365809D" w14:paraId="5353E8C2" w14:textId="77777777">
            <w:r w:rsidRPr="2689F980" w:rsidR="3D7076FE">
              <w:rPr>
                <w:lang w:val="en-US"/>
              </w:rPr>
              <w:t>Người dùng nhập hoặc chọn dữ liệu cần xử lý theo biểu mẫu trên màn hình.</w:t>
            </w:r>
          </w:p>
        </w:tc>
      </w:tr>
      <w:tr w:rsidR="00A23DA0" w:rsidTr="2689F980" w14:paraId="5AB36666" w14:textId="77777777">
        <w:trPr>
          <w:jc w:val="center"/>
        </w:trPr>
        <w:tc>
          <w:tcPr>
            <w:tcW w:w="907" w:type="dxa"/>
            <w:tcMar/>
          </w:tcPr>
          <w:p w:rsidR="00A23DA0" w:rsidP="00832EA4" w:rsidRDefault="7365809D" w14:paraId="2C05DC42" w14:textId="77777777">
            <w:r w:rsidRPr="2689F980" w:rsidR="3D7076FE">
              <w:rPr>
                <w:lang w:val="en-US"/>
              </w:rPr>
              <w:t>Bước 4</w:t>
            </w:r>
          </w:p>
        </w:tc>
        <w:tc>
          <w:tcPr>
            <w:tcW w:w="12472" w:type="dxa"/>
            <w:tcMar/>
          </w:tcPr>
          <w:p w:rsidR="00A23DA0" w:rsidP="00832EA4" w:rsidRDefault="7365809D" w14:paraId="77DFAB16" w14:textId="77777777">
            <w:r w:rsidRPr="2689F980" w:rsidR="3D7076FE">
              <w:rPr>
                <w:lang w:val="en-US"/>
              </w:rPr>
              <w:t>Hệ thống kiểm tra quyền, dữ liệu bắt buộc và điều kiện nghiệp vụ.</w:t>
            </w:r>
          </w:p>
        </w:tc>
      </w:tr>
      <w:tr w:rsidR="00A23DA0" w:rsidTr="2689F980" w14:paraId="14D5C07E" w14:textId="77777777">
        <w:trPr>
          <w:jc w:val="center"/>
        </w:trPr>
        <w:tc>
          <w:tcPr>
            <w:tcW w:w="907" w:type="dxa"/>
            <w:tcMar/>
          </w:tcPr>
          <w:p w:rsidR="00A23DA0" w:rsidP="00832EA4" w:rsidRDefault="7365809D" w14:paraId="2F6C3730" w14:textId="77777777">
            <w:r w:rsidRPr="2689F980" w:rsidR="3D7076FE">
              <w:rPr>
                <w:lang w:val="en-US"/>
              </w:rPr>
              <w:t>Bước 5</w:t>
            </w:r>
          </w:p>
        </w:tc>
        <w:tc>
          <w:tcPr>
            <w:tcW w:w="12472" w:type="dxa"/>
            <w:tcMar/>
          </w:tcPr>
          <w:p w:rsidR="00A23DA0" w:rsidP="00832EA4" w:rsidRDefault="7365809D" w14:paraId="658E07F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746691A" w14:textId="77777777"/>
    <w:p w:rsidRPr="0009634E" w:rsidR="00A23DA0" w:rsidP="78B6F757" w:rsidRDefault="78CCAEB0" w14:paraId="133B07A7" w14:textId="77777777">
      <w:pPr>
        <w:pStyle w:val="Heading3"/>
        <w:rPr>
          <w:sz w:val="24"/>
          <w:szCs w:val="24"/>
          <w:lang w:val="en-US"/>
        </w:rPr>
      </w:pPr>
      <w:bookmarkStart w:name="_Toc242783414" w:id="157"/>
      <w:r w:rsidRPr="78B6F757">
        <w:rPr>
          <w:lang w:val="en-US"/>
        </w:rPr>
        <w:t>4.3.3. Tính năng xem chi tiết nguồn dữ liệu</w:t>
      </w:r>
      <w:bookmarkEnd w:id="157"/>
    </w:p>
    <w:p w:rsidRPr="0009634E" w:rsidR="00A23DA0" w:rsidP="00A23DA0" w:rsidRDefault="78CCAEB0" w14:paraId="5AA15926"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7AE5EB94" w14:textId="77777777">
      <w:r w:rsidRPr="78B6F757">
        <w:rPr>
          <w:b/>
          <w:bCs/>
          <w:lang w:val="en-US"/>
        </w:rPr>
        <w:t xml:space="preserve">Mục đích: </w:t>
      </w:r>
      <w:r w:rsidRPr="78B6F757">
        <w:rPr>
          <w:lang w:val="en-US"/>
        </w:rPr>
        <w:t>Xem cấu hình và lịch sử của một nguồn.</w:t>
      </w:r>
    </w:p>
    <w:p w:rsidRPr="0009634E" w:rsidR="00A23DA0" w:rsidP="00A23DA0" w:rsidRDefault="78CCAEB0" w14:paraId="618B98BB" w14:textId="77777777">
      <w:r w:rsidRPr="78B6F757">
        <w:rPr>
          <w:b/>
          <w:bCs/>
          <w:lang w:val="en-US"/>
        </w:rPr>
        <w:t>Tính năng:</w:t>
      </w:r>
    </w:p>
    <w:p w:rsidRPr="0009634E" w:rsidR="00A23DA0" w:rsidP="00A23DA0" w:rsidRDefault="00A23DA0" w14:paraId="436F237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nguồn dữ liệu" theo phạm vi quyền được cấp trên </w:t>
      </w:r>
      <w:r>
        <w:rPr>
          <w:szCs w:val="24"/>
        </w:rPr>
        <w:t>Phần mềm</w:t>
      </w:r>
      <w:r w:rsidRPr="0009634E">
        <w:rPr>
          <w:szCs w:val="24"/>
        </w:rPr>
        <w:t xml:space="preserve"> ESG.</w:t>
      </w:r>
    </w:p>
    <w:p w:rsidRPr="0009634E" w:rsidR="00A23DA0" w:rsidP="00A23DA0" w:rsidRDefault="00A23DA0" w14:paraId="19B0446E" w14:textId="77777777">
      <w:pPr>
        <w:pStyle w:val="ListBullet"/>
        <w:tabs>
          <w:tab w:val="num" w:pos="360"/>
        </w:tabs>
        <w:spacing w:after="40"/>
        <w:ind w:left="397" w:hanging="360"/>
        <w:rPr>
          <w:rFonts w:cs="Times New Roman"/>
          <w:szCs w:val="24"/>
        </w:rPr>
      </w:pPr>
      <w:r w:rsidRPr="0009634E">
        <w:rPr>
          <w:szCs w:val="24"/>
        </w:rPr>
        <w:t>Hệ thống hỗ trợ mục tiêu: Xem cấu hình và lịch sử của một nguồn.</w:t>
      </w:r>
    </w:p>
    <w:p w:rsidRPr="0009634E" w:rsidR="00A23DA0" w:rsidP="00A23DA0" w:rsidRDefault="00A23DA0" w14:paraId="1A3DEC4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49E421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65A9EE9" w14:textId="77777777">
      <w:r w:rsidRPr="78B6F757">
        <w:rPr>
          <w:b/>
          <w:bCs/>
          <w:lang w:val="en-US"/>
        </w:rPr>
        <w:t>Màn hình liên quan:</w:t>
      </w:r>
    </w:p>
    <w:p w:rsidRPr="0009634E" w:rsidR="00A23DA0" w:rsidP="00A23DA0" w:rsidRDefault="00A23DA0" w14:paraId="6D8F24B6"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00A23DA0" w14:paraId="278052AE" w14:textId="77777777">
      <w:pPr>
        <w:pStyle w:val="ListBullet"/>
        <w:tabs>
          <w:tab w:val="num" w:pos="360"/>
        </w:tabs>
        <w:spacing w:after="40"/>
        <w:ind w:left="397" w:hanging="360"/>
        <w:rPr>
          <w:rFonts w:cs="Times New Roman"/>
          <w:szCs w:val="24"/>
        </w:rPr>
      </w:pPr>
      <w:r w:rsidRPr="0009634E">
        <w:rPr>
          <w:szCs w:val="24"/>
        </w:rPr>
        <w:t>Tham khảo Hình MH-014 đã trình bày ở phần trước.</w:t>
      </w:r>
    </w:p>
    <w:p w:rsidRPr="0009634E" w:rsidR="00A23DA0" w:rsidP="00A23DA0" w:rsidRDefault="78CCAEB0" w14:paraId="00F09AB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6EB95B7" w14:textId="77777777">
        <w:trPr>
          <w:jc w:val="center"/>
        </w:trPr>
        <w:tc>
          <w:tcPr>
            <w:tcW w:w="907" w:type="dxa"/>
            <w:shd w:val="clear" w:color="auto" w:fill="006B75"/>
            <w:tcMar/>
            <w:vAlign w:val="center"/>
          </w:tcPr>
          <w:p w:rsidR="00A23DA0" w:rsidP="00832EA4" w:rsidRDefault="7365809D" w14:paraId="296CB048" w14:textId="77777777">
            <w:r w:rsidRPr="2689F980" w:rsidR="3D7076FE">
              <w:rPr>
                <w:lang w:val="en-US"/>
              </w:rPr>
              <w:t>Bước</w:t>
            </w:r>
          </w:p>
        </w:tc>
        <w:tc>
          <w:tcPr>
            <w:tcW w:w="12472" w:type="dxa"/>
            <w:shd w:val="clear" w:color="auto" w:fill="006B75"/>
            <w:tcMar/>
            <w:vAlign w:val="center"/>
          </w:tcPr>
          <w:p w:rsidR="00A23DA0" w:rsidP="00832EA4" w:rsidRDefault="7365809D" w14:paraId="49B38469" w14:textId="77777777">
            <w:r w:rsidRPr="2689F980" w:rsidR="3D7076FE">
              <w:rPr>
                <w:lang w:val="en-US"/>
              </w:rPr>
              <w:t>Mô tả</w:t>
            </w:r>
          </w:p>
        </w:tc>
      </w:tr>
      <w:tr w:rsidRPr="0009634E" w:rsidR="00A23DA0" w:rsidTr="2689F980" w14:paraId="144BA050" w14:textId="77777777">
        <w:trPr>
          <w:jc w:val="center"/>
        </w:trPr>
        <w:tc>
          <w:tcPr>
            <w:tcW w:w="907" w:type="dxa"/>
            <w:tcMar/>
            <w:vAlign w:val="center"/>
          </w:tcPr>
          <w:p w:rsidR="00A23DA0" w:rsidP="00832EA4" w:rsidRDefault="7365809D" w14:paraId="16DB35F2" w14:textId="77777777">
            <w:r w:rsidRPr="2689F980" w:rsidR="3D7076FE">
              <w:rPr>
                <w:lang w:val="en-US"/>
              </w:rPr>
              <w:t>Bước 1</w:t>
            </w:r>
          </w:p>
        </w:tc>
        <w:tc>
          <w:tcPr>
            <w:tcW w:w="12472" w:type="dxa"/>
            <w:tcMar/>
            <w:vAlign w:val="center"/>
          </w:tcPr>
          <w:p w:rsidR="00A23DA0" w:rsidP="00832EA4" w:rsidRDefault="7365809D" w14:paraId="72B13BAF" w14:textId="77777777">
            <w:r w:rsidRPr="2689F980" w:rsidR="3D7076FE">
              <w:rPr>
                <w:lang w:val="en-US"/>
              </w:rPr>
              <w:t>Người dùng mở màn hình Quản trị nguồn dữ liệu.</w:t>
            </w:r>
          </w:p>
        </w:tc>
      </w:tr>
      <w:tr w:rsidRPr="0009634E" w:rsidR="00A23DA0" w:rsidTr="2689F980" w14:paraId="2F656C5B" w14:textId="77777777">
        <w:trPr>
          <w:jc w:val="center"/>
        </w:trPr>
        <w:tc>
          <w:tcPr>
            <w:tcW w:w="907" w:type="dxa"/>
            <w:tcMar/>
            <w:vAlign w:val="center"/>
          </w:tcPr>
          <w:p w:rsidR="00A23DA0" w:rsidP="00832EA4" w:rsidRDefault="7365809D" w14:paraId="3451DABB" w14:textId="77777777">
            <w:r w:rsidRPr="2689F980" w:rsidR="3D7076FE">
              <w:rPr>
                <w:lang w:val="en-US"/>
              </w:rPr>
              <w:t>Bước 2</w:t>
            </w:r>
          </w:p>
        </w:tc>
        <w:tc>
          <w:tcPr>
            <w:tcW w:w="12472" w:type="dxa"/>
            <w:tcMar/>
            <w:vAlign w:val="center"/>
          </w:tcPr>
          <w:p w:rsidR="00A23DA0" w:rsidP="00832EA4" w:rsidRDefault="7365809D" w14:paraId="4340FE37" w14:textId="77777777">
            <w:r w:rsidRPr="2689F980" w:rsidR="3D7076FE">
              <w:rPr>
                <w:lang w:val="en-US"/>
              </w:rPr>
              <w:t>Người dùng chọn bản ghi, tab, chỉ tiêu hoặc thông báo cần xem.</w:t>
            </w:r>
          </w:p>
        </w:tc>
      </w:tr>
      <w:tr w:rsidRPr="0009634E" w:rsidR="00A23DA0" w:rsidTr="2689F980" w14:paraId="205EE80A" w14:textId="77777777">
        <w:trPr>
          <w:jc w:val="center"/>
        </w:trPr>
        <w:tc>
          <w:tcPr>
            <w:tcW w:w="907" w:type="dxa"/>
            <w:tcMar/>
            <w:vAlign w:val="center"/>
          </w:tcPr>
          <w:p w:rsidR="00A23DA0" w:rsidP="00832EA4" w:rsidRDefault="7365809D" w14:paraId="60FAB9DF" w14:textId="77777777">
            <w:r w:rsidRPr="2689F980" w:rsidR="3D7076FE">
              <w:rPr>
                <w:lang w:val="en-US"/>
              </w:rPr>
              <w:t>Bước 3</w:t>
            </w:r>
          </w:p>
        </w:tc>
        <w:tc>
          <w:tcPr>
            <w:tcW w:w="12472" w:type="dxa"/>
            <w:tcMar/>
            <w:vAlign w:val="center"/>
          </w:tcPr>
          <w:p w:rsidR="00A23DA0" w:rsidP="00832EA4" w:rsidRDefault="7365809D" w14:paraId="0DB97F8C" w14:textId="77777777">
            <w:r w:rsidRPr="2689F980" w:rsidR="3D7076FE">
              <w:rPr>
                <w:lang w:val="en-US"/>
              </w:rPr>
              <w:t>Hệ thống mở màn hình chi tiết/popup tương ứng và tải dữ liệu theo phạm vi quyền.</w:t>
            </w:r>
          </w:p>
        </w:tc>
      </w:tr>
      <w:tr w:rsidR="00A23DA0" w:rsidTr="2689F980" w14:paraId="04C76FB9" w14:textId="77777777">
        <w:trPr>
          <w:jc w:val="center"/>
        </w:trPr>
        <w:tc>
          <w:tcPr>
            <w:tcW w:w="907" w:type="dxa"/>
            <w:tcMar/>
          </w:tcPr>
          <w:p w:rsidR="00A23DA0" w:rsidP="00832EA4" w:rsidRDefault="7365809D" w14:paraId="73F89ABA" w14:textId="77777777">
            <w:r w:rsidRPr="2689F980" w:rsidR="3D7076FE">
              <w:rPr>
                <w:lang w:val="en-US"/>
              </w:rPr>
              <w:t>Bước 4</w:t>
            </w:r>
          </w:p>
        </w:tc>
        <w:tc>
          <w:tcPr>
            <w:tcW w:w="12472" w:type="dxa"/>
            <w:tcMar/>
          </w:tcPr>
          <w:p w:rsidR="00A23DA0" w:rsidP="00832EA4" w:rsidRDefault="7365809D" w14:paraId="2354BC45" w14:textId="77777777">
            <w:r w:rsidRPr="2689F980" w:rsidR="3D7076FE">
              <w:rPr>
                <w:lang w:val="en-US"/>
              </w:rPr>
              <w:t>Người dùng rà soát thông tin, file đính kèm, biểu đồ hoặc lịch sử xử lý.</w:t>
            </w:r>
          </w:p>
        </w:tc>
      </w:tr>
      <w:tr w:rsidR="00A23DA0" w:rsidTr="2689F980" w14:paraId="5668C885" w14:textId="77777777">
        <w:trPr>
          <w:jc w:val="center"/>
        </w:trPr>
        <w:tc>
          <w:tcPr>
            <w:tcW w:w="907" w:type="dxa"/>
            <w:tcMar/>
          </w:tcPr>
          <w:p w:rsidR="00A23DA0" w:rsidP="00832EA4" w:rsidRDefault="7365809D" w14:paraId="7215B8B6" w14:textId="77777777">
            <w:r w:rsidRPr="2689F980" w:rsidR="3D7076FE">
              <w:rPr>
                <w:lang w:val="en-US"/>
              </w:rPr>
              <w:t>Bước 5</w:t>
            </w:r>
          </w:p>
        </w:tc>
        <w:tc>
          <w:tcPr>
            <w:tcW w:w="12472" w:type="dxa"/>
            <w:tcMar/>
          </w:tcPr>
          <w:p w:rsidR="00A23DA0" w:rsidP="00832EA4" w:rsidRDefault="7365809D" w14:paraId="465C1A46" w14:textId="77777777">
            <w:r w:rsidRPr="2689F980" w:rsidR="3D7076FE">
              <w:rPr>
                <w:lang w:val="en-US"/>
              </w:rPr>
              <w:t>Người dùng đóng chi tiết hoặc quay lại danh sách để tiếp tục thao tác.</w:t>
            </w:r>
          </w:p>
        </w:tc>
      </w:tr>
    </w:tbl>
    <w:p w:rsidRPr="0009634E" w:rsidR="00A23DA0" w:rsidP="00A23DA0" w:rsidRDefault="00A23DA0" w14:paraId="0CE16F09" w14:textId="77777777"/>
    <w:p w:rsidRPr="0009634E" w:rsidR="00A23DA0" w:rsidP="00A23DA0" w:rsidRDefault="00A23DA0" w14:paraId="5D2D6598" w14:textId="77777777"/>
    <w:p w:rsidRPr="0009634E" w:rsidR="00A23DA0" w:rsidP="78B6F757" w:rsidRDefault="78CCAEB0" w14:paraId="319F6970" w14:textId="5BF5A88F">
      <w:pPr>
        <w:pStyle w:val="Heading3"/>
        <w:rPr>
          <w:sz w:val="24"/>
          <w:szCs w:val="24"/>
          <w:lang w:val="en-US"/>
        </w:rPr>
      </w:pPr>
      <w:bookmarkStart w:name="_Toc242783415" w:id="158"/>
      <w:r w:rsidRPr="78B6F757">
        <w:rPr>
          <w:lang w:val="en-US"/>
        </w:rPr>
        <w:t>4.3.4. Tính năng điều chỉnh dữ liệu ESG</w:t>
      </w:r>
      <w:bookmarkEnd w:id="158"/>
    </w:p>
    <w:p w:rsidRPr="0009634E" w:rsidR="00A23DA0" w:rsidP="00A23DA0" w:rsidRDefault="78CCAEB0" w14:paraId="4B9CB2C5" w14:textId="77777777">
      <w:r w:rsidRPr="78B6F757">
        <w:rPr>
          <w:b/>
          <w:bCs/>
          <w:lang w:val="en-US"/>
        </w:rPr>
        <w:t xml:space="preserve">Đối tượng sử dụng: </w:t>
      </w:r>
      <w:r w:rsidRPr="78B6F757">
        <w:rPr>
          <w:lang w:val="en-US"/>
        </w:rPr>
        <w:t>Cán bộ ESG</w:t>
      </w:r>
    </w:p>
    <w:p w:rsidRPr="0009634E" w:rsidR="00A23DA0" w:rsidP="00A23DA0" w:rsidRDefault="78CCAEB0" w14:paraId="55831B89" w14:textId="77777777">
      <w:r w:rsidRPr="78B6F757">
        <w:rPr>
          <w:b/>
          <w:bCs/>
          <w:lang w:val="en-US"/>
        </w:rPr>
        <w:t xml:space="preserve">Mục đích: </w:t>
      </w:r>
      <w:r w:rsidRPr="78B6F757">
        <w:rPr>
          <w:lang w:val="en-US"/>
        </w:rPr>
        <w:t>Sửa dữ liệu và ghi nhận nội dung điều chỉnh.</w:t>
      </w:r>
    </w:p>
    <w:p w:rsidRPr="0009634E" w:rsidR="00A23DA0" w:rsidP="00A23DA0" w:rsidRDefault="78CCAEB0" w14:paraId="21C44D29" w14:textId="77777777">
      <w:r w:rsidRPr="78B6F757">
        <w:rPr>
          <w:b/>
          <w:bCs/>
          <w:lang w:val="en-US"/>
        </w:rPr>
        <w:t>Tính năng:</w:t>
      </w:r>
    </w:p>
    <w:p w:rsidRPr="0009634E" w:rsidR="00A23DA0" w:rsidP="00A23DA0" w:rsidRDefault="00A23DA0" w14:paraId="02D0D11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"Điều chỉnh dữ liệu ESG" theo phạm vi quyền được cấp trên </w:t>
      </w:r>
      <w:r>
        <w:rPr>
          <w:szCs w:val="24"/>
        </w:rPr>
        <w:t>Phần mềm</w:t>
      </w:r>
      <w:r w:rsidRPr="0009634E">
        <w:rPr>
          <w:szCs w:val="24"/>
        </w:rPr>
        <w:t xml:space="preserve"> ESG.</w:t>
      </w:r>
    </w:p>
    <w:p w:rsidRPr="0009634E" w:rsidR="00A23DA0" w:rsidP="00A23DA0" w:rsidRDefault="00A23DA0" w14:paraId="1FF17BB4" w14:textId="77777777">
      <w:pPr>
        <w:pStyle w:val="ListBullet"/>
        <w:tabs>
          <w:tab w:val="num" w:pos="360"/>
        </w:tabs>
        <w:spacing w:after="40"/>
        <w:ind w:left="397" w:hanging="360"/>
        <w:rPr>
          <w:rFonts w:cs="Times New Roman"/>
          <w:szCs w:val="24"/>
        </w:rPr>
      </w:pPr>
      <w:r w:rsidRPr="0009634E">
        <w:rPr>
          <w:szCs w:val="24"/>
        </w:rPr>
        <w:t>Hệ thống hỗ trợ mục tiêu: Sửa dữ liệu và ghi nhận nội dung điều chỉnh.</w:t>
      </w:r>
    </w:p>
    <w:p w:rsidRPr="0009634E" w:rsidR="00A23DA0" w:rsidP="00A23DA0" w:rsidRDefault="00A23DA0" w14:paraId="0E236BE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FEF60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D5B9114" w14:textId="77777777">
      <w:r w:rsidRPr="78B6F757">
        <w:rPr>
          <w:b/>
          <w:bCs/>
          <w:lang w:val="en-US"/>
        </w:rPr>
        <w:t>Màn hình liên quan:</w:t>
      </w:r>
    </w:p>
    <w:p w:rsidRPr="0009634E" w:rsidR="00A23DA0" w:rsidP="00A23DA0" w:rsidRDefault="00A23DA0" w14:paraId="5CD97EE9" w14:textId="77777777">
      <w:pPr>
        <w:pStyle w:val="ListBullet"/>
        <w:tabs>
          <w:tab w:val="num" w:pos="360"/>
        </w:tabs>
        <w:spacing w:after="40"/>
        <w:ind w:left="397" w:hanging="360"/>
        <w:rPr>
          <w:rFonts w:cs="Times New Roman"/>
          <w:szCs w:val="24"/>
        </w:rPr>
      </w:pPr>
      <w:r>
        <w:t>MH-015 - Phân tích dữ liệu ESG; Mô tả: Màn hình tra cứu, điều chỉnh, phê duyệt dữ liệu ESG và xem nhật ký tích hợp.</w:t>
      </w:r>
    </w:p>
    <w:p w:rsidRPr="0009634E" w:rsidR="00A23DA0" w:rsidP="00A23DA0" w:rsidRDefault="00A23DA0" w14:paraId="1EE697E6" w14:textId="77777777">
      <w:pPr>
        <w:pStyle w:val="ListBullet"/>
        <w:tabs>
          <w:tab w:val="num" w:pos="360"/>
        </w:tabs>
        <w:spacing w:after="40"/>
        <w:ind w:left="397" w:hanging="360"/>
        <w:rPr>
          <w:rFonts w:cs="Times New Roman"/>
          <w:szCs w:val="24"/>
        </w:rPr>
      </w:pPr>
      <w:r w:rsidRPr="0009634E">
        <w:rPr>
          <w:szCs w:val="24"/>
        </w:rPr>
        <w:t>Tham khảo Hình MH-015 đã trình bày ở phần trước.</w:t>
      </w:r>
    </w:p>
    <w:p w:rsidRPr="0009634E" w:rsidR="00A23DA0" w:rsidP="00A23DA0" w:rsidRDefault="78CCAEB0" w14:paraId="0F5E119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C39D8FB" w14:textId="77777777">
        <w:trPr>
          <w:jc w:val="center"/>
        </w:trPr>
        <w:tc>
          <w:tcPr>
            <w:tcW w:w="907" w:type="dxa"/>
            <w:shd w:val="clear" w:color="auto" w:fill="006B75"/>
            <w:tcMar/>
            <w:vAlign w:val="center"/>
          </w:tcPr>
          <w:p w:rsidR="00A23DA0" w:rsidP="00832EA4" w:rsidRDefault="7365809D" w14:paraId="26D4DEAA" w14:textId="77777777">
            <w:r w:rsidRPr="2689F980" w:rsidR="3D7076FE">
              <w:rPr>
                <w:lang w:val="en-US"/>
              </w:rPr>
              <w:t>Bước</w:t>
            </w:r>
          </w:p>
        </w:tc>
        <w:tc>
          <w:tcPr>
            <w:tcW w:w="12472" w:type="dxa"/>
            <w:shd w:val="clear" w:color="auto" w:fill="006B75"/>
            <w:tcMar/>
            <w:vAlign w:val="center"/>
          </w:tcPr>
          <w:p w:rsidR="00A23DA0" w:rsidP="00832EA4" w:rsidRDefault="7365809D" w14:paraId="4F6EE451" w14:textId="77777777">
            <w:r w:rsidRPr="2689F980" w:rsidR="3D7076FE">
              <w:rPr>
                <w:lang w:val="en-US"/>
              </w:rPr>
              <w:t>Mô tả</w:t>
            </w:r>
          </w:p>
        </w:tc>
      </w:tr>
      <w:tr w:rsidRPr="0009634E" w:rsidR="00A23DA0" w:rsidTr="2689F980" w14:paraId="1D8E96B0" w14:textId="77777777">
        <w:trPr>
          <w:jc w:val="center"/>
        </w:trPr>
        <w:tc>
          <w:tcPr>
            <w:tcW w:w="907" w:type="dxa"/>
            <w:tcMar/>
            <w:vAlign w:val="center"/>
          </w:tcPr>
          <w:p w:rsidR="00A23DA0" w:rsidP="00832EA4" w:rsidRDefault="7365809D" w14:paraId="0246020F" w14:textId="77777777">
            <w:r w:rsidRPr="2689F980" w:rsidR="3D7076FE">
              <w:rPr>
                <w:lang w:val="en-US"/>
              </w:rPr>
              <w:t>Bước 1</w:t>
            </w:r>
          </w:p>
        </w:tc>
        <w:tc>
          <w:tcPr>
            <w:tcW w:w="12472" w:type="dxa"/>
            <w:tcMar/>
            <w:vAlign w:val="center"/>
          </w:tcPr>
          <w:p w:rsidR="00A23DA0" w:rsidP="00832EA4" w:rsidRDefault="7365809D" w14:paraId="52C9AA14" w14:textId="77777777">
            <w:r w:rsidRPr="2689F980" w:rsidR="3D7076FE">
              <w:rPr>
                <w:lang w:val="en-US"/>
              </w:rPr>
              <w:t>Người dùng mở màn hình Phân tích dữ liệu ESG.</w:t>
            </w:r>
          </w:p>
        </w:tc>
      </w:tr>
      <w:tr w:rsidRPr="0009634E" w:rsidR="00A23DA0" w:rsidTr="2689F980" w14:paraId="6A3EDB99" w14:textId="77777777">
        <w:trPr>
          <w:jc w:val="center"/>
        </w:trPr>
        <w:tc>
          <w:tcPr>
            <w:tcW w:w="907" w:type="dxa"/>
            <w:tcMar/>
            <w:vAlign w:val="center"/>
          </w:tcPr>
          <w:p w:rsidR="00A23DA0" w:rsidP="00832EA4" w:rsidRDefault="7365809D" w14:paraId="0237AB1E" w14:textId="77777777">
            <w:r w:rsidRPr="2689F980" w:rsidR="3D7076FE">
              <w:rPr>
                <w:lang w:val="en-US"/>
              </w:rPr>
              <w:t>Bước 2</w:t>
            </w:r>
          </w:p>
        </w:tc>
        <w:tc>
          <w:tcPr>
            <w:tcW w:w="12472" w:type="dxa"/>
            <w:tcMar/>
            <w:vAlign w:val="center"/>
          </w:tcPr>
          <w:p w:rsidR="00A23DA0" w:rsidP="00832EA4" w:rsidRDefault="7365809D" w14:paraId="2CAC54D3" w14:textId="77777777">
            <w:r w:rsidRPr="2689F980" w:rsidR="3D7076FE">
              <w:rPr>
                <w:lang w:val="en-US"/>
              </w:rPr>
              <w:t>Người dùng chọn chức năng "điều chỉnh dữ liệu ESG" theo phạm vi quyền được cấp.</w:t>
            </w:r>
          </w:p>
        </w:tc>
      </w:tr>
      <w:tr w:rsidRPr="0009634E" w:rsidR="00A23DA0" w:rsidTr="2689F980" w14:paraId="39180D7B" w14:textId="77777777">
        <w:trPr>
          <w:jc w:val="center"/>
        </w:trPr>
        <w:tc>
          <w:tcPr>
            <w:tcW w:w="907" w:type="dxa"/>
            <w:tcMar/>
            <w:vAlign w:val="center"/>
          </w:tcPr>
          <w:p w:rsidR="00A23DA0" w:rsidP="00832EA4" w:rsidRDefault="7365809D" w14:paraId="087B6F3A" w14:textId="77777777">
            <w:r w:rsidRPr="2689F980" w:rsidR="3D7076FE">
              <w:rPr>
                <w:lang w:val="en-US"/>
              </w:rPr>
              <w:t>Bước 3</w:t>
            </w:r>
          </w:p>
        </w:tc>
        <w:tc>
          <w:tcPr>
            <w:tcW w:w="12472" w:type="dxa"/>
            <w:tcMar/>
            <w:vAlign w:val="center"/>
          </w:tcPr>
          <w:p w:rsidR="00A23DA0" w:rsidP="00832EA4" w:rsidRDefault="7365809D" w14:paraId="0266B41A" w14:textId="77777777">
            <w:r w:rsidRPr="2689F980" w:rsidR="3D7076FE">
              <w:rPr>
                <w:lang w:val="en-US"/>
              </w:rPr>
              <w:t>Người dùng nhập hoặc chọn dữ liệu cần xử lý theo biểu mẫu trên màn hình.</w:t>
            </w:r>
          </w:p>
        </w:tc>
      </w:tr>
      <w:tr w:rsidR="00A23DA0" w:rsidTr="2689F980" w14:paraId="14154165" w14:textId="77777777">
        <w:trPr>
          <w:jc w:val="center"/>
        </w:trPr>
        <w:tc>
          <w:tcPr>
            <w:tcW w:w="907" w:type="dxa"/>
            <w:tcMar/>
          </w:tcPr>
          <w:p w:rsidR="00A23DA0" w:rsidP="00832EA4" w:rsidRDefault="7365809D" w14:paraId="6AC9FED3" w14:textId="77777777">
            <w:r w:rsidRPr="2689F980" w:rsidR="3D7076FE">
              <w:rPr>
                <w:lang w:val="en-US"/>
              </w:rPr>
              <w:t>Bước 4</w:t>
            </w:r>
          </w:p>
        </w:tc>
        <w:tc>
          <w:tcPr>
            <w:tcW w:w="12472" w:type="dxa"/>
            <w:tcMar/>
          </w:tcPr>
          <w:p w:rsidR="00A23DA0" w:rsidP="00832EA4" w:rsidRDefault="7365809D" w14:paraId="6241DF02" w14:textId="77777777">
            <w:r w:rsidRPr="2689F980" w:rsidR="3D7076FE">
              <w:rPr>
                <w:lang w:val="en-US"/>
              </w:rPr>
              <w:t>Hệ thống kiểm tra quyền, dữ liệu bắt buộc và điều kiện nghiệp vụ.</w:t>
            </w:r>
          </w:p>
        </w:tc>
      </w:tr>
      <w:tr w:rsidR="00A23DA0" w:rsidTr="2689F980" w14:paraId="6A5EF3E9" w14:textId="77777777">
        <w:trPr>
          <w:jc w:val="center"/>
        </w:trPr>
        <w:tc>
          <w:tcPr>
            <w:tcW w:w="907" w:type="dxa"/>
            <w:tcMar/>
          </w:tcPr>
          <w:p w:rsidR="00A23DA0" w:rsidP="00832EA4" w:rsidRDefault="7365809D" w14:paraId="0E7A883A" w14:textId="77777777">
            <w:r w:rsidRPr="2689F980" w:rsidR="3D7076FE">
              <w:rPr>
                <w:lang w:val="en-US"/>
              </w:rPr>
              <w:t>Bước 5</w:t>
            </w:r>
          </w:p>
        </w:tc>
        <w:tc>
          <w:tcPr>
            <w:tcW w:w="12472" w:type="dxa"/>
            <w:tcMar/>
          </w:tcPr>
          <w:p w:rsidR="00A23DA0" w:rsidP="00832EA4" w:rsidRDefault="7365809D" w14:paraId="0DC8C5F5"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8B81577" w14:textId="77777777"/>
    <w:p w:rsidRPr="0009634E" w:rsidR="00A23DA0" w:rsidP="78B6F757" w:rsidRDefault="78CCAEB0" w14:paraId="391C33AC" w14:textId="761A69AA">
      <w:pPr>
        <w:pStyle w:val="Heading3"/>
        <w:rPr>
          <w:sz w:val="24"/>
          <w:szCs w:val="24"/>
          <w:lang w:val="en-US"/>
        </w:rPr>
      </w:pPr>
      <w:bookmarkStart w:name="_Toc242783416" w:id="159"/>
      <w:r w:rsidRPr="78B6F757">
        <w:rPr>
          <w:lang w:val="en-US"/>
        </w:rPr>
        <w:t>4.3.5. Tính năng xem nhật ký tích hợp dữ liệu</w:t>
      </w:r>
      <w:bookmarkEnd w:id="159"/>
    </w:p>
    <w:p w:rsidRPr="0009634E" w:rsidR="00A23DA0" w:rsidP="00A23DA0" w:rsidRDefault="78CCAEB0" w14:paraId="09F7253B"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695BF071" w14:textId="77777777">
      <w:r w:rsidRPr="78B6F757">
        <w:rPr>
          <w:b/>
          <w:bCs/>
          <w:lang w:val="en-US"/>
        </w:rPr>
        <w:t xml:space="preserve">Mục đích: </w:t>
      </w:r>
      <w:r w:rsidRPr="78B6F757">
        <w:rPr>
          <w:lang w:val="en-US"/>
        </w:rPr>
        <w:t>Theo dõi trạng thái chạy, nguồn và số bản ghi xử lý.</w:t>
      </w:r>
    </w:p>
    <w:p w:rsidRPr="0009634E" w:rsidR="00A23DA0" w:rsidP="00A23DA0" w:rsidRDefault="78CCAEB0" w14:paraId="07241F1B" w14:textId="77777777">
      <w:r w:rsidRPr="78B6F757">
        <w:rPr>
          <w:b/>
          <w:bCs/>
          <w:lang w:val="en-US"/>
        </w:rPr>
        <w:t>Tính năng:</w:t>
      </w:r>
    </w:p>
    <w:p w:rsidRPr="0009634E" w:rsidR="00A23DA0" w:rsidP="00A23DA0" w:rsidRDefault="00A23DA0" w14:paraId="0FCA128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nhật ký tích hợp dữ liệu" theo phạm vi quyền được cấp trên </w:t>
      </w:r>
      <w:r>
        <w:rPr>
          <w:szCs w:val="24"/>
        </w:rPr>
        <w:t>Phần mềm</w:t>
      </w:r>
      <w:r w:rsidRPr="0009634E">
        <w:rPr>
          <w:szCs w:val="24"/>
        </w:rPr>
        <w:t xml:space="preserve"> ESG.</w:t>
      </w:r>
    </w:p>
    <w:p w:rsidRPr="0009634E" w:rsidR="00A23DA0" w:rsidP="00A23DA0" w:rsidRDefault="00A23DA0" w14:paraId="56364020" w14:textId="77777777">
      <w:pPr>
        <w:pStyle w:val="ListBullet"/>
        <w:tabs>
          <w:tab w:val="num" w:pos="360"/>
        </w:tabs>
        <w:spacing w:after="40"/>
        <w:ind w:left="397" w:hanging="360"/>
        <w:rPr>
          <w:rFonts w:cs="Times New Roman"/>
          <w:szCs w:val="24"/>
        </w:rPr>
      </w:pPr>
      <w:r w:rsidRPr="0009634E">
        <w:rPr>
          <w:szCs w:val="24"/>
        </w:rPr>
        <w:t>Hệ thống hỗ trợ mục tiêu: Theo dõi trạng thái chạy, nguồn và số bản ghi xử lý.</w:t>
      </w:r>
    </w:p>
    <w:p w:rsidRPr="0009634E" w:rsidR="00A23DA0" w:rsidP="00A23DA0" w:rsidRDefault="00A23DA0" w14:paraId="7A46FF7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0C34B0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F221A72" w14:textId="77777777">
      <w:r w:rsidRPr="78B6F757">
        <w:rPr>
          <w:b/>
          <w:bCs/>
          <w:lang w:val="en-US"/>
        </w:rPr>
        <w:t>Màn hình liên quan:</w:t>
      </w:r>
    </w:p>
    <w:p w:rsidRPr="0009634E" w:rsidR="00A23DA0" w:rsidP="00A23DA0" w:rsidRDefault="00A23DA0" w14:paraId="4A5D4528" w14:textId="77777777">
      <w:pPr>
        <w:pStyle w:val="ListBullet"/>
        <w:tabs>
          <w:tab w:val="num" w:pos="360"/>
        </w:tabs>
        <w:spacing w:after="40"/>
        <w:ind w:left="397" w:hanging="360"/>
        <w:rPr>
          <w:rFonts w:cs="Times New Roman"/>
          <w:szCs w:val="24"/>
        </w:rPr>
      </w:pPr>
      <w:r>
        <w:t>MH-015 - Phân tích dữ liệu ESG; Mô tả: Màn hình tra cứu, điều chỉnh, phê duyệt dữ liệu ESG và xem nhật ký tích hợp.</w:t>
      </w:r>
    </w:p>
    <w:p w:rsidRPr="0009634E" w:rsidR="00A23DA0" w:rsidP="00A23DA0" w:rsidRDefault="00A23DA0" w14:paraId="7732DCC7" w14:textId="77777777">
      <w:pPr>
        <w:pStyle w:val="ListBullet"/>
        <w:tabs>
          <w:tab w:val="num" w:pos="360"/>
        </w:tabs>
        <w:spacing w:after="40"/>
        <w:ind w:left="397" w:hanging="360"/>
        <w:rPr>
          <w:rFonts w:cs="Times New Roman"/>
          <w:szCs w:val="24"/>
        </w:rPr>
      </w:pPr>
      <w:r w:rsidRPr="0009634E">
        <w:rPr>
          <w:szCs w:val="24"/>
        </w:rPr>
        <w:t>Tham khảo Hình MH-015 đã trình bày ở phần trước.</w:t>
      </w:r>
    </w:p>
    <w:p w:rsidRPr="0009634E" w:rsidR="00A23DA0" w:rsidP="00A23DA0" w:rsidRDefault="78CCAEB0" w14:paraId="754CC8E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32C6BEB" w14:textId="77777777">
        <w:trPr>
          <w:jc w:val="center"/>
        </w:trPr>
        <w:tc>
          <w:tcPr>
            <w:tcW w:w="907" w:type="dxa"/>
            <w:shd w:val="clear" w:color="auto" w:fill="006B75"/>
            <w:tcMar/>
            <w:vAlign w:val="center"/>
          </w:tcPr>
          <w:p w:rsidR="00A23DA0" w:rsidP="00832EA4" w:rsidRDefault="7365809D" w14:paraId="1DC46DFC" w14:textId="77777777">
            <w:r w:rsidRPr="2689F980" w:rsidR="3D7076FE">
              <w:rPr>
                <w:lang w:val="en-US"/>
              </w:rPr>
              <w:t>Bước</w:t>
            </w:r>
          </w:p>
        </w:tc>
        <w:tc>
          <w:tcPr>
            <w:tcW w:w="12472" w:type="dxa"/>
            <w:shd w:val="clear" w:color="auto" w:fill="006B75"/>
            <w:tcMar/>
            <w:vAlign w:val="center"/>
          </w:tcPr>
          <w:p w:rsidR="00A23DA0" w:rsidP="00832EA4" w:rsidRDefault="7365809D" w14:paraId="13BC2036" w14:textId="77777777">
            <w:r w:rsidRPr="2689F980" w:rsidR="3D7076FE">
              <w:rPr>
                <w:lang w:val="en-US"/>
              </w:rPr>
              <w:t>Mô tả</w:t>
            </w:r>
          </w:p>
        </w:tc>
      </w:tr>
      <w:tr w:rsidRPr="0009634E" w:rsidR="00A23DA0" w:rsidTr="2689F980" w14:paraId="12C5854D" w14:textId="77777777">
        <w:trPr>
          <w:jc w:val="center"/>
        </w:trPr>
        <w:tc>
          <w:tcPr>
            <w:tcW w:w="907" w:type="dxa"/>
            <w:tcMar/>
            <w:vAlign w:val="center"/>
          </w:tcPr>
          <w:p w:rsidR="00A23DA0" w:rsidP="00832EA4" w:rsidRDefault="7365809D" w14:paraId="4A34E7F8" w14:textId="77777777">
            <w:r w:rsidRPr="2689F980" w:rsidR="3D7076FE">
              <w:rPr>
                <w:lang w:val="en-US"/>
              </w:rPr>
              <w:t>Bước 1</w:t>
            </w:r>
          </w:p>
        </w:tc>
        <w:tc>
          <w:tcPr>
            <w:tcW w:w="12472" w:type="dxa"/>
            <w:tcMar/>
            <w:vAlign w:val="center"/>
          </w:tcPr>
          <w:p w:rsidR="00A23DA0" w:rsidP="00832EA4" w:rsidRDefault="7365809D" w14:paraId="6AB3E783" w14:textId="77777777">
            <w:r w:rsidRPr="2689F980" w:rsidR="3D7076FE">
              <w:rPr>
                <w:lang w:val="en-US"/>
              </w:rPr>
              <w:t>Người dùng mở màn hình Phân tích dữ liệu ESG.</w:t>
            </w:r>
          </w:p>
        </w:tc>
      </w:tr>
      <w:tr w:rsidRPr="0009634E" w:rsidR="00A23DA0" w:rsidTr="2689F980" w14:paraId="4F893F4A" w14:textId="77777777">
        <w:trPr>
          <w:jc w:val="center"/>
        </w:trPr>
        <w:tc>
          <w:tcPr>
            <w:tcW w:w="907" w:type="dxa"/>
            <w:tcMar/>
            <w:vAlign w:val="center"/>
          </w:tcPr>
          <w:p w:rsidR="00A23DA0" w:rsidP="00832EA4" w:rsidRDefault="7365809D" w14:paraId="3E97A65A" w14:textId="77777777">
            <w:r w:rsidRPr="2689F980" w:rsidR="3D7076FE">
              <w:rPr>
                <w:lang w:val="en-US"/>
              </w:rPr>
              <w:t>Bước 2</w:t>
            </w:r>
          </w:p>
        </w:tc>
        <w:tc>
          <w:tcPr>
            <w:tcW w:w="12472" w:type="dxa"/>
            <w:tcMar/>
            <w:vAlign w:val="center"/>
          </w:tcPr>
          <w:p w:rsidR="00A23DA0" w:rsidP="00832EA4" w:rsidRDefault="7365809D" w14:paraId="5AD59A31" w14:textId="77777777">
            <w:r w:rsidRPr="2689F980" w:rsidR="3D7076FE">
              <w:rPr>
                <w:lang w:val="en-US"/>
              </w:rPr>
              <w:t>Người dùng chọn chức năng "xem nhật ký tích hợp dữ liệu" theo phạm vi quyền được cấp.</w:t>
            </w:r>
          </w:p>
        </w:tc>
      </w:tr>
      <w:tr w:rsidRPr="0009634E" w:rsidR="00A23DA0" w:rsidTr="2689F980" w14:paraId="58DEA89F" w14:textId="77777777">
        <w:trPr>
          <w:jc w:val="center"/>
        </w:trPr>
        <w:tc>
          <w:tcPr>
            <w:tcW w:w="907" w:type="dxa"/>
            <w:tcMar/>
            <w:vAlign w:val="center"/>
          </w:tcPr>
          <w:p w:rsidR="00A23DA0" w:rsidP="00832EA4" w:rsidRDefault="7365809D" w14:paraId="5F4DCC87" w14:textId="77777777">
            <w:r w:rsidRPr="2689F980" w:rsidR="3D7076FE">
              <w:rPr>
                <w:lang w:val="en-US"/>
              </w:rPr>
              <w:t>Bước 3</w:t>
            </w:r>
          </w:p>
        </w:tc>
        <w:tc>
          <w:tcPr>
            <w:tcW w:w="12472" w:type="dxa"/>
            <w:tcMar/>
            <w:vAlign w:val="center"/>
          </w:tcPr>
          <w:p w:rsidR="00A23DA0" w:rsidP="00832EA4" w:rsidRDefault="7365809D" w14:paraId="46AC3E4B" w14:textId="77777777">
            <w:r w:rsidRPr="2689F980" w:rsidR="3D7076FE">
              <w:rPr>
                <w:lang w:val="en-US"/>
              </w:rPr>
              <w:t>Người dùng nhập hoặc chọn dữ liệu cần xử lý theo biểu mẫu trên màn hình.</w:t>
            </w:r>
          </w:p>
        </w:tc>
      </w:tr>
      <w:tr w:rsidR="00A23DA0" w:rsidTr="2689F980" w14:paraId="7A49BC54" w14:textId="77777777">
        <w:trPr>
          <w:jc w:val="center"/>
        </w:trPr>
        <w:tc>
          <w:tcPr>
            <w:tcW w:w="907" w:type="dxa"/>
            <w:tcMar/>
          </w:tcPr>
          <w:p w:rsidR="00A23DA0" w:rsidP="00832EA4" w:rsidRDefault="7365809D" w14:paraId="70F7D2BF" w14:textId="77777777">
            <w:r w:rsidRPr="2689F980" w:rsidR="3D7076FE">
              <w:rPr>
                <w:lang w:val="en-US"/>
              </w:rPr>
              <w:t>Bước 4</w:t>
            </w:r>
          </w:p>
        </w:tc>
        <w:tc>
          <w:tcPr>
            <w:tcW w:w="12472" w:type="dxa"/>
            <w:tcMar/>
          </w:tcPr>
          <w:p w:rsidR="00A23DA0" w:rsidP="00832EA4" w:rsidRDefault="7365809D" w14:paraId="6E5CD44F" w14:textId="77777777">
            <w:r w:rsidRPr="2689F980" w:rsidR="3D7076FE">
              <w:rPr>
                <w:lang w:val="en-US"/>
              </w:rPr>
              <w:t>Hệ thống kiểm tra quyền, dữ liệu bắt buộc và điều kiện nghiệp vụ.</w:t>
            </w:r>
          </w:p>
        </w:tc>
      </w:tr>
      <w:tr w:rsidR="00A23DA0" w:rsidTr="2689F980" w14:paraId="59B17138" w14:textId="77777777">
        <w:trPr>
          <w:jc w:val="center"/>
        </w:trPr>
        <w:tc>
          <w:tcPr>
            <w:tcW w:w="907" w:type="dxa"/>
            <w:tcMar/>
          </w:tcPr>
          <w:p w:rsidR="00A23DA0" w:rsidP="00832EA4" w:rsidRDefault="7365809D" w14:paraId="79CAD66D" w14:textId="77777777">
            <w:r w:rsidRPr="2689F980" w:rsidR="3D7076FE">
              <w:rPr>
                <w:lang w:val="en-US"/>
              </w:rPr>
              <w:t>Bước 5</w:t>
            </w:r>
          </w:p>
        </w:tc>
        <w:tc>
          <w:tcPr>
            <w:tcW w:w="12472" w:type="dxa"/>
            <w:tcMar/>
          </w:tcPr>
          <w:p w:rsidR="00A23DA0" w:rsidP="00832EA4" w:rsidRDefault="7365809D" w14:paraId="759113C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75151C8" w14:textId="77777777"/>
    <w:p w:rsidRPr="0009634E" w:rsidR="00A23DA0" w:rsidP="78B6F757" w:rsidRDefault="78CCAEB0" w14:paraId="55BB105D" w14:textId="77777777">
      <w:pPr>
        <w:pStyle w:val="Heading2"/>
        <w:rPr>
          <w:sz w:val="24"/>
          <w:szCs w:val="24"/>
          <w:lang w:val="en-US"/>
        </w:rPr>
      </w:pPr>
      <w:bookmarkStart w:name="_Toc242783417" w:id="160"/>
      <w:r w:rsidRPr="78B6F757">
        <w:rPr>
          <w:lang w:val="en-US"/>
        </w:rPr>
        <w:t>4.4. Yêu cầu KPI, Net Zero và danh mục</w:t>
      </w:r>
      <w:bookmarkEnd w:id="160"/>
    </w:p>
    <w:p w:rsidRPr="0009634E" w:rsidR="00A23DA0" w:rsidP="78B6F757" w:rsidRDefault="78CCAEB0" w14:paraId="046FAE29" w14:textId="77777777">
      <w:pPr>
        <w:pStyle w:val="Heading3"/>
        <w:rPr>
          <w:sz w:val="24"/>
          <w:szCs w:val="24"/>
          <w:lang w:val="en-US"/>
        </w:rPr>
      </w:pPr>
      <w:bookmarkStart w:name="_Toc242783418" w:id="161"/>
      <w:r w:rsidRPr="78B6F757">
        <w:rPr>
          <w:lang w:val="en-US"/>
        </w:rPr>
        <w:t>4.4.1. Tra cứu danh mục chỉ tiêu ESG</w:t>
      </w:r>
      <w:bookmarkEnd w:id="161"/>
    </w:p>
    <w:p w:rsidRPr="0009634E" w:rsidR="00A23DA0" w:rsidP="00A23DA0" w:rsidRDefault="78CCAEB0" w14:paraId="4B78FD5C" w14:textId="77777777">
      <w:r w:rsidRPr="78B6F757">
        <w:rPr>
          <w:b/>
          <w:bCs/>
          <w:lang w:val="en-US"/>
        </w:rPr>
        <w:t xml:space="preserve">Đối tượng sử dụng: </w:t>
      </w:r>
      <w:r w:rsidRPr="78B6F757">
        <w:rPr>
          <w:lang w:val="en-US"/>
        </w:rPr>
        <w:t>Cán bộ ESG/Quản trị cấu hình</w:t>
      </w:r>
    </w:p>
    <w:p w:rsidRPr="0009634E" w:rsidR="00A23DA0" w:rsidP="00A23DA0" w:rsidRDefault="78CCAEB0" w14:paraId="7B9CA18A" w14:textId="77777777">
      <w:r w:rsidRPr="78B6F757">
        <w:rPr>
          <w:b/>
          <w:bCs/>
          <w:lang w:val="en-US"/>
        </w:rPr>
        <w:t xml:space="preserve">Mục đích: </w:t>
      </w:r>
      <w:r w:rsidRPr="78B6F757">
        <w:rPr>
          <w:lang w:val="en-US"/>
        </w:rPr>
        <w:t>Tìm kiếm chỉ tiêu theo mã, tên và trụ cột.</w:t>
      </w:r>
    </w:p>
    <w:p w:rsidRPr="0009634E" w:rsidR="00A23DA0" w:rsidP="00A23DA0" w:rsidRDefault="78CCAEB0" w14:paraId="42EE1349" w14:textId="77777777">
      <w:r w:rsidRPr="78B6F757">
        <w:rPr>
          <w:b/>
          <w:bCs/>
          <w:lang w:val="en-US"/>
        </w:rPr>
        <w:t>Tính năng:</w:t>
      </w:r>
    </w:p>
    <w:p w:rsidRPr="0009634E" w:rsidR="00A23DA0" w:rsidP="00A23DA0" w:rsidRDefault="00A23DA0" w14:paraId="42669D9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danh mục chỉ tiêu ESG" theo phạm vi quyền được cấp trên </w:t>
      </w:r>
      <w:r>
        <w:rPr>
          <w:szCs w:val="24"/>
        </w:rPr>
        <w:t>Phần mềm</w:t>
      </w:r>
      <w:r w:rsidRPr="0009634E">
        <w:rPr>
          <w:szCs w:val="24"/>
        </w:rPr>
        <w:t xml:space="preserve"> ESG.</w:t>
      </w:r>
    </w:p>
    <w:p w:rsidRPr="0009634E" w:rsidR="00A23DA0" w:rsidP="00A23DA0" w:rsidRDefault="00A23DA0" w14:paraId="75B80A3C" w14:textId="77777777">
      <w:pPr>
        <w:pStyle w:val="ListBullet"/>
        <w:tabs>
          <w:tab w:val="num" w:pos="360"/>
        </w:tabs>
        <w:spacing w:after="40"/>
        <w:ind w:left="397" w:hanging="360"/>
        <w:rPr>
          <w:rFonts w:cs="Times New Roman"/>
          <w:szCs w:val="24"/>
        </w:rPr>
      </w:pPr>
      <w:r w:rsidRPr="0009634E">
        <w:rPr>
          <w:szCs w:val="24"/>
        </w:rPr>
        <w:t>Hệ thống hỗ trợ mục tiêu: Tìm kiếm chỉ tiêu theo mã, tên và trụ cột.</w:t>
      </w:r>
    </w:p>
    <w:p w:rsidRPr="0009634E" w:rsidR="00A23DA0" w:rsidP="00A23DA0" w:rsidRDefault="00A23DA0" w14:paraId="306D86F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4DFDCF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B2BE543" w14:textId="77777777">
      <w:r w:rsidRPr="78B6F757">
        <w:rPr>
          <w:b/>
          <w:bCs/>
          <w:lang w:val="en-US"/>
        </w:rPr>
        <w:t>Màn hình liên quan:</w:t>
      </w:r>
    </w:p>
    <w:p w:rsidRPr="0009634E" w:rsidR="00A23DA0" w:rsidP="00A23DA0" w:rsidRDefault="00A23DA0" w14:paraId="6E0721C4" w14:textId="77777777">
      <w:pPr>
        <w:pStyle w:val="ListBullet"/>
        <w:tabs>
          <w:tab w:val="num" w:pos="360"/>
        </w:tabs>
        <w:spacing w:after="40"/>
        <w:ind w:left="397" w:hanging="360"/>
        <w:rPr>
          <w:rFonts w:cs="Times New Roman"/>
          <w:szCs w:val="24"/>
        </w:rPr>
      </w:pPr>
      <w:r>
        <w:t>MH-016 - Danh mục chỉ tiêu ESG; Mô tả: Màn hình quản trị danh mục chỉ tiêu, thuộc tính và phân loại ESG.</w:t>
      </w:r>
    </w:p>
    <w:p w:rsidRPr="0009634E" w:rsidR="00A23DA0" w:rsidP="00A23DA0" w:rsidRDefault="78CCAEB0" w14:paraId="22A741A8" w14:textId="77777777">
      <w:pPr>
        <w:jc w:val="center"/>
      </w:pPr>
      <w:r w:rsidRPr="78B6F757">
        <w:rPr>
          <w:i/>
          <w:iCs/>
          <w:lang w:val="en-US"/>
        </w:rPr>
        <w:t>Hình MH-016. Danh mục chỉ tiêu ESG</w:t>
      </w:r>
    </w:p>
    <w:p w:rsidRPr="0009634E" w:rsidR="00A23DA0" w:rsidP="00A23DA0" w:rsidRDefault="00A23DA0" w14:paraId="058EA1C7" w14:textId="77777777">
      <w:pPr>
        <w:jc w:val="center"/>
      </w:pPr>
      <w:r w:rsidRPr="0009634E">
        <w:rPr>
          <w:noProof/>
        </w:rPr>
        <w:drawing>
          <wp:inline distT="0" distB="0" distL="0" distR="0" wp14:anchorId="2AAA11C5" wp14:editId="25AED75E">
            <wp:extent cx="5941695" cy="3713559"/>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6_Danh_muc_chi_tieu.png"/>
                    <pic:cNvPicPr/>
                  </pic:nvPicPr>
                  <pic:blipFill>
                    <a:blip r:embed="rId61"/>
                    <a:stretch>
                      <a:fillRect/>
                    </a:stretch>
                  </pic:blipFill>
                  <pic:spPr>
                    <a:xfrm>
                      <a:off x="0" y="0"/>
                      <a:ext cx="5941695" cy="3713559"/>
                    </a:xfrm>
                    <a:prstGeom prst="rect">
                      <a:avLst/>
                    </a:prstGeom>
                  </pic:spPr>
                </pic:pic>
              </a:graphicData>
            </a:graphic>
          </wp:inline>
        </w:drawing>
      </w:r>
    </w:p>
    <w:p w:rsidRPr="0009634E" w:rsidR="00A23DA0" w:rsidP="00A23DA0" w:rsidRDefault="78CCAEB0" w14:paraId="4BE0F74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77F426D" w14:textId="77777777">
        <w:trPr>
          <w:jc w:val="center"/>
        </w:trPr>
        <w:tc>
          <w:tcPr>
            <w:tcW w:w="907" w:type="dxa"/>
            <w:shd w:val="clear" w:color="auto" w:fill="006B75"/>
            <w:tcMar/>
            <w:vAlign w:val="center"/>
          </w:tcPr>
          <w:p w:rsidR="00A23DA0" w:rsidP="00832EA4" w:rsidRDefault="7365809D" w14:paraId="107C4507" w14:textId="77777777">
            <w:r w:rsidRPr="2689F980" w:rsidR="3D7076FE">
              <w:rPr>
                <w:lang w:val="en-US"/>
              </w:rPr>
              <w:t>Bước</w:t>
            </w:r>
          </w:p>
        </w:tc>
        <w:tc>
          <w:tcPr>
            <w:tcW w:w="12472" w:type="dxa"/>
            <w:shd w:val="clear" w:color="auto" w:fill="006B75"/>
            <w:tcMar/>
            <w:vAlign w:val="center"/>
          </w:tcPr>
          <w:p w:rsidR="00A23DA0" w:rsidP="00832EA4" w:rsidRDefault="7365809D" w14:paraId="0A70E148" w14:textId="77777777">
            <w:r w:rsidRPr="2689F980" w:rsidR="3D7076FE">
              <w:rPr>
                <w:lang w:val="en-US"/>
              </w:rPr>
              <w:t>Mô tả</w:t>
            </w:r>
          </w:p>
        </w:tc>
      </w:tr>
      <w:tr w:rsidRPr="0009634E" w:rsidR="00A23DA0" w:rsidTr="2689F980" w14:paraId="43FE85DA" w14:textId="77777777">
        <w:trPr>
          <w:jc w:val="center"/>
        </w:trPr>
        <w:tc>
          <w:tcPr>
            <w:tcW w:w="907" w:type="dxa"/>
            <w:tcMar/>
            <w:vAlign w:val="center"/>
          </w:tcPr>
          <w:p w:rsidR="00A23DA0" w:rsidP="00832EA4" w:rsidRDefault="7365809D" w14:paraId="58241D13" w14:textId="77777777">
            <w:r w:rsidRPr="2689F980" w:rsidR="3D7076FE">
              <w:rPr>
                <w:lang w:val="en-US"/>
              </w:rPr>
              <w:t>Bước 1</w:t>
            </w:r>
          </w:p>
        </w:tc>
        <w:tc>
          <w:tcPr>
            <w:tcW w:w="12472" w:type="dxa"/>
            <w:tcMar/>
            <w:vAlign w:val="center"/>
          </w:tcPr>
          <w:p w:rsidR="00A23DA0" w:rsidP="00832EA4" w:rsidRDefault="7365809D" w14:paraId="7C7C34B2" w14:textId="77777777">
            <w:r w:rsidRPr="2689F980" w:rsidR="3D7076FE">
              <w:rPr>
                <w:lang w:val="en-US"/>
              </w:rPr>
              <w:t>Người dùng mở màn hình Danh mục chỉ tiêu ESG.</w:t>
            </w:r>
          </w:p>
        </w:tc>
      </w:tr>
      <w:tr w:rsidRPr="0009634E" w:rsidR="00A23DA0" w:rsidTr="2689F980" w14:paraId="757B7220" w14:textId="77777777">
        <w:trPr>
          <w:jc w:val="center"/>
        </w:trPr>
        <w:tc>
          <w:tcPr>
            <w:tcW w:w="907" w:type="dxa"/>
            <w:tcMar/>
            <w:vAlign w:val="center"/>
          </w:tcPr>
          <w:p w:rsidR="00A23DA0" w:rsidP="00832EA4" w:rsidRDefault="7365809D" w14:paraId="1661D956" w14:textId="77777777">
            <w:r w:rsidRPr="2689F980" w:rsidR="3D7076FE">
              <w:rPr>
                <w:lang w:val="en-US"/>
              </w:rPr>
              <w:t>Bước 2</w:t>
            </w:r>
          </w:p>
        </w:tc>
        <w:tc>
          <w:tcPr>
            <w:tcW w:w="12472" w:type="dxa"/>
            <w:tcMar/>
            <w:vAlign w:val="center"/>
          </w:tcPr>
          <w:p w:rsidR="00A23DA0" w:rsidP="00832EA4" w:rsidRDefault="7365809D" w14:paraId="42DB6340" w14:textId="77777777">
            <w:r w:rsidRPr="2689F980" w:rsidR="3D7076FE">
              <w:rPr>
                <w:lang w:val="en-US"/>
              </w:rPr>
              <w:t>Người dùng nhập từ khóa hoặc chọn bộ lọc cần tra cứu.</w:t>
            </w:r>
          </w:p>
        </w:tc>
      </w:tr>
      <w:tr w:rsidRPr="0009634E" w:rsidR="00A23DA0" w:rsidTr="2689F980" w14:paraId="23CF3739" w14:textId="77777777">
        <w:trPr>
          <w:jc w:val="center"/>
        </w:trPr>
        <w:tc>
          <w:tcPr>
            <w:tcW w:w="907" w:type="dxa"/>
            <w:tcMar/>
            <w:vAlign w:val="center"/>
          </w:tcPr>
          <w:p w:rsidR="00A23DA0" w:rsidP="00832EA4" w:rsidRDefault="7365809D" w14:paraId="1BD63AB3" w14:textId="77777777">
            <w:r w:rsidRPr="2689F980" w:rsidR="3D7076FE">
              <w:rPr>
                <w:lang w:val="en-US"/>
              </w:rPr>
              <w:t>Bước 3</w:t>
            </w:r>
          </w:p>
        </w:tc>
        <w:tc>
          <w:tcPr>
            <w:tcW w:w="12472" w:type="dxa"/>
            <w:tcMar/>
            <w:vAlign w:val="center"/>
          </w:tcPr>
          <w:p w:rsidR="00A23DA0" w:rsidP="00832EA4" w:rsidRDefault="7365809D" w14:paraId="0496AF49" w14:textId="77777777">
            <w:r w:rsidRPr="2689F980" w:rsidR="3D7076FE">
              <w:rPr>
                <w:lang w:val="en-US"/>
              </w:rPr>
              <w:t>Người dùng bấm Tìm kiếm/Lọc hoặc hệ thống tự cập nhật danh sách theo điều kiện.</w:t>
            </w:r>
          </w:p>
        </w:tc>
      </w:tr>
      <w:tr w:rsidR="00A23DA0" w:rsidTr="2689F980" w14:paraId="3E427730" w14:textId="77777777">
        <w:trPr>
          <w:jc w:val="center"/>
        </w:trPr>
        <w:tc>
          <w:tcPr>
            <w:tcW w:w="907" w:type="dxa"/>
            <w:tcMar/>
          </w:tcPr>
          <w:p w:rsidR="00A23DA0" w:rsidP="00832EA4" w:rsidRDefault="7365809D" w14:paraId="5F8645EB" w14:textId="77777777">
            <w:r w:rsidRPr="2689F980" w:rsidR="3D7076FE">
              <w:rPr>
                <w:lang w:val="en-US"/>
              </w:rPr>
              <w:t>Bước 4</w:t>
            </w:r>
          </w:p>
        </w:tc>
        <w:tc>
          <w:tcPr>
            <w:tcW w:w="12472" w:type="dxa"/>
            <w:tcMar/>
          </w:tcPr>
          <w:p w:rsidR="00A23DA0" w:rsidP="00832EA4" w:rsidRDefault="7365809D" w14:paraId="3D353BC3" w14:textId="77777777">
            <w:r w:rsidRPr="2689F980" w:rsidR="3D7076FE">
              <w:rPr>
                <w:lang w:val="en-US"/>
              </w:rPr>
              <w:t>Hệ thống hiển thị danh sách kết quả phù hợp với quyền truy cập.</w:t>
            </w:r>
          </w:p>
        </w:tc>
      </w:tr>
      <w:tr w:rsidR="00A23DA0" w:rsidTr="2689F980" w14:paraId="3F77D79D" w14:textId="77777777">
        <w:trPr>
          <w:jc w:val="center"/>
        </w:trPr>
        <w:tc>
          <w:tcPr>
            <w:tcW w:w="907" w:type="dxa"/>
            <w:tcMar/>
          </w:tcPr>
          <w:p w:rsidR="00A23DA0" w:rsidP="00832EA4" w:rsidRDefault="7365809D" w14:paraId="16E353FE" w14:textId="77777777">
            <w:r w:rsidRPr="2689F980" w:rsidR="3D7076FE">
              <w:rPr>
                <w:lang w:val="en-US"/>
              </w:rPr>
              <w:t>Bước 5</w:t>
            </w:r>
          </w:p>
        </w:tc>
        <w:tc>
          <w:tcPr>
            <w:tcW w:w="12472" w:type="dxa"/>
            <w:tcMar/>
          </w:tcPr>
          <w:p w:rsidR="00A23DA0" w:rsidP="00832EA4" w:rsidRDefault="7365809D" w14:paraId="2A19EBCD"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73976817" w14:textId="77777777"/>
    <w:p w:rsidRPr="0009634E" w:rsidR="00A23DA0" w:rsidP="78B6F757" w:rsidRDefault="78CCAEB0" w14:paraId="12813431" w14:textId="77777777">
      <w:pPr>
        <w:pStyle w:val="Heading3"/>
        <w:rPr>
          <w:sz w:val="24"/>
          <w:szCs w:val="24"/>
          <w:lang w:val="en-US"/>
        </w:rPr>
      </w:pPr>
      <w:bookmarkStart w:name="_Toc242783419" w:id="162"/>
      <w:r w:rsidRPr="78B6F757">
        <w:rPr>
          <w:lang w:val="en-US"/>
        </w:rPr>
        <w:t>4.4.2. Thêm mới chỉ tiêu ESG</w:t>
      </w:r>
      <w:bookmarkEnd w:id="162"/>
    </w:p>
    <w:p w:rsidRPr="0009634E" w:rsidR="00A23DA0" w:rsidP="00A23DA0" w:rsidRDefault="78CCAEB0" w14:paraId="01BBFCC5" w14:textId="77777777">
      <w:r w:rsidRPr="78B6F757">
        <w:rPr>
          <w:b/>
          <w:bCs/>
          <w:lang w:val="en-US"/>
        </w:rPr>
        <w:t xml:space="preserve">Đối tượng sử dụng: </w:t>
      </w:r>
      <w:r w:rsidRPr="78B6F757">
        <w:rPr>
          <w:lang w:val="en-US"/>
        </w:rPr>
        <w:t>Quản trị cấu hình</w:t>
      </w:r>
    </w:p>
    <w:p w:rsidRPr="0009634E" w:rsidR="00A23DA0" w:rsidP="00A23DA0" w:rsidRDefault="78CCAEB0" w14:paraId="23DCB130" w14:textId="77777777">
      <w:r w:rsidRPr="78B6F757">
        <w:rPr>
          <w:b/>
          <w:bCs/>
          <w:lang w:val="en-US"/>
        </w:rPr>
        <w:t xml:space="preserve">Mục đích: </w:t>
      </w:r>
      <w:r w:rsidRPr="78B6F757">
        <w:rPr>
          <w:lang w:val="en-US"/>
        </w:rPr>
        <w:t>Khai báo chỉ tiêu, đơn vị, tần suất và phạm vi áp dụng.</w:t>
      </w:r>
    </w:p>
    <w:p w:rsidRPr="0009634E" w:rsidR="00A23DA0" w:rsidP="00A23DA0" w:rsidRDefault="78CCAEB0" w14:paraId="64864AF1" w14:textId="77777777">
      <w:r w:rsidRPr="78B6F757">
        <w:rPr>
          <w:b/>
          <w:bCs/>
          <w:lang w:val="en-US"/>
        </w:rPr>
        <w:t>Tính năng:</w:t>
      </w:r>
    </w:p>
    <w:p w:rsidRPr="0009634E" w:rsidR="00A23DA0" w:rsidP="00A23DA0" w:rsidRDefault="00A23DA0" w14:paraId="0EF5DB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 mới chỉ tiêu ESG" theo phạm vi quyền được cấp trên </w:t>
      </w:r>
      <w:r>
        <w:rPr>
          <w:szCs w:val="24"/>
        </w:rPr>
        <w:t>Phần mềm</w:t>
      </w:r>
      <w:r w:rsidRPr="0009634E">
        <w:rPr>
          <w:szCs w:val="24"/>
        </w:rPr>
        <w:t xml:space="preserve"> ESG.</w:t>
      </w:r>
    </w:p>
    <w:p w:rsidRPr="0009634E" w:rsidR="00A23DA0" w:rsidP="00A23DA0" w:rsidRDefault="00A23DA0" w14:paraId="08F21F62" w14:textId="77777777">
      <w:pPr>
        <w:pStyle w:val="ListBullet"/>
        <w:tabs>
          <w:tab w:val="num" w:pos="360"/>
        </w:tabs>
        <w:spacing w:after="40"/>
        <w:ind w:left="397" w:hanging="360"/>
        <w:rPr>
          <w:rFonts w:cs="Times New Roman"/>
          <w:szCs w:val="24"/>
        </w:rPr>
      </w:pPr>
      <w:r w:rsidRPr="0009634E">
        <w:rPr>
          <w:szCs w:val="24"/>
        </w:rPr>
        <w:t>Hệ thống hỗ trợ mục tiêu: Khai báo chỉ tiêu, đơn vị, tần suất và phạm vi áp dụng.</w:t>
      </w:r>
    </w:p>
    <w:p w:rsidRPr="0009634E" w:rsidR="00A23DA0" w:rsidP="00A23DA0" w:rsidRDefault="00A23DA0" w14:paraId="4BAAA55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C95603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99993AC" w14:textId="77777777">
      <w:r w:rsidRPr="78B6F757">
        <w:rPr>
          <w:b/>
          <w:bCs/>
          <w:lang w:val="en-US"/>
        </w:rPr>
        <w:t>Màn hình liên quan:</w:t>
      </w:r>
    </w:p>
    <w:p w:rsidRPr="0009634E" w:rsidR="00A23DA0" w:rsidP="00A23DA0" w:rsidRDefault="00A23DA0" w14:paraId="53C2F80A" w14:textId="77777777">
      <w:pPr>
        <w:pStyle w:val="ListBullet"/>
        <w:tabs>
          <w:tab w:val="num" w:pos="360"/>
        </w:tabs>
        <w:spacing w:after="40"/>
        <w:ind w:left="397" w:hanging="360"/>
        <w:rPr>
          <w:rFonts w:cs="Times New Roman"/>
          <w:szCs w:val="24"/>
        </w:rPr>
      </w:pPr>
      <w:r>
        <w:t>MH-016 - Danh mục chỉ tiêu ESG; Mô tả: Màn hình quản trị danh mục chỉ tiêu, thuộc tính và phân loại ESG.</w:t>
      </w:r>
    </w:p>
    <w:p w:rsidRPr="0009634E" w:rsidR="00A23DA0" w:rsidP="00A23DA0" w:rsidRDefault="00A23DA0" w14:paraId="79B26734" w14:textId="77777777">
      <w:pPr>
        <w:pStyle w:val="ListBullet"/>
        <w:tabs>
          <w:tab w:val="num" w:pos="360"/>
        </w:tabs>
        <w:spacing w:after="40"/>
        <w:ind w:left="397" w:hanging="360"/>
        <w:rPr>
          <w:rFonts w:cs="Times New Roman"/>
          <w:szCs w:val="24"/>
        </w:rPr>
      </w:pPr>
      <w:r w:rsidRPr="0009634E">
        <w:rPr>
          <w:szCs w:val="24"/>
        </w:rPr>
        <w:t>Tham khảo Hình MH-016 đã trình bày ở phần trước.</w:t>
      </w:r>
    </w:p>
    <w:p w:rsidRPr="0009634E" w:rsidR="00A23DA0" w:rsidP="00A23DA0" w:rsidRDefault="78CCAEB0" w14:paraId="4C2E3259"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C7DC9D2" w14:textId="77777777">
        <w:trPr>
          <w:jc w:val="center"/>
        </w:trPr>
        <w:tc>
          <w:tcPr>
            <w:tcW w:w="907" w:type="dxa"/>
            <w:shd w:val="clear" w:color="auto" w:fill="006B75"/>
            <w:tcMar/>
            <w:vAlign w:val="center"/>
          </w:tcPr>
          <w:p w:rsidR="00A23DA0" w:rsidP="00832EA4" w:rsidRDefault="7365809D" w14:paraId="234E4EEF" w14:textId="77777777">
            <w:r w:rsidRPr="2689F980" w:rsidR="3D7076FE">
              <w:rPr>
                <w:lang w:val="en-US"/>
              </w:rPr>
              <w:t>Bước</w:t>
            </w:r>
          </w:p>
        </w:tc>
        <w:tc>
          <w:tcPr>
            <w:tcW w:w="12472" w:type="dxa"/>
            <w:shd w:val="clear" w:color="auto" w:fill="006B75"/>
            <w:tcMar/>
            <w:vAlign w:val="center"/>
          </w:tcPr>
          <w:p w:rsidR="00A23DA0" w:rsidP="00832EA4" w:rsidRDefault="7365809D" w14:paraId="0E36EF0F" w14:textId="77777777">
            <w:r w:rsidRPr="2689F980" w:rsidR="3D7076FE">
              <w:rPr>
                <w:lang w:val="en-US"/>
              </w:rPr>
              <w:t>Mô tả</w:t>
            </w:r>
          </w:p>
        </w:tc>
      </w:tr>
      <w:tr w:rsidRPr="0009634E" w:rsidR="00A23DA0" w:rsidTr="2689F980" w14:paraId="21204B84" w14:textId="77777777">
        <w:trPr>
          <w:jc w:val="center"/>
        </w:trPr>
        <w:tc>
          <w:tcPr>
            <w:tcW w:w="907" w:type="dxa"/>
            <w:tcMar/>
            <w:vAlign w:val="center"/>
          </w:tcPr>
          <w:p w:rsidR="00A23DA0" w:rsidP="00832EA4" w:rsidRDefault="7365809D" w14:paraId="30B4600C" w14:textId="77777777">
            <w:r w:rsidRPr="2689F980" w:rsidR="3D7076FE">
              <w:rPr>
                <w:lang w:val="en-US"/>
              </w:rPr>
              <w:t>Bước 1</w:t>
            </w:r>
          </w:p>
        </w:tc>
        <w:tc>
          <w:tcPr>
            <w:tcW w:w="12472" w:type="dxa"/>
            <w:tcMar/>
            <w:vAlign w:val="center"/>
          </w:tcPr>
          <w:p w:rsidR="00A23DA0" w:rsidP="00832EA4" w:rsidRDefault="7365809D" w14:paraId="12D56F6C" w14:textId="77777777">
            <w:r w:rsidRPr="2689F980" w:rsidR="3D7076FE">
              <w:rPr>
                <w:lang w:val="en-US"/>
              </w:rPr>
              <w:t>Người dùng mở màn hình Danh mục chỉ tiêu ESG.</w:t>
            </w:r>
          </w:p>
        </w:tc>
      </w:tr>
      <w:tr w:rsidRPr="0009634E" w:rsidR="00A23DA0" w:rsidTr="2689F980" w14:paraId="3285A329" w14:textId="77777777">
        <w:trPr>
          <w:jc w:val="center"/>
        </w:trPr>
        <w:tc>
          <w:tcPr>
            <w:tcW w:w="907" w:type="dxa"/>
            <w:tcMar/>
            <w:vAlign w:val="center"/>
          </w:tcPr>
          <w:p w:rsidR="00A23DA0" w:rsidP="00832EA4" w:rsidRDefault="7365809D" w14:paraId="6EFDD327" w14:textId="77777777">
            <w:r w:rsidRPr="2689F980" w:rsidR="3D7076FE">
              <w:rPr>
                <w:lang w:val="en-US"/>
              </w:rPr>
              <w:t>Bước 2</w:t>
            </w:r>
          </w:p>
        </w:tc>
        <w:tc>
          <w:tcPr>
            <w:tcW w:w="12472" w:type="dxa"/>
            <w:tcMar/>
            <w:vAlign w:val="center"/>
          </w:tcPr>
          <w:p w:rsidR="00A23DA0" w:rsidP="00832EA4" w:rsidRDefault="7365809D" w14:paraId="1A9A74F5" w14:textId="77777777">
            <w:r w:rsidRPr="2689F980" w:rsidR="3D7076FE">
              <w:rPr>
                <w:lang w:val="en-US"/>
              </w:rPr>
              <w:t>Người dùng chọn Thêm mới/Tạo mới cho nghiệp vụ "Thêm mới chỉ tiêu ESG".</w:t>
            </w:r>
          </w:p>
        </w:tc>
      </w:tr>
      <w:tr w:rsidRPr="0009634E" w:rsidR="00A23DA0" w:rsidTr="2689F980" w14:paraId="6BC093F7" w14:textId="77777777">
        <w:trPr>
          <w:jc w:val="center"/>
        </w:trPr>
        <w:tc>
          <w:tcPr>
            <w:tcW w:w="907" w:type="dxa"/>
            <w:tcMar/>
            <w:vAlign w:val="center"/>
          </w:tcPr>
          <w:p w:rsidR="00A23DA0" w:rsidP="00832EA4" w:rsidRDefault="7365809D" w14:paraId="4BD132A9" w14:textId="77777777">
            <w:r w:rsidRPr="2689F980" w:rsidR="3D7076FE">
              <w:rPr>
                <w:lang w:val="en-US"/>
              </w:rPr>
              <w:t>Bước 3</w:t>
            </w:r>
          </w:p>
        </w:tc>
        <w:tc>
          <w:tcPr>
            <w:tcW w:w="12472" w:type="dxa"/>
            <w:tcMar/>
            <w:vAlign w:val="center"/>
          </w:tcPr>
          <w:p w:rsidR="00A23DA0" w:rsidP="00832EA4" w:rsidRDefault="7365809D" w14:paraId="33916446" w14:textId="77777777">
            <w:r w:rsidRPr="2689F980" w:rsidR="3D7076FE">
              <w:rPr>
                <w:lang w:val="en-US"/>
              </w:rPr>
              <w:t>Người dùng nhập thông tin bắt buộc và bổ sung dữ liệu chi tiết theo biểu mẫu.</w:t>
            </w:r>
          </w:p>
        </w:tc>
      </w:tr>
      <w:tr w:rsidR="00A23DA0" w:rsidTr="2689F980" w14:paraId="5AEAECC2" w14:textId="77777777">
        <w:trPr>
          <w:jc w:val="center"/>
        </w:trPr>
        <w:tc>
          <w:tcPr>
            <w:tcW w:w="907" w:type="dxa"/>
            <w:tcMar/>
          </w:tcPr>
          <w:p w:rsidR="00A23DA0" w:rsidP="00832EA4" w:rsidRDefault="7365809D" w14:paraId="55F94FF5" w14:textId="77777777">
            <w:r w:rsidRPr="2689F980" w:rsidR="3D7076FE">
              <w:rPr>
                <w:lang w:val="en-US"/>
              </w:rPr>
              <w:t>Bước 4</w:t>
            </w:r>
          </w:p>
        </w:tc>
        <w:tc>
          <w:tcPr>
            <w:tcW w:w="12472" w:type="dxa"/>
            <w:tcMar/>
          </w:tcPr>
          <w:p w:rsidR="00A23DA0" w:rsidP="00832EA4" w:rsidRDefault="7365809D" w14:paraId="587D5321" w14:textId="77777777">
            <w:r w:rsidRPr="2689F980" w:rsidR="3D7076FE">
              <w:rPr>
                <w:lang w:val="en-US"/>
              </w:rPr>
              <w:t>Người dùng bấm Lưu.</w:t>
            </w:r>
          </w:p>
        </w:tc>
      </w:tr>
      <w:tr w:rsidR="00A23DA0" w:rsidTr="2689F980" w14:paraId="34103952" w14:textId="77777777">
        <w:trPr>
          <w:jc w:val="center"/>
        </w:trPr>
        <w:tc>
          <w:tcPr>
            <w:tcW w:w="907" w:type="dxa"/>
            <w:tcMar/>
          </w:tcPr>
          <w:p w:rsidR="00A23DA0" w:rsidP="00832EA4" w:rsidRDefault="7365809D" w14:paraId="0189AB2B" w14:textId="77777777">
            <w:r w:rsidRPr="2689F980" w:rsidR="3D7076FE">
              <w:rPr>
                <w:lang w:val="en-US"/>
              </w:rPr>
              <w:t>Bước 5</w:t>
            </w:r>
          </w:p>
        </w:tc>
        <w:tc>
          <w:tcPr>
            <w:tcW w:w="12472" w:type="dxa"/>
            <w:tcMar/>
          </w:tcPr>
          <w:p w:rsidR="00A23DA0" w:rsidP="00832EA4" w:rsidRDefault="7365809D" w14:paraId="19783830"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6D73C063" w14:textId="77777777"/>
    <w:p w:rsidRPr="000E3721" w:rsidR="00A23DA0" w:rsidP="78B6F757" w:rsidRDefault="78CCAEB0" w14:paraId="0CA88400" w14:textId="77777777">
      <w:pPr>
        <w:pStyle w:val="Heading3"/>
        <w:rPr>
          <w:sz w:val="24"/>
          <w:szCs w:val="24"/>
          <w:lang w:val="sv-SE"/>
        </w:rPr>
      </w:pPr>
      <w:bookmarkStart w:name="_Toc242783420" w:id="163"/>
      <w:r w:rsidRPr="000E3721">
        <w:rPr>
          <w:lang w:val="sv-SE"/>
        </w:rPr>
        <w:t>4.4.3. Tính năng tra cứu KPI ESG</w:t>
      </w:r>
      <w:bookmarkEnd w:id="163"/>
    </w:p>
    <w:p w:rsidRPr="000E3721" w:rsidR="00A23DA0" w:rsidP="00A23DA0" w:rsidRDefault="78CCAEB0" w14:paraId="37DCB0C5" w14:textId="77777777">
      <w:pPr>
        <w:rPr>
          <w:lang w:val="sv-SE"/>
        </w:rPr>
      </w:pPr>
      <w:r w:rsidRPr="000E3721">
        <w:rPr>
          <w:b/>
          <w:bCs/>
          <w:lang w:val="sv-SE"/>
        </w:rPr>
        <w:t xml:space="preserve">Đối tượng sử dụng: </w:t>
      </w:r>
      <w:r w:rsidRPr="000E3721">
        <w:rPr>
          <w:lang w:val="sv-SE"/>
        </w:rPr>
        <w:t>Cán bộ ESG/Quản trị cấu hình</w:t>
      </w:r>
    </w:p>
    <w:p w:rsidRPr="000E3721" w:rsidR="00A23DA0" w:rsidP="00A23DA0" w:rsidRDefault="78CCAEB0" w14:paraId="287634F5" w14:textId="77777777">
      <w:pPr>
        <w:rPr>
          <w:lang w:val="sv-SE"/>
        </w:rPr>
      </w:pPr>
      <w:r w:rsidRPr="000E3721">
        <w:rPr>
          <w:b/>
          <w:bCs/>
          <w:lang w:val="sv-SE"/>
        </w:rPr>
        <w:t xml:space="preserve">Mục đích: </w:t>
      </w:r>
      <w:r w:rsidRPr="000E3721">
        <w:rPr>
          <w:lang w:val="sv-SE"/>
        </w:rPr>
        <w:t>Xem danh sách KPI và trạng thái.</w:t>
      </w:r>
    </w:p>
    <w:p w:rsidRPr="0009634E" w:rsidR="00A23DA0" w:rsidP="00A23DA0" w:rsidRDefault="78CCAEB0" w14:paraId="59DA681B" w14:textId="77777777">
      <w:r w:rsidRPr="78B6F757">
        <w:rPr>
          <w:b/>
          <w:bCs/>
          <w:lang w:val="en-US"/>
        </w:rPr>
        <w:t>Tính năng:</w:t>
      </w:r>
    </w:p>
    <w:p w:rsidRPr="0009634E" w:rsidR="00A23DA0" w:rsidP="00A23DA0" w:rsidRDefault="00A23DA0" w14:paraId="2AD8AA2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KPI ESG" theo phạm vi quyền được cấp trên </w:t>
      </w:r>
      <w:r>
        <w:rPr>
          <w:szCs w:val="24"/>
        </w:rPr>
        <w:t>Phần mềm</w:t>
      </w:r>
      <w:r w:rsidRPr="0009634E">
        <w:rPr>
          <w:szCs w:val="24"/>
        </w:rPr>
        <w:t xml:space="preserve"> ESG.</w:t>
      </w:r>
    </w:p>
    <w:p w:rsidRPr="0009634E" w:rsidR="00A23DA0" w:rsidP="00A23DA0" w:rsidRDefault="00A23DA0" w14:paraId="5503710E" w14:textId="77777777">
      <w:pPr>
        <w:pStyle w:val="ListBullet"/>
        <w:tabs>
          <w:tab w:val="num" w:pos="360"/>
        </w:tabs>
        <w:spacing w:after="40"/>
        <w:ind w:left="397" w:hanging="360"/>
        <w:rPr>
          <w:rFonts w:cs="Times New Roman"/>
          <w:szCs w:val="24"/>
        </w:rPr>
      </w:pPr>
      <w:r w:rsidRPr="0009634E">
        <w:rPr>
          <w:szCs w:val="24"/>
        </w:rPr>
        <w:t>Hệ thống hỗ trợ mục tiêu: Xem danh sách KPI và trạng thái.</w:t>
      </w:r>
    </w:p>
    <w:p w:rsidRPr="0009634E" w:rsidR="00A23DA0" w:rsidP="00A23DA0" w:rsidRDefault="00A23DA0" w14:paraId="0015015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0E1965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95052E2" w14:textId="77777777">
      <w:r w:rsidRPr="78B6F757">
        <w:rPr>
          <w:b/>
          <w:bCs/>
          <w:lang w:val="en-US"/>
        </w:rPr>
        <w:t>Màn hình liên quan:</w:t>
      </w:r>
    </w:p>
    <w:p w:rsidRPr="0009634E" w:rsidR="00A23DA0" w:rsidP="00A23DA0" w:rsidRDefault="00A23DA0" w14:paraId="098864B9" w14:textId="77777777">
      <w:pPr>
        <w:pStyle w:val="ListBullet"/>
        <w:tabs>
          <w:tab w:val="num" w:pos="360"/>
        </w:tabs>
        <w:spacing w:after="40"/>
        <w:ind w:left="397" w:hanging="360"/>
        <w:rPr>
          <w:rFonts w:cs="Times New Roman"/>
          <w:szCs w:val="24"/>
        </w:rPr>
      </w:pPr>
      <w:r>
        <w:t>MH-017 - Quản trị KPI ESG; Mô tả: Màn hình tra cứu, thêm, sửa, xóa và theo dõi cấu hình KPI ESG.</w:t>
      </w:r>
    </w:p>
    <w:p w:rsidRPr="0009634E" w:rsidR="00A23DA0" w:rsidP="00A23DA0" w:rsidRDefault="78CCAEB0" w14:paraId="508CBEA9" w14:textId="77777777">
      <w:pPr>
        <w:jc w:val="center"/>
      </w:pPr>
      <w:r w:rsidRPr="78B6F757">
        <w:rPr>
          <w:i/>
          <w:iCs/>
          <w:lang w:val="en-US"/>
        </w:rPr>
        <w:t>Hình MH-017. Quản trị KPI ESG</w:t>
      </w:r>
    </w:p>
    <w:p w:rsidRPr="0009634E" w:rsidR="00A23DA0" w:rsidP="00A23DA0" w:rsidRDefault="00A23DA0" w14:paraId="427B2EBD" w14:textId="77777777">
      <w:pPr>
        <w:jc w:val="center"/>
      </w:pPr>
      <w:r w:rsidRPr="0009634E">
        <w:rPr>
          <w:noProof/>
        </w:rPr>
        <w:drawing>
          <wp:inline distT="0" distB="0" distL="0" distR="0" wp14:anchorId="7E539E9C" wp14:editId="036F6C04">
            <wp:extent cx="5941695" cy="371356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7_KPI_Manage.png"/>
                    <pic:cNvPicPr/>
                  </pic:nvPicPr>
                  <pic:blipFill>
                    <a:blip r:embed="rId62"/>
                    <a:stretch>
                      <a:fillRect/>
                    </a:stretch>
                  </pic:blipFill>
                  <pic:spPr>
                    <a:xfrm>
                      <a:off x="0" y="0"/>
                      <a:ext cx="5941695" cy="3713560"/>
                    </a:xfrm>
                    <a:prstGeom prst="rect">
                      <a:avLst/>
                    </a:prstGeom>
                  </pic:spPr>
                </pic:pic>
              </a:graphicData>
            </a:graphic>
          </wp:inline>
        </w:drawing>
      </w:r>
    </w:p>
    <w:p w:rsidRPr="0009634E" w:rsidR="00A23DA0" w:rsidP="00A23DA0" w:rsidRDefault="78CCAEB0" w14:paraId="0ABCDE3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053CC8C" w14:textId="77777777">
        <w:trPr>
          <w:jc w:val="center"/>
        </w:trPr>
        <w:tc>
          <w:tcPr>
            <w:tcW w:w="907" w:type="dxa"/>
            <w:shd w:val="clear" w:color="auto" w:fill="006B75"/>
            <w:tcMar/>
            <w:vAlign w:val="center"/>
          </w:tcPr>
          <w:p w:rsidR="00A23DA0" w:rsidP="00832EA4" w:rsidRDefault="7365809D" w14:paraId="0AA6418C" w14:textId="77777777">
            <w:r w:rsidRPr="2689F980" w:rsidR="3D7076FE">
              <w:rPr>
                <w:lang w:val="en-US"/>
              </w:rPr>
              <w:t>Bước</w:t>
            </w:r>
          </w:p>
        </w:tc>
        <w:tc>
          <w:tcPr>
            <w:tcW w:w="12472" w:type="dxa"/>
            <w:shd w:val="clear" w:color="auto" w:fill="006B75"/>
            <w:tcMar/>
            <w:vAlign w:val="center"/>
          </w:tcPr>
          <w:p w:rsidR="00A23DA0" w:rsidP="00832EA4" w:rsidRDefault="7365809D" w14:paraId="272D4F9C" w14:textId="77777777">
            <w:r w:rsidRPr="2689F980" w:rsidR="3D7076FE">
              <w:rPr>
                <w:lang w:val="en-US"/>
              </w:rPr>
              <w:t>Mô tả</w:t>
            </w:r>
          </w:p>
        </w:tc>
      </w:tr>
      <w:tr w:rsidRPr="0009634E" w:rsidR="00A23DA0" w:rsidTr="2689F980" w14:paraId="752E5E03" w14:textId="77777777">
        <w:trPr>
          <w:jc w:val="center"/>
        </w:trPr>
        <w:tc>
          <w:tcPr>
            <w:tcW w:w="907" w:type="dxa"/>
            <w:tcMar/>
            <w:vAlign w:val="center"/>
          </w:tcPr>
          <w:p w:rsidR="00A23DA0" w:rsidP="00832EA4" w:rsidRDefault="7365809D" w14:paraId="79DAC529" w14:textId="77777777">
            <w:r w:rsidRPr="2689F980" w:rsidR="3D7076FE">
              <w:rPr>
                <w:lang w:val="en-US"/>
              </w:rPr>
              <w:t>Bước 1</w:t>
            </w:r>
          </w:p>
        </w:tc>
        <w:tc>
          <w:tcPr>
            <w:tcW w:w="12472" w:type="dxa"/>
            <w:tcMar/>
            <w:vAlign w:val="center"/>
          </w:tcPr>
          <w:p w:rsidR="00A23DA0" w:rsidP="00832EA4" w:rsidRDefault="7365809D" w14:paraId="58CABFD6" w14:textId="77777777">
            <w:r w:rsidRPr="2689F980" w:rsidR="3D7076FE">
              <w:rPr>
                <w:lang w:val="en-US"/>
              </w:rPr>
              <w:t>Người dùng mở màn hình Quản trị KPI ESG.</w:t>
            </w:r>
          </w:p>
        </w:tc>
      </w:tr>
      <w:tr w:rsidRPr="0009634E" w:rsidR="00A23DA0" w:rsidTr="2689F980" w14:paraId="35B0B648" w14:textId="77777777">
        <w:trPr>
          <w:jc w:val="center"/>
        </w:trPr>
        <w:tc>
          <w:tcPr>
            <w:tcW w:w="907" w:type="dxa"/>
            <w:tcMar/>
            <w:vAlign w:val="center"/>
          </w:tcPr>
          <w:p w:rsidR="00A23DA0" w:rsidP="00832EA4" w:rsidRDefault="7365809D" w14:paraId="0ED9A12A" w14:textId="77777777">
            <w:r w:rsidRPr="2689F980" w:rsidR="3D7076FE">
              <w:rPr>
                <w:lang w:val="en-US"/>
              </w:rPr>
              <w:t>Bước 2</w:t>
            </w:r>
          </w:p>
        </w:tc>
        <w:tc>
          <w:tcPr>
            <w:tcW w:w="12472" w:type="dxa"/>
            <w:tcMar/>
            <w:vAlign w:val="center"/>
          </w:tcPr>
          <w:p w:rsidR="00A23DA0" w:rsidP="00832EA4" w:rsidRDefault="7365809D" w14:paraId="4E087657" w14:textId="77777777">
            <w:r w:rsidRPr="2689F980" w:rsidR="3D7076FE">
              <w:rPr>
                <w:lang w:val="en-US"/>
              </w:rPr>
              <w:t>Người dùng nhập từ khóa hoặc chọn bộ lọc cần tra cứu.</w:t>
            </w:r>
          </w:p>
        </w:tc>
      </w:tr>
      <w:tr w:rsidRPr="0009634E" w:rsidR="00A23DA0" w:rsidTr="2689F980" w14:paraId="574D649D" w14:textId="77777777">
        <w:trPr>
          <w:jc w:val="center"/>
        </w:trPr>
        <w:tc>
          <w:tcPr>
            <w:tcW w:w="907" w:type="dxa"/>
            <w:tcMar/>
            <w:vAlign w:val="center"/>
          </w:tcPr>
          <w:p w:rsidR="00A23DA0" w:rsidP="00832EA4" w:rsidRDefault="7365809D" w14:paraId="574DB75B" w14:textId="77777777">
            <w:r w:rsidRPr="2689F980" w:rsidR="3D7076FE">
              <w:rPr>
                <w:lang w:val="en-US"/>
              </w:rPr>
              <w:t>Bước 3</w:t>
            </w:r>
          </w:p>
        </w:tc>
        <w:tc>
          <w:tcPr>
            <w:tcW w:w="12472" w:type="dxa"/>
            <w:tcMar/>
            <w:vAlign w:val="center"/>
          </w:tcPr>
          <w:p w:rsidR="00A23DA0" w:rsidP="00832EA4" w:rsidRDefault="7365809D" w14:paraId="5B7FF7AC" w14:textId="77777777">
            <w:r w:rsidRPr="2689F980" w:rsidR="3D7076FE">
              <w:rPr>
                <w:lang w:val="en-US"/>
              </w:rPr>
              <w:t>Người dùng bấm Tìm kiếm/Lọc hoặc hệ thống tự cập nhật danh sách theo điều kiện.</w:t>
            </w:r>
          </w:p>
        </w:tc>
      </w:tr>
      <w:tr w:rsidR="00A23DA0" w:rsidTr="2689F980" w14:paraId="3C68B55D" w14:textId="77777777">
        <w:trPr>
          <w:jc w:val="center"/>
        </w:trPr>
        <w:tc>
          <w:tcPr>
            <w:tcW w:w="907" w:type="dxa"/>
            <w:tcMar/>
          </w:tcPr>
          <w:p w:rsidR="00A23DA0" w:rsidP="00832EA4" w:rsidRDefault="7365809D" w14:paraId="4F19C0CA" w14:textId="77777777">
            <w:r w:rsidRPr="2689F980" w:rsidR="3D7076FE">
              <w:rPr>
                <w:lang w:val="en-US"/>
              </w:rPr>
              <w:t>Bước 4</w:t>
            </w:r>
          </w:p>
        </w:tc>
        <w:tc>
          <w:tcPr>
            <w:tcW w:w="12472" w:type="dxa"/>
            <w:tcMar/>
          </w:tcPr>
          <w:p w:rsidR="00A23DA0" w:rsidP="00832EA4" w:rsidRDefault="7365809D" w14:paraId="2A05D27C" w14:textId="77777777">
            <w:r w:rsidRPr="2689F980" w:rsidR="3D7076FE">
              <w:rPr>
                <w:lang w:val="en-US"/>
              </w:rPr>
              <w:t>Hệ thống hiển thị danh sách kết quả phù hợp với quyền truy cập.</w:t>
            </w:r>
          </w:p>
        </w:tc>
      </w:tr>
      <w:tr w:rsidR="00A23DA0" w:rsidTr="2689F980" w14:paraId="40C07681" w14:textId="77777777">
        <w:trPr>
          <w:jc w:val="center"/>
        </w:trPr>
        <w:tc>
          <w:tcPr>
            <w:tcW w:w="907" w:type="dxa"/>
            <w:tcMar/>
          </w:tcPr>
          <w:p w:rsidR="00A23DA0" w:rsidP="00832EA4" w:rsidRDefault="7365809D" w14:paraId="18029438" w14:textId="77777777">
            <w:r w:rsidRPr="2689F980" w:rsidR="3D7076FE">
              <w:rPr>
                <w:lang w:val="en-US"/>
              </w:rPr>
              <w:t>Bước 5</w:t>
            </w:r>
          </w:p>
        </w:tc>
        <w:tc>
          <w:tcPr>
            <w:tcW w:w="12472" w:type="dxa"/>
            <w:tcMar/>
          </w:tcPr>
          <w:p w:rsidR="00A23DA0" w:rsidP="00832EA4" w:rsidRDefault="7365809D" w14:paraId="35FCDD3E"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7F6ED402" w14:textId="77777777"/>
    <w:p w:rsidRPr="0009634E" w:rsidR="00A23DA0" w:rsidP="78B6F757" w:rsidRDefault="78CCAEB0" w14:paraId="59C84E28" w14:textId="3D7A6B1A">
      <w:pPr>
        <w:pStyle w:val="Heading3"/>
        <w:rPr>
          <w:sz w:val="24"/>
          <w:szCs w:val="24"/>
          <w:lang w:val="en-US"/>
        </w:rPr>
      </w:pPr>
      <w:bookmarkStart w:name="_Toc242783421" w:id="164"/>
      <w:r w:rsidRPr="78B6F757">
        <w:rPr>
          <w:lang w:val="en-US"/>
        </w:rPr>
        <w:t>4.4.4. Tính năng theo dõi hiệu suất KPI</w:t>
      </w:r>
      <w:bookmarkEnd w:id="164"/>
    </w:p>
    <w:p w:rsidRPr="0009634E" w:rsidR="00A23DA0" w:rsidP="00A23DA0" w:rsidRDefault="78CCAEB0" w14:paraId="746B3111"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4F463F87" w14:textId="77777777">
      <w:r w:rsidRPr="78B6F757">
        <w:rPr>
          <w:b/>
          <w:bCs/>
          <w:lang w:val="en-US"/>
        </w:rPr>
        <w:t xml:space="preserve">Mục đích: </w:t>
      </w:r>
      <w:r w:rsidRPr="78B6F757">
        <w:rPr>
          <w:lang w:val="en-US"/>
        </w:rPr>
        <w:t>So sánh thực hiện với mục tiêu và lọc theo kỳ.</w:t>
      </w:r>
    </w:p>
    <w:p w:rsidRPr="0009634E" w:rsidR="00A23DA0" w:rsidP="00A23DA0" w:rsidRDefault="78CCAEB0" w14:paraId="54FFFCAD" w14:textId="77777777">
      <w:r w:rsidRPr="78B6F757">
        <w:rPr>
          <w:b/>
          <w:bCs/>
          <w:lang w:val="en-US"/>
        </w:rPr>
        <w:t>Tính năng:</w:t>
      </w:r>
    </w:p>
    <w:p w:rsidRPr="0009634E" w:rsidR="00A23DA0" w:rsidP="00A23DA0" w:rsidRDefault="00A23DA0" w14:paraId="7B8D62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hiệu suất KPI" theo phạm vi quyền được cấp trên </w:t>
      </w:r>
      <w:r>
        <w:rPr>
          <w:szCs w:val="24"/>
        </w:rPr>
        <w:t>Phần mềm</w:t>
      </w:r>
      <w:r w:rsidRPr="0009634E">
        <w:rPr>
          <w:szCs w:val="24"/>
        </w:rPr>
        <w:t xml:space="preserve"> ESG.</w:t>
      </w:r>
    </w:p>
    <w:p w:rsidRPr="0009634E" w:rsidR="00A23DA0" w:rsidP="00A23DA0" w:rsidRDefault="00A23DA0" w14:paraId="7A088052" w14:textId="77777777">
      <w:pPr>
        <w:pStyle w:val="ListBullet"/>
        <w:tabs>
          <w:tab w:val="num" w:pos="360"/>
        </w:tabs>
        <w:spacing w:after="40"/>
        <w:ind w:left="397" w:hanging="360"/>
        <w:rPr>
          <w:rFonts w:cs="Times New Roman"/>
          <w:szCs w:val="24"/>
        </w:rPr>
      </w:pPr>
      <w:r w:rsidRPr="0009634E">
        <w:rPr>
          <w:szCs w:val="24"/>
        </w:rPr>
        <w:t>Hệ thống hỗ trợ mục tiêu: So sánh thực hiện với mục tiêu và lọc theo kỳ.</w:t>
      </w:r>
    </w:p>
    <w:p w:rsidRPr="0009634E" w:rsidR="00A23DA0" w:rsidP="00A23DA0" w:rsidRDefault="00A23DA0" w14:paraId="332FB01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78253C4"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DD46D01" w14:textId="77777777">
      <w:r w:rsidRPr="78B6F757">
        <w:rPr>
          <w:b/>
          <w:bCs/>
          <w:lang w:val="en-US"/>
        </w:rPr>
        <w:t>Màn hình liên quan:</w:t>
      </w:r>
    </w:p>
    <w:p w:rsidRPr="0009634E" w:rsidR="00A23DA0" w:rsidP="00A23DA0" w:rsidRDefault="00A23DA0" w14:paraId="0966A14C" w14:textId="77777777">
      <w:pPr>
        <w:pStyle w:val="ListBullet"/>
        <w:tabs>
          <w:tab w:val="num" w:pos="360"/>
        </w:tabs>
        <w:spacing w:after="40"/>
        <w:ind w:left="397" w:hanging="360"/>
        <w:rPr>
          <w:rFonts w:cs="Times New Roman"/>
          <w:szCs w:val="24"/>
        </w:rPr>
      </w:pPr>
      <w:r>
        <w:t>MH-018 - Thiết lập mục tiêu KPI; Mô tả: Màn hình thiết lập mục tiêu KPI, import mục tiêu và theo dõi hiệu suất.</w:t>
      </w:r>
    </w:p>
    <w:p w:rsidRPr="0009634E" w:rsidR="00A23DA0" w:rsidP="00A23DA0" w:rsidRDefault="00A23DA0" w14:paraId="4146A3AC" w14:textId="77777777">
      <w:pPr>
        <w:pStyle w:val="ListBullet"/>
        <w:tabs>
          <w:tab w:val="num" w:pos="360"/>
        </w:tabs>
        <w:spacing w:after="40"/>
        <w:ind w:left="397" w:hanging="360"/>
        <w:rPr>
          <w:rFonts w:cs="Times New Roman"/>
          <w:szCs w:val="24"/>
        </w:rPr>
      </w:pPr>
      <w:r w:rsidRPr="0009634E">
        <w:rPr>
          <w:szCs w:val="24"/>
        </w:rPr>
        <w:t>Tham khảo Hình MH-018 đã trình bày ở phần trước.</w:t>
      </w:r>
    </w:p>
    <w:p w:rsidRPr="0009634E" w:rsidR="00A23DA0" w:rsidP="00A23DA0" w:rsidRDefault="78CCAEB0" w14:paraId="4E01C6C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0F70B69" w14:textId="77777777">
        <w:trPr>
          <w:jc w:val="center"/>
        </w:trPr>
        <w:tc>
          <w:tcPr>
            <w:tcW w:w="907" w:type="dxa"/>
            <w:shd w:val="clear" w:color="auto" w:fill="006B75"/>
            <w:tcMar/>
            <w:vAlign w:val="center"/>
          </w:tcPr>
          <w:p w:rsidR="00A23DA0" w:rsidP="00832EA4" w:rsidRDefault="7365809D" w14:paraId="35331968" w14:textId="77777777">
            <w:r w:rsidRPr="2689F980" w:rsidR="3D7076FE">
              <w:rPr>
                <w:lang w:val="en-US"/>
              </w:rPr>
              <w:t>Bước</w:t>
            </w:r>
          </w:p>
        </w:tc>
        <w:tc>
          <w:tcPr>
            <w:tcW w:w="12472" w:type="dxa"/>
            <w:shd w:val="clear" w:color="auto" w:fill="006B75"/>
            <w:tcMar/>
            <w:vAlign w:val="center"/>
          </w:tcPr>
          <w:p w:rsidR="00A23DA0" w:rsidP="00832EA4" w:rsidRDefault="7365809D" w14:paraId="04627A36" w14:textId="77777777">
            <w:r w:rsidRPr="2689F980" w:rsidR="3D7076FE">
              <w:rPr>
                <w:lang w:val="en-US"/>
              </w:rPr>
              <w:t>Mô tả</w:t>
            </w:r>
          </w:p>
        </w:tc>
      </w:tr>
      <w:tr w:rsidRPr="0009634E" w:rsidR="00A23DA0" w:rsidTr="2689F980" w14:paraId="0A299D38" w14:textId="77777777">
        <w:trPr>
          <w:jc w:val="center"/>
        </w:trPr>
        <w:tc>
          <w:tcPr>
            <w:tcW w:w="907" w:type="dxa"/>
            <w:tcMar/>
            <w:vAlign w:val="center"/>
          </w:tcPr>
          <w:p w:rsidR="00A23DA0" w:rsidP="00832EA4" w:rsidRDefault="7365809D" w14:paraId="307D91EA" w14:textId="77777777">
            <w:r w:rsidRPr="2689F980" w:rsidR="3D7076FE">
              <w:rPr>
                <w:lang w:val="en-US"/>
              </w:rPr>
              <w:t>Bước 1</w:t>
            </w:r>
          </w:p>
        </w:tc>
        <w:tc>
          <w:tcPr>
            <w:tcW w:w="12472" w:type="dxa"/>
            <w:tcMar/>
            <w:vAlign w:val="center"/>
          </w:tcPr>
          <w:p w:rsidR="00A23DA0" w:rsidP="00832EA4" w:rsidRDefault="7365809D" w14:paraId="5C537E85" w14:textId="77777777">
            <w:r w:rsidRPr="2689F980" w:rsidR="3D7076FE">
              <w:rPr>
                <w:lang w:val="en-US"/>
              </w:rPr>
              <w:t>Người dùng mở màn hình Thiết lập mục tiêu KPI.</w:t>
            </w:r>
          </w:p>
        </w:tc>
      </w:tr>
      <w:tr w:rsidRPr="0009634E" w:rsidR="00A23DA0" w:rsidTr="2689F980" w14:paraId="21EF3B4A" w14:textId="77777777">
        <w:trPr>
          <w:jc w:val="center"/>
        </w:trPr>
        <w:tc>
          <w:tcPr>
            <w:tcW w:w="907" w:type="dxa"/>
            <w:tcMar/>
            <w:vAlign w:val="center"/>
          </w:tcPr>
          <w:p w:rsidR="00A23DA0" w:rsidP="00832EA4" w:rsidRDefault="7365809D" w14:paraId="79812C35" w14:textId="77777777">
            <w:r w:rsidRPr="2689F980" w:rsidR="3D7076FE">
              <w:rPr>
                <w:lang w:val="en-US"/>
              </w:rPr>
              <w:t>Bước 2</w:t>
            </w:r>
          </w:p>
        </w:tc>
        <w:tc>
          <w:tcPr>
            <w:tcW w:w="12472" w:type="dxa"/>
            <w:tcMar/>
            <w:vAlign w:val="center"/>
          </w:tcPr>
          <w:p w:rsidR="00A23DA0" w:rsidP="00832EA4" w:rsidRDefault="7365809D" w14:paraId="6B89D64D" w14:textId="77777777">
            <w:r w:rsidRPr="2689F980" w:rsidR="3D7076FE">
              <w:rPr>
                <w:lang w:val="en-US"/>
              </w:rPr>
              <w:t>Người dùng chọn chức năng "theo dõi hiệu suất KPI" theo phạm vi quyền được cấp.</w:t>
            </w:r>
          </w:p>
        </w:tc>
      </w:tr>
      <w:tr w:rsidRPr="0009634E" w:rsidR="00A23DA0" w:rsidTr="2689F980" w14:paraId="405453A5" w14:textId="77777777">
        <w:trPr>
          <w:jc w:val="center"/>
        </w:trPr>
        <w:tc>
          <w:tcPr>
            <w:tcW w:w="907" w:type="dxa"/>
            <w:tcMar/>
            <w:vAlign w:val="center"/>
          </w:tcPr>
          <w:p w:rsidR="00A23DA0" w:rsidP="00832EA4" w:rsidRDefault="7365809D" w14:paraId="71C24E56" w14:textId="77777777">
            <w:r w:rsidRPr="2689F980" w:rsidR="3D7076FE">
              <w:rPr>
                <w:lang w:val="en-US"/>
              </w:rPr>
              <w:t>Bước 3</w:t>
            </w:r>
          </w:p>
        </w:tc>
        <w:tc>
          <w:tcPr>
            <w:tcW w:w="12472" w:type="dxa"/>
            <w:tcMar/>
            <w:vAlign w:val="center"/>
          </w:tcPr>
          <w:p w:rsidR="00A23DA0" w:rsidP="00832EA4" w:rsidRDefault="7365809D" w14:paraId="46442BE2" w14:textId="77777777">
            <w:r w:rsidRPr="2689F980" w:rsidR="3D7076FE">
              <w:rPr>
                <w:lang w:val="en-US"/>
              </w:rPr>
              <w:t>Người dùng nhập hoặc chọn dữ liệu cần xử lý theo biểu mẫu trên màn hình.</w:t>
            </w:r>
          </w:p>
        </w:tc>
      </w:tr>
      <w:tr w:rsidR="00A23DA0" w:rsidTr="2689F980" w14:paraId="5F446D75" w14:textId="77777777">
        <w:trPr>
          <w:jc w:val="center"/>
        </w:trPr>
        <w:tc>
          <w:tcPr>
            <w:tcW w:w="907" w:type="dxa"/>
            <w:tcMar/>
          </w:tcPr>
          <w:p w:rsidR="00A23DA0" w:rsidP="00832EA4" w:rsidRDefault="7365809D" w14:paraId="7E19B2E9" w14:textId="77777777">
            <w:r w:rsidRPr="2689F980" w:rsidR="3D7076FE">
              <w:rPr>
                <w:lang w:val="en-US"/>
              </w:rPr>
              <w:t>Bước 4</w:t>
            </w:r>
          </w:p>
        </w:tc>
        <w:tc>
          <w:tcPr>
            <w:tcW w:w="12472" w:type="dxa"/>
            <w:tcMar/>
          </w:tcPr>
          <w:p w:rsidR="00A23DA0" w:rsidP="00832EA4" w:rsidRDefault="7365809D" w14:paraId="3AF189E8" w14:textId="77777777">
            <w:r w:rsidRPr="2689F980" w:rsidR="3D7076FE">
              <w:rPr>
                <w:lang w:val="en-US"/>
              </w:rPr>
              <w:t>Hệ thống kiểm tra quyền, dữ liệu bắt buộc và điều kiện nghiệp vụ.</w:t>
            </w:r>
          </w:p>
        </w:tc>
      </w:tr>
      <w:tr w:rsidR="00A23DA0" w:rsidTr="2689F980" w14:paraId="0DA39F31" w14:textId="77777777">
        <w:trPr>
          <w:jc w:val="center"/>
        </w:trPr>
        <w:tc>
          <w:tcPr>
            <w:tcW w:w="907" w:type="dxa"/>
            <w:tcMar/>
          </w:tcPr>
          <w:p w:rsidR="00A23DA0" w:rsidP="00832EA4" w:rsidRDefault="7365809D" w14:paraId="5F281C16" w14:textId="77777777">
            <w:r w:rsidRPr="2689F980" w:rsidR="3D7076FE">
              <w:rPr>
                <w:lang w:val="en-US"/>
              </w:rPr>
              <w:t>Bước 5</w:t>
            </w:r>
          </w:p>
        </w:tc>
        <w:tc>
          <w:tcPr>
            <w:tcW w:w="12472" w:type="dxa"/>
            <w:tcMar/>
          </w:tcPr>
          <w:p w:rsidR="00A23DA0" w:rsidP="00832EA4" w:rsidRDefault="7365809D" w14:paraId="20CA5821"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91ECCED" w14:textId="77777777"/>
    <w:p w:rsidRPr="0009634E" w:rsidR="00A23DA0" w:rsidP="78B6F757" w:rsidRDefault="78CCAEB0" w14:paraId="0DA88DCC" w14:textId="64628DB2">
      <w:pPr>
        <w:pStyle w:val="Heading3"/>
        <w:rPr>
          <w:sz w:val="24"/>
          <w:szCs w:val="24"/>
          <w:lang w:val="en-US"/>
        </w:rPr>
      </w:pPr>
      <w:bookmarkStart w:name="_Toc242783422" w:id="165"/>
      <w:r w:rsidRPr="78B6F757">
        <w:rPr>
          <w:lang w:val="en-US"/>
        </w:rPr>
        <w:t>4.4.5. Tính năng tra cứu danh sách kịch bản Net Zero</w:t>
      </w:r>
      <w:bookmarkEnd w:id="165"/>
    </w:p>
    <w:p w:rsidRPr="0009634E" w:rsidR="00A23DA0" w:rsidP="00A23DA0" w:rsidRDefault="78CCAEB0" w14:paraId="16547B97" w14:textId="77777777">
      <w:r w:rsidRPr="78B6F757">
        <w:rPr>
          <w:b/>
          <w:bCs/>
          <w:lang w:val="en-US"/>
        </w:rPr>
        <w:t xml:space="preserve">Đối tượng sử dụng: </w:t>
      </w:r>
      <w:r w:rsidRPr="78B6F757">
        <w:rPr>
          <w:lang w:val="en-US"/>
        </w:rPr>
        <w:t>Cán bộ chiến lược/Lãnh đạo</w:t>
      </w:r>
    </w:p>
    <w:p w:rsidRPr="0009634E" w:rsidR="00A23DA0" w:rsidP="00A23DA0" w:rsidRDefault="78CCAEB0" w14:paraId="42161756" w14:textId="77777777">
      <w:r w:rsidRPr="78B6F757">
        <w:rPr>
          <w:b/>
          <w:bCs/>
          <w:lang w:val="en-US"/>
        </w:rPr>
        <w:t xml:space="preserve">Mục đích: </w:t>
      </w:r>
      <w:r w:rsidRPr="78B6F757">
        <w:rPr>
          <w:lang w:val="en-US"/>
        </w:rPr>
        <w:t>Xem các kịch bản mô phỏng đã lưu.</w:t>
      </w:r>
    </w:p>
    <w:p w:rsidRPr="0009634E" w:rsidR="00A23DA0" w:rsidP="00A23DA0" w:rsidRDefault="78CCAEB0" w14:paraId="648A2305" w14:textId="77777777">
      <w:r w:rsidRPr="78B6F757">
        <w:rPr>
          <w:b/>
          <w:bCs/>
          <w:lang w:val="en-US"/>
        </w:rPr>
        <w:t>Tính năng:</w:t>
      </w:r>
    </w:p>
    <w:p w:rsidRPr="0009634E" w:rsidR="00A23DA0" w:rsidP="00A23DA0" w:rsidRDefault="00A23DA0" w14:paraId="226E5C6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danh sách kịch bản Net Zero" theo phạm vi quyền được cấp trên </w:t>
      </w:r>
      <w:r>
        <w:rPr>
          <w:szCs w:val="24"/>
        </w:rPr>
        <w:t>Phần mềm</w:t>
      </w:r>
      <w:r w:rsidRPr="0009634E">
        <w:rPr>
          <w:szCs w:val="24"/>
        </w:rPr>
        <w:t xml:space="preserve"> ESG.</w:t>
      </w:r>
    </w:p>
    <w:p w:rsidRPr="0009634E" w:rsidR="00A23DA0" w:rsidP="00A23DA0" w:rsidRDefault="00A23DA0" w14:paraId="7EDC5A65" w14:textId="77777777">
      <w:pPr>
        <w:pStyle w:val="ListBullet"/>
        <w:tabs>
          <w:tab w:val="num" w:pos="360"/>
        </w:tabs>
        <w:spacing w:after="40"/>
        <w:ind w:left="397" w:hanging="360"/>
        <w:rPr>
          <w:rFonts w:cs="Times New Roman"/>
          <w:szCs w:val="24"/>
        </w:rPr>
      </w:pPr>
      <w:r w:rsidRPr="0009634E">
        <w:rPr>
          <w:szCs w:val="24"/>
        </w:rPr>
        <w:t>Hệ thống hỗ trợ mục tiêu: Xem các kịch bản mô phỏng đã lưu.</w:t>
      </w:r>
    </w:p>
    <w:p w:rsidRPr="0009634E" w:rsidR="00A23DA0" w:rsidP="00A23DA0" w:rsidRDefault="00A23DA0" w14:paraId="6684D9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19D3EDE"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8819487" w14:textId="77777777">
      <w:r w:rsidRPr="78B6F757">
        <w:rPr>
          <w:b/>
          <w:bCs/>
          <w:lang w:val="en-US"/>
        </w:rPr>
        <w:t>Màn hình liên quan:</w:t>
      </w:r>
    </w:p>
    <w:p w:rsidRPr="0009634E" w:rsidR="00A23DA0" w:rsidP="00A23DA0" w:rsidRDefault="00A23DA0" w14:paraId="7E2BDCA0"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78CCAEB0" w14:paraId="73BBE14E" w14:textId="77777777">
      <w:pPr>
        <w:jc w:val="center"/>
      </w:pPr>
      <w:r w:rsidRPr="78B6F757">
        <w:rPr>
          <w:i/>
          <w:iCs/>
          <w:lang w:val="en-US"/>
        </w:rPr>
        <w:t>Hình MH-019. Net Zero</w:t>
      </w:r>
    </w:p>
    <w:p w:rsidRPr="0009634E" w:rsidR="00A23DA0" w:rsidP="00A23DA0" w:rsidRDefault="00A23DA0" w14:paraId="09BF5EDB" w14:textId="77777777">
      <w:pPr>
        <w:jc w:val="center"/>
      </w:pPr>
      <w:r w:rsidRPr="0009634E">
        <w:rPr>
          <w:noProof/>
        </w:rPr>
        <w:drawing>
          <wp:inline distT="0" distB="0" distL="0" distR="0" wp14:anchorId="33ECC775" wp14:editId="1B1987A4">
            <wp:extent cx="5941695" cy="3713560"/>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9_Net_Zero.png"/>
                    <pic:cNvPicPr/>
                  </pic:nvPicPr>
                  <pic:blipFill>
                    <a:blip r:embed="rId63"/>
                    <a:stretch>
                      <a:fillRect/>
                    </a:stretch>
                  </pic:blipFill>
                  <pic:spPr>
                    <a:xfrm>
                      <a:off x="0" y="0"/>
                      <a:ext cx="5941695" cy="3713560"/>
                    </a:xfrm>
                    <a:prstGeom prst="rect">
                      <a:avLst/>
                    </a:prstGeom>
                  </pic:spPr>
                </pic:pic>
              </a:graphicData>
            </a:graphic>
          </wp:inline>
        </w:drawing>
      </w:r>
    </w:p>
    <w:p w:rsidRPr="0009634E" w:rsidR="00A23DA0" w:rsidP="00A23DA0" w:rsidRDefault="78CCAEB0" w14:paraId="0DA6B23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7116AE3D" w14:textId="77777777">
        <w:trPr>
          <w:jc w:val="center"/>
        </w:trPr>
        <w:tc>
          <w:tcPr>
            <w:tcW w:w="907" w:type="dxa"/>
            <w:shd w:val="clear" w:color="auto" w:fill="006B75"/>
            <w:tcMar/>
            <w:vAlign w:val="center"/>
          </w:tcPr>
          <w:p w:rsidR="00A23DA0" w:rsidP="00832EA4" w:rsidRDefault="7365809D" w14:paraId="4F103D87" w14:textId="77777777">
            <w:r w:rsidRPr="2689F980" w:rsidR="3D7076FE">
              <w:rPr>
                <w:lang w:val="en-US"/>
              </w:rPr>
              <w:t>Bước</w:t>
            </w:r>
          </w:p>
        </w:tc>
        <w:tc>
          <w:tcPr>
            <w:tcW w:w="12472" w:type="dxa"/>
            <w:shd w:val="clear" w:color="auto" w:fill="006B75"/>
            <w:tcMar/>
            <w:vAlign w:val="center"/>
          </w:tcPr>
          <w:p w:rsidR="00A23DA0" w:rsidP="00832EA4" w:rsidRDefault="7365809D" w14:paraId="3D153172" w14:textId="77777777">
            <w:r w:rsidRPr="2689F980" w:rsidR="3D7076FE">
              <w:rPr>
                <w:lang w:val="en-US"/>
              </w:rPr>
              <w:t>Mô tả</w:t>
            </w:r>
          </w:p>
        </w:tc>
      </w:tr>
      <w:tr w:rsidRPr="0009634E" w:rsidR="00A23DA0" w:rsidTr="2689F980" w14:paraId="1B88FAD3" w14:textId="77777777">
        <w:trPr>
          <w:jc w:val="center"/>
        </w:trPr>
        <w:tc>
          <w:tcPr>
            <w:tcW w:w="907" w:type="dxa"/>
            <w:tcMar/>
            <w:vAlign w:val="center"/>
          </w:tcPr>
          <w:p w:rsidR="00A23DA0" w:rsidP="00832EA4" w:rsidRDefault="7365809D" w14:paraId="0E275379" w14:textId="77777777">
            <w:r w:rsidRPr="2689F980" w:rsidR="3D7076FE">
              <w:rPr>
                <w:lang w:val="en-US"/>
              </w:rPr>
              <w:t>Bước 1</w:t>
            </w:r>
          </w:p>
        </w:tc>
        <w:tc>
          <w:tcPr>
            <w:tcW w:w="12472" w:type="dxa"/>
            <w:tcMar/>
            <w:vAlign w:val="center"/>
          </w:tcPr>
          <w:p w:rsidR="00A23DA0" w:rsidP="00832EA4" w:rsidRDefault="7365809D" w14:paraId="15B9FF6F" w14:textId="77777777">
            <w:r w:rsidRPr="2689F980" w:rsidR="3D7076FE">
              <w:rPr>
                <w:lang w:val="en-US"/>
              </w:rPr>
              <w:t>Người dùng mở màn hình Net Zero.</w:t>
            </w:r>
          </w:p>
        </w:tc>
      </w:tr>
      <w:tr w:rsidRPr="0009634E" w:rsidR="00A23DA0" w:rsidTr="2689F980" w14:paraId="683DB514" w14:textId="77777777">
        <w:trPr>
          <w:jc w:val="center"/>
        </w:trPr>
        <w:tc>
          <w:tcPr>
            <w:tcW w:w="907" w:type="dxa"/>
            <w:tcMar/>
            <w:vAlign w:val="center"/>
          </w:tcPr>
          <w:p w:rsidR="00A23DA0" w:rsidP="00832EA4" w:rsidRDefault="7365809D" w14:paraId="710B3EA6" w14:textId="77777777">
            <w:r w:rsidRPr="2689F980" w:rsidR="3D7076FE">
              <w:rPr>
                <w:lang w:val="en-US"/>
              </w:rPr>
              <w:t>Bước 2</w:t>
            </w:r>
          </w:p>
        </w:tc>
        <w:tc>
          <w:tcPr>
            <w:tcW w:w="12472" w:type="dxa"/>
            <w:tcMar/>
            <w:vAlign w:val="center"/>
          </w:tcPr>
          <w:p w:rsidR="00A23DA0" w:rsidP="00832EA4" w:rsidRDefault="7365809D" w14:paraId="576F69E1" w14:textId="77777777">
            <w:r w:rsidRPr="2689F980" w:rsidR="3D7076FE">
              <w:rPr>
                <w:lang w:val="en-US"/>
              </w:rPr>
              <w:t>Người dùng nhập từ khóa hoặc chọn bộ lọc cần tra cứu.</w:t>
            </w:r>
          </w:p>
        </w:tc>
      </w:tr>
      <w:tr w:rsidRPr="0009634E" w:rsidR="00A23DA0" w:rsidTr="2689F980" w14:paraId="400B2870" w14:textId="77777777">
        <w:trPr>
          <w:jc w:val="center"/>
        </w:trPr>
        <w:tc>
          <w:tcPr>
            <w:tcW w:w="907" w:type="dxa"/>
            <w:tcMar/>
            <w:vAlign w:val="center"/>
          </w:tcPr>
          <w:p w:rsidR="00A23DA0" w:rsidP="00832EA4" w:rsidRDefault="7365809D" w14:paraId="2258A007" w14:textId="77777777">
            <w:r w:rsidRPr="2689F980" w:rsidR="3D7076FE">
              <w:rPr>
                <w:lang w:val="en-US"/>
              </w:rPr>
              <w:t>Bước 3</w:t>
            </w:r>
          </w:p>
        </w:tc>
        <w:tc>
          <w:tcPr>
            <w:tcW w:w="12472" w:type="dxa"/>
            <w:tcMar/>
            <w:vAlign w:val="center"/>
          </w:tcPr>
          <w:p w:rsidR="00A23DA0" w:rsidP="00832EA4" w:rsidRDefault="7365809D" w14:paraId="3CFFE544" w14:textId="77777777">
            <w:r w:rsidRPr="2689F980" w:rsidR="3D7076FE">
              <w:rPr>
                <w:lang w:val="en-US"/>
              </w:rPr>
              <w:t>Người dùng bấm Tìm kiếm/Lọc hoặc hệ thống tự cập nhật danh sách theo điều kiện.</w:t>
            </w:r>
          </w:p>
        </w:tc>
      </w:tr>
      <w:tr w:rsidR="00A23DA0" w:rsidTr="2689F980" w14:paraId="2B77199C" w14:textId="77777777">
        <w:trPr>
          <w:jc w:val="center"/>
        </w:trPr>
        <w:tc>
          <w:tcPr>
            <w:tcW w:w="907" w:type="dxa"/>
            <w:tcMar/>
          </w:tcPr>
          <w:p w:rsidR="00A23DA0" w:rsidP="00832EA4" w:rsidRDefault="7365809D" w14:paraId="071B1626" w14:textId="77777777">
            <w:r w:rsidRPr="2689F980" w:rsidR="3D7076FE">
              <w:rPr>
                <w:lang w:val="en-US"/>
              </w:rPr>
              <w:t>Bước 4</w:t>
            </w:r>
          </w:p>
        </w:tc>
        <w:tc>
          <w:tcPr>
            <w:tcW w:w="12472" w:type="dxa"/>
            <w:tcMar/>
          </w:tcPr>
          <w:p w:rsidR="00A23DA0" w:rsidP="00832EA4" w:rsidRDefault="7365809D" w14:paraId="352D71E4" w14:textId="77777777">
            <w:r w:rsidRPr="2689F980" w:rsidR="3D7076FE">
              <w:rPr>
                <w:lang w:val="en-US"/>
              </w:rPr>
              <w:t>Hệ thống hiển thị danh sách kết quả phù hợp với quyền truy cập.</w:t>
            </w:r>
          </w:p>
        </w:tc>
      </w:tr>
      <w:tr w:rsidR="00A23DA0" w:rsidTr="2689F980" w14:paraId="26D8616F" w14:textId="77777777">
        <w:trPr>
          <w:jc w:val="center"/>
        </w:trPr>
        <w:tc>
          <w:tcPr>
            <w:tcW w:w="907" w:type="dxa"/>
            <w:tcMar/>
          </w:tcPr>
          <w:p w:rsidR="00A23DA0" w:rsidP="00832EA4" w:rsidRDefault="7365809D" w14:paraId="131E5116" w14:textId="77777777">
            <w:r w:rsidRPr="2689F980" w:rsidR="3D7076FE">
              <w:rPr>
                <w:lang w:val="en-US"/>
              </w:rPr>
              <w:t>Bước 5</w:t>
            </w:r>
          </w:p>
        </w:tc>
        <w:tc>
          <w:tcPr>
            <w:tcW w:w="12472" w:type="dxa"/>
            <w:tcMar/>
          </w:tcPr>
          <w:p w:rsidR="00A23DA0" w:rsidP="00832EA4" w:rsidRDefault="7365809D" w14:paraId="0D19838D"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61EB56A" w14:textId="77777777"/>
    <w:p w:rsidRPr="0009634E" w:rsidR="00A23DA0" w:rsidP="78B6F757" w:rsidRDefault="78CCAEB0" w14:paraId="73229865" w14:textId="1DA8803A">
      <w:pPr>
        <w:pStyle w:val="Heading3"/>
        <w:rPr>
          <w:sz w:val="24"/>
          <w:szCs w:val="24"/>
          <w:lang w:val="en-US"/>
        </w:rPr>
      </w:pPr>
      <w:bookmarkStart w:name="_Toc242783423" w:id="166"/>
      <w:r w:rsidRPr="78B6F757">
        <w:rPr>
          <w:lang w:val="en-US"/>
        </w:rPr>
        <w:t>4.4.6. Tính năng tạo kịch bản Net Zero</w:t>
      </w:r>
      <w:bookmarkEnd w:id="166"/>
    </w:p>
    <w:p w:rsidRPr="0009634E" w:rsidR="00A23DA0" w:rsidP="00A23DA0" w:rsidRDefault="78CCAEB0" w14:paraId="113D4252"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7625FF5B" w14:textId="77777777">
      <w:r w:rsidRPr="78B6F757">
        <w:rPr>
          <w:b/>
          <w:bCs/>
          <w:lang w:val="en-US"/>
        </w:rPr>
        <w:t xml:space="preserve">Mục đích: </w:t>
      </w:r>
      <w:r w:rsidRPr="78B6F757">
        <w:rPr>
          <w:lang w:val="en-US"/>
        </w:rPr>
        <w:t>Thiết lập giả định và mô phỏng chi phí/phát thải.</w:t>
      </w:r>
    </w:p>
    <w:p w:rsidRPr="0009634E" w:rsidR="00A23DA0" w:rsidP="00A23DA0" w:rsidRDefault="78CCAEB0" w14:paraId="2AC22F69" w14:textId="77777777">
      <w:r w:rsidRPr="78B6F757">
        <w:rPr>
          <w:b/>
          <w:bCs/>
          <w:lang w:val="en-US"/>
        </w:rPr>
        <w:t>Tính năng:</w:t>
      </w:r>
    </w:p>
    <w:p w:rsidRPr="0009634E" w:rsidR="00A23DA0" w:rsidP="00A23DA0" w:rsidRDefault="00A23DA0" w14:paraId="76A1919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kịch bản Net Zero" theo phạm vi quyền được cấp trên </w:t>
      </w:r>
      <w:r>
        <w:rPr>
          <w:szCs w:val="24"/>
        </w:rPr>
        <w:t>Phần mềm</w:t>
      </w:r>
      <w:r w:rsidRPr="0009634E">
        <w:rPr>
          <w:szCs w:val="24"/>
        </w:rPr>
        <w:t xml:space="preserve"> ESG.</w:t>
      </w:r>
    </w:p>
    <w:p w:rsidRPr="0009634E" w:rsidR="00A23DA0" w:rsidP="00A23DA0" w:rsidRDefault="00A23DA0" w14:paraId="2F5BC592" w14:textId="77777777">
      <w:pPr>
        <w:pStyle w:val="ListBullet"/>
        <w:tabs>
          <w:tab w:val="num" w:pos="360"/>
        </w:tabs>
        <w:spacing w:after="40"/>
        <w:ind w:left="397" w:hanging="360"/>
        <w:rPr>
          <w:rFonts w:cs="Times New Roman"/>
          <w:szCs w:val="24"/>
        </w:rPr>
      </w:pPr>
      <w:r w:rsidRPr="0009634E">
        <w:rPr>
          <w:szCs w:val="24"/>
        </w:rPr>
        <w:t>Hệ thống hỗ trợ mục tiêu: Thiết lập giả định và mô phỏng chi phí/phát thải.</w:t>
      </w:r>
    </w:p>
    <w:p w:rsidRPr="0009634E" w:rsidR="00A23DA0" w:rsidP="00A23DA0" w:rsidRDefault="00A23DA0" w14:paraId="6EB738F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612690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B53013E" w14:textId="77777777">
      <w:r w:rsidRPr="78B6F757">
        <w:rPr>
          <w:b/>
          <w:bCs/>
          <w:lang w:val="en-US"/>
        </w:rPr>
        <w:t>Màn hình liên quan:</w:t>
      </w:r>
    </w:p>
    <w:p w:rsidRPr="0009634E" w:rsidR="00A23DA0" w:rsidP="00A23DA0" w:rsidRDefault="00A23DA0" w14:paraId="0A634BA4"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1E599B30"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EA33449"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24A800E" w14:textId="77777777">
        <w:trPr>
          <w:jc w:val="center"/>
        </w:trPr>
        <w:tc>
          <w:tcPr>
            <w:tcW w:w="907" w:type="dxa"/>
            <w:shd w:val="clear" w:color="auto" w:fill="006B75"/>
            <w:tcMar/>
            <w:vAlign w:val="center"/>
          </w:tcPr>
          <w:p w:rsidR="00A23DA0" w:rsidP="00832EA4" w:rsidRDefault="7365809D" w14:paraId="0619C909" w14:textId="77777777">
            <w:r w:rsidRPr="2689F980" w:rsidR="3D7076FE">
              <w:rPr>
                <w:lang w:val="en-US"/>
              </w:rPr>
              <w:t>Bước</w:t>
            </w:r>
          </w:p>
        </w:tc>
        <w:tc>
          <w:tcPr>
            <w:tcW w:w="12472" w:type="dxa"/>
            <w:shd w:val="clear" w:color="auto" w:fill="006B75"/>
            <w:tcMar/>
            <w:vAlign w:val="center"/>
          </w:tcPr>
          <w:p w:rsidR="00A23DA0" w:rsidP="00832EA4" w:rsidRDefault="7365809D" w14:paraId="26422321" w14:textId="77777777">
            <w:r w:rsidRPr="2689F980" w:rsidR="3D7076FE">
              <w:rPr>
                <w:lang w:val="en-US"/>
              </w:rPr>
              <w:t>Mô tả</w:t>
            </w:r>
          </w:p>
        </w:tc>
      </w:tr>
      <w:tr w:rsidRPr="0009634E" w:rsidR="00A23DA0" w:rsidTr="2689F980" w14:paraId="728BD23C" w14:textId="77777777">
        <w:trPr>
          <w:jc w:val="center"/>
        </w:trPr>
        <w:tc>
          <w:tcPr>
            <w:tcW w:w="907" w:type="dxa"/>
            <w:tcMar/>
            <w:vAlign w:val="center"/>
          </w:tcPr>
          <w:p w:rsidR="00A23DA0" w:rsidP="00832EA4" w:rsidRDefault="7365809D" w14:paraId="0F1F757A" w14:textId="77777777">
            <w:r w:rsidRPr="2689F980" w:rsidR="3D7076FE">
              <w:rPr>
                <w:lang w:val="en-US"/>
              </w:rPr>
              <w:t>Bước 1</w:t>
            </w:r>
          </w:p>
        </w:tc>
        <w:tc>
          <w:tcPr>
            <w:tcW w:w="12472" w:type="dxa"/>
            <w:tcMar/>
            <w:vAlign w:val="center"/>
          </w:tcPr>
          <w:p w:rsidR="00A23DA0" w:rsidP="00832EA4" w:rsidRDefault="7365809D" w14:paraId="44EA7B5F" w14:textId="77777777">
            <w:r w:rsidRPr="2689F980" w:rsidR="3D7076FE">
              <w:rPr>
                <w:lang w:val="en-US"/>
              </w:rPr>
              <w:t>Người dùng mở màn hình Net Zero.</w:t>
            </w:r>
          </w:p>
        </w:tc>
      </w:tr>
      <w:tr w:rsidRPr="0009634E" w:rsidR="00A23DA0" w:rsidTr="2689F980" w14:paraId="5D90090C" w14:textId="77777777">
        <w:trPr>
          <w:jc w:val="center"/>
        </w:trPr>
        <w:tc>
          <w:tcPr>
            <w:tcW w:w="907" w:type="dxa"/>
            <w:tcMar/>
            <w:vAlign w:val="center"/>
          </w:tcPr>
          <w:p w:rsidR="00A23DA0" w:rsidP="00832EA4" w:rsidRDefault="7365809D" w14:paraId="790D491F" w14:textId="77777777">
            <w:r w:rsidRPr="2689F980" w:rsidR="3D7076FE">
              <w:rPr>
                <w:lang w:val="en-US"/>
              </w:rPr>
              <w:t>Bước 2</w:t>
            </w:r>
          </w:p>
        </w:tc>
        <w:tc>
          <w:tcPr>
            <w:tcW w:w="12472" w:type="dxa"/>
            <w:tcMar/>
            <w:vAlign w:val="center"/>
          </w:tcPr>
          <w:p w:rsidR="00A23DA0" w:rsidP="00832EA4" w:rsidRDefault="7365809D" w14:paraId="0DBB17E3" w14:textId="77777777">
            <w:r w:rsidRPr="2689F980" w:rsidR="3D7076FE">
              <w:rPr>
                <w:lang w:val="en-US"/>
              </w:rPr>
              <w:t>Người dùng chọn Thêm mới/Tạo mới cho nghiệp vụ "tạo kịch bản Net Zero".</w:t>
            </w:r>
          </w:p>
        </w:tc>
      </w:tr>
      <w:tr w:rsidRPr="0009634E" w:rsidR="00A23DA0" w:rsidTr="2689F980" w14:paraId="6E13879D" w14:textId="77777777">
        <w:trPr>
          <w:jc w:val="center"/>
        </w:trPr>
        <w:tc>
          <w:tcPr>
            <w:tcW w:w="907" w:type="dxa"/>
            <w:tcMar/>
            <w:vAlign w:val="center"/>
          </w:tcPr>
          <w:p w:rsidR="00A23DA0" w:rsidP="00832EA4" w:rsidRDefault="7365809D" w14:paraId="79B80A4A" w14:textId="77777777">
            <w:r w:rsidRPr="2689F980" w:rsidR="3D7076FE">
              <w:rPr>
                <w:lang w:val="en-US"/>
              </w:rPr>
              <w:t>Bước 3</w:t>
            </w:r>
          </w:p>
        </w:tc>
        <w:tc>
          <w:tcPr>
            <w:tcW w:w="12472" w:type="dxa"/>
            <w:tcMar/>
            <w:vAlign w:val="center"/>
          </w:tcPr>
          <w:p w:rsidR="00A23DA0" w:rsidP="00832EA4" w:rsidRDefault="7365809D" w14:paraId="246FBF88" w14:textId="77777777">
            <w:r w:rsidRPr="2689F980" w:rsidR="3D7076FE">
              <w:rPr>
                <w:lang w:val="en-US"/>
              </w:rPr>
              <w:t>Người dùng nhập thông tin bắt buộc và bổ sung dữ liệu chi tiết theo biểu mẫu.</w:t>
            </w:r>
          </w:p>
        </w:tc>
      </w:tr>
      <w:tr w:rsidR="00A23DA0" w:rsidTr="2689F980" w14:paraId="4E16EDAB" w14:textId="77777777">
        <w:trPr>
          <w:jc w:val="center"/>
        </w:trPr>
        <w:tc>
          <w:tcPr>
            <w:tcW w:w="907" w:type="dxa"/>
            <w:tcMar/>
          </w:tcPr>
          <w:p w:rsidR="00A23DA0" w:rsidP="00832EA4" w:rsidRDefault="7365809D" w14:paraId="7E468F9D" w14:textId="77777777">
            <w:r w:rsidRPr="2689F980" w:rsidR="3D7076FE">
              <w:rPr>
                <w:lang w:val="en-US"/>
              </w:rPr>
              <w:t>Bước 4</w:t>
            </w:r>
          </w:p>
        </w:tc>
        <w:tc>
          <w:tcPr>
            <w:tcW w:w="12472" w:type="dxa"/>
            <w:tcMar/>
          </w:tcPr>
          <w:p w:rsidR="00A23DA0" w:rsidP="00832EA4" w:rsidRDefault="7365809D" w14:paraId="7400645B" w14:textId="77777777">
            <w:r w:rsidRPr="2689F980" w:rsidR="3D7076FE">
              <w:rPr>
                <w:lang w:val="en-US"/>
              </w:rPr>
              <w:t>Người dùng bấm Lưu.</w:t>
            </w:r>
          </w:p>
        </w:tc>
      </w:tr>
      <w:tr w:rsidR="00A23DA0" w:rsidTr="2689F980" w14:paraId="0623B7D9" w14:textId="77777777">
        <w:trPr>
          <w:jc w:val="center"/>
        </w:trPr>
        <w:tc>
          <w:tcPr>
            <w:tcW w:w="907" w:type="dxa"/>
            <w:tcMar/>
          </w:tcPr>
          <w:p w:rsidR="00A23DA0" w:rsidP="00832EA4" w:rsidRDefault="7365809D" w14:paraId="60A8A7A3" w14:textId="77777777">
            <w:r w:rsidRPr="2689F980" w:rsidR="3D7076FE">
              <w:rPr>
                <w:lang w:val="en-US"/>
              </w:rPr>
              <w:t>Bước 5</w:t>
            </w:r>
          </w:p>
        </w:tc>
        <w:tc>
          <w:tcPr>
            <w:tcW w:w="12472" w:type="dxa"/>
            <w:tcMar/>
          </w:tcPr>
          <w:p w:rsidR="00A23DA0" w:rsidP="00832EA4" w:rsidRDefault="7365809D" w14:paraId="41341558"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2350C25F" w14:textId="77777777"/>
    <w:p w:rsidRPr="0009634E" w:rsidR="00A23DA0" w:rsidP="78B6F757" w:rsidRDefault="78CCAEB0" w14:paraId="6C3D7560" w14:textId="5D5C2095">
      <w:pPr>
        <w:pStyle w:val="Heading3"/>
        <w:rPr>
          <w:sz w:val="24"/>
          <w:szCs w:val="24"/>
          <w:lang w:val="en-US"/>
        </w:rPr>
      </w:pPr>
      <w:bookmarkStart w:name="_Toc242783424" w:id="167"/>
      <w:r w:rsidRPr="78B6F757">
        <w:rPr>
          <w:lang w:val="en-US"/>
        </w:rPr>
        <w:t>4.4.7. Tính năng chỉnh sửa/xóa kịch bản Net Zero</w:t>
      </w:r>
      <w:bookmarkEnd w:id="167"/>
    </w:p>
    <w:p w:rsidRPr="0009634E" w:rsidR="00A23DA0" w:rsidP="00A23DA0" w:rsidRDefault="78CCAEB0" w14:paraId="0CCCCCEE"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27DE6D0D" w14:textId="77777777">
      <w:r w:rsidRPr="78B6F757">
        <w:rPr>
          <w:b/>
          <w:bCs/>
          <w:lang w:val="en-US"/>
        </w:rPr>
        <w:t xml:space="preserve">Mục đích: </w:t>
      </w:r>
      <w:r w:rsidRPr="78B6F757">
        <w:rPr>
          <w:lang w:val="en-US"/>
        </w:rPr>
        <w:t>Duy trì các phương án mô phỏng.</w:t>
      </w:r>
    </w:p>
    <w:p w:rsidRPr="0009634E" w:rsidR="00A23DA0" w:rsidP="00A23DA0" w:rsidRDefault="78CCAEB0" w14:paraId="1B0A541B" w14:textId="77777777">
      <w:r w:rsidRPr="78B6F757">
        <w:rPr>
          <w:b/>
          <w:bCs/>
          <w:lang w:val="en-US"/>
        </w:rPr>
        <w:t>Tính năng:</w:t>
      </w:r>
    </w:p>
    <w:p w:rsidRPr="0009634E" w:rsidR="00A23DA0" w:rsidP="00A23DA0" w:rsidRDefault="00A23DA0" w14:paraId="7649551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"Chỉnh sửa/xóa kịch bản Net Zero" theo phạm vi quyền được cấp trên </w:t>
      </w:r>
      <w:r>
        <w:rPr>
          <w:szCs w:val="24"/>
        </w:rPr>
        <w:t>Phần mềm</w:t>
      </w:r>
      <w:r w:rsidRPr="0009634E">
        <w:rPr>
          <w:szCs w:val="24"/>
        </w:rPr>
        <w:t xml:space="preserve"> ESG.</w:t>
      </w:r>
    </w:p>
    <w:p w:rsidRPr="0009634E" w:rsidR="00A23DA0" w:rsidP="00A23DA0" w:rsidRDefault="00A23DA0" w14:paraId="76533A69" w14:textId="77777777">
      <w:pPr>
        <w:pStyle w:val="ListBullet"/>
        <w:tabs>
          <w:tab w:val="num" w:pos="360"/>
        </w:tabs>
        <w:spacing w:after="40"/>
        <w:ind w:left="397" w:hanging="360"/>
        <w:rPr>
          <w:rFonts w:cs="Times New Roman"/>
          <w:szCs w:val="24"/>
        </w:rPr>
      </w:pPr>
      <w:r w:rsidRPr="0009634E">
        <w:rPr>
          <w:szCs w:val="24"/>
        </w:rPr>
        <w:t>Hệ thống hỗ trợ mục tiêu: Duy trì các phương án mô phỏng.</w:t>
      </w:r>
    </w:p>
    <w:p w:rsidRPr="0009634E" w:rsidR="00A23DA0" w:rsidP="00A23DA0" w:rsidRDefault="00A23DA0" w14:paraId="71F4B82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44A245C"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B61B610" w14:textId="77777777">
      <w:r w:rsidRPr="78B6F757">
        <w:rPr>
          <w:b/>
          <w:bCs/>
          <w:lang w:val="en-US"/>
        </w:rPr>
        <w:t>Màn hình liên quan:</w:t>
      </w:r>
    </w:p>
    <w:p w:rsidRPr="0009634E" w:rsidR="00A23DA0" w:rsidP="00A23DA0" w:rsidRDefault="00A23DA0" w14:paraId="2E925915"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3F70493B"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51B624A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5C75B51" w14:textId="77777777">
        <w:trPr>
          <w:jc w:val="center"/>
        </w:trPr>
        <w:tc>
          <w:tcPr>
            <w:tcW w:w="907" w:type="dxa"/>
            <w:shd w:val="clear" w:color="auto" w:fill="006B75"/>
            <w:tcMar/>
            <w:vAlign w:val="center"/>
          </w:tcPr>
          <w:p w:rsidR="00A23DA0" w:rsidP="00832EA4" w:rsidRDefault="7365809D" w14:paraId="53A96B7E" w14:textId="77777777">
            <w:r w:rsidRPr="2689F980" w:rsidR="3D7076FE">
              <w:rPr>
                <w:lang w:val="en-US"/>
              </w:rPr>
              <w:t>Bước</w:t>
            </w:r>
          </w:p>
        </w:tc>
        <w:tc>
          <w:tcPr>
            <w:tcW w:w="12472" w:type="dxa"/>
            <w:shd w:val="clear" w:color="auto" w:fill="006B75"/>
            <w:tcMar/>
            <w:vAlign w:val="center"/>
          </w:tcPr>
          <w:p w:rsidR="00A23DA0" w:rsidP="00832EA4" w:rsidRDefault="7365809D" w14:paraId="258DA388" w14:textId="77777777">
            <w:r w:rsidRPr="2689F980" w:rsidR="3D7076FE">
              <w:rPr>
                <w:lang w:val="en-US"/>
              </w:rPr>
              <w:t>Mô tả</w:t>
            </w:r>
          </w:p>
        </w:tc>
      </w:tr>
      <w:tr w:rsidRPr="0009634E" w:rsidR="00A23DA0" w:rsidTr="2689F980" w14:paraId="3108D0C9" w14:textId="77777777">
        <w:trPr>
          <w:jc w:val="center"/>
        </w:trPr>
        <w:tc>
          <w:tcPr>
            <w:tcW w:w="907" w:type="dxa"/>
            <w:tcMar/>
            <w:vAlign w:val="center"/>
          </w:tcPr>
          <w:p w:rsidR="00A23DA0" w:rsidP="00832EA4" w:rsidRDefault="7365809D" w14:paraId="0C071423" w14:textId="77777777">
            <w:r w:rsidRPr="2689F980" w:rsidR="3D7076FE">
              <w:rPr>
                <w:lang w:val="en-US"/>
              </w:rPr>
              <w:t>Bước 1</w:t>
            </w:r>
          </w:p>
        </w:tc>
        <w:tc>
          <w:tcPr>
            <w:tcW w:w="12472" w:type="dxa"/>
            <w:tcMar/>
            <w:vAlign w:val="center"/>
          </w:tcPr>
          <w:p w:rsidR="00A23DA0" w:rsidP="00832EA4" w:rsidRDefault="7365809D" w14:paraId="069C30CD" w14:textId="77777777">
            <w:r w:rsidRPr="2689F980" w:rsidR="3D7076FE">
              <w:rPr>
                <w:lang w:val="en-US"/>
              </w:rPr>
              <w:t>Người dùng mở màn hình Net Zero.</w:t>
            </w:r>
          </w:p>
        </w:tc>
      </w:tr>
      <w:tr w:rsidRPr="0009634E" w:rsidR="00A23DA0" w:rsidTr="2689F980" w14:paraId="790DB122" w14:textId="77777777">
        <w:trPr>
          <w:jc w:val="center"/>
        </w:trPr>
        <w:tc>
          <w:tcPr>
            <w:tcW w:w="907" w:type="dxa"/>
            <w:tcMar/>
            <w:vAlign w:val="center"/>
          </w:tcPr>
          <w:p w:rsidR="00A23DA0" w:rsidP="00832EA4" w:rsidRDefault="7365809D" w14:paraId="3A3E7E38" w14:textId="77777777">
            <w:r w:rsidRPr="2689F980" w:rsidR="3D7076FE">
              <w:rPr>
                <w:lang w:val="en-US"/>
              </w:rPr>
              <w:t>Bước 2</w:t>
            </w:r>
          </w:p>
        </w:tc>
        <w:tc>
          <w:tcPr>
            <w:tcW w:w="12472" w:type="dxa"/>
            <w:tcMar/>
            <w:vAlign w:val="center"/>
          </w:tcPr>
          <w:p w:rsidR="00A23DA0" w:rsidP="00832EA4" w:rsidRDefault="7365809D" w14:paraId="0A7D03F6" w14:textId="77777777">
            <w:r w:rsidRPr="2689F980" w:rsidR="3D7076FE">
              <w:rPr>
                <w:lang w:val="en-US"/>
              </w:rPr>
              <w:t>Người dùng tìm kiếm và chọn bản ghi cần xử lý.</w:t>
            </w:r>
          </w:p>
        </w:tc>
      </w:tr>
      <w:tr w:rsidRPr="0009634E" w:rsidR="00A23DA0" w:rsidTr="2689F980" w14:paraId="6E96DBB3" w14:textId="77777777">
        <w:trPr>
          <w:jc w:val="center"/>
        </w:trPr>
        <w:tc>
          <w:tcPr>
            <w:tcW w:w="907" w:type="dxa"/>
            <w:tcMar/>
            <w:vAlign w:val="center"/>
          </w:tcPr>
          <w:p w:rsidR="00A23DA0" w:rsidP="00832EA4" w:rsidRDefault="7365809D" w14:paraId="1D514B1B" w14:textId="77777777">
            <w:r w:rsidRPr="2689F980" w:rsidR="3D7076FE">
              <w:rPr>
                <w:lang w:val="en-US"/>
              </w:rPr>
              <w:t>Bước 3</w:t>
            </w:r>
          </w:p>
        </w:tc>
        <w:tc>
          <w:tcPr>
            <w:tcW w:w="12472" w:type="dxa"/>
            <w:tcMar/>
            <w:vAlign w:val="center"/>
          </w:tcPr>
          <w:p w:rsidR="00A23DA0" w:rsidP="00832EA4" w:rsidRDefault="7365809D" w14:paraId="52BB180F" w14:textId="77777777">
            <w:r w:rsidRPr="2689F980" w:rsidR="3D7076FE">
              <w:rPr>
                <w:lang w:val="en-US"/>
              </w:rPr>
              <w:t>Người dùng thực hiện thao tác "chỉnh sửa/xóa kịch bản Net Zero" và nhập lý do/thông tin thay đổi nếu hệ thống yêu cầu.</w:t>
            </w:r>
          </w:p>
        </w:tc>
      </w:tr>
      <w:tr w:rsidR="00A23DA0" w:rsidTr="2689F980" w14:paraId="15118E1B" w14:textId="77777777">
        <w:trPr>
          <w:jc w:val="center"/>
        </w:trPr>
        <w:tc>
          <w:tcPr>
            <w:tcW w:w="907" w:type="dxa"/>
            <w:tcMar/>
          </w:tcPr>
          <w:p w:rsidR="00A23DA0" w:rsidP="00832EA4" w:rsidRDefault="7365809D" w14:paraId="2C776394" w14:textId="77777777">
            <w:r w:rsidRPr="2689F980" w:rsidR="3D7076FE">
              <w:rPr>
                <w:lang w:val="en-US"/>
              </w:rPr>
              <w:t>Bước 4</w:t>
            </w:r>
          </w:p>
        </w:tc>
        <w:tc>
          <w:tcPr>
            <w:tcW w:w="12472" w:type="dxa"/>
            <w:tcMar/>
          </w:tcPr>
          <w:p w:rsidR="00A23DA0" w:rsidP="00832EA4" w:rsidRDefault="7365809D" w14:paraId="7B3400D9" w14:textId="77777777">
            <w:r w:rsidRPr="2689F980" w:rsidR="3D7076FE">
              <w:rPr>
                <w:lang w:val="en-US"/>
              </w:rPr>
              <w:t>Hệ thống kiểm tra quyền thao tác, ràng buộc dữ liệu và yêu cầu xác nhận.</w:t>
            </w:r>
          </w:p>
        </w:tc>
      </w:tr>
      <w:tr w:rsidR="00A23DA0" w:rsidTr="2689F980" w14:paraId="10F0C550" w14:textId="77777777">
        <w:trPr>
          <w:jc w:val="center"/>
        </w:trPr>
        <w:tc>
          <w:tcPr>
            <w:tcW w:w="907" w:type="dxa"/>
            <w:tcMar/>
          </w:tcPr>
          <w:p w:rsidR="00A23DA0" w:rsidP="00832EA4" w:rsidRDefault="7365809D" w14:paraId="5D854C4B" w14:textId="77777777">
            <w:r w:rsidRPr="2689F980" w:rsidR="3D7076FE">
              <w:rPr>
                <w:lang w:val="en-US"/>
              </w:rPr>
              <w:t>Bước 5</w:t>
            </w:r>
          </w:p>
        </w:tc>
        <w:tc>
          <w:tcPr>
            <w:tcW w:w="12472" w:type="dxa"/>
            <w:tcMar/>
          </w:tcPr>
          <w:p w:rsidR="00A23DA0" w:rsidP="00832EA4" w:rsidRDefault="7365809D" w14:paraId="5DCCB2B5"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7FCE55B1" w14:textId="77777777"/>
    <w:p w:rsidRPr="0009634E" w:rsidR="00A23DA0" w:rsidP="78B6F757" w:rsidRDefault="78CCAEB0" w14:paraId="29BA5A05" w14:textId="1A8B5474">
      <w:pPr>
        <w:pStyle w:val="Heading3"/>
        <w:rPr>
          <w:sz w:val="24"/>
          <w:szCs w:val="24"/>
          <w:lang w:val="en-US"/>
        </w:rPr>
      </w:pPr>
      <w:bookmarkStart w:name="_Toc242783425" w:id="168"/>
      <w:r w:rsidRPr="78B6F757">
        <w:rPr>
          <w:lang w:val="en-US"/>
        </w:rPr>
        <w:t>4.4.8. Tính năng cấu hình phạm vi EU/UK/CH/CORSIA</w:t>
      </w:r>
      <w:bookmarkEnd w:id="168"/>
    </w:p>
    <w:p w:rsidRPr="0009634E" w:rsidR="00A23DA0" w:rsidP="00A23DA0" w:rsidRDefault="78CCAEB0" w14:paraId="6D1C28E3"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6C5979B5" w14:textId="77777777">
      <w:r w:rsidRPr="78B6F757">
        <w:rPr>
          <w:b/>
          <w:bCs/>
          <w:lang w:val="en-US"/>
        </w:rPr>
        <w:t xml:space="preserve">Mục đích: </w:t>
      </w:r>
      <w:r w:rsidRPr="78B6F757">
        <w:rPr>
          <w:lang w:val="en-US"/>
        </w:rPr>
        <w:t>Chọn cơ chế áp dụng cho từng dòng dữ liệu.</w:t>
      </w:r>
    </w:p>
    <w:p w:rsidRPr="0009634E" w:rsidR="00A23DA0" w:rsidP="00A23DA0" w:rsidRDefault="78CCAEB0" w14:paraId="3F9F0EAA" w14:textId="77777777">
      <w:r w:rsidRPr="78B6F757">
        <w:rPr>
          <w:b/>
          <w:bCs/>
          <w:lang w:val="en-US"/>
        </w:rPr>
        <w:t>Tính năng:</w:t>
      </w:r>
    </w:p>
    <w:p w:rsidRPr="0009634E" w:rsidR="00A23DA0" w:rsidP="00A23DA0" w:rsidRDefault="00A23DA0" w14:paraId="5402579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phạm vi EU/UK/CH/CORSIA" theo phạm vi quyền được cấp trên </w:t>
      </w:r>
      <w:r>
        <w:rPr>
          <w:szCs w:val="24"/>
        </w:rPr>
        <w:t>Phần mềm</w:t>
      </w:r>
      <w:r w:rsidRPr="0009634E">
        <w:rPr>
          <w:szCs w:val="24"/>
        </w:rPr>
        <w:t xml:space="preserve"> ESG.</w:t>
      </w:r>
    </w:p>
    <w:p w:rsidRPr="0009634E" w:rsidR="00A23DA0" w:rsidP="00A23DA0" w:rsidRDefault="00A23DA0" w14:paraId="78E8034A" w14:textId="77777777">
      <w:pPr>
        <w:pStyle w:val="ListBullet"/>
        <w:tabs>
          <w:tab w:val="num" w:pos="360"/>
        </w:tabs>
        <w:spacing w:after="40"/>
        <w:ind w:left="397" w:hanging="360"/>
        <w:rPr>
          <w:rFonts w:cs="Times New Roman"/>
          <w:szCs w:val="24"/>
        </w:rPr>
      </w:pPr>
      <w:r w:rsidRPr="0009634E">
        <w:rPr>
          <w:szCs w:val="24"/>
        </w:rPr>
        <w:t>Hệ thống hỗ trợ mục tiêu: Chọn cơ chế áp dụng cho từng dòng dữ liệu.</w:t>
      </w:r>
    </w:p>
    <w:p w:rsidRPr="0009634E" w:rsidR="00A23DA0" w:rsidP="00A23DA0" w:rsidRDefault="00A23DA0" w14:paraId="77D3253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A48A2F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FA20AFE" w14:textId="77777777">
      <w:r w:rsidRPr="78B6F757">
        <w:rPr>
          <w:b/>
          <w:bCs/>
          <w:lang w:val="en-US"/>
        </w:rPr>
        <w:t>Màn hình liên quan:</w:t>
      </w:r>
    </w:p>
    <w:p w:rsidRPr="0009634E" w:rsidR="00A23DA0" w:rsidP="00A23DA0" w:rsidRDefault="00A23DA0" w14:paraId="168CA3F1"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2C7A1D15"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3BA81D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4"/>
        <w:gridCol w:w="8513"/>
      </w:tblGrid>
      <w:tr w:rsidRPr="0009634E" w:rsidR="00A23DA0" w:rsidTr="2689F980" w14:paraId="7C1C1419" w14:textId="77777777">
        <w:trPr>
          <w:jc w:val="center"/>
        </w:trPr>
        <w:tc>
          <w:tcPr>
            <w:tcW w:w="907" w:type="dxa"/>
            <w:shd w:val="clear" w:color="auto" w:fill="006B75"/>
            <w:tcMar/>
            <w:vAlign w:val="center"/>
          </w:tcPr>
          <w:p w:rsidR="00A23DA0" w:rsidP="00832EA4" w:rsidRDefault="7365809D" w14:paraId="051540A6" w14:textId="77777777">
            <w:r w:rsidRPr="2689F980" w:rsidR="3D7076FE">
              <w:rPr>
                <w:lang w:val="en-US"/>
              </w:rPr>
              <w:t>Bước</w:t>
            </w:r>
          </w:p>
        </w:tc>
        <w:tc>
          <w:tcPr>
            <w:tcW w:w="12472" w:type="dxa"/>
            <w:shd w:val="clear" w:color="auto" w:fill="006B75"/>
            <w:tcMar/>
            <w:vAlign w:val="center"/>
          </w:tcPr>
          <w:p w:rsidR="00A23DA0" w:rsidP="00832EA4" w:rsidRDefault="7365809D" w14:paraId="1B5DE4B7" w14:textId="77777777">
            <w:r w:rsidRPr="2689F980" w:rsidR="3D7076FE">
              <w:rPr>
                <w:lang w:val="en-US"/>
              </w:rPr>
              <w:t>Mô tả</w:t>
            </w:r>
          </w:p>
        </w:tc>
      </w:tr>
      <w:tr w:rsidRPr="0009634E" w:rsidR="00A23DA0" w:rsidTr="2689F980" w14:paraId="2F24AE3E" w14:textId="77777777">
        <w:trPr>
          <w:jc w:val="center"/>
        </w:trPr>
        <w:tc>
          <w:tcPr>
            <w:tcW w:w="907" w:type="dxa"/>
            <w:tcMar/>
            <w:vAlign w:val="center"/>
          </w:tcPr>
          <w:p w:rsidR="00A23DA0" w:rsidP="00832EA4" w:rsidRDefault="7365809D" w14:paraId="5C3BF832" w14:textId="77777777">
            <w:r w:rsidRPr="2689F980" w:rsidR="3D7076FE">
              <w:rPr>
                <w:lang w:val="en-US"/>
              </w:rPr>
              <w:t>Bước 1</w:t>
            </w:r>
          </w:p>
        </w:tc>
        <w:tc>
          <w:tcPr>
            <w:tcW w:w="12472" w:type="dxa"/>
            <w:tcMar/>
            <w:vAlign w:val="center"/>
          </w:tcPr>
          <w:p w:rsidR="00A23DA0" w:rsidP="00832EA4" w:rsidRDefault="7365809D" w14:paraId="03AD6C69" w14:textId="77777777">
            <w:r w:rsidRPr="2689F980" w:rsidR="3D7076FE">
              <w:rPr>
                <w:lang w:val="en-US"/>
              </w:rPr>
              <w:t>Người dùng mở màn hình Net Zero.</w:t>
            </w:r>
          </w:p>
        </w:tc>
      </w:tr>
      <w:tr w:rsidRPr="0009634E" w:rsidR="00A23DA0" w:rsidTr="2689F980" w14:paraId="4374C4CD" w14:textId="77777777">
        <w:trPr>
          <w:jc w:val="center"/>
        </w:trPr>
        <w:tc>
          <w:tcPr>
            <w:tcW w:w="907" w:type="dxa"/>
            <w:tcMar/>
            <w:vAlign w:val="center"/>
          </w:tcPr>
          <w:p w:rsidR="00A23DA0" w:rsidP="00832EA4" w:rsidRDefault="7365809D" w14:paraId="2D3D5FE9" w14:textId="77777777">
            <w:r w:rsidRPr="2689F980" w:rsidR="3D7076FE">
              <w:rPr>
                <w:lang w:val="en-US"/>
              </w:rPr>
              <w:t>Bước 2</w:t>
            </w:r>
          </w:p>
        </w:tc>
        <w:tc>
          <w:tcPr>
            <w:tcW w:w="12472" w:type="dxa"/>
            <w:tcMar/>
            <w:vAlign w:val="center"/>
          </w:tcPr>
          <w:p w:rsidR="00A23DA0" w:rsidP="00832EA4" w:rsidRDefault="7365809D" w14:paraId="269529E4" w14:textId="77777777">
            <w:r w:rsidRPr="2689F980" w:rsidR="3D7076FE">
              <w:rPr>
                <w:lang w:val="en-US"/>
              </w:rPr>
              <w:t>Người dùng chọn chức năng "cấu hình phạm vi EU/UK/CH/CORSIA" theo phạm vi quyền được cấp.</w:t>
            </w:r>
          </w:p>
        </w:tc>
      </w:tr>
      <w:tr w:rsidRPr="0009634E" w:rsidR="00A23DA0" w:rsidTr="2689F980" w14:paraId="434A4041" w14:textId="77777777">
        <w:trPr>
          <w:jc w:val="center"/>
        </w:trPr>
        <w:tc>
          <w:tcPr>
            <w:tcW w:w="907" w:type="dxa"/>
            <w:tcMar/>
            <w:vAlign w:val="center"/>
          </w:tcPr>
          <w:p w:rsidR="00A23DA0" w:rsidP="00832EA4" w:rsidRDefault="7365809D" w14:paraId="71AED66B" w14:textId="77777777">
            <w:r w:rsidRPr="2689F980" w:rsidR="3D7076FE">
              <w:rPr>
                <w:lang w:val="en-US"/>
              </w:rPr>
              <w:t>Bước 3</w:t>
            </w:r>
          </w:p>
        </w:tc>
        <w:tc>
          <w:tcPr>
            <w:tcW w:w="12472" w:type="dxa"/>
            <w:tcMar/>
            <w:vAlign w:val="center"/>
          </w:tcPr>
          <w:p w:rsidR="00A23DA0" w:rsidP="00832EA4" w:rsidRDefault="7365809D" w14:paraId="5B64C0EE" w14:textId="77777777">
            <w:r w:rsidRPr="2689F980" w:rsidR="3D7076FE">
              <w:rPr>
                <w:lang w:val="en-US"/>
              </w:rPr>
              <w:t>Người dùng nhập hoặc chọn dữ liệu cần xử lý theo biểu mẫu trên màn hình.</w:t>
            </w:r>
          </w:p>
        </w:tc>
      </w:tr>
      <w:tr w:rsidR="00A23DA0" w:rsidTr="2689F980" w14:paraId="615ACE27" w14:textId="77777777">
        <w:trPr>
          <w:jc w:val="center"/>
        </w:trPr>
        <w:tc>
          <w:tcPr>
            <w:tcW w:w="907" w:type="dxa"/>
            <w:tcMar/>
          </w:tcPr>
          <w:p w:rsidR="00A23DA0" w:rsidP="00832EA4" w:rsidRDefault="7365809D" w14:paraId="128FD6A2" w14:textId="77777777">
            <w:r w:rsidRPr="2689F980" w:rsidR="3D7076FE">
              <w:rPr>
                <w:lang w:val="en-US"/>
              </w:rPr>
              <w:t>Bước 4</w:t>
            </w:r>
          </w:p>
        </w:tc>
        <w:tc>
          <w:tcPr>
            <w:tcW w:w="12472" w:type="dxa"/>
            <w:tcMar/>
          </w:tcPr>
          <w:p w:rsidR="00A23DA0" w:rsidP="00832EA4" w:rsidRDefault="7365809D" w14:paraId="3329B03C" w14:textId="77777777">
            <w:r w:rsidRPr="2689F980" w:rsidR="3D7076FE">
              <w:rPr>
                <w:lang w:val="en-US"/>
              </w:rPr>
              <w:t>Hệ thống kiểm tra quyền, dữ liệu bắt buộc và điều kiện nghiệp vụ.</w:t>
            </w:r>
          </w:p>
        </w:tc>
      </w:tr>
      <w:tr w:rsidR="00A23DA0" w:rsidTr="2689F980" w14:paraId="7732BB6C" w14:textId="77777777">
        <w:trPr>
          <w:jc w:val="center"/>
        </w:trPr>
        <w:tc>
          <w:tcPr>
            <w:tcW w:w="907" w:type="dxa"/>
            <w:tcMar/>
          </w:tcPr>
          <w:p w:rsidR="00A23DA0" w:rsidP="00832EA4" w:rsidRDefault="7365809D" w14:paraId="73A39EA2" w14:textId="77777777">
            <w:r w:rsidRPr="2689F980" w:rsidR="3D7076FE">
              <w:rPr>
                <w:lang w:val="en-US"/>
              </w:rPr>
              <w:t>Bước 5</w:t>
            </w:r>
          </w:p>
        </w:tc>
        <w:tc>
          <w:tcPr>
            <w:tcW w:w="12472" w:type="dxa"/>
            <w:tcMar/>
          </w:tcPr>
          <w:p w:rsidR="00A23DA0" w:rsidP="00832EA4" w:rsidRDefault="7365809D" w14:paraId="67099F5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04D10DF" w14:textId="77777777"/>
    <w:p w:rsidRPr="0009634E" w:rsidR="00A23DA0" w:rsidP="78B6F757" w:rsidRDefault="78CCAEB0" w14:paraId="578D37EB" w14:textId="5FD2126D">
      <w:pPr>
        <w:pStyle w:val="Heading3"/>
        <w:rPr>
          <w:sz w:val="24"/>
          <w:szCs w:val="24"/>
          <w:lang w:val="en-US"/>
        </w:rPr>
      </w:pPr>
      <w:bookmarkStart w:name="_Toc242783426" w:id="169"/>
      <w:r w:rsidRPr="78B6F757">
        <w:rPr>
          <w:lang w:val="en-US"/>
        </w:rPr>
        <w:t>4.4.9. Tính năng cập nhật cấu hình ReFuelEU</w:t>
      </w:r>
      <w:bookmarkEnd w:id="169"/>
    </w:p>
    <w:p w:rsidRPr="0009634E" w:rsidR="00A23DA0" w:rsidP="00A23DA0" w:rsidRDefault="78CCAEB0" w14:paraId="5FA7046A"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256152BE" w14:textId="77777777">
      <w:r w:rsidRPr="78B6F757">
        <w:rPr>
          <w:b/>
          <w:bCs/>
          <w:lang w:val="en-US"/>
        </w:rPr>
        <w:t xml:space="preserve">Mục đích: </w:t>
      </w:r>
      <w:r w:rsidRPr="78B6F757">
        <w:rPr>
          <w:lang w:val="en-US"/>
        </w:rPr>
        <w:t>Thêm/sửa/xóa cấu hình tỷ lệ và năm áp dụng.</w:t>
      </w:r>
    </w:p>
    <w:p w:rsidRPr="0009634E" w:rsidR="00A23DA0" w:rsidP="00A23DA0" w:rsidRDefault="78CCAEB0" w14:paraId="21AFFCA5" w14:textId="77777777">
      <w:r w:rsidRPr="78B6F757">
        <w:rPr>
          <w:b/>
          <w:bCs/>
          <w:lang w:val="en-US"/>
        </w:rPr>
        <w:t>Tính năng:</w:t>
      </w:r>
    </w:p>
    <w:p w:rsidRPr="0009634E" w:rsidR="00A23DA0" w:rsidP="00A23DA0" w:rsidRDefault="00A23DA0" w14:paraId="777C139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 cấu hình ReFuelEU" theo phạm vi quyền được cấp trên </w:t>
      </w:r>
      <w:r>
        <w:rPr>
          <w:szCs w:val="24"/>
        </w:rPr>
        <w:t>Phần mềm</w:t>
      </w:r>
      <w:r w:rsidRPr="0009634E">
        <w:rPr>
          <w:szCs w:val="24"/>
        </w:rPr>
        <w:t xml:space="preserve"> ESG.</w:t>
      </w:r>
    </w:p>
    <w:p w:rsidRPr="0009634E" w:rsidR="00A23DA0" w:rsidP="00A23DA0" w:rsidRDefault="00A23DA0" w14:paraId="6E078268" w14:textId="77777777">
      <w:pPr>
        <w:pStyle w:val="ListBullet"/>
        <w:tabs>
          <w:tab w:val="num" w:pos="360"/>
        </w:tabs>
        <w:spacing w:after="40"/>
        <w:ind w:left="397" w:hanging="360"/>
        <w:rPr>
          <w:rFonts w:cs="Times New Roman"/>
          <w:szCs w:val="24"/>
        </w:rPr>
      </w:pPr>
      <w:r w:rsidRPr="0009634E">
        <w:rPr>
          <w:szCs w:val="24"/>
        </w:rPr>
        <w:t>Hệ thống hỗ trợ mục tiêu: Thêm/sửa/xóa cấu hình tỷ lệ và năm áp dụng.</w:t>
      </w:r>
    </w:p>
    <w:p w:rsidRPr="0009634E" w:rsidR="00A23DA0" w:rsidP="00A23DA0" w:rsidRDefault="00A23DA0" w14:paraId="3122BCC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CB1E967"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053E197" w14:textId="77777777">
      <w:r w:rsidRPr="78B6F757">
        <w:rPr>
          <w:b/>
          <w:bCs/>
          <w:lang w:val="en-US"/>
        </w:rPr>
        <w:t>Màn hình liên quan:</w:t>
      </w:r>
    </w:p>
    <w:p w:rsidRPr="0009634E" w:rsidR="00A23DA0" w:rsidP="00A23DA0" w:rsidRDefault="00A23DA0" w14:paraId="5D026181"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3F63713F"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4FC607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BD2E9F4" w14:textId="77777777">
        <w:trPr>
          <w:jc w:val="center"/>
        </w:trPr>
        <w:tc>
          <w:tcPr>
            <w:tcW w:w="907" w:type="dxa"/>
            <w:shd w:val="clear" w:color="auto" w:fill="006B75"/>
            <w:tcMar/>
            <w:vAlign w:val="center"/>
          </w:tcPr>
          <w:p w:rsidR="00A23DA0" w:rsidP="00832EA4" w:rsidRDefault="7365809D" w14:paraId="410E9D1C" w14:textId="77777777">
            <w:r w:rsidRPr="2689F980" w:rsidR="3D7076FE">
              <w:rPr>
                <w:lang w:val="en-US"/>
              </w:rPr>
              <w:t>Bước</w:t>
            </w:r>
          </w:p>
        </w:tc>
        <w:tc>
          <w:tcPr>
            <w:tcW w:w="12472" w:type="dxa"/>
            <w:shd w:val="clear" w:color="auto" w:fill="006B75"/>
            <w:tcMar/>
            <w:vAlign w:val="center"/>
          </w:tcPr>
          <w:p w:rsidR="00A23DA0" w:rsidP="00832EA4" w:rsidRDefault="7365809D" w14:paraId="68AE251E" w14:textId="77777777">
            <w:r w:rsidRPr="2689F980" w:rsidR="3D7076FE">
              <w:rPr>
                <w:lang w:val="en-US"/>
              </w:rPr>
              <w:t>Mô tả</w:t>
            </w:r>
          </w:p>
        </w:tc>
      </w:tr>
      <w:tr w:rsidRPr="0009634E" w:rsidR="00A23DA0" w:rsidTr="2689F980" w14:paraId="1BDC8B7C" w14:textId="77777777">
        <w:trPr>
          <w:jc w:val="center"/>
        </w:trPr>
        <w:tc>
          <w:tcPr>
            <w:tcW w:w="907" w:type="dxa"/>
            <w:tcMar/>
            <w:vAlign w:val="center"/>
          </w:tcPr>
          <w:p w:rsidR="00A23DA0" w:rsidP="00832EA4" w:rsidRDefault="7365809D" w14:paraId="656631B8" w14:textId="77777777">
            <w:r w:rsidRPr="2689F980" w:rsidR="3D7076FE">
              <w:rPr>
                <w:lang w:val="en-US"/>
              </w:rPr>
              <w:t>Bước 1</w:t>
            </w:r>
          </w:p>
        </w:tc>
        <w:tc>
          <w:tcPr>
            <w:tcW w:w="12472" w:type="dxa"/>
            <w:tcMar/>
            <w:vAlign w:val="center"/>
          </w:tcPr>
          <w:p w:rsidR="00A23DA0" w:rsidP="00832EA4" w:rsidRDefault="7365809D" w14:paraId="1C8E5842" w14:textId="77777777">
            <w:r w:rsidRPr="2689F980" w:rsidR="3D7076FE">
              <w:rPr>
                <w:lang w:val="en-US"/>
              </w:rPr>
              <w:t>Người dùng mở màn hình Net Zero.</w:t>
            </w:r>
          </w:p>
        </w:tc>
      </w:tr>
      <w:tr w:rsidRPr="0009634E" w:rsidR="00A23DA0" w:rsidTr="2689F980" w14:paraId="2F5E0E1F" w14:textId="77777777">
        <w:trPr>
          <w:jc w:val="center"/>
        </w:trPr>
        <w:tc>
          <w:tcPr>
            <w:tcW w:w="907" w:type="dxa"/>
            <w:tcMar/>
            <w:vAlign w:val="center"/>
          </w:tcPr>
          <w:p w:rsidR="00A23DA0" w:rsidP="00832EA4" w:rsidRDefault="7365809D" w14:paraId="76DFCDAA" w14:textId="77777777">
            <w:r w:rsidRPr="2689F980" w:rsidR="3D7076FE">
              <w:rPr>
                <w:lang w:val="en-US"/>
              </w:rPr>
              <w:t>Bước 2</w:t>
            </w:r>
          </w:p>
        </w:tc>
        <w:tc>
          <w:tcPr>
            <w:tcW w:w="12472" w:type="dxa"/>
            <w:tcMar/>
            <w:vAlign w:val="center"/>
          </w:tcPr>
          <w:p w:rsidR="00A23DA0" w:rsidP="00832EA4" w:rsidRDefault="7365809D" w14:paraId="02E1E6C0" w14:textId="77777777">
            <w:r w:rsidRPr="2689F980" w:rsidR="3D7076FE">
              <w:rPr>
                <w:lang w:val="en-US"/>
              </w:rPr>
              <w:t>Người dùng tìm kiếm và chọn bản ghi cần xử lý.</w:t>
            </w:r>
          </w:p>
        </w:tc>
      </w:tr>
      <w:tr w:rsidRPr="0009634E" w:rsidR="00A23DA0" w:rsidTr="2689F980" w14:paraId="1855FAB0" w14:textId="77777777">
        <w:trPr>
          <w:jc w:val="center"/>
        </w:trPr>
        <w:tc>
          <w:tcPr>
            <w:tcW w:w="907" w:type="dxa"/>
            <w:tcMar/>
            <w:vAlign w:val="center"/>
          </w:tcPr>
          <w:p w:rsidR="00A23DA0" w:rsidP="00832EA4" w:rsidRDefault="7365809D" w14:paraId="465081D9" w14:textId="77777777">
            <w:r w:rsidRPr="2689F980" w:rsidR="3D7076FE">
              <w:rPr>
                <w:lang w:val="en-US"/>
              </w:rPr>
              <w:t>Bước 3</w:t>
            </w:r>
          </w:p>
        </w:tc>
        <w:tc>
          <w:tcPr>
            <w:tcW w:w="12472" w:type="dxa"/>
            <w:tcMar/>
            <w:vAlign w:val="center"/>
          </w:tcPr>
          <w:p w:rsidR="00A23DA0" w:rsidP="00832EA4" w:rsidRDefault="7365809D" w14:paraId="1992305C" w14:textId="77777777">
            <w:r w:rsidRPr="2689F980" w:rsidR="3D7076FE">
              <w:rPr>
                <w:lang w:val="en-US"/>
              </w:rPr>
              <w:t>Người dùng thực hiện thao tác "cập nhật cấu hình ReFuelEU" và nhập lý do/thông tin thay đổi nếu hệ thống yêu cầu.</w:t>
            </w:r>
          </w:p>
        </w:tc>
      </w:tr>
      <w:tr w:rsidR="00A23DA0" w:rsidTr="2689F980" w14:paraId="595A3166" w14:textId="77777777">
        <w:trPr>
          <w:jc w:val="center"/>
        </w:trPr>
        <w:tc>
          <w:tcPr>
            <w:tcW w:w="907" w:type="dxa"/>
            <w:tcMar/>
          </w:tcPr>
          <w:p w:rsidR="00A23DA0" w:rsidP="00832EA4" w:rsidRDefault="7365809D" w14:paraId="357EED6E" w14:textId="77777777">
            <w:r w:rsidRPr="2689F980" w:rsidR="3D7076FE">
              <w:rPr>
                <w:lang w:val="en-US"/>
              </w:rPr>
              <w:t>Bước 4</w:t>
            </w:r>
          </w:p>
        </w:tc>
        <w:tc>
          <w:tcPr>
            <w:tcW w:w="12472" w:type="dxa"/>
            <w:tcMar/>
          </w:tcPr>
          <w:p w:rsidR="00A23DA0" w:rsidP="00832EA4" w:rsidRDefault="7365809D" w14:paraId="61677757" w14:textId="77777777">
            <w:r w:rsidRPr="2689F980" w:rsidR="3D7076FE">
              <w:rPr>
                <w:lang w:val="en-US"/>
              </w:rPr>
              <w:t>Hệ thống kiểm tra quyền thao tác, ràng buộc dữ liệu và yêu cầu xác nhận.</w:t>
            </w:r>
          </w:p>
        </w:tc>
      </w:tr>
      <w:tr w:rsidR="00A23DA0" w:rsidTr="2689F980" w14:paraId="2F1A2747" w14:textId="77777777">
        <w:trPr>
          <w:jc w:val="center"/>
        </w:trPr>
        <w:tc>
          <w:tcPr>
            <w:tcW w:w="907" w:type="dxa"/>
            <w:tcMar/>
          </w:tcPr>
          <w:p w:rsidR="00A23DA0" w:rsidP="00832EA4" w:rsidRDefault="7365809D" w14:paraId="74260C5D" w14:textId="77777777">
            <w:r w:rsidRPr="2689F980" w:rsidR="3D7076FE">
              <w:rPr>
                <w:lang w:val="en-US"/>
              </w:rPr>
              <w:t>Bước 5</w:t>
            </w:r>
          </w:p>
        </w:tc>
        <w:tc>
          <w:tcPr>
            <w:tcW w:w="12472" w:type="dxa"/>
            <w:tcMar/>
          </w:tcPr>
          <w:p w:rsidR="00A23DA0" w:rsidP="00832EA4" w:rsidRDefault="7365809D" w14:paraId="72B544B7"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19619FF1" w14:textId="77777777"/>
    <w:p w:rsidRPr="0009634E" w:rsidR="00A23DA0" w:rsidP="78B6F757" w:rsidRDefault="78CCAEB0" w14:paraId="5141AF86" w14:textId="0E0DCB48">
      <w:pPr>
        <w:pStyle w:val="Heading3"/>
        <w:rPr>
          <w:sz w:val="24"/>
          <w:szCs w:val="24"/>
          <w:lang w:val="en-US"/>
        </w:rPr>
      </w:pPr>
      <w:bookmarkStart w:name="_Toc242783427" w:id="170"/>
      <w:r w:rsidRPr="78B6F757">
        <w:rPr>
          <w:lang w:val="en-US"/>
        </w:rPr>
        <w:t>4.4.10. Tính năng lưu kết quả kịch bản</w:t>
      </w:r>
      <w:bookmarkEnd w:id="170"/>
    </w:p>
    <w:p w:rsidRPr="0009634E" w:rsidR="00A23DA0" w:rsidP="00A23DA0" w:rsidRDefault="78CCAEB0" w14:paraId="5FF792C0"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37C5BF3E" w14:textId="77777777">
      <w:r w:rsidRPr="78B6F757">
        <w:rPr>
          <w:b/>
          <w:bCs/>
          <w:lang w:val="en-US"/>
        </w:rPr>
        <w:t xml:space="preserve">Mục đích: </w:t>
      </w:r>
      <w:r w:rsidRPr="78B6F757">
        <w:rPr>
          <w:lang w:val="en-US"/>
        </w:rPr>
        <w:t>Lưu giả định và kết quả để so sánh.</w:t>
      </w:r>
    </w:p>
    <w:p w:rsidRPr="0009634E" w:rsidR="00A23DA0" w:rsidP="00A23DA0" w:rsidRDefault="78CCAEB0" w14:paraId="38469227" w14:textId="77777777">
      <w:r w:rsidRPr="78B6F757">
        <w:rPr>
          <w:b/>
          <w:bCs/>
          <w:lang w:val="en-US"/>
        </w:rPr>
        <w:t>Tính năng:</w:t>
      </w:r>
    </w:p>
    <w:p w:rsidRPr="0009634E" w:rsidR="00A23DA0" w:rsidP="00A23DA0" w:rsidRDefault="00A23DA0" w14:paraId="0661B9D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"Lưu kết quả kịch bản" theo phạm vi quyền được cấp trên </w:t>
      </w:r>
      <w:r>
        <w:rPr>
          <w:szCs w:val="24"/>
        </w:rPr>
        <w:t>Phần mềm</w:t>
      </w:r>
      <w:r w:rsidRPr="0009634E">
        <w:rPr>
          <w:szCs w:val="24"/>
        </w:rPr>
        <w:t xml:space="preserve"> ESG.</w:t>
      </w:r>
    </w:p>
    <w:p w:rsidRPr="0009634E" w:rsidR="00A23DA0" w:rsidP="00A23DA0" w:rsidRDefault="00A23DA0" w14:paraId="6E230E25" w14:textId="77777777">
      <w:pPr>
        <w:pStyle w:val="ListBullet"/>
        <w:tabs>
          <w:tab w:val="num" w:pos="360"/>
        </w:tabs>
        <w:spacing w:after="40"/>
        <w:ind w:left="397" w:hanging="360"/>
        <w:rPr>
          <w:rFonts w:cs="Times New Roman"/>
          <w:szCs w:val="24"/>
        </w:rPr>
      </w:pPr>
      <w:r w:rsidRPr="0009634E">
        <w:rPr>
          <w:szCs w:val="24"/>
        </w:rPr>
        <w:t>Hệ thống hỗ trợ mục tiêu: Lưu giả định và kết quả để so sánh.</w:t>
      </w:r>
    </w:p>
    <w:p w:rsidRPr="0009634E" w:rsidR="00A23DA0" w:rsidP="00A23DA0" w:rsidRDefault="00A23DA0" w14:paraId="51E2A5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EF861C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9CB34A2" w14:textId="77777777">
      <w:r w:rsidRPr="78B6F757">
        <w:rPr>
          <w:b/>
          <w:bCs/>
          <w:lang w:val="en-US"/>
        </w:rPr>
        <w:t>Màn hình liên quan:</w:t>
      </w:r>
    </w:p>
    <w:p w:rsidRPr="0009634E" w:rsidR="00A23DA0" w:rsidP="00A23DA0" w:rsidRDefault="00A23DA0" w14:paraId="23AEE6B9"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07D5FFB5"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37BF7495"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F5ABE4A" w14:textId="77777777">
        <w:trPr>
          <w:jc w:val="center"/>
        </w:trPr>
        <w:tc>
          <w:tcPr>
            <w:tcW w:w="907" w:type="dxa"/>
            <w:shd w:val="clear" w:color="auto" w:fill="006B75"/>
            <w:tcMar/>
            <w:vAlign w:val="center"/>
          </w:tcPr>
          <w:p w:rsidR="00A23DA0" w:rsidP="00832EA4" w:rsidRDefault="7365809D" w14:paraId="46E849F3" w14:textId="77777777">
            <w:r w:rsidRPr="2689F980" w:rsidR="3D7076FE">
              <w:rPr>
                <w:lang w:val="en-US"/>
              </w:rPr>
              <w:t>Bước</w:t>
            </w:r>
          </w:p>
        </w:tc>
        <w:tc>
          <w:tcPr>
            <w:tcW w:w="12472" w:type="dxa"/>
            <w:shd w:val="clear" w:color="auto" w:fill="006B75"/>
            <w:tcMar/>
            <w:vAlign w:val="center"/>
          </w:tcPr>
          <w:p w:rsidR="00A23DA0" w:rsidP="00832EA4" w:rsidRDefault="7365809D" w14:paraId="5869D69A" w14:textId="77777777">
            <w:r w:rsidRPr="2689F980" w:rsidR="3D7076FE">
              <w:rPr>
                <w:lang w:val="en-US"/>
              </w:rPr>
              <w:t>Mô tả</w:t>
            </w:r>
          </w:p>
        </w:tc>
      </w:tr>
      <w:tr w:rsidRPr="0009634E" w:rsidR="00A23DA0" w:rsidTr="2689F980" w14:paraId="0A76E07C" w14:textId="77777777">
        <w:trPr>
          <w:jc w:val="center"/>
        </w:trPr>
        <w:tc>
          <w:tcPr>
            <w:tcW w:w="907" w:type="dxa"/>
            <w:tcMar/>
            <w:vAlign w:val="center"/>
          </w:tcPr>
          <w:p w:rsidR="00A23DA0" w:rsidP="00832EA4" w:rsidRDefault="7365809D" w14:paraId="07430FC0" w14:textId="77777777">
            <w:r w:rsidRPr="2689F980" w:rsidR="3D7076FE">
              <w:rPr>
                <w:lang w:val="en-US"/>
              </w:rPr>
              <w:t>Bước 1</w:t>
            </w:r>
          </w:p>
        </w:tc>
        <w:tc>
          <w:tcPr>
            <w:tcW w:w="12472" w:type="dxa"/>
            <w:tcMar/>
            <w:vAlign w:val="center"/>
          </w:tcPr>
          <w:p w:rsidR="00A23DA0" w:rsidP="00832EA4" w:rsidRDefault="7365809D" w14:paraId="32BFFDC3" w14:textId="77777777">
            <w:r w:rsidRPr="2689F980" w:rsidR="3D7076FE">
              <w:rPr>
                <w:lang w:val="en-US"/>
              </w:rPr>
              <w:t>Người dùng mở màn hình Net Zero.</w:t>
            </w:r>
          </w:p>
        </w:tc>
      </w:tr>
      <w:tr w:rsidRPr="0009634E" w:rsidR="00A23DA0" w:rsidTr="2689F980" w14:paraId="6A545C64" w14:textId="77777777">
        <w:trPr>
          <w:jc w:val="center"/>
        </w:trPr>
        <w:tc>
          <w:tcPr>
            <w:tcW w:w="907" w:type="dxa"/>
            <w:tcMar/>
            <w:vAlign w:val="center"/>
          </w:tcPr>
          <w:p w:rsidR="00A23DA0" w:rsidP="00832EA4" w:rsidRDefault="7365809D" w14:paraId="0D8EA2D5" w14:textId="77777777">
            <w:r w:rsidRPr="2689F980" w:rsidR="3D7076FE">
              <w:rPr>
                <w:lang w:val="en-US"/>
              </w:rPr>
              <w:t>Bước 2</w:t>
            </w:r>
          </w:p>
        </w:tc>
        <w:tc>
          <w:tcPr>
            <w:tcW w:w="12472" w:type="dxa"/>
            <w:tcMar/>
            <w:vAlign w:val="center"/>
          </w:tcPr>
          <w:p w:rsidR="00A23DA0" w:rsidP="00832EA4" w:rsidRDefault="7365809D" w14:paraId="3409782E" w14:textId="77777777">
            <w:r w:rsidRPr="2689F980" w:rsidR="3D7076FE">
              <w:rPr>
                <w:lang w:val="en-US"/>
              </w:rPr>
              <w:t>Người dùng chọn chức năng "lưu kết quả kịch bản" theo phạm vi quyền được cấp.</w:t>
            </w:r>
          </w:p>
        </w:tc>
      </w:tr>
      <w:tr w:rsidRPr="0009634E" w:rsidR="00A23DA0" w:rsidTr="2689F980" w14:paraId="40E8842C" w14:textId="77777777">
        <w:trPr>
          <w:jc w:val="center"/>
        </w:trPr>
        <w:tc>
          <w:tcPr>
            <w:tcW w:w="907" w:type="dxa"/>
            <w:tcMar/>
            <w:vAlign w:val="center"/>
          </w:tcPr>
          <w:p w:rsidR="00A23DA0" w:rsidP="00832EA4" w:rsidRDefault="7365809D" w14:paraId="416966CF" w14:textId="77777777">
            <w:r w:rsidRPr="2689F980" w:rsidR="3D7076FE">
              <w:rPr>
                <w:lang w:val="en-US"/>
              </w:rPr>
              <w:t>Bước 3</w:t>
            </w:r>
          </w:p>
        </w:tc>
        <w:tc>
          <w:tcPr>
            <w:tcW w:w="12472" w:type="dxa"/>
            <w:tcMar/>
            <w:vAlign w:val="center"/>
          </w:tcPr>
          <w:p w:rsidR="00A23DA0" w:rsidP="00832EA4" w:rsidRDefault="7365809D" w14:paraId="0399DE0E" w14:textId="77777777">
            <w:r w:rsidRPr="2689F980" w:rsidR="3D7076FE">
              <w:rPr>
                <w:lang w:val="en-US"/>
              </w:rPr>
              <w:t>Người dùng nhập hoặc chọn dữ liệu cần xử lý theo biểu mẫu trên màn hình.</w:t>
            </w:r>
          </w:p>
        </w:tc>
      </w:tr>
      <w:tr w:rsidR="00A23DA0" w:rsidTr="2689F980" w14:paraId="67F59810" w14:textId="77777777">
        <w:trPr>
          <w:jc w:val="center"/>
        </w:trPr>
        <w:tc>
          <w:tcPr>
            <w:tcW w:w="907" w:type="dxa"/>
            <w:tcMar/>
          </w:tcPr>
          <w:p w:rsidR="00A23DA0" w:rsidP="00832EA4" w:rsidRDefault="7365809D" w14:paraId="33235198" w14:textId="77777777">
            <w:r w:rsidRPr="2689F980" w:rsidR="3D7076FE">
              <w:rPr>
                <w:lang w:val="en-US"/>
              </w:rPr>
              <w:t>Bước 4</w:t>
            </w:r>
          </w:p>
        </w:tc>
        <w:tc>
          <w:tcPr>
            <w:tcW w:w="12472" w:type="dxa"/>
            <w:tcMar/>
          </w:tcPr>
          <w:p w:rsidR="00A23DA0" w:rsidP="00832EA4" w:rsidRDefault="7365809D" w14:paraId="6CFE043D" w14:textId="77777777">
            <w:r w:rsidRPr="2689F980" w:rsidR="3D7076FE">
              <w:rPr>
                <w:lang w:val="en-US"/>
              </w:rPr>
              <w:t>Hệ thống kiểm tra quyền, dữ liệu bắt buộc và điều kiện nghiệp vụ.</w:t>
            </w:r>
          </w:p>
        </w:tc>
      </w:tr>
      <w:tr w:rsidR="00A23DA0" w:rsidTr="2689F980" w14:paraId="0EBE0680" w14:textId="77777777">
        <w:trPr>
          <w:jc w:val="center"/>
        </w:trPr>
        <w:tc>
          <w:tcPr>
            <w:tcW w:w="907" w:type="dxa"/>
            <w:tcMar/>
          </w:tcPr>
          <w:p w:rsidR="00A23DA0" w:rsidP="00832EA4" w:rsidRDefault="7365809D" w14:paraId="53D77A0C" w14:textId="77777777">
            <w:r w:rsidRPr="2689F980" w:rsidR="3D7076FE">
              <w:rPr>
                <w:lang w:val="en-US"/>
              </w:rPr>
              <w:t>Bước 5</w:t>
            </w:r>
          </w:p>
        </w:tc>
        <w:tc>
          <w:tcPr>
            <w:tcW w:w="12472" w:type="dxa"/>
            <w:tcMar/>
          </w:tcPr>
          <w:p w:rsidR="00A23DA0" w:rsidP="00832EA4" w:rsidRDefault="7365809D" w14:paraId="0C720F34"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67AC357" w14:textId="77777777"/>
    <w:p w:rsidRPr="0009634E" w:rsidR="00A23DA0" w:rsidP="78B6F757" w:rsidRDefault="78CCAEB0" w14:paraId="7EA4A16A" w14:textId="77777777">
      <w:pPr>
        <w:pStyle w:val="Heading2"/>
        <w:rPr>
          <w:sz w:val="24"/>
          <w:szCs w:val="24"/>
          <w:lang w:val="en-US"/>
        </w:rPr>
      </w:pPr>
      <w:bookmarkStart w:name="_Toc242783428" w:id="171"/>
      <w:r w:rsidRPr="78B6F757">
        <w:rPr>
          <w:lang w:val="en-US"/>
        </w:rPr>
        <w:t>4.5. Yêu cầu kho tài liệu, báo cáo và CMS</w:t>
      </w:r>
      <w:bookmarkEnd w:id="171"/>
    </w:p>
    <w:p w:rsidRPr="0009634E" w:rsidR="00A23DA0" w:rsidP="78B6F757" w:rsidRDefault="78CCAEB0" w14:paraId="0CD16449" w14:textId="77777777">
      <w:pPr>
        <w:pStyle w:val="Heading3"/>
        <w:rPr>
          <w:sz w:val="24"/>
          <w:szCs w:val="24"/>
          <w:lang w:val="en-US"/>
        </w:rPr>
      </w:pPr>
      <w:bookmarkStart w:name="_Toc242783429" w:id="172"/>
      <w:r w:rsidRPr="78B6F757">
        <w:rPr>
          <w:lang w:val="en-US"/>
        </w:rPr>
        <w:t>4.5.1. Tính năng tra cứu và xem chi tiết tài liệu</w:t>
      </w:r>
      <w:bookmarkEnd w:id="172"/>
    </w:p>
    <w:p w:rsidRPr="0009634E" w:rsidR="00A23DA0" w:rsidP="00A23DA0" w:rsidRDefault="78CCAEB0" w14:paraId="5800F2E6"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37734C1B" w14:textId="77777777">
      <w:r w:rsidRPr="78B6F757">
        <w:rPr>
          <w:b/>
          <w:bCs/>
          <w:lang w:val="en-US"/>
        </w:rPr>
        <w:t xml:space="preserve">Mục đích: </w:t>
      </w:r>
      <w:r w:rsidRPr="78B6F757">
        <w:rPr>
          <w:lang w:val="en-US"/>
        </w:rPr>
        <w:t>Tìm kiếm tài liệu theo mã, tên, loại và tag.</w:t>
      </w:r>
    </w:p>
    <w:p w:rsidRPr="0009634E" w:rsidR="00A23DA0" w:rsidP="00A23DA0" w:rsidRDefault="78CCAEB0" w14:paraId="5D3B6686" w14:textId="77777777">
      <w:r w:rsidRPr="78B6F757">
        <w:rPr>
          <w:b/>
          <w:bCs/>
          <w:lang w:val="en-US"/>
        </w:rPr>
        <w:t>Tính năng:</w:t>
      </w:r>
    </w:p>
    <w:p w:rsidRPr="0009634E" w:rsidR="00A23DA0" w:rsidP="00A23DA0" w:rsidRDefault="00A23DA0" w14:paraId="4AD8FDCB"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và xem chi tiết tài liệu" theo phạm vi quyền được cấp trên </w:t>
      </w:r>
      <w:r>
        <w:rPr>
          <w:szCs w:val="24"/>
        </w:rPr>
        <w:t>Phần mềm</w:t>
      </w:r>
      <w:r w:rsidRPr="0009634E">
        <w:rPr>
          <w:szCs w:val="24"/>
        </w:rPr>
        <w:t xml:space="preserve"> ESG.</w:t>
      </w:r>
    </w:p>
    <w:p w:rsidRPr="0009634E" w:rsidR="00A23DA0" w:rsidP="00A23DA0" w:rsidRDefault="00A23DA0" w14:paraId="018D29CB" w14:textId="77777777">
      <w:pPr>
        <w:pStyle w:val="ListBullet"/>
        <w:tabs>
          <w:tab w:val="num" w:pos="360"/>
        </w:tabs>
        <w:spacing w:after="40"/>
        <w:ind w:left="397" w:hanging="360"/>
        <w:rPr>
          <w:rFonts w:cs="Times New Roman"/>
          <w:szCs w:val="24"/>
        </w:rPr>
      </w:pPr>
      <w:r w:rsidRPr="0009634E">
        <w:rPr>
          <w:szCs w:val="24"/>
        </w:rPr>
        <w:t>Hệ thống hỗ trợ mục tiêu: Tìm kiếm tài liệu theo mã, tên, loại và tag.</w:t>
      </w:r>
    </w:p>
    <w:p w:rsidRPr="0009634E" w:rsidR="00A23DA0" w:rsidP="00A23DA0" w:rsidRDefault="00A23DA0" w14:paraId="1F890A7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76265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4E2530E" w14:textId="77777777">
      <w:r w:rsidRPr="78B6F757">
        <w:rPr>
          <w:b/>
          <w:bCs/>
          <w:lang w:val="en-US"/>
        </w:rPr>
        <w:t>Màn hình liên quan:</w:t>
      </w:r>
    </w:p>
    <w:p w:rsidRPr="0009634E" w:rsidR="00A23DA0" w:rsidP="00A23DA0" w:rsidRDefault="00A23DA0" w14:paraId="399915A8"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78CCAEB0" w14:paraId="40E09224" w14:textId="77777777">
      <w:pPr>
        <w:jc w:val="center"/>
      </w:pPr>
      <w:r w:rsidRPr="78B6F757">
        <w:rPr>
          <w:i/>
          <w:iCs/>
          <w:lang w:val="en-US"/>
        </w:rPr>
        <w:t>Hình MH-020. Kho tài liệu phát triển bền vững</w:t>
      </w:r>
    </w:p>
    <w:p w:rsidRPr="0009634E" w:rsidR="00A23DA0" w:rsidP="00A23DA0" w:rsidRDefault="00A23DA0" w14:paraId="02534D31" w14:textId="77777777">
      <w:pPr>
        <w:jc w:val="center"/>
      </w:pPr>
      <w:r w:rsidRPr="0009634E">
        <w:rPr>
          <w:noProof/>
        </w:rPr>
        <w:drawing>
          <wp:inline distT="0" distB="0" distL="0" distR="0" wp14:anchorId="219B737D" wp14:editId="2ACDC24B">
            <wp:extent cx="5941695" cy="3713559"/>
            <wp:effectExtent l="0" t="0" r="190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Kho_tai_lieu.png"/>
                    <pic:cNvPicPr/>
                  </pic:nvPicPr>
                  <pic:blipFill>
                    <a:blip r:embed="rId64"/>
                    <a:stretch>
                      <a:fillRect/>
                    </a:stretch>
                  </pic:blipFill>
                  <pic:spPr>
                    <a:xfrm>
                      <a:off x="0" y="0"/>
                      <a:ext cx="5941695" cy="3713559"/>
                    </a:xfrm>
                    <a:prstGeom prst="rect">
                      <a:avLst/>
                    </a:prstGeom>
                  </pic:spPr>
                </pic:pic>
              </a:graphicData>
            </a:graphic>
          </wp:inline>
        </w:drawing>
      </w:r>
    </w:p>
    <w:p w:rsidR="00A23DA0" w:rsidP="00A23DA0" w:rsidRDefault="78CCAEB0" w14:paraId="50C509AC" w14:textId="77777777">
      <w:pPr>
        <w:jc w:val="center"/>
      </w:pPr>
      <w:r w:rsidRPr="78B6F757">
        <w:rPr>
          <w:lang w:val="en-US"/>
        </w:rPr>
        <w:t>Hình MH-020a. Kho tài liệu PTBV - màn hình chi tiết tài liệu</w:t>
      </w:r>
    </w:p>
    <w:p w:rsidR="00A23DA0" w:rsidP="00A23DA0" w:rsidRDefault="00A23DA0" w14:paraId="3210E028" w14:textId="77777777">
      <w:pPr>
        <w:jc w:val="center"/>
      </w:pPr>
      <w:r>
        <w:rPr>
          <w:noProof/>
        </w:rPr>
        <w:drawing>
          <wp:inline distT="0" distB="0" distL="0" distR="0" wp14:anchorId="17407057" wp14:editId="43BA9BF0">
            <wp:extent cx="5941695" cy="4126177"/>
            <wp:effectExtent l="0" t="0" r="190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Chi_tiet_tai_lieu.png"/>
                    <pic:cNvPicPr/>
                  </pic:nvPicPr>
                  <pic:blipFill>
                    <a:blip r:embed="rId65"/>
                    <a:stretch>
                      <a:fillRect/>
                    </a:stretch>
                  </pic:blipFill>
                  <pic:spPr>
                    <a:xfrm>
                      <a:off x="0" y="0"/>
                      <a:ext cx="5941695" cy="4126177"/>
                    </a:xfrm>
                    <a:prstGeom prst="rect">
                      <a:avLst/>
                    </a:prstGeom>
                  </pic:spPr>
                </pic:pic>
              </a:graphicData>
            </a:graphic>
          </wp:inline>
        </w:drawing>
      </w:r>
    </w:p>
    <w:p w:rsidRPr="0009634E" w:rsidR="00A23DA0" w:rsidP="00A23DA0" w:rsidRDefault="78CCAEB0" w14:paraId="4C7432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36E0E40" w14:textId="77777777">
        <w:trPr>
          <w:jc w:val="center"/>
        </w:trPr>
        <w:tc>
          <w:tcPr>
            <w:tcW w:w="907" w:type="dxa"/>
            <w:shd w:val="clear" w:color="auto" w:fill="006B75"/>
            <w:tcMar/>
            <w:vAlign w:val="center"/>
          </w:tcPr>
          <w:p w:rsidR="00A23DA0" w:rsidP="00832EA4" w:rsidRDefault="7365809D" w14:paraId="20CBCFE3" w14:textId="77777777">
            <w:r w:rsidRPr="2689F980" w:rsidR="3D7076FE">
              <w:rPr>
                <w:lang w:val="en-US"/>
              </w:rPr>
              <w:t>Bước</w:t>
            </w:r>
          </w:p>
        </w:tc>
        <w:tc>
          <w:tcPr>
            <w:tcW w:w="12472" w:type="dxa"/>
            <w:shd w:val="clear" w:color="auto" w:fill="006B75"/>
            <w:tcMar/>
            <w:vAlign w:val="center"/>
          </w:tcPr>
          <w:p w:rsidR="00A23DA0" w:rsidP="00832EA4" w:rsidRDefault="7365809D" w14:paraId="45F2ECAA" w14:textId="77777777">
            <w:r w:rsidRPr="2689F980" w:rsidR="3D7076FE">
              <w:rPr>
                <w:lang w:val="en-US"/>
              </w:rPr>
              <w:t>Mô tả</w:t>
            </w:r>
          </w:p>
        </w:tc>
      </w:tr>
      <w:tr w:rsidRPr="0009634E" w:rsidR="00A23DA0" w:rsidTr="2689F980" w14:paraId="7F406DF0" w14:textId="77777777">
        <w:trPr>
          <w:jc w:val="center"/>
        </w:trPr>
        <w:tc>
          <w:tcPr>
            <w:tcW w:w="907" w:type="dxa"/>
            <w:tcMar/>
            <w:vAlign w:val="center"/>
          </w:tcPr>
          <w:p w:rsidR="00A23DA0" w:rsidP="00832EA4" w:rsidRDefault="7365809D" w14:paraId="00257496" w14:textId="77777777">
            <w:r w:rsidRPr="2689F980" w:rsidR="3D7076FE">
              <w:rPr>
                <w:lang w:val="en-US"/>
              </w:rPr>
              <w:t>Bước 1</w:t>
            </w:r>
          </w:p>
        </w:tc>
        <w:tc>
          <w:tcPr>
            <w:tcW w:w="12472" w:type="dxa"/>
            <w:tcMar/>
            <w:vAlign w:val="center"/>
          </w:tcPr>
          <w:p w:rsidR="00A23DA0" w:rsidP="00832EA4" w:rsidRDefault="7365809D" w14:paraId="37F64EF9" w14:textId="77777777">
            <w:r w:rsidRPr="2689F980" w:rsidR="3D7076FE">
              <w:rPr>
                <w:lang w:val="en-US"/>
              </w:rPr>
              <w:t>Người dùng mở màn hình Kho tài liệu phát triển bền vững.</w:t>
            </w:r>
          </w:p>
        </w:tc>
      </w:tr>
      <w:tr w:rsidRPr="0009634E" w:rsidR="00A23DA0" w:rsidTr="2689F980" w14:paraId="1218A64A" w14:textId="77777777">
        <w:trPr>
          <w:jc w:val="center"/>
        </w:trPr>
        <w:tc>
          <w:tcPr>
            <w:tcW w:w="907" w:type="dxa"/>
            <w:tcMar/>
            <w:vAlign w:val="center"/>
          </w:tcPr>
          <w:p w:rsidR="00A23DA0" w:rsidP="00832EA4" w:rsidRDefault="7365809D" w14:paraId="65C6835A" w14:textId="77777777">
            <w:r w:rsidRPr="2689F980" w:rsidR="3D7076FE">
              <w:rPr>
                <w:lang w:val="en-US"/>
              </w:rPr>
              <w:t>Bước 2</w:t>
            </w:r>
          </w:p>
        </w:tc>
        <w:tc>
          <w:tcPr>
            <w:tcW w:w="12472" w:type="dxa"/>
            <w:tcMar/>
            <w:vAlign w:val="center"/>
          </w:tcPr>
          <w:p w:rsidR="00A23DA0" w:rsidP="00832EA4" w:rsidRDefault="7365809D" w14:paraId="0BA9F495" w14:textId="77777777">
            <w:r w:rsidRPr="2689F980" w:rsidR="3D7076FE">
              <w:rPr>
                <w:lang w:val="en-US"/>
              </w:rPr>
              <w:t>Người dùng nhập từ khóa hoặc chọn bộ lọc cần tra cứu.</w:t>
            </w:r>
          </w:p>
        </w:tc>
      </w:tr>
      <w:tr w:rsidRPr="0009634E" w:rsidR="00A23DA0" w:rsidTr="2689F980" w14:paraId="41506F3B" w14:textId="77777777">
        <w:trPr>
          <w:jc w:val="center"/>
        </w:trPr>
        <w:tc>
          <w:tcPr>
            <w:tcW w:w="907" w:type="dxa"/>
            <w:tcMar/>
            <w:vAlign w:val="center"/>
          </w:tcPr>
          <w:p w:rsidR="00A23DA0" w:rsidP="00832EA4" w:rsidRDefault="7365809D" w14:paraId="56B01429" w14:textId="77777777">
            <w:r w:rsidRPr="2689F980" w:rsidR="3D7076FE">
              <w:rPr>
                <w:lang w:val="en-US"/>
              </w:rPr>
              <w:t>Bước 3</w:t>
            </w:r>
          </w:p>
        </w:tc>
        <w:tc>
          <w:tcPr>
            <w:tcW w:w="12472" w:type="dxa"/>
            <w:tcMar/>
            <w:vAlign w:val="center"/>
          </w:tcPr>
          <w:p w:rsidR="00A23DA0" w:rsidP="00832EA4" w:rsidRDefault="7365809D" w14:paraId="3C025A56" w14:textId="77777777">
            <w:r w:rsidRPr="2689F980" w:rsidR="3D7076FE">
              <w:rPr>
                <w:lang w:val="en-US"/>
              </w:rPr>
              <w:t>Người dùng bấm Tìm kiếm/Lọc hoặc hệ thống tự cập nhật danh sách theo điều kiện.</w:t>
            </w:r>
          </w:p>
        </w:tc>
      </w:tr>
      <w:tr w:rsidR="00A23DA0" w:rsidTr="2689F980" w14:paraId="046F6F6B" w14:textId="77777777">
        <w:trPr>
          <w:jc w:val="center"/>
        </w:trPr>
        <w:tc>
          <w:tcPr>
            <w:tcW w:w="907" w:type="dxa"/>
            <w:tcMar/>
          </w:tcPr>
          <w:p w:rsidR="00A23DA0" w:rsidP="00832EA4" w:rsidRDefault="7365809D" w14:paraId="45C80A0B" w14:textId="77777777">
            <w:r w:rsidRPr="2689F980" w:rsidR="3D7076FE">
              <w:rPr>
                <w:lang w:val="en-US"/>
              </w:rPr>
              <w:t>Bước 4</w:t>
            </w:r>
          </w:p>
        </w:tc>
        <w:tc>
          <w:tcPr>
            <w:tcW w:w="12472" w:type="dxa"/>
            <w:tcMar/>
          </w:tcPr>
          <w:p w:rsidR="00A23DA0" w:rsidP="00832EA4" w:rsidRDefault="7365809D" w14:paraId="26361925" w14:textId="77777777">
            <w:r w:rsidRPr="2689F980" w:rsidR="3D7076FE">
              <w:rPr>
                <w:lang w:val="en-US"/>
              </w:rPr>
              <w:t>Hệ thống hiển thị danh sách kết quả phù hợp với quyền truy cập.</w:t>
            </w:r>
          </w:p>
        </w:tc>
      </w:tr>
      <w:tr w:rsidR="00A23DA0" w:rsidTr="2689F980" w14:paraId="4F01719B" w14:textId="77777777">
        <w:trPr>
          <w:jc w:val="center"/>
        </w:trPr>
        <w:tc>
          <w:tcPr>
            <w:tcW w:w="907" w:type="dxa"/>
            <w:tcMar/>
          </w:tcPr>
          <w:p w:rsidR="00A23DA0" w:rsidP="00832EA4" w:rsidRDefault="7365809D" w14:paraId="42122095" w14:textId="77777777">
            <w:r w:rsidRPr="2689F980" w:rsidR="3D7076FE">
              <w:rPr>
                <w:lang w:val="en-US"/>
              </w:rPr>
              <w:t>Bước 5</w:t>
            </w:r>
          </w:p>
        </w:tc>
        <w:tc>
          <w:tcPr>
            <w:tcW w:w="12472" w:type="dxa"/>
            <w:tcMar/>
          </w:tcPr>
          <w:p w:rsidR="00A23DA0" w:rsidP="00832EA4" w:rsidRDefault="7365809D" w14:paraId="4C78BD42"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5701EFB" w14:textId="77777777"/>
    <w:p w:rsidRPr="0009634E" w:rsidR="00A23DA0" w:rsidP="78B6F757" w:rsidRDefault="78CCAEB0" w14:paraId="3961243A" w14:textId="77777777">
      <w:pPr>
        <w:pStyle w:val="Heading3"/>
        <w:rPr>
          <w:sz w:val="24"/>
          <w:szCs w:val="24"/>
          <w:lang w:val="en-US"/>
        </w:rPr>
      </w:pPr>
      <w:bookmarkStart w:name="_Toc242783430" w:id="173"/>
      <w:r w:rsidRPr="78B6F757">
        <w:rPr>
          <w:lang w:val="en-US"/>
        </w:rPr>
        <w:t>4.5.2. Tính năng thêm tài liệu mới</w:t>
      </w:r>
      <w:bookmarkEnd w:id="173"/>
    </w:p>
    <w:p w:rsidRPr="0009634E" w:rsidR="00A23DA0" w:rsidP="00A23DA0" w:rsidRDefault="78CCAEB0" w14:paraId="5EB7A2E1" w14:textId="77777777">
      <w:r w:rsidRPr="78B6F757">
        <w:rPr>
          <w:b/>
          <w:bCs/>
          <w:lang w:val="en-US"/>
        </w:rPr>
        <w:t xml:space="preserve">Đối tượng sử dụng: </w:t>
      </w:r>
      <w:r w:rsidRPr="78B6F757">
        <w:rPr>
          <w:lang w:val="en-US"/>
        </w:rPr>
        <w:t>Quản trị tài liệu</w:t>
      </w:r>
    </w:p>
    <w:p w:rsidRPr="0009634E" w:rsidR="00A23DA0" w:rsidP="00A23DA0" w:rsidRDefault="78CCAEB0" w14:paraId="45F07B76" w14:textId="77777777">
      <w:r w:rsidRPr="78B6F757">
        <w:rPr>
          <w:b/>
          <w:bCs/>
          <w:lang w:val="en-US"/>
        </w:rPr>
        <w:t xml:space="preserve">Mục đích: </w:t>
      </w:r>
      <w:r w:rsidRPr="78B6F757">
        <w:rPr>
          <w:lang w:val="en-US"/>
        </w:rPr>
        <w:t>Tải file và khai báo metadata tài liệu.</w:t>
      </w:r>
    </w:p>
    <w:p w:rsidRPr="0009634E" w:rsidR="00A23DA0" w:rsidP="00A23DA0" w:rsidRDefault="78CCAEB0" w14:paraId="35BD4305" w14:textId="77777777">
      <w:r w:rsidRPr="78B6F757">
        <w:rPr>
          <w:b/>
          <w:bCs/>
          <w:lang w:val="en-US"/>
        </w:rPr>
        <w:t>Tính năng:</w:t>
      </w:r>
    </w:p>
    <w:p w:rsidRPr="0009634E" w:rsidR="00A23DA0" w:rsidP="00A23DA0" w:rsidRDefault="00A23DA0" w14:paraId="38C0F8E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 tài liệu mới" theo phạm vi quyền được cấp trên </w:t>
      </w:r>
      <w:r>
        <w:rPr>
          <w:szCs w:val="24"/>
        </w:rPr>
        <w:t>Phần mềm</w:t>
      </w:r>
      <w:r w:rsidRPr="0009634E">
        <w:rPr>
          <w:szCs w:val="24"/>
        </w:rPr>
        <w:t xml:space="preserve"> ESG.</w:t>
      </w:r>
    </w:p>
    <w:p w:rsidRPr="0009634E" w:rsidR="00A23DA0" w:rsidP="00A23DA0" w:rsidRDefault="00A23DA0" w14:paraId="5E19607A" w14:textId="77777777">
      <w:pPr>
        <w:pStyle w:val="ListBullet"/>
        <w:tabs>
          <w:tab w:val="num" w:pos="360"/>
        </w:tabs>
        <w:spacing w:after="40"/>
        <w:ind w:left="397" w:hanging="360"/>
        <w:rPr>
          <w:rFonts w:cs="Times New Roman"/>
          <w:szCs w:val="24"/>
        </w:rPr>
      </w:pPr>
      <w:r w:rsidRPr="0009634E">
        <w:rPr>
          <w:szCs w:val="24"/>
        </w:rPr>
        <w:t>Hệ thống hỗ trợ mục tiêu: Tải file và khai báo metadata tài liệu.</w:t>
      </w:r>
    </w:p>
    <w:p w:rsidRPr="0009634E" w:rsidR="00A23DA0" w:rsidP="00A23DA0" w:rsidRDefault="00A23DA0" w14:paraId="0E9708C2"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337A52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8C8EA72" w14:textId="77777777">
      <w:r w:rsidRPr="78B6F757">
        <w:rPr>
          <w:b/>
          <w:bCs/>
          <w:lang w:val="en-US"/>
        </w:rPr>
        <w:t>Màn hình liên quan:</w:t>
      </w:r>
    </w:p>
    <w:p w:rsidRPr="0009634E" w:rsidR="00A23DA0" w:rsidP="00A23DA0" w:rsidRDefault="00A23DA0" w14:paraId="6ED6E03E"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446599A4" w14:textId="77777777">
      <w:pPr>
        <w:pStyle w:val="ListBullet"/>
        <w:tabs>
          <w:tab w:val="num" w:pos="360"/>
        </w:tabs>
        <w:spacing w:after="40"/>
        <w:ind w:left="397" w:hanging="360"/>
        <w:rPr>
          <w:rFonts w:cs="Times New Roman"/>
          <w:szCs w:val="24"/>
        </w:rPr>
      </w:pPr>
    </w:p>
    <w:p w:rsidR="00A23DA0" w:rsidP="00A23DA0" w:rsidRDefault="78CCAEB0" w14:paraId="08C410CF" w14:textId="77777777">
      <w:pPr>
        <w:jc w:val="center"/>
      </w:pPr>
      <w:r w:rsidRPr="78B6F757">
        <w:rPr>
          <w:lang w:val="en-US"/>
        </w:rPr>
        <w:t>Hình MH-020b. Kho tài liệu PTBV - màn hình Thêm tài liệu mới</w:t>
      </w:r>
    </w:p>
    <w:p w:rsidR="00A23DA0" w:rsidP="00A23DA0" w:rsidRDefault="00A23DA0" w14:paraId="64C57BB6" w14:textId="77777777">
      <w:pPr>
        <w:jc w:val="center"/>
      </w:pPr>
      <w:r>
        <w:rPr>
          <w:noProof/>
        </w:rPr>
        <w:drawing>
          <wp:inline distT="0" distB="0" distL="0" distR="0" wp14:anchorId="2E209DDD" wp14:editId="5146E3C6">
            <wp:extent cx="5941695" cy="4126177"/>
            <wp:effectExtent l="0" t="0" r="190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Them_tai_lieu.png"/>
                    <pic:cNvPicPr/>
                  </pic:nvPicPr>
                  <pic:blipFill>
                    <a:blip r:embed="rId66"/>
                    <a:stretch>
                      <a:fillRect/>
                    </a:stretch>
                  </pic:blipFill>
                  <pic:spPr>
                    <a:xfrm>
                      <a:off x="0" y="0"/>
                      <a:ext cx="5941695" cy="4126177"/>
                    </a:xfrm>
                    <a:prstGeom prst="rect">
                      <a:avLst/>
                    </a:prstGeom>
                  </pic:spPr>
                </pic:pic>
              </a:graphicData>
            </a:graphic>
          </wp:inline>
        </w:drawing>
      </w:r>
    </w:p>
    <w:p w:rsidRPr="0009634E" w:rsidR="00A23DA0" w:rsidP="00A23DA0" w:rsidRDefault="78CCAEB0" w14:paraId="0727DCE6"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904F41B" w14:textId="77777777">
        <w:trPr>
          <w:jc w:val="center"/>
        </w:trPr>
        <w:tc>
          <w:tcPr>
            <w:tcW w:w="907" w:type="dxa"/>
            <w:shd w:val="clear" w:color="auto" w:fill="006B75"/>
            <w:tcMar/>
            <w:vAlign w:val="center"/>
          </w:tcPr>
          <w:p w:rsidR="00A23DA0" w:rsidP="00832EA4" w:rsidRDefault="7365809D" w14:paraId="1F5206A0" w14:textId="77777777">
            <w:r w:rsidRPr="2689F980" w:rsidR="3D7076FE">
              <w:rPr>
                <w:lang w:val="en-US"/>
              </w:rPr>
              <w:t>Bước</w:t>
            </w:r>
          </w:p>
        </w:tc>
        <w:tc>
          <w:tcPr>
            <w:tcW w:w="12472" w:type="dxa"/>
            <w:shd w:val="clear" w:color="auto" w:fill="006B75"/>
            <w:tcMar/>
            <w:vAlign w:val="center"/>
          </w:tcPr>
          <w:p w:rsidR="00A23DA0" w:rsidP="00832EA4" w:rsidRDefault="7365809D" w14:paraId="28D4DBE7" w14:textId="77777777">
            <w:r w:rsidRPr="2689F980" w:rsidR="3D7076FE">
              <w:rPr>
                <w:lang w:val="en-US"/>
              </w:rPr>
              <w:t>Mô tả</w:t>
            </w:r>
          </w:p>
        </w:tc>
      </w:tr>
      <w:tr w:rsidRPr="0009634E" w:rsidR="00A23DA0" w:rsidTr="2689F980" w14:paraId="6539EAE6" w14:textId="77777777">
        <w:trPr>
          <w:jc w:val="center"/>
        </w:trPr>
        <w:tc>
          <w:tcPr>
            <w:tcW w:w="907" w:type="dxa"/>
            <w:tcMar/>
            <w:vAlign w:val="center"/>
          </w:tcPr>
          <w:p w:rsidR="00A23DA0" w:rsidP="00832EA4" w:rsidRDefault="7365809D" w14:paraId="1E15525A" w14:textId="77777777">
            <w:r w:rsidRPr="2689F980" w:rsidR="3D7076FE">
              <w:rPr>
                <w:lang w:val="en-US"/>
              </w:rPr>
              <w:t>Bước 1</w:t>
            </w:r>
          </w:p>
        </w:tc>
        <w:tc>
          <w:tcPr>
            <w:tcW w:w="12472" w:type="dxa"/>
            <w:tcMar/>
            <w:vAlign w:val="center"/>
          </w:tcPr>
          <w:p w:rsidR="00A23DA0" w:rsidP="00832EA4" w:rsidRDefault="7365809D" w14:paraId="3305166C" w14:textId="77777777">
            <w:r w:rsidRPr="2689F980" w:rsidR="3D7076FE">
              <w:rPr>
                <w:lang w:val="en-US"/>
              </w:rPr>
              <w:t>Người dùng mở màn hình Kho tài liệu PTBV chung.</w:t>
            </w:r>
          </w:p>
        </w:tc>
      </w:tr>
      <w:tr w:rsidRPr="0009634E" w:rsidR="00A23DA0" w:rsidTr="2689F980" w14:paraId="06696ACF" w14:textId="77777777">
        <w:trPr>
          <w:jc w:val="center"/>
        </w:trPr>
        <w:tc>
          <w:tcPr>
            <w:tcW w:w="907" w:type="dxa"/>
            <w:tcMar/>
            <w:vAlign w:val="center"/>
          </w:tcPr>
          <w:p w:rsidR="00A23DA0" w:rsidP="00832EA4" w:rsidRDefault="7365809D" w14:paraId="79F56633" w14:textId="77777777">
            <w:r w:rsidRPr="2689F980" w:rsidR="3D7076FE">
              <w:rPr>
                <w:lang w:val="en-US"/>
              </w:rPr>
              <w:t>Bước 2</w:t>
            </w:r>
          </w:p>
        </w:tc>
        <w:tc>
          <w:tcPr>
            <w:tcW w:w="12472" w:type="dxa"/>
            <w:tcMar/>
            <w:vAlign w:val="center"/>
          </w:tcPr>
          <w:p w:rsidR="00A23DA0" w:rsidP="00832EA4" w:rsidRDefault="7365809D" w14:paraId="565E9AE7" w14:textId="77777777">
            <w:r w:rsidRPr="2689F980" w:rsidR="3D7076FE">
              <w:rPr>
                <w:lang w:val="en-US"/>
              </w:rPr>
              <w:t>Người dùng chọn Thêm tài liệu.</w:t>
            </w:r>
          </w:p>
        </w:tc>
      </w:tr>
      <w:tr w:rsidRPr="0009634E" w:rsidR="00A23DA0" w:rsidTr="2689F980" w14:paraId="41EE3F3A" w14:textId="77777777">
        <w:trPr>
          <w:jc w:val="center"/>
        </w:trPr>
        <w:tc>
          <w:tcPr>
            <w:tcW w:w="907" w:type="dxa"/>
            <w:tcMar/>
            <w:vAlign w:val="center"/>
          </w:tcPr>
          <w:p w:rsidR="00A23DA0" w:rsidP="00832EA4" w:rsidRDefault="7365809D" w14:paraId="15334757" w14:textId="77777777">
            <w:r w:rsidRPr="2689F980" w:rsidR="3D7076FE">
              <w:rPr>
                <w:lang w:val="en-US"/>
              </w:rPr>
              <w:t>Bước 3</w:t>
            </w:r>
          </w:p>
        </w:tc>
        <w:tc>
          <w:tcPr>
            <w:tcW w:w="12472" w:type="dxa"/>
            <w:tcMar/>
            <w:vAlign w:val="center"/>
          </w:tcPr>
          <w:p w:rsidR="00A23DA0" w:rsidP="00832EA4" w:rsidRDefault="7365809D" w14:paraId="6B449AA9" w14:textId="77777777">
            <w:r w:rsidRPr="2689F980" w:rsidR="3D7076FE">
              <w:rPr>
                <w:lang w:val="en-US"/>
              </w:rPr>
              <w:t>Người dùng nhập mã, tên, loại tài liệu, mô tả, phạm vi công bố và upload file tài liệu.</w:t>
            </w:r>
          </w:p>
        </w:tc>
      </w:tr>
      <w:tr w:rsidR="00A23DA0" w:rsidTr="2689F980" w14:paraId="1385524A" w14:textId="77777777">
        <w:trPr>
          <w:jc w:val="center"/>
        </w:trPr>
        <w:tc>
          <w:tcPr>
            <w:tcW w:w="907" w:type="dxa"/>
            <w:tcMar/>
          </w:tcPr>
          <w:p w:rsidR="00A23DA0" w:rsidP="00832EA4" w:rsidRDefault="7365809D" w14:paraId="6BFC7B65" w14:textId="77777777">
            <w:r w:rsidRPr="2689F980" w:rsidR="3D7076FE">
              <w:rPr>
                <w:lang w:val="en-US"/>
              </w:rPr>
              <w:t>Bước 4</w:t>
            </w:r>
          </w:p>
        </w:tc>
        <w:tc>
          <w:tcPr>
            <w:tcW w:w="12472" w:type="dxa"/>
            <w:tcMar/>
          </w:tcPr>
          <w:p w:rsidR="00A23DA0" w:rsidP="00832EA4" w:rsidRDefault="7365809D" w14:paraId="5016BE09" w14:textId="77777777">
            <w:r w:rsidRPr="2689F980" w:rsidR="3D7076FE">
              <w:rPr>
                <w:lang w:val="en-US"/>
              </w:rPr>
              <w:t>Người dùng bấm Lưu tài liệu.</w:t>
            </w:r>
          </w:p>
        </w:tc>
      </w:tr>
      <w:tr w:rsidR="00A23DA0" w:rsidTr="2689F980" w14:paraId="02A27D5B" w14:textId="77777777">
        <w:trPr>
          <w:jc w:val="center"/>
        </w:trPr>
        <w:tc>
          <w:tcPr>
            <w:tcW w:w="907" w:type="dxa"/>
            <w:tcMar/>
          </w:tcPr>
          <w:p w:rsidR="00A23DA0" w:rsidP="00832EA4" w:rsidRDefault="7365809D" w14:paraId="7CB28D63" w14:textId="77777777">
            <w:r w:rsidRPr="2689F980" w:rsidR="3D7076FE">
              <w:rPr>
                <w:lang w:val="en-US"/>
              </w:rPr>
              <w:t>Bước 5</w:t>
            </w:r>
          </w:p>
        </w:tc>
        <w:tc>
          <w:tcPr>
            <w:tcW w:w="12472" w:type="dxa"/>
            <w:tcMar/>
          </w:tcPr>
          <w:p w:rsidR="00A23DA0" w:rsidP="00832EA4" w:rsidRDefault="7365809D" w14:paraId="68E70B1E" w14:textId="77777777">
            <w:r w:rsidRPr="2689F980" w:rsidR="3D7076FE">
              <w:rPr>
                <w:lang w:val="en-US"/>
              </w:rPr>
              <w:t>Hệ thống lưu hồ sơ, cập nhật trạng thái và gửi cho người có chức năng để phê duyệt nếu tài liệu cần duyệt.</w:t>
            </w:r>
          </w:p>
        </w:tc>
      </w:tr>
    </w:tbl>
    <w:p w:rsidRPr="0009634E" w:rsidR="00A23DA0" w:rsidP="00A23DA0" w:rsidRDefault="00A23DA0" w14:paraId="2EAFBE69" w14:textId="77777777"/>
    <w:p w:rsidRPr="0009634E" w:rsidR="00A23DA0" w:rsidP="78B6F757" w:rsidRDefault="78CCAEB0" w14:paraId="27289E63" w14:textId="77777777">
      <w:pPr>
        <w:pStyle w:val="Heading3"/>
        <w:rPr>
          <w:sz w:val="24"/>
          <w:szCs w:val="24"/>
          <w:lang w:val="en-US"/>
        </w:rPr>
      </w:pPr>
      <w:bookmarkStart w:name="_Toc242783431" w:id="174"/>
      <w:r w:rsidRPr="78B6F757">
        <w:rPr>
          <w:lang w:val="en-US"/>
        </w:rPr>
        <w:t>4.5.3. Tính năng cập nhật/xóa tài liệu</w:t>
      </w:r>
      <w:bookmarkEnd w:id="174"/>
    </w:p>
    <w:p w:rsidRPr="0009634E" w:rsidR="00A23DA0" w:rsidP="00A23DA0" w:rsidRDefault="78CCAEB0" w14:paraId="5C50F715" w14:textId="77777777">
      <w:r w:rsidRPr="78B6F757">
        <w:rPr>
          <w:b/>
          <w:bCs/>
          <w:lang w:val="en-US"/>
        </w:rPr>
        <w:t xml:space="preserve">Đối tượng sử dụng: </w:t>
      </w:r>
      <w:r w:rsidRPr="78B6F757">
        <w:rPr>
          <w:lang w:val="en-US"/>
        </w:rPr>
        <w:t>Quản trị tài liệu</w:t>
      </w:r>
    </w:p>
    <w:p w:rsidRPr="0009634E" w:rsidR="00A23DA0" w:rsidP="00A23DA0" w:rsidRDefault="78CCAEB0" w14:paraId="2923C688" w14:textId="77777777">
      <w:r w:rsidRPr="78B6F757">
        <w:rPr>
          <w:b/>
          <w:bCs/>
          <w:lang w:val="en-US"/>
        </w:rPr>
        <w:t xml:space="preserve">Mục đích: </w:t>
      </w:r>
      <w:r w:rsidRPr="78B6F757">
        <w:rPr>
          <w:lang w:val="en-US"/>
        </w:rPr>
        <w:t>Duy trì nội dung và metadata tài liệu.</w:t>
      </w:r>
    </w:p>
    <w:p w:rsidRPr="0009634E" w:rsidR="00A23DA0" w:rsidP="00A23DA0" w:rsidRDefault="78CCAEB0" w14:paraId="5C842A71" w14:textId="77777777">
      <w:r w:rsidRPr="78B6F757">
        <w:rPr>
          <w:b/>
          <w:bCs/>
          <w:lang w:val="en-US"/>
        </w:rPr>
        <w:t>Tính năng:</w:t>
      </w:r>
    </w:p>
    <w:p w:rsidRPr="0009634E" w:rsidR="00A23DA0" w:rsidP="00A23DA0" w:rsidRDefault="00A23DA0" w14:paraId="555D257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nhật/xóa tài liệu" theo phạm vi quyền được cấp trên </w:t>
      </w:r>
      <w:r>
        <w:rPr>
          <w:szCs w:val="24"/>
        </w:rPr>
        <w:t>Phần mềm</w:t>
      </w:r>
      <w:r w:rsidRPr="0009634E">
        <w:rPr>
          <w:szCs w:val="24"/>
        </w:rPr>
        <w:t xml:space="preserve"> ESG.</w:t>
      </w:r>
    </w:p>
    <w:p w:rsidRPr="0009634E" w:rsidR="00A23DA0" w:rsidP="00A23DA0" w:rsidRDefault="00A23DA0" w14:paraId="71741096" w14:textId="77777777">
      <w:pPr>
        <w:pStyle w:val="ListBullet"/>
        <w:tabs>
          <w:tab w:val="num" w:pos="360"/>
        </w:tabs>
        <w:spacing w:after="40"/>
        <w:ind w:left="397" w:hanging="360"/>
        <w:rPr>
          <w:rFonts w:cs="Times New Roman"/>
          <w:szCs w:val="24"/>
        </w:rPr>
      </w:pPr>
      <w:r w:rsidRPr="0009634E">
        <w:rPr>
          <w:szCs w:val="24"/>
        </w:rPr>
        <w:t>Hệ thống hỗ trợ mục tiêu: Duy trì nội dung và metadata tài liệu.</w:t>
      </w:r>
    </w:p>
    <w:p w:rsidRPr="0009634E" w:rsidR="00A23DA0" w:rsidP="00A23DA0" w:rsidRDefault="00A23DA0" w14:paraId="0CAD451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E3FCA0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03696D6" w14:textId="77777777">
      <w:r w:rsidRPr="78B6F757">
        <w:rPr>
          <w:b/>
          <w:bCs/>
          <w:lang w:val="en-US"/>
        </w:rPr>
        <w:t>Màn hình liên quan:</w:t>
      </w:r>
    </w:p>
    <w:p w:rsidRPr="0009634E" w:rsidR="00A23DA0" w:rsidP="00A23DA0" w:rsidRDefault="00A23DA0" w14:paraId="69454204"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21028F16"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7A380D9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1842159" w14:textId="77777777">
        <w:trPr>
          <w:jc w:val="center"/>
        </w:trPr>
        <w:tc>
          <w:tcPr>
            <w:tcW w:w="907" w:type="dxa"/>
            <w:shd w:val="clear" w:color="auto" w:fill="006B75"/>
            <w:tcMar/>
            <w:vAlign w:val="center"/>
          </w:tcPr>
          <w:p w:rsidR="00A23DA0" w:rsidP="00832EA4" w:rsidRDefault="7365809D" w14:paraId="536E4873" w14:textId="77777777">
            <w:r w:rsidRPr="2689F980" w:rsidR="3D7076FE">
              <w:rPr>
                <w:lang w:val="en-US"/>
              </w:rPr>
              <w:t>Bước</w:t>
            </w:r>
          </w:p>
        </w:tc>
        <w:tc>
          <w:tcPr>
            <w:tcW w:w="12472" w:type="dxa"/>
            <w:shd w:val="clear" w:color="auto" w:fill="006B75"/>
            <w:tcMar/>
            <w:vAlign w:val="center"/>
          </w:tcPr>
          <w:p w:rsidR="00A23DA0" w:rsidP="00832EA4" w:rsidRDefault="7365809D" w14:paraId="48DE4183" w14:textId="77777777">
            <w:r w:rsidRPr="2689F980" w:rsidR="3D7076FE">
              <w:rPr>
                <w:lang w:val="en-US"/>
              </w:rPr>
              <w:t>Mô tả</w:t>
            </w:r>
          </w:p>
        </w:tc>
      </w:tr>
      <w:tr w:rsidRPr="0009634E" w:rsidR="00A23DA0" w:rsidTr="2689F980" w14:paraId="33FAEDE1" w14:textId="77777777">
        <w:trPr>
          <w:jc w:val="center"/>
        </w:trPr>
        <w:tc>
          <w:tcPr>
            <w:tcW w:w="907" w:type="dxa"/>
            <w:tcMar/>
            <w:vAlign w:val="center"/>
          </w:tcPr>
          <w:p w:rsidR="00A23DA0" w:rsidP="00832EA4" w:rsidRDefault="7365809D" w14:paraId="1500163F" w14:textId="77777777">
            <w:r w:rsidRPr="2689F980" w:rsidR="3D7076FE">
              <w:rPr>
                <w:lang w:val="en-US"/>
              </w:rPr>
              <w:t>Bước 1</w:t>
            </w:r>
          </w:p>
        </w:tc>
        <w:tc>
          <w:tcPr>
            <w:tcW w:w="12472" w:type="dxa"/>
            <w:tcMar/>
            <w:vAlign w:val="center"/>
          </w:tcPr>
          <w:p w:rsidR="00A23DA0" w:rsidP="00832EA4" w:rsidRDefault="7365809D" w14:paraId="3F622A3B" w14:textId="77777777">
            <w:r w:rsidRPr="2689F980" w:rsidR="3D7076FE">
              <w:rPr>
                <w:lang w:val="en-US"/>
              </w:rPr>
              <w:t>Người dùng mở màn hình Kho tài liệu phát triển bền vững.</w:t>
            </w:r>
          </w:p>
        </w:tc>
      </w:tr>
      <w:tr w:rsidRPr="0009634E" w:rsidR="00A23DA0" w:rsidTr="2689F980" w14:paraId="455E1D5E" w14:textId="77777777">
        <w:trPr>
          <w:jc w:val="center"/>
        </w:trPr>
        <w:tc>
          <w:tcPr>
            <w:tcW w:w="907" w:type="dxa"/>
            <w:tcMar/>
            <w:vAlign w:val="center"/>
          </w:tcPr>
          <w:p w:rsidR="00A23DA0" w:rsidP="00832EA4" w:rsidRDefault="7365809D" w14:paraId="3C849F6A" w14:textId="77777777">
            <w:r w:rsidRPr="2689F980" w:rsidR="3D7076FE">
              <w:rPr>
                <w:lang w:val="en-US"/>
              </w:rPr>
              <w:t>Bước 2</w:t>
            </w:r>
          </w:p>
        </w:tc>
        <w:tc>
          <w:tcPr>
            <w:tcW w:w="12472" w:type="dxa"/>
            <w:tcMar/>
            <w:vAlign w:val="center"/>
          </w:tcPr>
          <w:p w:rsidR="00A23DA0" w:rsidP="00832EA4" w:rsidRDefault="7365809D" w14:paraId="46E474B5" w14:textId="77777777">
            <w:r w:rsidRPr="2689F980" w:rsidR="3D7076FE">
              <w:rPr>
                <w:lang w:val="en-US"/>
              </w:rPr>
              <w:t>Người dùng tìm kiếm và chọn bản ghi cần xử lý.</w:t>
            </w:r>
          </w:p>
        </w:tc>
      </w:tr>
      <w:tr w:rsidRPr="0009634E" w:rsidR="00A23DA0" w:rsidTr="2689F980" w14:paraId="32859EF6" w14:textId="77777777">
        <w:trPr>
          <w:jc w:val="center"/>
        </w:trPr>
        <w:tc>
          <w:tcPr>
            <w:tcW w:w="907" w:type="dxa"/>
            <w:tcMar/>
            <w:vAlign w:val="center"/>
          </w:tcPr>
          <w:p w:rsidR="00A23DA0" w:rsidP="00832EA4" w:rsidRDefault="7365809D" w14:paraId="46998247" w14:textId="77777777">
            <w:r w:rsidRPr="2689F980" w:rsidR="3D7076FE">
              <w:rPr>
                <w:lang w:val="en-US"/>
              </w:rPr>
              <w:t>Bước 3</w:t>
            </w:r>
          </w:p>
        </w:tc>
        <w:tc>
          <w:tcPr>
            <w:tcW w:w="12472" w:type="dxa"/>
            <w:tcMar/>
            <w:vAlign w:val="center"/>
          </w:tcPr>
          <w:p w:rsidR="00A23DA0" w:rsidP="00832EA4" w:rsidRDefault="7365809D" w14:paraId="0A27C38D" w14:textId="77777777">
            <w:r w:rsidRPr="2689F980" w:rsidR="3D7076FE">
              <w:rPr>
                <w:lang w:val="en-US"/>
              </w:rPr>
              <w:t>Người dùng thực hiện thao tác "cập nhật/xóa tài liệu" và nhập lý do/thông tin thay đổi nếu hệ thống yêu cầu.</w:t>
            </w:r>
          </w:p>
        </w:tc>
      </w:tr>
      <w:tr w:rsidR="00A23DA0" w:rsidTr="2689F980" w14:paraId="78C92B9F" w14:textId="77777777">
        <w:trPr>
          <w:jc w:val="center"/>
        </w:trPr>
        <w:tc>
          <w:tcPr>
            <w:tcW w:w="907" w:type="dxa"/>
            <w:tcMar/>
          </w:tcPr>
          <w:p w:rsidR="00A23DA0" w:rsidP="00832EA4" w:rsidRDefault="7365809D" w14:paraId="4B3019AF" w14:textId="77777777">
            <w:r w:rsidRPr="2689F980" w:rsidR="3D7076FE">
              <w:rPr>
                <w:lang w:val="en-US"/>
              </w:rPr>
              <w:t>Bước 4</w:t>
            </w:r>
          </w:p>
        </w:tc>
        <w:tc>
          <w:tcPr>
            <w:tcW w:w="12472" w:type="dxa"/>
            <w:tcMar/>
          </w:tcPr>
          <w:p w:rsidR="00A23DA0" w:rsidP="00832EA4" w:rsidRDefault="7365809D" w14:paraId="0F563202" w14:textId="77777777">
            <w:r w:rsidRPr="2689F980" w:rsidR="3D7076FE">
              <w:rPr>
                <w:lang w:val="en-US"/>
              </w:rPr>
              <w:t>Hệ thống kiểm tra quyền thao tác, ràng buộc dữ liệu và yêu cầu xác nhận.</w:t>
            </w:r>
          </w:p>
        </w:tc>
      </w:tr>
      <w:tr w:rsidR="00A23DA0" w:rsidTr="2689F980" w14:paraId="529C8257" w14:textId="77777777">
        <w:trPr>
          <w:jc w:val="center"/>
        </w:trPr>
        <w:tc>
          <w:tcPr>
            <w:tcW w:w="907" w:type="dxa"/>
            <w:tcMar/>
          </w:tcPr>
          <w:p w:rsidR="00A23DA0" w:rsidP="00832EA4" w:rsidRDefault="7365809D" w14:paraId="589B7C1B" w14:textId="77777777">
            <w:r w:rsidRPr="2689F980" w:rsidR="3D7076FE">
              <w:rPr>
                <w:lang w:val="en-US"/>
              </w:rPr>
              <w:t>Bước 5</w:t>
            </w:r>
          </w:p>
        </w:tc>
        <w:tc>
          <w:tcPr>
            <w:tcW w:w="12472" w:type="dxa"/>
            <w:tcMar/>
          </w:tcPr>
          <w:p w:rsidR="00A23DA0" w:rsidP="00832EA4" w:rsidRDefault="7365809D" w14:paraId="5FF4EFB3"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5941150D" w14:textId="77777777"/>
    <w:p w:rsidRPr="0009634E" w:rsidR="00A23DA0" w:rsidP="78B6F757" w:rsidRDefault="78CCAEB0" w14:paraId="30D17E92" w14:textId="77777777">
      <w:pPr>
        <w:pStyle w:val="Heading3"/>
        <w:rPr>
          <w:sz w:val="24"/>
          <w:szCs w:val="24"/>
          <w:lang w:val="en-US"/>
        </w:rPr>
      </w:pPr>
      <w:bookmarkStart w:name="_Toc242783432" w:id="175"/>
      <w:r w:rsidRPr="78B6F757">
        <w:rPr>
          <w:lang w:val="en-US"/>
        </w:rPr>
        <w:t>4.5.4. Tính năng tải xuống tài liệu</w:t>
      </w:r>
      <w:bookmarkEnd w:id="175"/>
    </w:p>
    <w:p w:rsidRPr="0009634E" w:rsidR="00A23DA0" w:rsidP="00A23DA0" w:rsidRDefault="78CCAEB0" w14:paraId="6FF181A0"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1F06C81F" w14:textId="77777777">
      <w:r w:rsidRPr="78B6F757">
        <w:rPr>
          <w:b/>
          <w:bCs/>
          <w:lang w:val="en-US"/>
        </w:rPr>
        <w:t xml:space="preserve">Mục đích: </w:t>
      </w:r>
      <w:r w:rsidRPr="78B6F757">
        <w:rPr>
          <w:lang w:val="en-US"/>
        </w:rPr>
        <w:t>Tải file tài liệu để sử dụng.</w:t>
      </w:r>
    </w:p>
    <w:p w:rsidRPr="0009634E" w:rsidR="00A23DA0" w:rsidP="00A23DA0" w:rsidRDefault="78CCAEB0" w14:paraId="6237FD70" w14:textId="77777777">
      <w:r w:rsidRPr="78B6F757">
        <w:rPr>
          <w:b/>
          <w:bCs/>
          <w:lang w:val="en-US"/>
        </w:rPr>
        <w:t>Tính năng:</w:t>
      </w:r>
    </w:p>
    <w:p w:rsidRPr="0009634E" w:rsidR="00A23DA0" w:rsidP="00A23DA0" w:rsidRDefault="00A23DA0" w14:paraId="1902AA0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xuống tài liệu" theo phạm vi quyền được cấp trên </w:t>
      </w:r>
      <w:r>
        <w:rPr>
          <w:szCs w:val="24"/>
        </w:rPr>
        <w:t>Phần mềm</w:t>
      </w:r>
      <w:r w:rsidRPr="0009634E">
        <w:rPr>
          <w:szCs w:val="24"/>
        </w:rPr>
        <w:t xml:space="preserve"> ESG.</w:t>
      </w:r>
    </w:p>
    <w:p w:rsidRPr="0009634E" w:rsidR="00A23DA0" w:rsidP="00A23DA0" w:rsidRDefault="00A23DA0" w14:paraId="16417715" w14:textId="77777777">
      <w:pPr>
        <w:pStyle w:val="ListBullet"/>
        <w:tabs>
          <w:tab w:val="num" w:pos="360"/>
        </w:tabs>
        <w:spacing w:after="40"/>
        <w:ind w:left="397" w:hanging="360"/>
        <w:rPr>
          <w:rFonts w:cs="Times New Roman"/>
          <w:szCs w:val="24"/>
        </w:rPr>
      </w:pPr>
      <w:r w:rsidRPr="0009634E">
        <w:rPr>
          <w:szCs w:val="24"/>
        </w:rPr>
        <w:t>Hệ thống hỗ trợ mục tiêu: Tải file tài liệu để sử dụng.</w:t>
      </w:r>
    </w:p>
    <w:p w:rsidRPr="0009634E" w:rsidR="00A23DA0" w:rsidP="00A23DA0" w:rsidRDefault="00A23DA0" w14:paraId="68821E5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2D3EFC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7A1F017" w14:textId="77777777">
      <w:r w:rsidRPr="78B6F757">
        <w:rPr>
          <w:b/>
          <w:bCs/>
          <w:lang w:val="en-US"/>
        </w:rPr>
        <w:t>Màn hình liên quan:</w:t>
      </w:r>
    </w:p>
    <w:p w:rsidRPr="0009634E" w:rsidR="00A23DA0" w:rsidP="00A23DA0" w:rsidRDefault="00A23DA0" w14:paraId="1A84A3E9"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6D90D75E"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68A3140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B8B0314" w14:textId="77777777">
        <w:trPr>
          <w:jc w:val="center"/>
        </w:trPr>
        <w:tc>
          <w:tcPr>
            <w:tcW w:w="907" w:type="dxa"/>
            <w:shd w:val="clear" w:color="auto" w:fill="006B75"/>
            <w:tcMar/>
            <w:vAlign w:val="center"/>
          </w:tcPr>
          <w:p w:rsidR="00A23DA0" w:rsidP="00832EA4" w:rsidRDefault="7365809D" w14:paraId="53452DEF" w14:textId="77777777">
            <w:r w:rsidRPr="2689F980" w:rsidR="3D7076FE">
              <w:rPr>
                <w:lang w:val="en-US"/>
              </w:rPr>
              <w:t>Bước</w:t>
            </w:r>
          </w:p>
        </w:tc>
        <w:tc>
          <w:tcPr>
            <w:tcW w:w="12472" w:type="dxa"/>
            <w:shd w:val="clear" w:color="auto" w:fill="006B75"/>
            <w:tcMar/>
            <w:vAlign w:val="center"/>
          </w:tcPr>
          <w:p w:rsidR="00A23DA0" w:rsidP="00832EA4" w:rsidRDefault="7365809D" w14:paraId="2000034A" w14:textId="77777777">
            <w:r w:rsidRPr="2689F980" w:rsidR="3D7076FE">
              <w:rPr>
                <w:lang w:val="en-US"/>
              </w:rPr>
              <w:t>Mô tả</w:t>
            </w:r>
          </w:p>
        </w:tc>
      </w:tr>
      <w:tr w:rsidRPr="0009634E" w:rsidR="00A23DA0" w:rsidTr="2689F980" w14:paraId="5AEC7DA4" w14:textId="77777777">
        <w:trPr>
          <w:jc w:val="center"/>
        </w:trPr>
        <w:tc>
          <w:tcPr>
            <w:tcW w:w="907" w:type="dxa"/>
            <w:tcMar/>
            <w:vAlign w:val="center"/>
          </w:tcPr>
          <w:p w:rsidR="00A23DA0" w:rsidP="00832EA4" w:rsidRDefault="7365809D" w14:paraId="5F01DDE5" w14:textId="77777777">
            <w:r w:rsidRPr="2689F980" w:rsidR="3D7076FE">
              <w:rPr>
                <w:lang w:val="en-US"/>
              </w:rPr>
              <w:t>Bước 1</w:t>
            </w:r>
          </w:p>
        </w:tc>
        <w:tc>
          <w:tcPr>
            <w:tcW w:w="12472" w:type="dxa"/>
            <w:tcMar/>
            <w:vAlign w:val="center"/>
          </w:tcPr>
          <w:p w:rsidR="00A23DA0" w:rsidP="00832EA4" w:rsidRDefault="7365809D" w14:paraId="65AA8CE8" w14:textId="77777777">
            <w:r w:rsidRPr="2689F980" w:rsidR="3D7076FE">
              <w:rPr>
                <w:lang w:val="en-US"/>
              </w:rPr>
              <w:t>Người dùng mở màn hình Kho tài liệu phát triển bền vững.</w:t>
            </w:r>
          </w:p>
        </w:tc>
      </w:tr>
      <w:tr w:rsidRPr="0009634E" w:rsidR="00A23DA0" w:rsidTr="2689F980" w14:paraId="12C38FBD" w14:textId="77777777">
        <w:trPr>
          <w:jc w:val="center"/>
        </w:trPr>
        <w:tc>
          <w:tcPr>
            <w:tcW w:w="907" w:type="dxa"/>
            <w:tcMar/>
            <w:vAlign w:val="center"/>
          </w:tcPr>
          <w:p w:rsidR="00A23DA0" w:rsidP="00832EA4" w:rsidRDefault="7365809D" w14:paraId="3D9CE2DB" w14:textId="77777777">
            <w:r w:rsidRPr="2689F980" w:rsidR="3D7076FE">
              <w:rPr>
                <w:lang w:val="en-US"/>
              </w:rPr>
              <w:t>Bước 2</w:t>
            </w:r>
          </w:p>
        </w:tc>
        <w:tc>
          <w:tcPr>
            <w:tcW w:w="12472" w:type="dxa"/>
            <w:tcMar/>
            <w:vAlign w:val="center"/>
          </w:tcPr>
          <w:p w:rsidR="00A23DA0" w:rsidP="00832EA4" w:rsidRDefault="7365809D" w14:paraId="46B7C313" w14:textId="77777777">
            <w:r w:rsidRPr="2689F980" w:rsidR="3D7076FE">
              <w:rPr>
                <w:lang w:val="en-US"/>
              </w:rPr>
              <w:t>Người dùng chọn chức năng "tải xuống tài liệu".</w:t>
            </w:r>
          </w:p>
        </w:tc>
      </w:tr>
      <w:tr w:rsidRPr="0009634E" w:rsidR="00A23DA0" w:rsidTr="2689F980" w14:paraId="6F0E6C9B" w14:textId="77777777">
        <w:trPr>
          <w:jc w:val="center"/>
        </w:trPr>
        <w:tc>
          <w:tcPr>
            <w:tcW w:w="907" w:type="dxa"/>
            <w:tcMar/>
            <w:vAlign w:val="center"/>
          </w:tcPr>
          <w:p w:rsidR="00A23DA0" w:rsidP="00832EA4" w:rsidRDefault="7365809D" w14:paraId="736E0559" w14:textId="77777777">
            <w:r w:rsidRPr="2689F980" w:rsidR="3D7076FE">
              <w:rPr>
                <w:lang w:val="en-US"/>
              </w:rPr>
              <w:t>Bước 3</w:t>
            </w:r>
          </w:p>
        </w:tc>
        <w:tc>
          <w:tcPr>
            <w:tcW w:w="12472" w:type="dxa"/>
            <w:tcMar/>
            <w:vAlign w:val="center"/>
          </w:tcPr>
          <w:p w:rsidR="00A23DA0" w:rsidP="00832EA4" w:rsidRDefault="7365809D" w14:paraId="5ED0104E" w14:textId="77777777">
            <w:r w:rsidRPr="2689F980" w:rsidR="3D7076FE">
              <w:rPr>
                <w:lang w:val="en-US"/>
              </w:rPr>
              <w:t>Hệ thống kiểm tra quyền thao tác và chuẩn bị dữ liệu/tệp đầu ra.</w:t>
            </w:r>
          </w:p>
        </w:tc>
      </w:tr>
      <w:tr w:rsidR="00A23DA0" w:rsidTr="2689F980" w14:paraId="5254385C" w14:textId="77777777">
        <w:trPr>
          <w:jc w:val="center"/>
        </w:trPr>
        <w:tc>
          <w:tcPr>
            <w:tcW w:w="907" w:type="dxa"/>
            <w:tcMar/>
          </w:tcPr>
          <w:p w:rsidR="00A23DA0" w:rsidP="00832EA4" w:rsidRDefault="7365809D" w14:paraId="17696235" w14:textId="77777777">
            <w:r w:rsidRPr="2689F980" w:rsidR="3D7076FE">
              <w:rPr>
                <w:lang w:val="en-US"/>
              </w:rPr>
              <w:t>Bước 4</w:t>
            </w:r>
          </w:p>
        </w:tc>
        <w:tc>
          <w:tcPr>
            <w:tcW w:w="12472" w:type="dxa"/>
            <w:tcMar/>
          </w:tcPr>
          <w:p w:rsidR="00A23DA0" w:rsidP="00832EA4" w:rsidRDefault="7365809D" w14:paraId="40E9544F" w14:textId="77777777">
            <w:r w:rsidRPr="2689F980" w:rsidR="3D7076FE">
              <w:rPr>
                <w:lang w:val="en-US"/>
              </w:rPr>
              <w:t>Người dùng xác nhận định dạng hoặc nơi lưu nếu hệ thống yêu cầu.</w:t>
            </w:r>
          </w:p>
        </w:tc>
      </w:tr>
      <w:tr w:rsidR="00A23DA0" w:rsidTr="2689F980" w14:paraId="28D00CA3" w14:textId="77777777">
        <w:trPr>
          <w:jc w:val="center"/>
        </w:trPr>
        <w:tc>
          <w:tcPr>
            <w:tcW w:w="907" w:type="dxa"/>
            <w:tcMar/>
          </w:tcPr>
          <w:p w:rsidR="00A23DA0" w:rsidP="00832EA4" w:rsidRDefault="7365809D" w14:paraId="0402FD37" w14:textId="77777777">
            <w:r w:rsidRPr="2689F980" w:rsidR="3D7076FE">
              <w:rPr>
                <w:lang w:val="en-US"/>
              </w:rPr>
              <w:t>Bước 5</w:t>
            </w:r>
          </w:p>
        </w:tc>
        <w:tc>
          <w:tcPr>
            <w:tcW w:w="12472" w:type="dxa"/>
            <w:tcMar/>
          </w:tcPr>
          <w:p w:rsidR="00A23DA0" w:rsidP="00832EA4" w:rsidRDefault="7365809D" w14:paraId="01B8C7A7" w14:textId="77777777">
            <w:r w:rsidRPr="2689F980" w:rsidR="3D7076FE">
              <w:rPr>
                <w:lang w:val="en-US"/>
              </w:rPr>
              <w:t>Hệ thống thực hiện thao tác và hiển thị thông báo kết quả.</w:t>
            </w:r>
          </w:p>
        </w:tc>
      </w:tr>
    </w:tbl>
    <w:p w:rsidRPr="0009634E" w:rsidR="00A23DA0" w:rsidP="00A23DA0" w:rsidRDefault="00A23DA0" w14:paraId="5081A12F" w14:textId="77777777"/>
    <w:p w:rsidRPr="0009634E" w:rsidR="00A23DA0" w:rsidP="78B6F757" w:rsidRDefault="78CCAEB0" w14:paraId="18115BFF" w14:textId="77777777">
      <w:pPr>
        <w:pStyle w:val="Heading3"/>
        <w:rPr>
          <w:sz w:val="24"/>
          <w:szCs w:val="24"/>
          <w:lang w:val="en-US"/>
        </w:rPr>
      </w:pPr>
      <w:bookmarkStart w:name="_Toc242783433" w:id="176"/>
      <w:r w:rsidRPr="78B6F757">
        <w:rPr>
          <w:lang w:val="en-US"/>
        </w:rPr>
        <w:t>4.5.5. Tính năng gửi yêu cầu tải tài liệu lên kho</w:t>
      </w:r>
      <w:bookmarkEnd w:id="176"/>
    </w:p>
    <w:p w:rsidRPr="0009634E" w:rsidR="00A23DA0" w:rsidP="00A23DA0" w:rsidRDefault="78CCAEB0" w14:paraId="6D0309E5"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289F823D" w14:textId="77777777">
      <w:r w:rsidRPr="78B6F757">
        <w:rPr>
          <w:b/>
          <w:bCs/>
          <w:lang w:val="en-US"/>
        </w:rPr>
        <w:t xml:space="preserve">Mục đích: </w:t>
      </w:r>
      <w:r w:rsidRPr="78B6F757">
        <w:rPr>
          <w:lang w:val="en-US"/>
        </w:rPr>
        <w:t>Đề nghị bổ sung tài liệu kèm file và mô tả.</w:t>
      </w:r>
    </w:p>
    <w:p w:rsidRPr="0009634E" w:rsidR="00A23DA0" w:rsidP="00A23DA0" w:rsidRDefault="78CCAEB0" w14:paraId="0A54354E" w14:textId="77777777">
      <w:r w:rsidRPr="78B6F757">
        <w:rPr>
          <w:b/>
          <w:bCs/>
          <w:lang w:val="en-US"/>
        </w:rPr>
        <w:t>Tính năng:</w:t>
      </w:r>
    </w:p>
    <w:p w:rsidRPr="0009634E" w:rsidR="00A23DA0" w:rsidP="00A23DA0" w:rsidRDefault="00A23DA0" w14:paraId="5B8DAE5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"Gửi yêu cầu tải tài liệu lên kho" theo phạm vi quyền được cấp trên </w:t>
      </w:r>
      <w:r>
        <w:rPr>
          <w:szCs w:val="24"/>
        </w:rPr>
        <w:t>Phần mềm</w:t>
      </w:r>
      <w:r w:rsidRPr="0009634E">
        <w:rPr>
          <w:szCs w:val="24"/>
        </w:rPr>
        <w:t xml:space="preserve"> ESG.</w:t>
      </w:r>
    </w:p>
    <w:p w:rsidRPr="0009634E" w:rsidR="00A23DA0" w:rsidP="00A23DA0" w:rsidRDefault="00A23DA0" w14:paraId="6565A0CF" w14:textId="77777777">
      <w:pPr>
        <w:pStyle w:val="ListBullet"/>
        <w:tabs>
          <w:tab w:val="num" w:pos="360"/>
        </w:tabs>
        <w:spacing w:after="40"/>
        <w:ind w:left="397" w:hanging="360"/>
        <w:rPr>
          <w:rFonts w:cs="Times New Roman"/>
          <w:szCs w:val="24"/>
        </w:rPr>
      </w:pPr>
      <w:r w:rsidRPr="0009634E">
        <w:rPr>
          <w:szCs w:val="24"/>
        </w:rPr>
        <w:t>Hệ thống hỗ trợ mục tiêu: Đề nghị bổ sung tài liệu kèm file và mô tả.</w:t>
      </w:r>
    </w:p>
    <w:p w:rsidRPr="0009634E" w:rsidR="00A23DA0" w:rsidP="00A23DA0" w:rsidRDefault="00A23DA0" w14:paraId="06D70C4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2FFBD6B"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8126460" w14:textId="77777777">
      <w:r w:rsidRPr="78B6F757">
        <w:rPr>
          <w:b/>
          <w:bCs/>
          <w:lang w:val="en-US"/>
        </w:rPr>
        <w:t>Màn hình liên quan:</w:t>
      </w:r>
    </w:p>
    <w:p w:rsidRPr="0009634E" w:rsidR="00A23DA0" w:rsidP="00A23DA0" w:rsidRDefault="00A23DA0" w14:paraId="64A17AAF"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21EC8B2E"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0AA4240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E08C236" w14:textId="77777777">
        <w:trPr>
          <w:jc w:val="center"/>
        </w:trPr>
        <w:tc>
          <w:tcPr>
            <w:tcW w:w="907" w:type="dxa"/>
            <w:shd w:val="clear" w:color="auto" w:fill="006B75"/>
            <w:tcMar/>
            <w:vAlign w:val="center"/>
          </w:tcPr>
          <w:p w:rsidR="00A23DA0" w:rsidP="00832EA4" w:rsidRDefault="7365809D" w14:paraId="5605E7FE" w14:textId="77777777">
            <w:r w:rsidRPr="2689F980" w:rsidR="3D7076FE">
              <w:rPr>
                <w:lang w:val="en-US"/>
              </w:rPr>
              <w:t>Bước</w:t>
            </w:r>
          </w:p>
        </w:tc>
        <w:tc>
          <w:tcPr>
            <w:tcW w:w="12472" w:type="dxa"/>
            <w:shd w:val="clear" w:color="auto" w:fill="006B75"/>
            <w:tcMar/>
            <w:vAlign w:val="center"/>
          </w:tcPr>
          <w:p w:rsidR="00A23DA0" w:rsidP="00832EA4" w:rsidRDefault="7365809D" w14:paraId="3BA1ECDE" w14:textId="77777777">
            <w:r w:rsidRPr="2689F980" w:rsidR="3D7076FE">
              <w:rPr>
                <w:lang w:val="en-US"/>
              </w:rPr>
              <w:t>Mô tả</w:t>
            </w:r>
          </w:p>
        </w:tc>
      </w:tr>
      <w:tr w:rsidRPr="0009634E" w:rsidR="00A23DA0" w:rsidTr="2689F980" w14:paraId="0B7CA659" w14:textId="77777777">
        <w:trPr>
          <w:jc w:val="center"/>
        </w:trPr>
        <w:tc>
          <w:tcPr>
            <w:tcW w:w="907" w:type="dxa"/>
            <w:tcMar/>
            <w:vAlign w:val="center"/>
          </w:tcPr>
          <w:p w:rsidR="00A23DA0" w:rsidP="00832EA4" w:rsidRDefault="7365809D" w14:paraId="410F68FC" w14:textId="77777777">
            <w:r w:rsidRPr="2689F980" w:rsidR="3D7076FE">
              <w:rPr>
                <w:lang w:val="en-US"/>
              </w:rPr>
              <w:t>Bước 1</w:t>
            </w:r>
          </w:p>
        </w:tc>
        <w:tc>
          <w:tcPr>
            <w:tcW w:w="12472" w:type="dxa"/>
            <w:tcMar/>
            <w:vAlign w:val="center"/>
          </w:tcPr>
          <w:p w:rsidR="00A23DA0" w:rsidP="00832EA4" w:rsidRDefault="7365809D" w14:paraId="073B5D73" w14:textId="77777777">
            <w:r w:rsidRPr="2689F980" w:rsidR="3D7076FE">
              <w:rPr>
                <w:lang w:val="en-US"/>
              </w:rPr>
              <w:t>Người dùng mở màn hình Kho tài liệu phát triển bền vững.</w:t>
            </w:r>
          </w:p>
        </w:tc>
      </w:tr>
      <w:tr w:rsidRPr="0009634E" w:rsidR="00A23DA0" w:rsidTr="2689F980" w14:paraId="54E3BC68" w14:textId="77777777">
        <w:trPr>
          <w:jc w:val="center"/>
        </w:trPr>
        <w:tc>
          <w:tcPr>
            <w:tcW w:w="907" w:type="dxa"/>
            <w:tcMar/>
            <w:vAlign w:val="center"/>
          </w:tcPr>
          <w:p w:rsidR="00A23DA0" w:rsidP="00832EA4" w:rsidRDefault="7365809D" w14:paraId="48066632" w14:textId="77777777">
            <w:r w:rsidRPr="2689F980" w:rsidR="3D7076FE">
              <w:rPr>
                <w:lang w:val="en-US"/>
              </w:rPr>
              <w:t>Bước 2</w:t>
            </w:r>
          </w:p>
        </w:tc>
        <w:tc>
          <w:tcPr>
            <w:tcW w:w="12472" w:type="dxa"/>
            <w:tcMar/>
            <w:vAlign w:val="center"/>
          </w:tcPr>
          <w:p w:rsidR="00A23DA0" w:rsidP="00832EA4" w:rsidRDefault="7365809D" w14:paraId="388B590B" w14:textId="77777777">
            <w:r w:rsidRPr="2689F980" w:rsidR="3D7076FE">
              <w:rPr>
                <w:lang w:val="en-US"/>
              </w:rPr>
              <w:t>Người dùng chọn chức năng "gửi yêu cầu tải tài liệu lên kho".</w:t>
            </w:r>
          </w:p>
        </w:tc>
      </w:tr>
      <w:tr w:rsidRPr="0009634E" w:rsidR="00A23DA0" w:rsidTr="2689F980" w14:paraId="3E1B71AE" w14:textId="77777777">
        <w:trPr>
          <w:jc w:val="center"/>
        </w:trPr>
        <w:tc>
          <w:tcPr>
            <w:tcW w:w="907" w:type="dxa"/>
            <w:tcMar/>
            <w:vAlign w:val="center"/>
          </w:tcPr>
          <w:p w:rsidR="00A23DA0" w:rsidP="00832EA4" w:rsidRDefault="7365809D" w14:paraId="3FBFD193" w14:textId="77777777">
            <w:r w:rsidRPr="2689F980" w:rsidR="3D7076FE">
              <w:rPr>
                <w:lang w:val="en-US"/>
              </w:rPr>
              <w:t>Bước 3</w:t>
            </w:r>
          </w:p>
        </w:tc>
        <w:tc>
          <w:tcPr>
            <w:tcW w:w="12472" w:type="dxa"/>
            <w:tcMar/>
            <w:vAlign w:val="center"/>
          </w:tcPr>
          <w:p w:rsidR="00A23DA0" w:rsidP="00832EA4" w:rsidRDefault="7365809D" w14:paraId="3CD7CE8B" w14:textId="77777777">
            <w:r w:rsidRPr="2689F980" w:rsidR="3D7076FE">
              <w:rPr>
                <w:lang w:val="en-US"/>
              </w:rPr>
              <w:t>Người dùng nhập nội dung yêu cầu, kỳ báo cáo, đơn vị nhận và hạn xử lý.</w:t>
            </w:r>
          </w:p>
        </w:tc>
      </w:tr>
      <w:tr w:rsidR="00A23DA0" w:rsidTr="2689F980" w14:paraId="71C1FECA" w14:textId="77777777">
        <w:trPr>
          <w:jc w:val="center"/>
        </w:trPr>
        <w:tc>
          <w:tcPr>
            <w:tcW w:w="907" w:type="dxa"/>
            <w:tcMar/>
          </w:tcPr>
          <w:p w:rsidR="00A23DA0" w:rsidP="00832EA4" w:rsidRDefault="7365809D" w14:paraId="3DE4E91E" w14:textId="77777777">
            <w:r w:rsidRPr="2689F980" w:rsidR="3D7076FE">
              <w:rPr>
                <w:lang w:val="en-US"/>
              </w:rPr>
              <w:t>Bước 4</w:t>
            </w:r>
          </w:p>
        </w:tc>
        <w:tc>
          <w:tcPr>
            <w:tcW w:w="12472" w:type="dxa"/>
            <w:tcMar/>
          </w:tcPr>
          <w:p w:rsidR="00A23DA0" w:rsidP="00832EA4" w:rsidRDefault="7365809D" w14:paraId="11CFF3A0" w14:textId="77777777">
            <w:r w:rsidRPr="2689F980" w:rsidR="3D7076FE">
              <w:rPr>
                <w:lang w:val="en-US"/>
              </w:rPr>
              <w:t>Người dùng kiểm tra thông tin và bấm Gửi/Xác nhận.</w:t>
            </w:r>
          </w:p>
        </w:tc>
      </w:tr>
      <w:tr w:rsidR="00A23DA0" w:rsidTr="2689F980" w14:paraId="298DADED" w14:textId="77777777">
        <w:trPr>
          <w:jc w:val="center"/>
        </w:trPr>
        <w:tc>
          <w:tcPr>
            <w:tcW w:w="907" w:type="dxa"/>
            <w:tcMar/>
          </w:tcPr>
          <w:p w:rsidR="00A23DA0" w:rsidP="00832EA4" w:rsidRDefault="7365809D" w14:paraId="3A587808" w14:textId="77777777">
            <w:r w:rsidRPr="2689F980" w:rsidR="3D7076FE">
              <w:rPr>
                <w:lang w:val="en-US"/>
              </w:rPr>
              <w:t>Bước 5</w:t>
            </w:r>
          </w:p>
        </w:tc>
        <w:tc>
          <w:tcPr>
            <w:tcW w:w="12472" w:type="dxa"/>
            <w:tcMar/>
          </w:tcPr>
          <w:p w:rsidR="00A23DA0" w:rsidP="00832EA4" w:rsidRDefault="7365809D" w14:paraId="6F018D11"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B56348A" w14:textId="77777777"/>
    <w:p w:rsidRPr="0009634E" w:rsidR="00A23DA0" w:rsidP="78B6F757" w:rsidRDefault="78CCAEB0" w14:paraId="752A6AFF" w14:textId="77777777">
      <w:pPr>
        <w:pStyle w:val="Heading3"/>
        <w:rPr>
          <w:sz w:val="24"/>
          <w:szCs w:val="24"/>
          <w:lang w:val="en-US"/>
        </w:rPr>
      </w:pPr>
      <w:bookmarkStart w:name="_Toc242783434" w:id="177"/>
      <w:r w:rsidRPr="78B6F757">
        <w:rPr>
          <w:lang w:val="en-US"/>
        </w:rPr>
        <w:t>4.5.6. Tính năng xem yêu cầu tải tài liệu</w:t>
      </w:r>
      <w:bookmarkEnd w:id="177"/>
    </w:p>
    <w:p w:rsidRPr="0009634E" w:rsidR="00A23DA0" w:rsidP="00A23DA0" w:rsidRDefault="78CCAEB0" w14:paraId="7757A2CF" w14:textId="77777777">
      <w:r w:rsidRPr="78B6F757">
        <w:rPr>
          <w:b/>
          <w:bCs/>
          <w:lang w:val="en-US"/>
        </w:rPr>
        <w:t xml:space="preserve">Đối tượng sử dụng: </w:t>
      </w:r>
      <w:r w:rsidRPr="78B6F757">
        <w:rPr>
          <w:lang w:val="en-US"/>
        </w:rPr>
        <w:t>Người phê duyệt tài liệu</w:t>
      </w:r>
    </w:p>
    <w:p w:rsidRPr="0009634E" w:rsidR="00A23DA0" w:rsidP="00A23DA0" w:rsidRDefault="78CCAEB0" w14:paraId="780DC7DF" w14:textId="77777777">
      <w:r w:rsidRPr="78B6F757">
        <w:rPr>
          <w:b/>
          <w:bCs/>
          <w:lang w:val="en-US"/>
        </w:rPr>
        <w:t xml:space="preserve">Mục đích: </w:t>
      </w:r>
      <w:r w:rsidRPr="78B6F757">
        <w:rPr>
          <w:lang w:val="en-US"/>
        </w:rPr>
        <w:t>Kiểm tra file, thông tin và người gửi.</w:t>
      </w:r>
    </w:p>
    <w:p w:rsidRPr="0009634E" w:rsidR="00A23DA0" w:rsidP="00A23DA0" w:rsidRDefault="78CCAEB0" w14:paraId="43B9ACC6" w14:textId="77777777">
      <w:r w:rsidRPr="78B6F757">
        <w:rPr>
          <w:b/>
          <w:bCs/>
          <w:lang w:val="en-US"/>
        </w:rPr>
        <w:t>Tính năng:</w:t>
      </w:r>
    </w:p>
    <w:p w:rsidRPr="0009634E" w:rsidR="00A23DA0" w:rsidP="00A23DA0" w:rsidRDefault="00A23DA0" w14:paraId="4525FE0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yêu cầu tải tài liệu" theo phạm vi quyền được cấp trên </w:t>
      </w:r>
      <w:r>
        <w:rPr>
          <w:szCs w:val="24"/>
        </w:rPr>
        <w:t>Phần mềm</w:t>
      </w:r>
      <w:r w:rsidRPr="0009634E">
        <w:rPr>
          <w:szCs w:val="24"/>
        </w:rPr>
        <w:t xml:space="preserve"> ESG.</w:t>
      </w:r>
    </w:p>
    <w:p w:rsidRPr="0009634E" w:rsidR="00A23DA0" w:rsidP="00A23DA0" w:rsidRDefault="00A23DA0" w14:paraId="5D8EFAB4" w14:textId="77777777">
      <w:pPr>
        <w:pStyle w:val="ListBullet"/>
        <w:tabs>
          <w:tab w:val="num" w:pos="360"/>
        </w:tabs>
        <w:spacing w:after="40"/>
        <w:ind w:left="397" w:hanging="360"/>
        <w:rPr>
          <w:rFonts w:cs="Times New Roman"/>
          <w:szCs w:val="24"/>
        </w:rPr>
      </w:pPr>
      <w:r w:rsidRPr="0009634E">
        <w:rPr>
          <w:szCs w:val="24"/>
        </w:rPr>
        <w:t>Hệ thống hỗ trợ mục tiêu: Kiểm tra file, thông tin và người gửi.</w:t>
      </w:r>
    </w:p>
    <w:p w:rsidRPr="0009634E" w:rsidR="00A23DA0" w:rsidP="00A23DA0" w:rsidRDefault="00A23DA0" w14:paraId="5134B30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C4824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6C7F315" w14:textId="77777777">
      <w:r w:rsidRPr="78B6F757">
        <w:rPr>
          <w:b/>
          <w:bCs/>
          <w:lang w:val="en-US"/>
        </w:rPr>
        <w:t>Màn hình liên quan:</w:t>
      </w:r>
    </w:p>
    <w:p w:rsidRPr="0009634E" w:rsidR="00A23DA0" w:rsidP="00A23DA0" w:rsidRDefault="00A23DA0" w14:paraId="5FC53323"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2B479CA2"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7550C14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D44A3FA" w14:textId="77777777">
        <w:trPr>
          <w:jc w:val="center"/>
        </w:trPr>
        <w:tc>
          <w:tcPr>
            <w:tcW w:w="907" w:type="dxa"/>
            <w:shd w:val="clear" w:color="auto" w:fill="006B75"/>
            <w:tcMar/>
            <w:vAlign w:val="center"/>
          </w:tcPr>
          <w:p w:rsidR="00A23DA0" w:rsidP="00832EA4" w:rsidRDefault="7365809D" w14:paraId="361487A2" w14:textId="77777777">
            <w:r w:rsidRPr="2689F980" w:rsidR="3D7076FE">
              <w:rPr>
                <w:lang w:val="en-US"/>
              </w:rPr>
              <w:t>Bước</w:t>
            </w:r>
          </w:p>
        </w:tc>
        <w:tc>
          <w:tcPr>
            <w:tcW w:w="12472" w:type="dxa"/>
            <w:shd w:val="clear" w:color="auto" w:fill="006B75"/>
            <w:tcMar/>
            <w:vAlign w:val="center"/>
          </w:tcPr>
          <w:p w:rsidR="00A23DA0" w:rsidP="00832EA4" w:rsidRDefault="7365809D" w14:paraId="4CA4119D" w14:textId="77777777">
            <w:r w:rsidRPr="2689F980" w:rsidR="3D7076FE">
              <w:rPr>
                <w:lang w:val="en-US"/>
              </w:rPr>
              <w:t>Mô tả</w:t>
            </w:r>
          </w:p>
        </w:tc>
      </w:tr>
      <w:tr w:rsidRPr="0009634E" w:rsidR="00A23DA0" w:rsidTr="2689F980" w14:paraId="23EB6CCB" w14:textId="77777777">
        <w:trPr>
          <w:jc w:val="center"/>
        </w:trPr>
        <w:tc>
          <w:tcPr>
            <w:tcW w:w="907" w:type="dxa"/>
            <w:tcMar/>
            <w:vAlign w:val="center"/>
          </w:tcPr>
          <w:p w:rsidR="00A23DA0" w:rsidP="00832EA4" w:rsidRDefault="7365809D" w14:paraId="5D5395E5" w14:textId="77777777">
            <w:r w:rsidRPr="2689F980" w:rsidR="3D7076FE">
              <w:rPr>
                <w:lang w:val="en-US"/>
              </w:rPr>
              <w:t>Bước 1</w:t>
            </w:r>
          </w:p>
        </w:tc>
        <w:tc>
          <w:tcPr>
            <w:tcW w:w="12472" w:type="dxa"/>
            <w:tcMar/>
            <w:vAlign w:val="center"/>
          </w:tcPr>
          <w:p w:rsidR="00A23DA0" w:rsidP="00832EA4" w:rsidRDefault="7365809D" w14:paraId="6AAA577E" w14:textId="77777777">
            <w:r w:rsidRPr="2689F980" w:rsidR="3D7076FE">
              <w:rPr>
                <w:lang w:val="en-US"/>
              </w:rPr>
              <w:t>Người dùng mở màn hình Phê duyệt tài liệu và hồ sơ.</w:t>
            </w:r>
          </w:p>
        </w:tc>
      </w:tr>
      <w:tr w:rsidRPr="0009634E" w:rsidR="00A23DA0" w:rsidTr="2689F980" w14:paraId="751450AF" w14:textId="77777777">
        <w:trPr>
          <w:jc w:val="center"/>
        </w:trPr>
        <w:tc>
          <w:tcPr>
            <w:tcW w:w="907" w:type="dxa"/>
            <w:tcMar/>
            <w:vAlign w:val="center"/>
          </w:tcPr>
          <w:p w:rsidR="00A23DA0" w:rsidP="00832EA4" w:rsidRDefault="7365809D" w14:paraId="19B9706E" w14:textId="77777777">
            <w:r w:rsidRPr="2689F980" w:rsidR="3D7076FE">
              <w:rPr>
                <w:lang w:val="en-US"/>
              </w:rPr>
              <w:t>Bước 2</w:t>
            </w:r>
          </w:p>
        </w:tc>
        <w:tc>
          <w:tcPr>
            <w:tcW w:w="12472" w:type="dxa"/>
            <w:tcMar/>
            <w:vAlign w:val="center"/>
          </w:tcPr>
          <w:p w:rsidR="00A23DA0" w:rsidP="00832EA4" w:rsidRDefault="7365809D" w14:paraId="7A1AE6C7" w14:textId="77777777">
            <w:r w:rsidRPr="2689F980" w:rsidR="3D7076FE">
              <w:rPr>
                <w:lang w:val="en-US"/>
              </w:rPr>
              <w:t>Người dùng chọn bản ghi, tab, chỉ tiêu hoặc thông báo cần xem.</w:t>
            </w:r>
          </w:p>
        </w:tc>
      </w:tr>
      <w:tr w:rsidRPr="0009634E" w:rsidR="00A23DA0" w:rsidTr="2689F980" w14:paraId="4FC01B2B" w14:textId="77777777">
        <w:trPr>
          <w:jc w:val="center"/>
        </w:trPr>
        <w:tc>
          <w:tcPr>
            <w:tcW w:w="907" w:type="dxa"/>
            <w:tcMar/>
            <w:vAlign w:val="center"/>
          </w:tcPr>
          <w:p w:rsidR="00A23DA0" w:rsidP="00832EA4" w:rsidRDefault="7365809D" w14:paraId="27683519" w14:textId="77777777">
            <w:r w:rsidRPr="2689F980" w:rsidR="3D7076FE">
              <w:rPr>
                <w:lang w:val="en-US"/>
              </w:rPr>
              <w:t>Bước 3</w:t>
            </w:r>
          </w:p>
        </w:tc>
        <w:tc>
          <w:tcPr>
            <w:tcW w:w="12472" w:type="dxa"/>
            <w:tcMar/>
            <w:vAlign w:val="center"/>
          </w:tcPr>
          <w:p w:rsidR="00A23DA0" w:rsidP="00832EA4" w:rsidRDefault="7365809D" w14:paraId="63C9CCBB" w14:textId="77777777">
            <w:r w:rsidRPr="2689F980" w:rsidR="3D7076FE">
              <w:rPr>
                <w:lang w:val="en-US"/>
              </w:rPr>
              <w:t>Hệ thống mở màn hình chi tiết/popup tương ứng và tải dữ liệu theo phạm vi quyền.</w:t>
            </w:r>
          </w:p>
        </w:tc>
      </w:tr>
      <w:tr w:rsidR="00A23DA0" w:rsidTr="2689F980" w14:paraId="13B91B6E" w14:textId="77777777">
        <w:trPr>
          <w:jc w:val="center"/>
        </w:trPr>
        <w:tc>
          <w:tcPr>
            <w:tcW w:w="907" w:type="dxa"/>
            <w:tcMar/>
          </w:tcPr>
          <w:p w:rsidR="00A23DA0" w:rsidP="00832EA4" w:rsidRDefault="7365809D" w14:paraId="17DF166B" w14:textId="77777777">
            <w:r w:rsidRPr="2689F980" w:rsidR="3D7076FE">
              <w:rPr>
                <w:lang w:val="en-US"/>
              </w:rPr>
              <w:t>Bước 4</w:t>
            </w:r>
          </w:p>
        </w:tc>
        <w:tc>
          <w:tcPr>
            <w:tcW w:w="12472" w:type="dxa"/>
            <w:tcMar/>
          </w:tcPr>
          <w:p w:rsidR="00A23DA0" w:rsidP="00832EA4" w:rsidRDefault="7365809D" w14:paraId="646BB985" w14:textId="77777777">
            <w:r w:rsidRPr="2689F980" w:rsidR="3D7076FE">
              <w:rPr>
                <w:lang w:val="en-US"/>
              </w:rPr>
              <w:t>Người dùng rà soát thông tin, file đính kèm, biểu đồ hoặc lịch sử xử lý.</w:t>
            </w:r>
          </w:p>
        </w:tc>
      </w:tr>
      <w:tr w:rsidR="00A23DA0" w:rsidTr="2689F980" w14:paraId="7AF7FF4C" w14:textId="77777777">
        <w:trPr>
          <w:jc w:val="center"/>
        </w:trPr>
        <w:tc>
          <w:tcPr>
            <w:tcW w:w="907" w:type="dxa"/>
            <w:tcMar/>
          </w:tcPr>
          <w:p w:rsidR="00A23DA0" w:rsidP="00832EA4" w:rsidRDefault="7365809D" w14:paraId="3F5E04F5" w14:textId="77777777">
            <w:r w:rsidRPr="2689F980" w:rsidR="3D7076FE">
              <w:rPr>
                <w:lang w:val="en-US"/>
              </w:rPr>
              <w:t>Bước 5</w:t>
            </w:r>
          </w:p>
        </w:tc>
        <w:tc>
          <w:tcPr>
            <w:tcW w:w="12472" w:type="dxa"/>
            <w:tcMar/>
          </w:tcPr>
          <w:p w:rsidR="00A23DA0" w:rsidP="00832EA4" w:rsidRDefault="7365809D" w14:paraId="14F0F51C" w14:textId="77777777">
            <w:r w:rsidRPr="2689F980" w:rsidR="3D7076FE">
              <w:rPr>
                <w:lang w:val="en-US"/>
              </w:rPr>
              <w:t>Người dùng đóng chi tiết hoặc quay lại danh sách để tiếp tục thao tác.</w:t>
            </w:r>
          </w:p>
        </w:tc>
      </w:tr>
    </w:tbl>
    <w:p w:rsidRPr="0009634E" w:rsidR="00A23DA0" w:rsidP="00A23DA0" w:rsidRDefault="00A23DA0" w14:paraId="553B2826" w14:textId="77777777"/>
    <w:p w:rsidRPr="0009634E" w:rsidR="00A23DA0" w:rsidP="78B6F757" w:rsidRDefault="78CCAEB0" w14:paraId="5980301D" w14:textId="1C08C35D">
      <w:pPr>
        <w:pStyle w:val="Heading3"/>
        <w:rPr>
          <w:sz w:val="24"/>
          <w:szCs w:val="24"/>
          <w:lang w:val="en-US"/>
        </w:rPr>
      </w:pPr>
      <w:bookmarkStart w:name="_Toc242783435" w:id="178"/>
      <w:r w:rsidRPr="78B6F757">
        <w:rPr>
          <w:lang w:val="en-US"/>
        </w:rPr>
        <w:t>4.5.7. Tính năng cấu hình nội dung trang chủ ESG</w:t>
      </w:r>
      <w:bookmarkEnd w:id="178"/>
    </w:p>
    <w:p w:rsidRPr="0009634E" w:rsidR="00A23DA0" w:rsidP="00A23DA0" w:rsidRDefault="78CCAEB0" w14:paraId="25C2C179"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3B84F8E1" w14:textId="77777777">
      <w:r w:rsidRPr="78B6F757">
        <w:rPr>
          <w:b/>
          <w:bCs/>
          <w:lang w:val="en-US"/>
        </w:rPr>
        <w:t xml:space="preserve">Mục đích: </w:t>
      </w:r>
      <w:r w:rsidRPr="78B6F757">
        <w:rPr>
          <w:lang w:val="en-US"/>
        </w:rPr>
        <w:t>Cập nhật tiêu đề, hình ảnh và thông điệp trang chủ.</w:t>
      </w:r>
    </w:p>
    <w:p w:rsidRPr="0009634E" w:rsidR="00A23DA0" w:rsidP="00A23DA0" w:rsidRDefault="78CCAEB0" w14:paraId="774C92DF" w14:textId="77777777">
      <w:r w:rsidRPr="78B6F757">
        <w:rPr>
          <w:b/>
          <w:bCs/>
          <w:lang w:val="en-US"/>
        </w:rPr>
        <w:t>Tính năng:</w:t>
      </w:r>
    </w:p>
    <w:p w:rsidRPr="0009634E" w:rsidR="00A23DA0" w:rsidP="00A23DA0" w:rsidRDefault="00A23DA0" w14:paraId="4FAB6B9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nội dung trang chủ ESG" theo phạm vi quyền được cấp trên </w:t>
      </w:r>
      <w:r>
        <w:rPr>
          <w:szCs w:val="24"/>
        </w:rPr>
        <w:t>Phần mềm</w:t>
      </w:r>
      <w:r w:rsidRPr="0009634E">
        <w:rPr>
          <w:szCs w:val="24"/>
        </w:rPr>
        <w:t xml:space="preserve"> ESG.</w:t>
      </w:r>
    </w:p>
    <w:p w:rsidRPr="0009634E" w:rsidR="00A23DA0" w:rsidP="00A23DA0" w:rsidRDefault="00A23DA0" w14:paraId="7E4CA147" w14:textId="77777777">
      <w:pPr>
        <w:pStyle w:val="ListBullet"/>
        <w:tabs>
          <w:tab w:val="num" w:pos="360"/>
        </w:tabs>
        <w:spacing w:after="40"/>
        <w:ind w:left="397" w:hanging="360"/>
        <w:rPr>
          <w:rFonts w:cs="Times New Roman"/>
          <w:szCs w:val="24"/>
        </w:rPr>
      </w:pPr>
      <w:r w:rsidRPr="0009634E">
        <w:rPr>
          <w:szCs w:val="24"/>
        </w:rPr>
        <w:t>Hệ thống hỗ trợ mục tiêu: Cập nhật tiêu đề, hình ảnh và thông điệp trang chủ.</w:t>
      </w:r>
    </w:p>
    <w:p w:rsidRPr="0009634E" w:rsidR="00A23DA0" w:rsidP="00A23DA0" w:rsidRDefault="00A23DA0" w14:paraId="5CD41DEC"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08CCDC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4BE8250" w14:textId="77777777">
      <w:r w:rsidRPr="78B6F757">
        <w:rPr>
          <w:b/>
          <w:bCs/>
          <w:lang w:val="en-US"/>
        </w:rPr>
        <w:t>Màn hình liên quan:</w:t>
      </w:r>
    </w:p>
    <w:p w:rsidRPr="0009634E" w:rsidR="00A23DA0" w:rsidP="00A23DA0" w:rsidRDefault="00A23DA0" w14:paraId="5B9A140C"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78CCAEB0" w14:paraId="40FFFA29" w14:textId="77777777">
      <w:pPr>
        <w:jc w:val="center"/>
      </w:pPr>
      <w:r w:rsidRPr="78B6F757">
        <w:rPr>
          <w:i/>
          <w:iCs/>
          <w:lang w:val="en-US"/>
        </w:rPr>
        <w:t>Hình MH-022. CMS Website ESG</w:t>
      </w:r>
    </w:p>
    <w:p w:rsidRPr="0009634E" w:rsidR="00A23DA0" w:rsidP="00A23DA0" w:rsidRDefault="00D87C86" w14:paraId="372CBCA7" w14:textId="3845EF28">
      <w:pPr>
        <w:jc w:val="center"/>
      </w:pPr>
      <w:r>
        <w:rPr>
          <w:noProof/>
        </w:rPr>
        <w:drawing>
          <wp:inline distT="0" distB="0" distL="0" distR="0" wp14:anchorId="6DF4B2B6" wp14:editId="62574921">
            <wp:extent cx="5941695" cy="2839085"/>
            <wp:effectExtent l="0" t="0" r="1905" b="0"/>
            <wp:docPr id="9934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4840" name=""/>
                    <pic:cNvPicPr/>
                  </pic:nvPicPr>
                  <pic:blipFill>
                    <a:blip r:embed="rId67"/>
                    <a:stretch>
                      <a:fillRect/>
                    </a:stretch>
                  </pic:blipFill>
                  <pic:spPr>
                    <a:xfrm>
                      <a:off x="0" y="0"/>
                      <a:ext cx="5941695" cy="2839085"/>
                    </a:xfrm>
                    <a:prstGeom prst="rect">
                      <a:avLst/>
                    </a:prstGeom>
                  </pic:spPr>
                </pic:pic>
              </a:graphicData>
            </a:graphic>
          </wp:inline>
        </w:drawing>
      </w:r>
    </w:p>
    <w:p w:rsidRPr="0009634E" w:rsidR="00A23DA0" w:rsidP="00A23DA0" w:rsidRDefault="78CCAEB0" w14:paraId="4A4E30A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904E54A" w14:textId="77777777">
        <w:trPr>
          <w:jc w:val="center"/>
        </w:trPr>
        <w:tc>
          <w:tcPr>
            <w:tcW w:w="907" w:type="dxa"/>
            <w:shd w:val="clear" w:color="auto" w:fill="006B75"/>
            <w:tcMar/>
            <w:vAlign w:val="center"/>
          </w:tcPr>
          <w:p w:rsidR="00A23DA0" w:rsidP="00832EA4" w:rsidRDefault="7365809D" w14:paraId="34AC61C9" w14:textId="77777777">
            <w:r w:rsidRPr="2689F980" w:rsidR="3D7076FE">
              <w:rPr>
                <w:lang w:val="en-US"/>
              </w:rPr>
              <w:t>Bước</w:t>
            </w:r>
          </w:p>
        </w:tc>
        <w:tc>
          <w:tcPr>
            <w:tcW w:w="12472" w:type="dxa"/>
            <w:shd w:val="clear" w:color="auto" w:fill="006B75"/>
            <w:tcMar/>
            <w:vAlign w:val="center"/>
          </w:tcPr>
          <w:p w:rsidR="00A23DA0" w:rsidP="00832EA4" w:rsidRDefault="7365809D" w14:paraId="543038EE" w14:textId="77777777">
            <w:r w:rsidRPr="2689F980" w:rsidR="3D7076FE">
              <w:rPr>
                <w:lang w:val="en-US"/>
              </w:rPr>
              <w:t>Mô tả</w:t>
            </w:r>
          </w:p>
        </w:tc>
      </w:tr>
      <w:tr w:rsidRPr="0009634E" w:rsidR="00A23DA0" w:rsidTr="2689F980" w14:paraId="1A9E4970" w14:textId="77777777">
        <w:trPr>
          <w:jc w:val="center"/>
        </w:trPr>
        <w:tc>
          <w:tcPr>
            <w:tcW w:w="907" w:type="dxa"/>
            <w:tcMar/>
            <w:vAlign w:val="center"/>
          </w:tcPr>
          <w:p w:rsidR="00A23DA0" w:rsidP="00832EA4" w:rsidRDefault="7365809D" w14:paraId="2BDD3820" w14:textId="77777777">
            <w:r w:rsidRPr="2689F980" w:rsidR="3D7076FE">
              <w:rPr>
                <w:lang w:val="en-US"/>
              </w:rPr>
              <w:t>Bước 1</w:t>
            </w:r>
          </w:p>
        </w:tc>
        <w:tc>
          <w:tcPr>
            <w:tcW w:w="12472" w:type="dxa"/>
            <w:tcMar/>
            <w:vAlign w:val="center"/>
          </w:tcPr>
          <w:p w:rsidR="00A23DA0" w:rsidP="00832EA4" w:rsidRDefault="7365809D" w14:paraId="60BF0135" w14:textId="77777777">
            <w:r w:rsidRPr="2689F980" w:rsidR="3D7076FE">
              <w:rPr>
                <w:lang w:val="en-US"/>
              </w:rPr>
              <w:t>Người dùng mở màn hình CMS Website ESG.</w:t>
            </w:r>
          </w:p>
        </w:tc>
      </w:tr>
      <w:tr w:rsidRPr="0009634E" w:rsidR="00A23DA0" w:rsidTr="2689F980" w14:paraId="52062E4D" w14:textId="77777777">
        <w:trPr>
          <w:jc w:val="center"/>
        </w:trPr>
        <w:tc>
          <w:tcPr>
            <w:tcW w:w="907" w:type="dxa"/>
            <w:tcMar/>
            <w:vAlign w:val="center"/>
          </w:tcPr>
          <w:p w:rsidR="00A23DA0" w:rsidP="00832EA4" w:rsidRDefault="7365809D" w14:paraId="457418D7" w14:textId="77777777">
            <w:r w:rsidRPr="2689F980" w:rsidR="3D7076FE">
              <w:rPr>
                <w:lang w:val="en-US"/>
              </w:rPr>
              <w:t>Bước 2</w:t>
            </w:r>
          </w:p>
        </w:tc>
        <w:tc>
          <w:tcPr>
            <w:tcW w:w="12472" w:type="dxa"/>
            <w:tcMar/>
            <w:vAlign w:val="center"/>
          </w:tcPr>
          <w:p w:rsidR="00A23DA0" w:rsidP="00832EA4" w:rsidRDefault="7365809D" w14:paraId="11E9D111" w14:textId="77777777">
            <w:r w:rsidRPr="2689F980" w:rsidR="3D7076FE">
              <w:rPr>
                <w:lang w:val="en-US"/>
              </w:rPr>
              <w:t>Người dùng chọn chức năng "cấu hình nội dung trang chủ ESG" theo phạm vi quyền được cấp.</w:t>
            </w:r>
          </w:p>
        </w:tc>
      </w:tr>
      <w:tr w:rsidRPr="0009634E" w:rsidR="00A23DA0" w:rsidTr="2689F980" w14:paraId="2D627753" w14:textId="77777777">
        <w:trPr>
          <w:jc w:val="center"/>
        </w:trPr>
        <w:tc>
          <w:tcPr>
            <w:tcW w:w="907" w:type="dxa"/>
            <w:tcMar/>
            <w:vAlign w:val="center"/>
          </w:tcPr>
          <w:p w:rsidR="00A23DA0" w:rsidP="00832EA4" w:rsidRDefault="7365809D" w14:paraId="522B117E" w14:textId="77777777">
            <w:r w:rsidRPr="2689F980" w:rsidR="3D7076FE">
              <w:rPr>
                <w:lang w:val="en-US"/>
              </w:rPr>
              <w:t>Bước 3</w:t>
            </w:r>
          </w:p>
        </w:tc>
        <w:tc>
          <w:tcPr>
            <w:tcW w:w="12472" w:type="dxa"/>
            <w:tcMar/>
            <w:vAlign w:val="center"/>
          </w:tcPr>
          <w:p w:rsidR="00A23DA0" w:rsidP="00832EA4" w:rsidRDefault="7365809D" w14:paraId="594B0097" w14:textId="77777777">
            <w:r w:rsidRPr="2689F980" w:rsidR="3D7076FE">
              <w:rPr>
                <w:lang w:val="en-US"/>
              </w:rPr>
              <w:t>Người dùng nhập hoặc chọn dữ liệu cần xử lý theo biểu mẫu trên màn hình.</w:t>
            </w:r>
          </w:p>
        </w:tc>
      </w:tr>
      <w:tr w:rsidR="00A23DA0" w:rsidTr="2689F980" w14:paraId="0D4097F5" w14:textId="77777777">
        <w:trPr>
          <w:jc w:val="center"/>
        </w:trPr>
        <w:tc>
          <w:tcPr>
            <w:tcW w:w="907" w:type="dxa"/>
            <w:tcMar/>
          </w:tcPr>
          <w:p w:rsidR="00A23DA0" w:rsidP="00832EA4" w:rsidRDefault="7365809D" w14:paraId="35887628" w14:textId="77777777">
            <w:r w:rsidRPr="2689F980" w:rsidR="3D7076FE">
              <w:rPr>
                <w:lang w:val="en-US"/>
              </w:rPr>
              <w:t>Bước 4</w:t>
            </w:r>
          </w:p>
        </w:tc>
        <w:tc>
          <w:tcPr>
            <w:tcW w:w="12472" w:type="dxa"/>
            <w:tcMar/>
          </w:tcPr>
          <w:p w:rsidR="00A23DA0" w:rsidP="00832EA4" w:rsidRDefault="7365809D" w14:paraId="4F29AF8D" w14:textId="77777777">
            <w:r w:rsidRPr="2689F980" w:rsidR="3D7076FE">
              <w:rPr>
                <w:lang w:val="en-US"/>
              </w:rPr>
              <w:t>Hệ thống kiểm tra quyền, dữ liệu bắt buộc và điều kiện nghiệp vụ.</w:t>
            </w:r>
          </w:p>
        </w:tc>
      </w:tr>
      <w:tr w:rsidR="00A23DA0" w:rsidTr="2689F980" w14:paraId="11F5DCAF" w14:textId="77777777">
        <w:trPr>
          <w:jc w:val="center"/>
        </w:trPr>
        <w:tc>
          <w:tcPr>
            <w:tcW w:w="907" w:type="dxa"/>
            <w:tcMar/>
          </w:tcPr>
          <w:p w:rsidR="00A23DA0" w:rsidP="00832EA4" w:rsidRDefault="7365809D" w14:paraId="02123C6B" w14:textId="77777777">
            <w:r w:rsidRPr="2689F980" w:rsidR="3D7076FE">
              <w:rPr>
                <w:lang w:val="en-US"/>
              </w:rPr>
              <w:t>Bước 5</w:t>
            </w:r>
          </w:p>
        </w:tc>
        <w:tc>
          <w:tcPr>
            <w:tcW w:w="12472" w:type="dxa"/>
            <w:tcMar/>
          </w:tcPr>
          <w:p w:rsidR="00A23DA0" w:rsidP="00832EA4" w:rsidRDefault="7365809D" w14:paraId="10A4810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01FDD79" w14:textId="77777777"/>
    <w:p w:rsidRPr="0009634E" w:rsidR="00A23DA0" w:rsidP="78B6F757" w:rsidRDefault="78CCAEB0" w14:paraId="018031C5" w14:textId="5FEDCC96">
      <w:pPr>
        <w:pStyle w:val="Heading3"/>
        <w:rPr>
          <w:sz w:val="24"/>
          <w:szCs w:val="24"/>
          <w:lang w:val="en-US"/>
        </w:rPr>
      </w:pPr>
      <w:bookmarkStart w:name="_Toc242783436" w:id="179"/>
      <w:r w:rsidRPr="78B6F757">
        <w:rPr>
          <w:lang w:val="en-US"/>
        </w:rPr>
        <w:t>4.5.8. Tính năng xem trước website ESG</w:t>
      </w:r>
      <w:bookmarkEnd w:id="179"/>
    </w:p>
    <w:p w:rsidRPr="0009634E" w:rsidR="00A23DA0" w:rsidP="00A23DA0" w:rsidRDefault="78CCAEB0" w14:paraId="2E01F8A2"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1CAC1CD2" w14:textId="77777777">
      <w:r w:rsidRPr="78B6F757">
        <w:rPr>
          <w:b/>
          <w:bCs/>
          <w:lang w:val="en-US"/>
        </w:rPr>
        <w:t xml:space="preserve">Mục đích: </w:t>
      </w:r>
      <w:r w:rsidRPr="78B6F757">
        <w:rPr>
          <w:lang w:val="en-US"/>
        </w:rPr>
        <w:t>Kiểm tra giao diện trước khi lưu/xuất bản.</w:t>
      </w:r>
    </w:p>
    <w:p w:rsidRPr="0009634E" w:rsidR="00A23DA0" w:rsidP="00A23DA0" w:rsidRDefault="78CCAEB0" w14:paraId="11DA6B96" w14:textId="77777777">
      <w:r w:rsidRPr="78B6F757">
        <w:rPr>
          <w:b/>
          <w:bCs/>
          <w:lang w:val="en-US"/>
        </w:rPr>
        <w:t>Tính năng:</w:t>
      </w:r>
    </w:p>
    <w:p w:rsidRPr="0009634E" w:rsidR="00A23DA0" w:rsidP="00A23DA0" w:rsidRDefault="00A23DA0" w14:paraId="035E19A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trước website ESG" theo phạm vi quyền được cấp trên </w:t>
      </w:r>
      <w:r>
        <w:rPr>
          <w:szCs w:val="24"/>
        </w:rPr>
        <w:t>Phần mềm</w:t>
      </w:r>
      <w:r w:rsidRPr="0009634E">
        <w:rPr>
          <w:szCs w:val="24"/>
        </w:rPr>
        <w:t xml:space="preserve"> ESG.</w:t>
      </w:r>
    </w:p>
    <w:p w:rsidRPr="0009634E" w:rsidR="00A23DA0" w:rsidP="00A23DA0" w:rsidRDefault="00A23DA0" w14:paraId="4C0B91D8" w14:textId="77777777">
      <w:pPr>
        <w:pStyle w:val="ListBullet"/>
        <w:tabs>
          <w:tab w:val="num" w:pos="360"/>
        </w:tabs>
        <w:spacing w:after="40"/>
        <w:ind w:left="397" w:hanging="360"/>
        <w:rPr>
          <w:rFonts w:cs="Times New Roman"/>
          <w:szCs w:val="24"/>
        </w:rPr>
      </w:pPr>
      <w:r w:rsidRPr="0009634E">
        <w:rPr>
          <w:szCs w:val="24"/>
        </w:rPr>
        <w:t>Hệ thống hỗ trợ mục tiêu: Kiểm tra giao diện trước khi lưu/xuất bản.</w:t>
      </w:r>
    </w:p>
    <w:p w:rsidRPr="0009634E" w:rsidR="00A23DA0" w:rsidP="00A23DA0" w:rsidRDefault="00A23DA0" w14:paraId="72E6F00F"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09456D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5D4B625" w14:textId="77777777">
      <w:r w:rsidRPr="78B6F757">
        <w:rPr>
          <w:b/>
          <w:bCs/>
          <w:lang w:val="en-US"/>
        </w:rPr>
        <w:t>Màn hình liên quan:</w:t>
      </w:r>
    </w:p>
    <w:p w:rsidRPr="0009634E" w:rsidR="00A23DA0" w:rsidP="00A23DA0" w:rsidRDefault="00A23DA0" w14:paraId="7C5C982F"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07472EE6"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50DEEFB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A5B487F" w14:textId="77777777">
        <w:trPr>
          <w:jc w:val="center"/>
        </w:trPr>
        <w:tc>
          <w:tcPr>
            <w:tcW w:w="907" w:type="dxa"/>
            <w:shd w:val="clear" w:color="auto" w:fill="006B75"/>
            <w:tcMar/>
            <w:vAlign w:val="center"/>
          </w:tcPr>
          <w:p w:rsidR="00A23DA0" w:rsidP="00832EA4" w:rsidRDefault="7365809D" w14:paraId="139F283C" w14:textId="77777777">
            <w:r w:rsidRPr="2689F980" w:rsidR="3D7076FE">
              <w:rPr>
                <w:lang w:val="en-US"/>
              </w:rPr>
              <w:t>Bước</w:t>
            </w:r>
          </w:p>
        </w:tc>
        <w:tc>
          <w:tcPr>
            <w:tcW w:w="12472" w:type="dxa"/>
            <w:shd w:val="clear" w:color="auto" w:fill="006B75"/>
            <w:tcMar/>
            <w:vAlign w:val="center"/>
          </w:tcPr>
          <w:p w:rsidR="00A23DA0" w:rsidP="00832EA4" w:rsidRDefault="7365809D" w14:paraId="5BD736B9" w14:textId="77777777">
            <w:r w:rsidRPr="2689F980" w:rsidR="3D7076FE">
              <w:rPr>
                <w:lang w:val="en-US"/>
              </w:rPr>
              <w:t>Mô tả</w:t>
            </w:r>
          </w:p>
        </w:tc>
      </w:tr>
      <w:tr w:rsidRPr="0009634E" w:rsidR="00A23DA0" w:rsidTr="2689F980" w14:paraId="2D78A04D" w14:textId="77777777">
        <w:trPr>
          <w:jc w:val="center"/>
        </w:trPr>
        <w:tc>
          <w:tcPr>
            <w:tcW w:w="907" w:type="dxa"/>
            <w:tcMar/>
            <w:vAlign w:val="center"/>
          </w:tcPr>
          <w:p w:rsidR="00A23DA0" w:rsidP="00832EA4" w:rsidRDefault="7365809D" w14:paraId="4AF9228D" w14:textId="77777777">
            <w:r w:rsidRPr="2689F980" w:rsidR="3D7076FE">
              <w:rPr>
                <w:lang w:val="en-US"/>
              </w:rPr>
              <w:t>Bước 1</w:t>
            </w:r>
          </w:p>
        </w:tc>
        <w:tc>
          <w:tcPr>
            <w:tcW w:w="12472" w:type="dxa"/>
            <w:tcMar/>
            <w:vAlign w:val="center"/>
          </w:tcPr>
          <w:p w:rsidR="00A23DA0" w:rsidP="00832EA4" w:rsidRDefault="7365809D" w14:paraId="52AF6313" w14:textId="77777777">
            <w:r w:rsidRPr="2689F980" w:rsidR="3D7076FE">
              <w:rPr>
                <w:lang w:val="en-US"/>
              </w:rPr>
              <w:t>Người dùng mở màn hình CMS Website ESG.</w:t>
            </w:r>
          </w:p>
        </w:tc>
      </w:tr>
      <w:tr w:rsidRPr="0009634E" w:rsidR="00A23DA0" w:rsidTr="2689F980" w14:paraId="2E2F82C4" w14:textId="77777777">
        <w:trPr>
          <w:jc w:val="center"/>
        </w:trPr>
        <w:tc>
          <w:tcPr>
            <w:tcW w:w="907" w:type="dxa"/>
            <w:tcMar/>
            <w:vAlign w:val="center"/>
          </w:tcPr>
          <w:p w:rsidR="00A23DA0" w:rsidP="00832EA4" w:rsidRDefault="7365809D" w14:paraId="07AA7FFE" w14:textId="77777777">
            <w:r w:rsidRPr="2689F980" w:rsidR="3D7076FE">
              <w:rPr>
                <w:lang w:val="en-US"/>
              </w:rPr>
              <w:t>Bước 2</w:t>
            </w:r>
          </w:p>
        </w:tc>
        <w:tc>
          <w:tcPr>
            <w:tcW w:w="12472" w:type="dxa"/>
            <w:tcMar/>
            <w:vAlign w:val="center"/>
          </w:tcPr>
          <w:p w:rsidR="00A23DA0" w:rsidP="00832EA4" w:rsidRDefault="7365809D" w14:paraId="32FCFAD5" w14:textId="77777777">
            <w:r w:rsidRPr="2689F980" w:rsidR="3D7076FE">
              <w:rPr>
                <w:lang w:val="en-US"/>
              </w:rPr>
              <w:t>Người dùng chọn chức năng "xem trước website ESG" theo phạm vi quyền được cấp.</w:t>
            </w:r>
          </w:p>
        </w:tc>
      </w:tr>
      <w:tr w:rsidRPr="0009634E" w:rsidR="00A23DA0" w:rsidTr="2689F980" w14:paraId="2A056857" w14:textId="77777777">
        <w:trPr>
          <w:jc w:val="center"/>
        </w:trPr>
        <w:tc>
          <w:tcPr>
            <w:tcW w:w="907" w:type="dxa"/>
            <w:tcMar/>
            <w:vAlign w:val="center"/>
          </w:tcPr>
          <w:p w:rsidR="00A23DA0" w:rsidP="00832EA4" w:rsidRDefault="7365809D" w14:paraId="6FB85452" w14:textId="77777777">
            <w:r w:rsidRPr="2689F980" w:rsidR="3D7076FE">
              <w:rPr>
                <w:lang w:val="en-US"/>
              </w:rPr>
              <w:t>Bước 3</w:t>
            </w:r>
          </w:p>
        </w:tc>
        <w:tc>
          <w:tcPr>
            <w:tcW w:w="12472" w:type="dxa"/>
            <w:tcMar/>
            <w:vAlign w:val="center"/>
          </w:tcPr>
          <w:p w:rsidR="00A23DA0" w:rsidP="00832EA4" w:rsidRDefault="7365809D" w14:paraId="0D87B3B2" w14:textId="77777777">
            <w:r w:rsidRPr="2689F980" w:rsidR="3D7076FE">
              <w:rPr>
                <w:lang w:val="en-US"/>
              </w:rPr>
              <w:t>Người dùng nhập hoặc chọn dữ liệu cần xử lý theo biểu mẫu trên màn hình.</w:t>
            </w:r>
          </w:p>
        </w:tc>
      </w:tr>
      <w:tr w:rsidR="00A23DA0" w:rsidTr="2689F980" w14:paraId="484D628C" w14:textId="77777777">
        <w:trPr>
          <w:jc w:val="center"/>
        </w:trPr>
        <w:tc>
          <w:tcPr>
            <w:tcW w:w="907" w:type="dxa"/>
            <w:tcMar/>
          </w:tcPr>
          <w:p w:rsidR="00A23DA0" w:rsidP="00832EA4" w:rsidRDefault="7365809D" w14:paraId="2C809FAF" w14:textId="77777777">
            <w:r w:rsidRPr="2689F980" w:rsidR="3D7076FE">
              <w:rPr>
                <w:lang w:val="en-US"/>
              </w:rPr>
              <w:t>Bước 4</w:t>
            </w:r>
          </w:p>
        </w:tc>
        <w:tc>
          <w:tcPr>
            <w:tcW w:w="12472" w:type="dxa"/>
            <w:tcMar/>
          </w:tcPr>
          <w:p w:rsidR="00A23DA0" w:rsidP="00832EA4" w:rsidRDefault="7365809D" w14:paraId="5D7ABA63" w14:textId="77777777">
            <w:r w:rsidRPr="2689F980" w:rsidR="3D7076FE">
              <w:rPr>
                <w:lang w:val="en-US"/>
              </w:rPr>
              <w:t>Hệ thống kiểm tra quyền, dữ liệu bắt buộc và điều kiện nghiệp vụ.</w:t>
            </w:r>
          </w:p>
        </w:tc>
      </w:tr>
      <w:tr w:rsidR="00A23DA0" w:rsidTr="2689F980" w14:paraId="21275D3C" w14:textId="77777777">
        <w:trPr>
          <w:jc w:val="center"/>
        </w:trPr>
        <w:tc>
          <w:tcPr>
            <w:tcW w:w="907" w:type="dxa"/>
            <w:tcMar/>
          </w:tcPr>
          <w:p w:rsidR="00A23DA0" w:rsidP="00832EA4" w:rsidRDefault="7365809D" w14:paraId="5BCA74FE" w14:textId="77777777">
            <w:r w:rsidRPr="2689F980" w:rsidR="3D7076FE">
              <w:rPr>
                <w:lang w:val="en-US"/>
              </w:rPr>
              <w:t>Bước 5</w:t>
            </w:r>
          </w:p>
        </w:tc>
        <w:tc>
          <w:tcPr>
            <w:tcW w:w="12472" w:type="dxa"/>
            <w:tcMar/>
          </w:tcPr>
          <w:p w:rsidR="00A23DA0" w:rsidP="00832EA4" w:rsidRDefault="7365809D" w14:paraId="00F70FD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E308E20" w14:textId="77777777"/>
    <w:p w:rsidRPr="0009634E" w:rsidR="00A23DA0" w:rsidP="78B6F757" w:rsidRDefault="78CCAEB0" w14:paraId="27C96A55" w14:textId="00DD5576">
      <w:pPr>
        <w:pStyle w:val="Heading3"/>
        <w:rPr>
          <w:sz w:val="24"/>
          <w:szCs w:val="24"/>
          <w:lang w:val="en-US"/>
        </w:rPr>
      </w:pPr>
      <w:bookmarkStart w:name="_Toc242783437" w:id="180"/>
      <w:r w:rsidRPr="78B6F757">
        <w:rPr>
          <w:lang w:val="en-US"/>
        </w:rPr>
        <w:t>4.5.9. Tính năng đồng bộ bài viết từ Spirit VNA</w:t>
      </w:r>
      <w:bookmarkEnd w:id="180"/>
    </w:p>
    <w:p w:rsidRPr="0009634E" w:rsidR="00A23DA0" w:rsidP="00A23DA0" w:rsidRDefault="78CCAEB0" w14:paraId="7501151E"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459422B9" w14:textId="77777777">
      <w:r w:rsidRPr="78B6F757">
        <w:rPr>
          <w:b/>
          <w:bCs/>
          <w:lang w:val="en-US"/>
        </w:rPr>
        <w:t xml:space="preserve">Mục đích: </w:t>
      </w:r>
      <w:r w:rsidRPr="78B6F757">
        <w:rPr>
          <w:lang w:val="en-US"/>
        </w:rPr>
        <w:t>Lấy bài viết từ nguồn nội bộ.</w:t>
      </w:r>
    </w:p>
    <w:p w:rsidRPr="0009634E" w:rsidR="00A23DA0" w:rsidP="00A23DA0" w:rsidRDefault="78CCAEB0" w14:paraId="5F04F2BD" w14:textId="77777777">
      <w:r w:rsidRPr="78B6F757">
        <w:rPr>
          <w:b/>
          <w:bCs/>
          <w:lang w:val="en-US"/>
        </w:rPr>
        <w:t>Tính năng:</w:t>
      </w:r>
    </w:p>
    <w:p w:rsidRPr="0009634E" w:rsidR="00A23DA0" w:rsidP="00A23DA0" w:rsidRDefault="00A23DA0" w14:paraId="5BE12D3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"Đồng bộ bài viết từ Spirit VNA" theo phạm vi quyền được cấp trên </w:t>
      </w:r>
      <w:r>
        <w:rPr>
          <w:szCs w:val="24"/>
        </w:rPr>
        <w:t>Phần mềm</w:t>
      </w:r>
      <w:r w:rsidRPr="0009634E">
        <w:rPr>
          <w:szCs w:val="24"/>
        </w:rPr>
        <w:t xml:space="preserve"> ESG.</w:t>
      </w:r>
    </w:p>
    <w:p w:rsidRPr="0009634E" w:rsidR="00A23DA0" w:rsidP="00A23DA0" w:rsidRDefault="00A23DA0" w14:paraId="688FF6FC" w14:textId="77777777">
      <w:pPr>
        <w:pStyle w:val="ListBullet"/>
        <w:tabs>
          <w:tab w:val="num" w:pos="360"/>
        </w:tabs>
        <w:spacing w:after="40"/>
        <w:ind w:left="397" w:hanging="360"/>
        <w:rPr>
          <w:rFonts w:cs="Times New Roman"/>
          <w:szCs w:val="24"/>
        </w:rPr>
      </w:pPr>
      <w:r w:rsidRPr="0009634E">
        <w:rPr>
          <w:szCs w:val="24"/>
        </w:rPr>
        <w:t>Hệ thống hỗ trợ mục tiêu: Lấy bài viết từ nguồn nội bộ.</w:t>
      </w:r>
    </w:p>
    <w:p w:rsidRPr="0009634E" w:rsidR="00A23DA0" w:rsidP="00A23DA0" w:rsidRDefault="00A23DA0" w14:paraId="76030C3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F9998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B841615" w14:textId="77777777">
      <w:r w:rsidRPr="78B6F757">
        <w:rPr>
          <w:b/>
          <w:bCs/>
          <w:lang w:val="en-US"/>
        </w:rPr>
        <w:t>Màn hình liên quan:</w:t>
      </w:r>
    </w:p>
    <w:p w:rsidRPr="0009634E" w:rsidR="00A23DA0" w:rsidP="00A23DA0" w:rsidRDefault="00A23DA0" w14:paraId="354FDA1A"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536EF34E"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6278EBB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9926142" w14:textId="77777777">
        <w:trPr>
          <w:jc w:val="center"/>
        </w:trPr>
        <w:tc>
          <w:tcPr>
            <w:tcW w:w="907" w:type="dxa"/>
            <w:shd w:val="clear" w:color="auto" w:fill="006B75"/>
            <w:tcMar/>
            <w:vAlign w:val="center"/>
          </w:tcPr>
          <w:p w:rsidR="00A23DA0" w:rsidP="00832EA4" w:rsidRDefault="7365809D" w14:paraId="53F70F3D" w14:textId="77777777">
            <w:r w:rsidRPr="2689F980" w:rsidR="3D7076FE">
              <w:rPr>
                <w:lang w:val="en-US"/>
              </w:rPr>
              <w:t>Bước</w:t>
            </w:r>
          </w:p>
        </w:tc>
        <w:tc>
          <w:tcPr>
            <w:tcW w:w="12472" w:type="dxa"/>
            <w:shd w:val="clear" w:color="auto" w:fill="006B75"/>
            <w:tcMar/>
            <w:vAlign w:val="center"/>
          </w:tcPr>
          <w:p w:rsidR="00A23DA0" w:rsidP="00832EA4" w:rsidRDefault="7365809D" w14:paraId="48106F80" w14:textId="77777777">
            <w:r w:rsidRPr="2689F980" w:rsidR="3D7076FE">
              <w:rPr>
                <w:lang w:val="en-US"/>
              </w:rPr>
              <w:t>Mô tả</w:t>
            </w:r>
          </w:p>
        </w:tc>
      </w:tr>
      <w:tr w:rsidRPr="0009634E" w:rsidR="00A23DA0" w:rsidTr="2689F980" w14:paraId="2EA6BC52" w14:textId="77777777">
        <w:trPr>
          <w:jc w:val="center"/>
        </w:trPr>
        <w:tc>
          <w:tcPr>
            <w:tcW w:w="907" w:type="dxa"/>
            <w:tcMar/>
            <w:vAlign w:val="center"/>
          </w:tcPr>
          <w:p w:rsidR="00A23DA0" w:rsidP="00832EA4" w:rsidRDefault="7365809D" w14:paraId="3FAA0010" w14:textId="77777777">
            <w:r w:rsidRPr="2689F980" w:rsidR="3D7076FE">
              <w:rPr>
                <w:lang w:val="en-US"/>
              </w:rPr>
              <w:t>Bước 1</w:t>
            </w:r>
          </w:p>
        </w:tc>
        <w:tc>
          <w:tcPr>
            <w:tcW w:w="12472" w:type="dxa"/>
            <w:tcMar/>
            <w:vAlign w:val="center"/>
          </w:tcPr>
          <w:p w:rsidR="00A23DA0" w:rsidP="00832EA4" w:rsidRDefault="7365809D" w14:paraId="77D12C8B" w14:textId="77777777">
            <w:r w:rsidRPr="2689F980" w:rsidR="3D7076FE">
              <w:rPr>
                <w:lang w:val="en-US"/>
              </w:rPr>
              <w:t>Người dùng mở màn hình CMS Website ESG.</w:t>
            </w:r>
          </w:p>
        </w:tc>
      </w:tr>
      <w:tr w:rsidRPr="0009634E" w:rsidR="00A23DA0" w:rsidTr="2689F980" w14:paraId="673559D5" w14:textId="77777777">
        <w:trPr>
          <w:jc w:val="center"/>
        </w:trPr>
        <w:tc>
          <w:tcPr>
            <w:tcW w:w="907" w:type="dxa"/>
            <w:tcMar/>
            <w:vAlign w:val="center"/>
          </w:tcPr>
          <w:p w:rsidR="00A23DA0" w:rsidP="00832EA4" w:rsidRDefault="7365809D" w14:paraId="4D9357F3" w14:textId="77777777">
            <w:r w:rsidRPr="2689F980" w:rsidR="3D7076FE">
              <w:rPr>
                <w:lang w:val="en-US"/>
              </w:rPr>
              <w:t>Bước 2</w:t>
            </w:r>
          </w:p>
        </w:tc>
        <w:tc>
          <w:tcPr>
            <w:tcW w:w="12472" w:type="dxa"/>
            <w:tcMar/>
            <w:vAlign w:val="center"/>
          </w:tcPr>
          <w:p w:rsidR="00A23DA0" w:rsidP="00832EA4" w:rsidRDefault="7365809D" w14:paraId="28A1EE07" w14:textId="77777777">
            <w:r w:rsidRPr="2689F980" w:rsidR="3D7076FE">
              <w:rPr>
                <w:lang w:val="en-US"/>
              </w:rPr>
              <w:t>Người dùng chọn chức năng "đồng bộ bài viết từ Spirit VNA" theo phạm vi quyền được cấp.</w:t>
            </w:r>
          </w:p>
        </w:tc>
      </w:tr>
      <w:tr w:rsidRPr="0009634E" w:rsidR="00A23DA0" w:rsidTr="2689F980" w14:paraId="5707F29E" w14:textId="77777777">
        <w:trPr>
          <w:jc w:val="center"/>
        </w:trPr>
        <w:tc>
          <w:tcPr>
            <w:tcW w:w="907" w:type="dxa"/>
            <w:tcMar/>
            <w:vAlign w:val="center"/>
          </w:tcPr>
          <w:p w:rsidR="00A23DA0" w:rsidP="00832EA4" w:rsidRDefault="7365809D" w14:paraId="04C431AD" w14:textId="77777777">
            <w:r w:rsidRPr="2689F980" w:rsidR="3D7076FE">
              <w:rPr>
                <w:lang w:val="en-US"/>
              </w:rPr>
              <w:t>Bước 3</w:t>
            </w:r>
          </w:p>
        </w:tc>
        <w:tc>
          <w:tcPr>
            <w:tcW w:w="12472" w:type="dxa"/>
            <w:tcMar/>
            <w:vAlign w:val="center"/>
          </w:tcPr>
          <w:p w:rsidR="00A23DA0" w:rsidP="00832EA4" w:rsidRDefault="7365809D" w14:paraId="75B25F89" w14:textId="77777777">
            <w:r w:rsidRPr="2689F980" w:rsidR="3D7076FE">
              <w:rPr>
                <w:lang w:val="en-US"/>
              </w:rPr>
              <w:t>Người dùng nhập hoặc chọn dữ liệu cần xử lý theo biểu mẫu trên màn hình.</w:t>
            </w:r>
          </w:p>
        </w:tc>
      </w:tr>
      <w:tr w:rsidR="00A23DA0" w:rsidTr="2689F980" w14:paraId="35CDFC59" w14:textId="77777777">
        <w:trPr>
          <w:jc w:val="center"/>
        </w:trPr>
        <w:tc>
          <w:tcPr>
            <w:tcW w:w="907" w:type="dxa"/>
            <w:tcMar/>
          </w:tcPr>
          <w:p w:rsidR="00A23DA0" w:rsidP="00832EA4" w:rsidRDefault="7365809D" w14:paraId="66F38E4F" w14:textId="77777777">
            <w:r w:rsidRPr="2689F980" w:rsidR="3D7076FE">
              <w:rPr>
                <w:lang w:val="en-US"/>
              </w:rPr>
              <w:t>Bước 4</w:t>
            </w:r>
          </w:p>
        </w:tc>
        <w:tc>
          <w:tcPr>
            <w:tcW w:w="12472" w:type="dxa"/>
            <w:tcMar/>
          </w:tcPr>
          <w:p w:rsidR="00A23DA0" w:rsidP="00832EA4" w:rsidRDefault="7365809D" w14:paraId="28A750A8" w14:textId="77777777">
            <w:r w:rsidRPr="2689F980" w:rsidR="3D7076FE">
              <w:rPr>
                <w:lang w:val="en-US"/>
              </w:rPr>
              <w:t>Hệ thống kiểm tra quyền, dữ liệu bắt buộc và điều kiện nghiệp vụ.</w:t>
            </w:r>
          </w:p>
        </w:tc>
      </w:tr>
      <w:tr w:rsidR="00A23DA0" w:rsidTr="2689F980" w14:paraId="2357FE2E" w14:textId="77777777">
        <w:trPr>
          <w:jc w:val="center"/>
        </w:trPr>
        <w:tc>
          <w:tcPr>
            <w:tcW w:w="907" w:type="dxa"/>
            <w:tcMar/>
          </w:tcPr>
          <w:p w:rsidR="00A23DA0" w:rsidP="00832EA4" w:rsidRDefault="7365809D" w14:paraId="3A56A877" w14:textId="77777777">
            <w:r w:rsidRPr="2689F980" w:rsidR="3D7076FE">
              <w:rPr>
                <w:lang w:val="en-US"/>
              </w:rPr>
              <w:t>Bước 5</w:t>
            </w:r>
          </w:p>
        </w:tc>
        <w:tc>
          <w:tcPr>
            <w:tcW w:w="12472" w:type="dxa"/>
            <w:tcMar/>
          </w:tcPr>
          <w:p w:rsidR="00A23DA0" w:rsidP="00832EA4" w:rsidRDefault="7365809D" w14:paraId="2989B7A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1BEE323" w14:textId="77777777"/>
    <w:p w:rsidRPr="0009634E" w:rsidR="00A23DA0" w:rsidP="78B6F757" w:rsidRDefault="78CCAEB0" w14:paraId="131C6094" w14:textId="76ABAA7C">
      <w:pPr>
        <w:pStyle w:val="Heading3"/>
        <w:rPr>
          <w:sz w:val="24"/>
          <w:szCs w:val="24"/>
          <w:lang w:val="en-US"/>
        </w:rPr>
      </w:pPr>
      <w:bookmarkStart w:name="_Toc242783438" w:id="181"/>
      <w:r w:rsidRPr="78B6F757">
        <w:rPr>
          <w:lang w:val="en-US"/>
        </w:rPr>
        <w:t>4.5.10. Tính năng ẩn/hiện bài viết trên website</w:t>
      </w:r>
      <w:bookmarkEnd w:id="181"/>
    </w:p>
    <w:p w:rsidRPr="0009634E" w:rsidR="00A23DA0" w:rsidP="00A23DA0" w:rsidRDefault="78CCAEB0" w14:paraId="42B1BD59"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37B9D6ED" w14:textId="77777777">
      <w:r w:rsidRPr="78B6F757">
        <w:rPr>
          <w:b/>
          <w:bCs/>
          <w:lang w:val="en-US"/>
        </w:rPr>
        <w:t xml:space="preserve">Mục đích: </w:t>
      </w:r>
      <w:r w:rsidRPr="78B6F757">
        <w:rPr>
          <w:lang w:val="en-US"/>
        </w:rPr>
        <w:t>Kiểm soát nội dung đang công khai.</w:t>
      </w:r>
    </w:p>
    <w:p w:rsidRPr="0009634E" w:rsidR="00A23DA0" w:rsidP="00A23DA0" w:rsidRDefault="78CCAEB0" w14:paraId="6F770289" w14:textId="77777777">
      <w:r w:rsidRPr="78B6F757">
        <w:rPr>
          <w:b/>
          <w:bCs/>
          <w:lang w:val="en-US"/>
        </w:rPr>
        <w:t>Tính năng:</w:t>
      </w:r>
    </w:p>
    <w:p w:rsidRPr="0009634E" w:rsidR="00A23DA0" w:rsidP="00A23DA0" w:rsidRDefault="00A23DA0" w14:paraId="43A923B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"Ẩn/hiện bài viết trên website" theo phạm vi quyền được cấp trên </w:t>
      </w:r>
      <w:r>
        <w:rPr>
          <w:szCs w:val="24"/>
        </w:rPr>
        <w:t>Phần mềm</w:t>
      </w:r>
      <w:r w:rsidRPr="0009634E">
        <w:rPr>
          <w:szCs w:val="24"/>
        </w:rPr>
        <w:t xml:space="preserve"> ESG.</w:t>
      </w:r>
    </w:p>
    <w:p w:rsidRPr="0009634E" w:rsidR="00A23DA0" w:rsidP="00A23DA0" w:rsidRDefault="00A23DA0" w14:paraId="4ACB7373" w14:textId="77777777">
      <w:pPr>
        <w:pStyle w:val="ListBullet"/>
        <w:tabs>
          <w:tab w:val="num" w:pos="360"/>
        </w:tabs>
        <w:spacing w:after="40"/>
        <w:ind w:left="397" w:hanging="360"/>
        <w:rPr>
          <w:rFonts w:cs="Times New Roman"/>
          <w:szCs w:val="24"/>
        </w:rPr>
      </w:pPr>
      <w:r w:rsidRPr="0009634E">
        <w:rPr>
          <w:szCs w:val="24"/>
        </w:rPr>
        <w:t>Hệ thống hỗ trợ mục tiêu: Kiểm soát nội dung đang công khai.</w:t>
      </w:r>
    </w:p>
    <w:p w:rsidRPr="0009634E" w:rsidR="00A23DA0" w:rsidP="00A23DA0" w:rsidRDefault="00A23DA0" w14:paraId="7A18F26B"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A18E57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826C930" w14:textId="77777777">
      <w:r w:rsidRPr="78B6F757">
        <w:rPr>
          <w:b/>
          <w:bCs/>
          <w:lang w:val="en-US"/>
        </w:rPr>
        <w:t>Màn hình liên quan:</w:t>
      </w:r>
    </w:p>
    <w:p w:rsidRPr="0009634E" w:rsidR="00A23DA0" w:rsidP="00A23DA0" w:rsidRDefault="00A23DA0" w14:paraId="23010590"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793F37F5"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952994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FFB9EE6" w14:textId="77777777">
        <w:trPr>
          <w:jc w:val="center"/>
        </w:trPr>
        <w:tc>
          <w:tcPr>
            <w:tcW w:w="907" w:type="dxa"/>
            <w:shd w:val="clear" w:color="auto" w:fill="006B75"/>
            <w:tcMar/>
            <w:vAlign w:val="center"/>
          </w:tcPr>
          <w:p w:rsidR="00A23DA0" w:rsidP="00832EA4" w:rsidRDefault="7365809D" w14:paraId="40CE3824" w14:textId="77777777">
            <w:r w:rsidRPr="2689F980" w:rsidR="3D7076FE">
              <w:rPr>
                <w:lang w:val="en-US"/>
              </w:rPr>
              <w:t>Bước</w:t>
            </w:r>
          </w:p>
        </w:tc>
        <w:tc>
          <w:tcPr>
            <w:tcW w:w="12472" w:type="dxa"/>
            <w:shd w:val="clear" w:color="auto" w:fill="006B75"/>
            <w:tcMar/>
            <w:vAlign w:val="center"/>
          </w:tcPr>
          <w:p w:rsidR="00A23DA0" w:rsidP="00832EA4" w:rsidRDefault="7365809D" w14:paraId="424C9BA3" w14:textId="77777777">
            <w:r w:rsidRPr="2689F980" w:rsidR="3D7076FE">
              <w:rPr>
                <w:lang w:val="en-US"/>
              </w:rPr>
              <w:t>Mô tả</w:t>
            </w:r>
          </w:p>
        </w:tc>
      </w:tr>
      <w:tr w:rsidRPr="0009634E" w:rsidR="00A23DA0" w:rsidTr="2689F980" w14:paraId="0E0911CE" w14:textId="77777777">
        <w:trPr>
          <w:jc w:val="center"/>
        </w:trPr>
        <w:tc>
          <w:tcPr>
            <w:tcW w:w="907" w:type="dxa"/>
            <w:tcMar/>
            <w:vAlign w:val="center"/>
          </w:tcPr>
          <w:p w:rsidR="00A23DA0" w:rsidP="00832EA4" w:rsidRDefault="7365809D" w14:paraId="430B997F" w14:textId="77777777">
            <w:r w:rsidRPr="2689F980" w:rsidR="3D7076FE">
              <w:rPr>
                <w:lang w:val="en-US"/>
              </w:rPr>
              <w:t>Bước 1</w:t>
            </w:r>
          </w:p>
        </w:tc>
        <w:tc>
          <w:tcPr>
            <w:tcW w:w="12472" w:type="dxa"/>
            <w:tcMar/>
            <w:vAlign w:val="center"/>
          </w:tcPr>
          <w:p w:rsidR="00A23DA0" w:rsidP="00832EA4" w:rsidRDefault="7365809D" w14:paraId="2F0C82F7" w14:textId="77777777">
            <w:r w:rsidRPr="2689F980" w:rsidR="3D7076FE">
              <w:rPr>
                <w:lang w:val="en-US"/>
              </w:rPr>
              <w:t>Người dùng mở màn hình CMS Website ESG.</w:t>
            </w:r>
          </w:p>
        </w:tc>
      </w:tr>
      <w:tr w:rsidRPr="0009634E" w:rsidR="00A23DA0" w:rsidTr="2689F980" w14:paraId="7E26A1D6" w14:textId="77777777">
        <w:trPr>
          <w:jc w:val="center"/>
        </w:trPr>
        <w:tc>
          <w:tcPr>
            <w:tcW w:w="907" w:type="dxa"/>
            <w:tcMar/>
            <w:vAlign w:val="center"/>
          </w:tcPr>
          <w:p w:rsidR="00A23DA0" w:rsidP="00832EA4" w:rsidRDefault="7365809D" w14:paraId="0CFCB7AC" w14:textId="77777777">
            <w:r w:rsidRPr="2689F980" w:rsidR="3D7076FE">
              <w:rPr>
                <w:lang w:val="en-US"/>
              </w:rPr>
              <w:t>Bước 2</w:t>
            </w:r>
          </w:p>
        </w:tc>
        <w:tc>
          <w:tcPr>
            <w:tcW w:w="12472" w:type="dxa"/>
            <w:tcMar/>
            <w:vAlign w:val="center"/>
          </w:tcPr>
          <w:p w:rsidR="00A23DA0" w:rsidP="00832EA4" w:rsidRDefault="7365809D" w14:paraId="561EFEED" w14:textId="77777777">
            <w:r w:rsidRPr="2689F980" w:rsidR="3D7076FE">
              <w:rPr>
                <w:lang w:val="en-US"/>
              </w:rPr>
              <w:t>Người dùng tìm kiếm và chọn bản ghi cần xử lý.</w:t>
            </w:r>
          </w:p>
        </w:tc>
      </w:tr>
      <w:tr w:rsidRPr="0009634E" w:rsidR="00A23DA0" w:rsidTr="2689F980" w14:paraId="7F7EE959" w14:textId="77777777">
        <w:trPr>
          <w:jc w:val="center"/>
        </w:trPr>
        <w:tc>
          <w:tcPr>
            <w:tcW w:w="907" w:type="dxa"/>
            <w:tcMar/>
            <w:vAlign w:val="center"/>
          </w:tcPr>
          <w:p w:rsidR="00A23DA0" w:rsidP="00832EA4" w:rsidRDefault="7365809D" w14:paraId="2B1B837B" w14:textId="77777777">
            <w:r w:rsidRPr="2689F980" w:rsidR="3D7076FE">
              <w:rPr>
                <w:lang w:val="en-US"/>
              </w:rPr>
              <w:t>Bước 3</w:t>
            </w:r>
          </w:p>
        </w:tc>
        <w:tc>
          <w:tcPr>
            <w:tcW w:w="12472" w:type="dxa"/>
            <w:tcMar/>
            <w:vAlign w:val="center"/>
          </w:tcPr>
          <w:p w:rsidR="00A23DA0" w:rsidP="00832EA4" w:rsidRDefault="7365809D" w14:paraId="598FDF85" w14:textId="77777777">
            <w:r w:rsidRPr="2689F980" w:rsidR="3D7076FE">
              <w:rPr>
                <w:lang w:val="en-US"/>
              </w:rPr>
              <w:t>Người dùng thực hiện thao tác "ẩn/hiện bài viết trên website" và nhập lý do/thông tin thay đổi nếu hệ thống yêu cầu.</w:t>
            </w:r>
          </w:p>
        </w:tc>
      </w:tr>
      <w:tr w:rsidR="00A23DA0" w:rsidTr="2689F980" w14:paraId="657B94F7" w14:textId="77777777">
        <w:trPr>
          <w:jc w:val="center"/>
        </w:trPr>
        <w:tc>
          <w:tcPr>
            <w:tcW w:w="907" w:type="dxa"/>
            <w:tcMar/>
          </w:tcPr>
          <w:p w:rsidR="00A23DA0" w:rsidP="00832EA4" w:rsidRDefault="7365809D" w14:paraId="42CAFB16" w14:textId="77777777">
            <w:r w:rsidRPr="2689F980" w:rsidR="3D7076FE">
              <w:rPr>
                <w:lang w:val="en-US"/>
              </w:rPr>
              <w:t>Bước 4</w:t>
            </w:r>
          </w:p>
        </w:tc>
        <w:tc>
          <w:tcPr>
            <w:tcW w:w="12472" w:type="dxa"/>
            <w:tcMar/>
          </w:tcPr>
          <w:p w:rsidR="00A23DA0" w:rsidP="00832EA4" w:rsidRDefault="7365809D" w14:paraId="000F494C" w14:textId="77777777">
            <w:r w:rsidRPr="2689F980" w:rsidR="3D7076FE">
              <w:rPr>
                <w:lang w:val="en-US"/>
              </w:rPr>
              <w:t>Hệ thống kiểm tra quyền thao tác, ràng buộc dữ liệu và yêu cầu xác nhận.</w:t>
            </w:r>
          </w:p>
        </w:tc>
      </w:tr>
      <w:tr w:rsidR="00A23DA0" w:rsidTr="2689F980" w14:paraId="5A63DD3A" w14:textId="77777777">
        <w:trPr>
          <w:jc w:val="center"/>
        </w:trPr>
        <w:tc>
          <w:tcPr>
            <w:tcW w:w="907" w:type="dxa"/>
            <w:tcMar/>
          </w:tcPr>
          <w:p w:rsidR="00A23DA0" w:rsidP="00832EA4" w:rsidRDefault="7365809D" w14:paraId="510EB5F3" w14:textId="77777777">
            <w:r w:rsidRPr="2689F980" w:rsidR="3D7076FE">
              <w:rPr>
                <w:lang w:val="en-US"/>
              </w:rPr>
              <w:t>Bước 5</w:t>
            </w:r>
          </w:p>
        </w:tc>
        <w:tc>
          <w:tcPr>
            <w:tcW w:w="12472" w:type="dxa"/>
            <w:tcMar/>
          </w:tcPr>
          <w:p w:rsidR="00A23DA0" w:rsidP="00832EA4" w:rsidRDefault="7365809D" w14:paraId="3C671A2C"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7405ED9C" w14:textId="77777777"/>
    <w:p w:rsidRPr="0009634E" w:rsidR="00A23DA0" w:rsidP="78B6F757" w:rsidRDefault="78CCAEB0" w14:paraId="227969B1" w14:textId="7DAECB68">
      <w:pPr>
        <w:pStyle w:val="Heading3"/>
        <w:rPr>
          <w:sz w:val="24"/>
          <w:szCs w:val="24"/>
          <w:lang w:val="en-US"/>
        </w:rPr>
      </w:pPr>
      <w:bookmarkStart w:name="_Toc242783439" w:id="182"/>
      <w:r w:rsidRPr="78B6F757">
        <w:rPr>
          <w:lang w:val="en-US"/>
        </w:rPr>
        <w:t>4.5.11. Tính năng quản lý báo cáo công khai</w:t>
      </w:r>
      <w:bookmarkEnd w:id="182"/>
    </w:p>
    <w:p w:rsidRPr="0009634E" w:rsidR="00A23DA0" w:rsidP="00A23DA0" w:rsidRDefault="78CCAEB0" w14:paraId="26D8740F"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58E9253C" w14:textId="77777777">
      <w:r w:rsidRPr="78B6F757">
        <w:rPr>
          <w:b/>
          <w:bCs/>
          <w:lang w:val="en-US"/>
        </w:rPr>
        <w:t xml:space="preserve">Mục đích: </w:t>
      </w:r>
      <w:r w:rsidRPr="78B6F757">
        <w:rPr>
          <w:lang w:val="en-US"/>
        </w:rPr>
        <w:t>Thêm/sửa danh sách báo cáo hiển thị trên website.</w:t>
      </w:r>
    </w:p>
    <w:p w:rsidRPr="0009634E" w:rsidR="00A23DA0" w:rsidP="00A23DA0" w:rsidRDefault="78CCAEB0" w14:paraId="03465B13" w14:textId="77777777">
      <w:r w:rsidRPr="78B6F757">
        <w:rPr>
          <w:b/>
          <w:bCs/>
          <w:lang w:val="en-US"/>
        </w:rPr>
        <w:t>Tính năng:</w:t>
      </w:r>
    </w:p>
    <w:p w:rsidRPr="0009634E" w:rsidR="00A23DA0" w:rsidP="00A23DA0" w:rsidRDefault="00A23DA0" w14:paraId="3D20871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"Quản lý báo cáo công khai" theo phạm vi quyền được cấp trên </w:t>
      </w:r>
      <w:r>
        <w:rPr>
          <w:szCs w:val="24"/>
        </w:rPr>
        <w:t>Phần mềm</w:t>
      </w:r>
      <w:r w:rsidRPr="0009634E">
        <w:rPr>
          <w:szCs w:val="24"/>
        </w:rPr>
        <w:t xml:space="preserve"> ESG.</w:t>
      </w:r>
    </w:p>
    <w:p w:rsidRPr="0009634E" w:rsidR="00A23DA0" w:rsidP="00A23DA0" w:rsidRDefault="00A23DA0" w14:paraId="23EAACF6" w14:textId="77777777">
      <w:pPr>
        <w:pStyle w:val="ListBullet"/>
        <w:tabs>
          <w:tab w:val="num" w:pos="360"/>
        </w:tabs>
        <w:spacing w:after="40"/>
        <w:ind w:left="397" w:hanging="360"/>
        <w:rPr>
          <w:rFonts w:cs="Times New Roman"/>
          <w:szCs w:val="24"/>
        </w:rPr>
      </w:pPr>
      <w:r w:rsidRPr="0009634E">
        <w:rPr>
          <w:szCs w:val="24"/>
        </w:rPr>
        <w:t>Hệ thống hỗ trợ mục tiêu: Thêm/sửa danh sách báo cáo hiển thị trên website.</w:t>
      </w:r>
    </w:p>
    <w:p w:rsidRPr="0009634E" w:rsidR="00A23DA0" w:rsidP="00A23DA0" w:rsidRDefault="00A23DA0" w14:paraId="7CFA27A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3D09DD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5442F54" w14:textId="77777777">
      <w:r w:rsidRPr="78B6F757">
        <w:rPr>
          <w:b/>
          <w:bCs/>
          <w:lang w:val="en-US"/>
        </w:rPr>
        <w:t>Màn hình liên quan:</w:t>
      </w:r>
    </w:p>
    <w:p w:rsidRPr="0009634E" w:rsidR="00A23DA0" w:rsidP="00A23DA0" w:rsidRDefault="00A23DA0" w14:paraId="73D86468"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4F90E124"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41A098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670C42B" w14:textId="77777777">
        <w:trPr>
          <w:jc w:val="center"/>
        </w:trPr>
        <w:tc>
          <w:tcPr>
            <w:tcW w:w="907" w:type="dxa"/>
            <w:shd w:val="clear" w:color="auto" w:fill="006B75"/>
            <w:tcMar/>
            <w:vAlign w:val="center"/>
          </w:tcPr>
          <w:p w:rsidR="00A23DA0" w:rsidP="00832EA4" w:rsidRDefault="7365809D" w14:paraId="75ED6081" w14:textId="77777777">
            <w:r w:rsidRPr="2689F980" w:rsidR="3D7076FE">
              <w:rPr>
                <w:lang w:val="en-US"/>
              </w:rPr>
              <w:t>Bước</w:t>
            </w:r>
          </w:p>
        </w:tc>
        <w:tc>
          <w:tcPr>
            <w:tcW w:w="12472" w:type="dxa"/>
            <w:shd w:val="clear" w:color="auto" w:fill="006B75"/>
            <w:tcMar/>
            <w:vAlign w:val="center"/>
          </w:tcPr>
          <w:p w:rsidR="00A23DA0" w:rsidP="00832EA4" w:rsidRDefault="7365809D" w14:paraId="2E9C1F7D" w14:textId="77777777">
            <w:r w:rsidRPr="2689F980" w:rsidR="3D7076FE">
              <w:rPr>
                <w:lang w:val="en-US"/>
              </w:rPr>
              <w:t>Mô tả</w:t>
            </w:r>
          </w:p>
        </w:tc>
      </w:tr>
      <w:tr w:rsidRPr="0009634E" w:rsidR="00A23DA0" w:rsidTr="2689F980" w14:paraId="582F7E82" w14:textId="77777777">
        <w:trPr>
          <w:jc w:val="center"/>
        </w:trPr>
        <w:tc>
          <w:tcPr>
            <w:tcW w:w="907" w:type="dxa"/>
            <w:tcMar/>
            <w:vAlign w:val="center"/>
          </w:tcPr>
          <w:p w:rsidR="00A23DA0" w:rsidP="00832EA4" w:rsidRDefault="7365809D" w14:paraId="1F228395" w14:textId="77777777">
            <w:r w:rsidRPr="2689F980" w:rsidR="3D7076FE">
              <w:rPr>
                <w:lang w:val="en-US"/>
              </w:rPr>
              <w:t>Bước 1</w:t>
            </w:r>
          </w:p>
        </w:tc>
        <w:tc>
          <w:tcPr>
            <w:tcW w:w="12472" w:type="dxa"/>
            <w:tcMar/>
            <w:vAlign w:val="center"/>
          </w:tcPr>
          <w:p w:rsidR="00A23DA0" w:rsidP="00832EA4" w:rsidRDefault="7365809D" w14:paraId="0A1EBC6E" w14:textId="77777777">
            <w:r w:rsidRPr="2689F980" w:rsidR="3D7076FE">
              <w:rPr>
                <w:lang w:val="en-US"/>
              </w:rPr>
              <w:t>Người dùng mở màn hình CMS Website ESG.</w:t>
            </w:r>
          </w:p>
        </w:tc>
      </w:tr>
      <w:tr w:rsidRPr="0009634E" w:rsidR="00A23DA0" w:rsidTr="2689F980" w14:paraId="2C12FD1A" w14:textId="77777777">
        <w:trPr>
          <w:jc w:val="center"/>
        </w:trPr>
        <w:tc>
          <w:tcPr>
            <w:tcW w:w="907" w:type="dxa"/>
            <w:tcMar/>
            <w:vAlign w:val="center"/>
          </w:tcPr>
          <w:p w:rsidR="00A23DA0" w:rsidP="00832EA4" w:rsidRDefault="7365809D" w14:paraId="3115240F" w14:textId="77777777">
            <w:r w:rsidRPr="2689F980" w:rsidR="3D7076FE">
              <w:rPr>
                <w:lang w:val="en-US"/>
              </w:rPr>
              <w:t>Bước 2</w:t>
            </w:r>
          </w:p>
        </w:tc>
        <w:tc>
          <w:tcPr>
            <w:tcW w:w="12472" w:type="dxa"/>
            <w:tcMar/>
            <w:vAlign w:val="center"/>
          </w:tcPr>
          <w:p w:rsidR="00A23DA0" w:rsidP="00832EA4" w:rsidRDefault="7365809D" w14:paraId="13151D55" w14:textId="77777777">
            <w:r w:rsidRPr="2689F980" w:rsidR="3D7076FE">
              <w:rPr>
                <w:lang w:val="en-US"/>
              </w:rPr>
              <w:t>Người dùng chọn chức năng "quản lý báo cáo công khai" theo phạm vi quyền được cấp.</w:t>
            </w:r>
          </w:p>
        </w:tc>
      </w:tr>
      <w:tr w:rsidRPr="0009634E" w:rsidR="00A23DA0" w:rsidTr="2689F980" w14:paraId="7443DC96" w14:textId="77777777">
        <w:trPr>
          <w:jc w:val="center"/>
        </w:trPr>
        <w:tc>
          <w:tcPr>
            <w:tcW w:w="907" w:type="dxa"/>
            <w:tcMar/>
            <w:vAlign w:val="center"/>
          </w:tcPr>
          <w:p w:rsidR="00A23DA0" w:rsidP="00832EA4" w:rsidRDefault="7365809D" w14:paraId="6F84A343" w14:textId="77777777">
            <w:r w:rsidRPr="2689F980" w:rsidR="3D7076FE">
              <w:rPr>
                <w:lang w:val="en-US"/>
              </w:rPr>
              <w:t>Bước 3</w:t>
            </w:r>
          </w:p>
        </w:tc>
        <w:tc>
          <w:tcPr>
            <w:tcW w:w="12472" w:type="dxa"/>
            <w:tcMar/>
            <w:vAlign w:val="center"/>
          </w:tcPr>
          <w:p w:rsidR="00A23DA0" w:rsidP="00832EA4" w:rsidRDefault="7365809D" w14:paraId="4E7832DB" w14:textId="77777777">
            <w:r w:rsidRPr="2689F980" w:rsidR="3D7076FE">
              <w:rPr>
                <w:lang w:val="en-US"/>
              </w:rPr>
              <w:t>Người dùng nhập hoặc chọn dữ liệu cần xử lý theo biểu mẫu trên màn hình.</w:t>
            </w:r>
          </w:p>
        </w:tc>
      </w:tr>
      <w:tr w:rsidR="00A23DA0" w:rsidTr="2689F980" w14:paraId="01EDE9CE" w14:textId="77777777">
        <w:trPr>
          <w:jc w:val="center"/>
        </w:trPr>
        <w:tc>
          <w:tcPr>
            <w:tcW w:w="907" w:type="dxa"/>
            <w:tcMar/>
          </w:tcPr>
          <w:p w:rsidR="00A23DA0" w:rsidP="00832EA4" w:rsidRDefault="7365809D" w14:paraId="6A726F4F" w14:textId="77777777">
            <w:r w:rsidRPr="2689F980" w:rsidR="3D7076FE">
              <w:rPr>
                <w:lang w:val="en-US"/>
              </w:rPr>
              <w:t>Bước 4</w:t>
            </w:r>
          </w:p>
        </w:tc>
        <w:tc>
          <w:tcPr>
            <w:tcW w:w="12472" w:type="dxa"/>
            <w:tcMar/>
          </w:tcPr>
          <w:p w:rsidR="00A23DA0" w:rsidP="00832EA4" w:rsidRDefault="7365809D" w14:paraId="43251D9D" w14:textId="77777777">
            <w:r w:rsidRPr="2689F980" w:rsidR="3D7076FE">
              <w:rPr>
                <w:lang w:val="en-US"/>
              </w:rPr>
              <w:t>Hệ thống kiểm tra quyền, dữ liệu bắt buộc và điều kiện nghiệp vụ.</w:t>
            </w:r>
          </w:p>
        </w:tc>
      </w:tr>
      <w:tr w:rsidR="00A23DA0" w:rsidTr="2689F980" w14:paraId="7EDD93C6" w14:textId="77777777">
        <w:trPr>
          <w:jc w:val="center"/>
        </w:trPr>
        <w:tc>
          <w:tcPr>
            <w:tcW w:w="907" w:type="dxa"/>
            <w:tcMar/>
          </w:tcPr>
          <w:p w:rsidR="00A23DA0" w:rsidP="00832EA4" w:rsidRDefault="7365809D" w14:paraId="1F2F282E" w14:textId="77777777">
            <w:r w:rsidRPr="2689F980" w:rsidR="3D7076FE">
              <w:rPr>
                <w:lang w:val="en-US"/>
              </w:rPr>
              <w:t>Bước 5</w:t>
            </w:r>
          </w:p>
        </w:tc>
        <w:tc>
          <w:tcPr>
            <w:tcW w:w="12472" w:type="dxa"/>
            <w:tcMar/>
          </w:tcPr>
          <w:p w:rsidR="00A23DA0" w:rsidP="00832EA4" w:rsidRDefault="7365809D" w14:paraId="6F2523D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57AFFA7" w14:textId="77777777"/>
    <w:p w:rsidRPr="0009634E" w:rsidR="00A23DA0" w:rsidP="78B6F757" w:rsidRDefault="78CCAEB0" w14:paraId="2AAE72BA" w14:textId="5E5CA0EC">
      <w:pPr>
        <w:pStyle w:val="Heading3"/>
        <w:rPr>
          <w:sz w:val="24"/>
          <w:szCs w:val="24"/>
          <w:lang w:val="en-US"/>
        </w:rPr>
      </w:pPr>
      <w:bookmarkStart w:name="_Toc242783440" w:id="183"/>
      <w:r w:rsidRPr="78B6F757">
        <w:rPr>
          <w:lang w:val="en-US"/>
        </w:rPr>
        <w:t>4.5.12. Tính năng soạn và lưu nháp bài viết ESG</w:t>
      </w:r>
      <w:bookmarkEnd w:id="183"/>
    </w:p>
    <w:p w:rsidRPr="0009634E" w:rsidR="00A23DA0" w:rsidP="00A23DA0" w:rsidRDefault="78CCAEB0" w14:paraId="017400DF"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5A52206F" w14:textId="77777777">
      <w:r w:rsidRPr="78B6F757">
        <w:rPr>
          <w:b/>
          <w:bCs/>
          <w:lang w:val="en-US"/>
        </w:rPr>
        <w:t xml:space="preserve">Mục đích: </w:t>
      </w:r>
      <w:r w:rsidRPr="78B6F757">
        <w:rPr>
          <w:lang w:val="en-US"/>
        </w:rPr>
        <w:t>Tạo nội dung tin bài và lưu nháp.</w:t>
      </w:r>
    </w:p>
    <w:p w:rsidRPr="0009634E" w:rsidR="00A23DA0" w:rsidP="00A23DA0" w:rsidRDefault="78CCAEB0" w14:paraId="1BB32FB9" w14:textId="77777777">
      <w:r w:rsidRPr="78B6F757">
        <w:rPr>
          <w:b/>
          <w:bCs/>
          <w:lang w:val="en-US"/>
        </w:rPr>
        <w:t>Tính năng:</w:t>
      </w:r>
    </w:p>
    <w:p w:rsidRPr="0009634E" w:rsidR="00A23DA0" w:rsidP="00A23DA0" w:rsidRDefault="00A23DA0" w14:paraId="443A92A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"Soạn và lưu nháp bài viết ESG" theo phạm vi quyền được cấp trên </w:t>
      </w:r>
      <w:r>
        <w:rPr>
          <w:szCs w:val="24"/>
        </w:rPr>
        <w:t>Phần mềm</w:t>
      </w:r>
      <w:r w:rsidRPr="0009634E">
        <w:rPr>
          <w:szCs w:val="24"/>
        </w:rPr>
        <w:t xml:space="preserve"> ESG.</w:t>
      </w:r>
    </w:p>
    <w:p w:rsidRPr="0009634E" w:rsidR="00A23DA0" w:rsidP="00A23DA0" w:rsidRDefault="00A23DA0" w14:paraId="16186D88" w14:textId="77777777">
      <w:pPr>
        <w:pStyle w:val="ListBullet"/>
        <w:tabs>
          <w:tab w:val="num" w:pos="360"/>
        </w:tabs>
        <w:spacing w:after="40"/>
        <w:ind w:left="397" w:hanging="360"/>
        <w:rPr>
          <w:rFonts w:cs="Times New Roman"/>
          <w:szCs w:val="24"/>
        </w:rPr>
      </w:pPr>
      <w:r w:rsidRPr="0009634E">
        <w:rPr>
          <w:szCs w:val="24"/>
        </w:rPr>
        <w:t>Hệ thống hỗ trợ mục tiêu: Tạo nội dung tin bài và lưu nháp.</w:t>
      </w:r>
    </w:p>
    <w:p w:rsidRPr="0009634E" w:rsidR="00A23DA0" w:rsidP="00A23DA0" w:rsidRDefault="00A23DA0" w14:paraId="422EA6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2BAB552"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FCACDED" w14:textId="77777777">
      <w:r w:rsidRPr="78B6F757">
        <w:rPr>
          <w:b/>
          <w:bCs/>
          <w:lang w:val="en-US"/>
        </w:rPr>
        <w:t>Màn hình liên quan:</w:t>
      </w:r>
    </w:p>
    <w:p w:rsidRPr="0009634E" w:rsidR="00A23DA0" w:rsidP="00A23DA0" w:rsidRDefault="00A23DA0" w14:paraId="424ACD59"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4AB4976A"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D218D4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67BBD2C" w14:textId="77777777">
        <w:trPr>
          <w:jc w:val="center"/>
        </w:trPr>
        <w:tc>
          <w:tcPr>
            <w:tcW w:w="907" w:type="dxa"/>
            <w:shd w:val="clear" w:color="auto" w:fill="006B75"/>
            <w:tcMar/>
            <w:vAlign w:val="center"/>
          </w:tcPr>
          <w:p w:rsidR="00A23DA0" w:rsidP="00832EA4" w:rsidRDefault="7365809D" w14:paraId="5B36D455" w14:textId="77777777">
            <w:r w:rsidRPr="2689F980" w:rsidR="3D7076FE">
              <w:rPr>
                <w:lang w:val="en-US"/>
              </w:rPr>
              <w:t>Bước</w:t>
            </w:r>
          </w:p>
        </w:tc>
        <w:tc>
          <w:tcPr>
            <w:tcW w:w="12472" w:type="dxa"/>
            <w:shd w:val="clear" w:color="auto" w:fill="006B75"/>
            <w:tcMar/>
            <w:vAlign w:val="center"/>
          </w:tcPr>
          <w:p w:rsidR="00A23DA0" w:rsidP="00832EA4" w:rsidRDefault="7365809D" w14:paraId="617CA967" w14:textId="77777777">
            <w:r w:rsidRPr="2689F980" w:rsidR="3D7076FE">
              <w:rPr>
                <w:lang w:val="en-US"/>
              </w:rPr>
              <w:t>Mô tả</w:t>
            </w:r>
          </w:p>
        </w:tc>
      </w:tr>
      <w:tr w:rsidRPr="0009634E" w:rsidR="00A23DA0" w:rsidTr="2689F980" w14:paraId="5F738B3D" w14:textId="77777777">
        <w:trPr>
          <w:jc w:val="center"/>
        </w:trPr>
        <w:tc>
          <w:tcPr>
            <w:tcW w:w="907" w:type="dxa"/>
            <w:tcMar/>
            <w:vAlign w:val="center"/>
          </w:tcPr>
          <w:p w:rsidR="00A23DA0" w:rsidP="00832EA4" w:rsidRDefault="7365809D" w14:paraId="5414F1E9" w14:textId="77777777">
            <w:r w:rsidRPr="2689F980" w:rsidR="3D7076FE">
              <w:rPr>
                <w:lang w:val="en-US"/>
              </w:rPr>
              <w:t>Bước 1</w:t>
            </w:r>
          </w:p>
        </w:tc>
        <w:tc>
          <w:tcPr>
            <w:tcW w:w="12472" w:type="dxa"/>
            <w:tcMar/>
            <w:vAlign w:val="center"/>
          </w:tcPr>
          <w:p w:rsidR="00A23DA0" w:rsidP="00832EA4" w:rsidRDefault="7365809D" w14:paraId="429168F0" w14:textId="77777777">
            <w:r w:rsidRPr="2689F980" w:rsidR="3D7076FE">
              <w:rPr>
                <w:lang w:val="en-US"/>
              </w:rPr>
              <w:t>Người dùng mở màn hình CMS Website ESG.</w:t>
            </w:r>
          </w:p>
        </w:tc>
      </w:tr>
      <w:tr w:rsidRPr="0009634E" w:rsidR="00A23DA0" w:rsidTr="2689F980" w14:paraId="18E80B81" w14:textId="77777777">
        <w:trPr>
          <w:jc w:val="center"/>
        </w:trPr>
        <w:tc>
          <w:tcPr>
            <w:tcW w:w="907" w:type="dxa"/>
            <w:tcMar/>
            <w:vAlign w:val="center"/>
          </w:tcPr>
          <w:p w:rsidR="00A23DA0" w:rsidP="00832EA4" w:rsidRDefault="7365809D" w14:paraId="6EB18B02" w14:textId="77777777">
            <w:r w:rsidRPr="2689F980" w:rsidR="3D7076FE">
              <w:rPr>
                <w:lang w:val="en-US"/>
              </w:rPr>
              <w:t>Bước 2</w:t>
            </w:r>
          </w:p>
        </w:tc>
        <w:tc>
          <w:tcPr>
            <w:tcW w:w="12472" w:type="dxa"/>
            <w:tcMar/>
            <w:vAlign w:val="center"/>
          </w:tcPr>
          <w:p w:rsidR="00A23DA0" w:rsidP="00832EA4" w:rsidRDefault="7365809D" w14:paraId="2C2EC27D" w14:textId="77777777">
            <w:r w:rsidRPr="2689F980" w:rsidR="3D7076FE">
              <w:rPr>
                <w:lang w:val="en-US"/>
              </w:rPr>
              <w:t>Người dùng chọn chức năng "soạn và lưu nháp bài viết ESG" theo phạm vi quyền được cấp.</w:t>
            </w:r>
          </w:p>
        </w:tc>
      </w:tr>
      <w:tr w:rsidRPr="0009634E" w:rsidR="00A23DA0" w:rsidTr="2689F980" w14:paraId="0B77DDB7" w14:textId="77777777">
        <w:trPr>
          <w:jc w:val="center"/>
        </w:trPr>
        <w:tc>
          <w:tcPr>
            <w:tcW w:w="907" w:type="dxa"/>
            <w:tcMar/>
            <w:vAlign w:val="center"/>
          </w:tcPr>
          <w:p w:rsidR="00A23DA0" w:rsidP="00832EA4" w:rsidRDefault="7365809D" w14:paraId="190E2264" w14:textId="77777777">
            <w:r w:rsidRPr="2689F980" w:rsidR="3D7076FE">
              <w:rPr>
                <w:lang w:val="en-US"/>
              </w:rPr>
              <w:t>Bước 3</w:t>
            </w:r>
          </w:p>
        </w:tc>
        <w:tc>
          <w:tcPr>
            <w:tcW w:w="12472" w:type="dxa"/>
            <w:tcMar/>
            <w:vAlign w:val="center"/>
          </w:tcPr>
          <w:p w:rsidR="00A23DA0" w:rsidP="00832EA4" w:rsidRDefault="7365809D" w14:paraId="4E4A1797" w14:textId="77777777">
            <w:r w:rsidRPr="2689F980" w:rsidR="3D7076FE">
              <w:rPr>
                <w:lang w:val="en-US"/>
              </w:rPr>
              <w:t>Người dùng nhập hoặc chọn dữ liệu cần xử lý theo biểu mẫu trên màn hình.</w:t>
            </w:r>
          </w:p>
        </w:tc>
      </w:tr>
      <w:tr w:rsidR="00A23DA0" w:rsidTr="2689F980" w14:paraId="0912FDC7" w14:textId="77777777">
        <w:trPr>
          <w:jc w:val="center"/>
        </w:trPr>
        <w:tc>
          <w:tcPr>
            <w:tcW w:w="907" w:type="dxa"/>
            <w:tcMar/>
          </w:tcPr>
          <w:p w:rsidR="00A23DA0" w:rsidP="00832EA4" w:rsidRDefault="7365809D" w14:paraId="10817180" w14:textId="77777777">
            <w:r w:rsidRPr="2689F980" w:rsidR="3D7076FE">
              <w:rPr>
                <w:lang w:val="en-US"/>
              </w:rPr>
              <w:t>Bước 4</w:t>
            </w:r>
          </w:p>
        </w:tc>
        <w:tc>
          <w:tcPr>
            <w:tcW w:w="12472" w:type="dxa"/>
            <w:tcMar/>
          </w:tcPr>
          <w:p w:rsidR="00A23DA0" w:rsidP="00832EA4" w:rsidRDefault="7365809D" w14:paraId="50EC01EF" w14:textId="77777777">
            <w:r w:rsidRPr="2689F980" w:rsidR="3D7076FE">
              <w:rPr>
                <w:lang w:val="en-US"/>
              </w:rPr>
              <w:t>Hệ thống kiểm tra quyền, dữ liệu bắt buộc và điều kiện nghiệp vụ.</w:t>
            </w:r>
          </w:p>
        </w:tc>
      </w:tr>
      <w:tr w:rsidR="00A23DA0" w:rsidTr="2689F980" w14:paraId="774DD727" w14:textId="77777777">
        <w:trPr>
          <w:jc w:val="center"/>
        </w:trPr>
        <w:tc>
          <w:tcPr>
            <w:tcW w:w="907" w:type="dxa"/>
            <w:tcMar/>
          </w:tcPr>
          <w:p w:rsidR="00A23DA0" w:rsidP="00832EA4" w:rsidRDefault="7365809D" w14:paraId="389E6780" w14:textId="77777777">
            <w:r w:rsidRPr="2689F980" w:rsidR="3D7076FE">
              <w:rPr>
                <w:lang w:val="en-US"/>
              </w:rPr>
              <w:t>Bước 5</w:t>
            </w:r>
          </w:p>
        </w:tc>
        <w:tc>
          <w:tcPr>
            <w:tcW w:w="12472" w:type="dxa"/>
            <w:tcMar/>
          </w:tcPr>
          <w:p w:rsidR="00A23DA0" w:rsidP="00832EA4" w:rsidRDefault="7365809D" w14:paraId="2FF579C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3AE75A5" w14:textId="77777777"/>
    <w:p w:rsidRPr="0009634E" w:rsidR="00A23DA0" w:rsidP="78B6F757" w:rsidRDefault="78CCAEB0" w14:paraId="46E4027F" w14:textId="77777777">
      <w:pPr>
        <w:pStyle w:val="Heading2"/>
        <w:rPr>
          <w:sz w:val="24"/>
          <w:szCs w:val="24"/>
          <w:lang w:val="en-US"/>
        </w:rPr>
      </w:pPr>
      <w:bookmarkStart w:name="_Toc242783441" w:id="184"/>
      <w:r w:rsidRPr="78B6F757">
        <w:rPr>
          <w:lang w:val="en-US"/>
        </w:rPr>
        <w:t>4.6. Yêu cầu Web Public</w:t>
      </w:r>
      <w:bookmarkEnd w:id="184"/>
    </w:p>
    <w:p w:rsidRPr="0009634E" w:rsidR="00A23DA0" w:rsidP="78B6F757" w:rsidRDefault="78CCAEB0" w14:paraId="3440ADE2" w14:textId="77777777">
      <w:pPr>
        <w:pStyle w:val="Heading3"/>
        <w:rPr>
          <w:sz w:val="24"/>
          <w:szCs w:val="24"/>
          <w:lang w:val="en-US"/>
        </w:rPr>
      </w:pPr>
      <w:bookmarkStart w:name="_Toc242783442" w:id="185"/>
      <w:r w:rsidRPr="78B6F757">
        <w:rPr>
          <w:lang w:val="en-US"/>
        </w:rPr>
        <w:t>4.6.1. Điều hướng tới các khu vực nội dung trên trang chủ</w:t>
      </w:r>
      <w:bookmarkEnd w:id="185"/>
    </w:p>
    <w:p w:rsidRPr="0009634E" w:rsidR="00A23DA0" w:rsidP="00A23DA0" w:rsidRDefault="78CCAEB0" w14:paraId="305B9896"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4F97208" w14:textId="77777777">
      <w:r w:rsidRPr="78B6F757">
        <w:rPr>
          <w:b/>
          <w:bCs/>
          <w:lang w:val="en-US"/>
        </w:rPr>
        <w:t xml:space="preserve">Mục đích: </w:t>
      </w:r>
      <w:r w:rsidRPr="78B6F757">
        <w:rPr>
          <w:lang w:val="en-US"/>
        </w:rPr>
        <w:t>Truy cập nhanh Tổng quan, Chiến lược ESG, Tin tức và Lưu trữ báo cáo.</w:t>
      </w:r>
    </w:p>
    <w:p w:rsidRPr="0009634E" w:rsidR="00A23DA0" w:rsidP="00A23DA0" w:rsidRDefault="78CCAEB0" w14:paraId="309877F2" w14:textId="77777777">
      <w:r w:rsidRPr="78B6F757">
        <w:rPr>
          <w:b/>
          <w:bCs/>
          <w:lang w:val="en-US"/>
        </w:rPr>
        <w:t>Tính năng:</w:t>
      </w:r>
    </w:p>
    <w:p w:rsidRPr="0009634E" w:rsidR="00A23DA0" w:rsidP="00A23DA0" w:rsidRDefault="00A23DA0" w14:paraId="643E4CF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"Điều hướng tới các khu vực nội dung trên trang chủ" theo phạm vi quyền được cấp trên </w:t>
      </w:r>
      <w:r>
        <w:rPr>
          <w:szCs w:val="24"/>
        </w:rPr>
        <w:t>Phần mềm</w:t>
      </w:r>
      <w:r w:rsidRPr="0009634E">
        <w:rPr>
          <w:szCs w:val="24"/>
        </w:rPr>
        <w:t xml:space="preserve"> ESG.</w:t>
      </w:r>
    </w:p>
    <w:p w:rsidRPr="0009634E" w:rsidR="00A23DA0" w:rsidP="00A23DA0" w:rsidRDefault="00A23DA0" w14:paraId="451C6A17" w14:textId="77777777">
      <w:pPr>
        <w:pStyle w:val="ListBullet"/>
        <w:tabs>
          <w:tab w:val="num" w:pos="360"/>
        </w:tabs>
        <w:spacing w:after="40"/>
        <w:ind w:left="397" w:hanging="360"/>
        <w:rPr>
          <w:rFonts w:cs="Times New Roman"/>
          <w:szCs w:val="24"/>
        </w:rPr>
      </w:pPr>
      <w:r w:rsidRPr="0009634E">
        <w:rPr>
          <w:szCs w:val="24"/>
        </w:rPr>
        <w:t>Hệ thống hỗ trợ mục tiêu: Truy cập nhanh Tổng quan, Chiến lược ESG, Tin tức và Lưu trữ báo cáo.</w:t>
      </w:r>
    </w:p>
    <w:p w:rsidRPr="0009634E" w:rsidR="00A23DA0" w:rsidP="00A23DA0" w:rsidRDefault="00A23DA0" w14:paraId="6E1EC89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E018F8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CEC5669"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1BBB33D" w14:textId="77777777">
      <w:r w:rsidRPr="78B6F757">
        <w:rPr>
          <w:b/>
          <w:bCs/>
          <w:lang w:val="en-US"/>
        </w:rPr>
        <w:t>Màn hình liên quan:</w:t>
      </w:r>
    </w:p>
    <w:p w:rsidRPr="0009634E" w:rsidR="00A23DA0" w:rsidP="00A23DA0" w:rsidRDefault="00A23DA0" w14:paraId="78D814BB"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78CCAEB0" w14:paraId="14A04784" w14:textId="77777777">
      <w:pPr>
        <w:jc w:val="center"/>
      </w:pPr>
      <w:r w:rsidRPr="78B6F757">
        <w:rPr>
          <w:i/>
          <w:iCs/>
          <w:lang w:val="en-US"/>
        </w:rPr>
        <w:t>Hình MH-001. Web Public - Trang chủ ESG</w:t>
      </w:r>
    </w:p>
    <w:p w:rsidRPr="0009634E" w:rsidR="00A23DA0" w:rsidP="00A23DA0" w:rsidRDefault="00A23DA0" w14:paraId="63E456E9" w14:textId="77777777">
      <w:pPr>
        <w:jc w:val="center"/>
      </w:pPr>
      <w:r w:rsidRPr="0009634E">
        <w:rPr>
          <w:noProof/>
        </w:rPr>
        <w:drawing>
          <wp:inline distT="0" distB="0" distL="0" distR="0" wp14:anchorId="50664AF5" wp14:editId="1A73EB4A">
            <wp:extent cx="5941695" cy="3713559"/>
            <wp:effectExtent l="0" t="0" r="190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01_Web_Public_Trang_chu.png"/>
                    <pic:cNvPicPr/>
                  </pic:nvPicPr>
                  <pic:blipFill>
                    <a:blip r:embed="rId68"/>
                    <a:stretch>
                      <a:fillRect/>
                    </a:stretch>
                  </pic:blipFill>
                  <pic:spPr>
                    <a:xfrm>
                      <a:off x="0" y="0"/>
                      <a:ext cx="5941695" cy="3713559"/>
                    </a:xfrm>
                    <a:prstGeom prst="rect">
                      <a:avLst/>
                    </a:prstGeom>
                  </pic:spPr>
                </pic:pic>
              </a:graphicData>
            </a:graphic>
          </wp:inline>
        </w:drawing>
      </w:r>
    </w:p>
    <w:p w:rsidRPr="0009634E" w:rsidR="00A23DA0" w:rsidP="00A23DA0" w:rsidRDefault="78CCAEB0" w14:paraId="49E71F2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D0125AF" w14:textId="77777777">
        <w:trPr>
          <w:jc w:val="center"/>
        </w:trPr>
        <w:tc>
          <w:tcPr>
            <w:tcW w:w="907" w:type="dxa"/>
            <w:shd w:val="clear" w:color="auto" w:fill="006B75"/>
            <w:tcMar/>
            <w:vAlign w:val="center"/>
          </w:tcPr>
          <w:p w:rsidR="00A23DA0" w:rsidP="00832EA4" w:rsidRDefault="7365809D" w14:paraId="42A40F30" w14:textId="77777777">
            <w:r w:rsidRPr="2689F980" w:rsidR="3D7076FE">
              <w:rPr>
                <w:lang w:val="en-US"/>
              </w:rPr>
              <w:t>Bước</w:t>
            </w:r>
          </w:p>
        </w:tc>
        <w:tc>
          <w:tcPr>
            <w:tcW w:w="12472" w:type="dxa"/>
            <w:shd w:val="clear" w:color="auto" w:fill="006B75"/>
            <w:tcMar/>
            <w:vAlign w:val="center"/>
          </w:tcPr>
          <w:p w:rsidR="00A23DA0" w:rsidP="00832EA4" w:rsidRDefault="7365809D" w14:paraId="2AE7785C" w14:textId="77777777">
            <w:r w:rsidRPr="2689F980" w:rsidR="3D7076FE">
              <w:rPr>
                <w:lang w:val="en-US"/>
              </w:rPr>
              <w:t>Mô tả</w:t>
            </w:r>
          </w:p>
        </w:tc>
      </w:tr>
      <w:tr w:rsidRPr="0009634E" w:rsidR="00A23DA0" w:rsidTr="2689F980" w14:paraId="53DE8183" w14:textId="77777777">
        <w:trPr>
          <w:jc w:val="center"/>
        </w:trPr>
        <w:tc>
          <w:tcPr>
            <w:tcW w:w="907" w:type="dxa"/>
            <w:tcMar/>
            <w:vAlign w:val="center"/>
          </w:tcPr>
          <w:p w:rsidR="00A23DA0" w:rsidP="00832EA4" w:rsidRDefault="7365809D" w14:paraId="000F7043" w14:textId="77777777">
            <w:r w:rsidRPr="2689F980" w:rsidR="3D7076FE">
              <w:rPr>
                <w:lang w:val="en-US"/>
              </w:rPr>
              <w:t>Bước 1</w:t>
            </w:r>
          </w:p>
        </w:tc>
        <w:tc>
          <w:tcPr>
            <w:tcW w:w="12472" w:type="dxa"/>
            <w:tcMar/>
            <w:vAlign w:val="center"/>
          </w:tcPr>
          <w:p w:rsidR="00A23DA0" w:rsidP="00832EA4" w:rsidRDefault="7365809D" w14:paraId="6B526AF7" w14:textId="77777777">
            <w:r w:rsidRPr="2689F980" w:rsidR="3D7076FE">
              <w:rPr>
                <w:lang w:val="en-US"/>
              </w:rPr>
              <w:t>Người dùng mở màn hình Web Public - Trang chủ ESG.</w:t>
            </w:r>
          </w:p>
        </w:tc>
      </w:tr>
      <w:tr w:rsidRPr="0009634E" w:rsidR="00A23DA0" w:rsidTr="2689F980" w14:paraId="6A2B312F" w14:textId="77777777">
        <w:trPr>
          <w:jc w:val="center"/>
        </w:trPr>
        <w:tc>
          <w:tcPr>
            <w:tcW w:w="907" w:type="dxa"/>
            <w:tcMar/>
            <w:vAlign w:val="center"/>
          </w:tcPr>
          <w:p w:rsidR="00A23DA0" w:rsidP="00832EA4" w:rsidRDefault="7365809D" w14:paraId="1A1B68EA" w14:textId="77777777">
            <w:r w:rsidRPr="2689F980" w:rsidR="3D7076FE">
              <w:rPr>
                <w:lang w:val="en-US"/>
              </w:rPr>
              <w:t>Bước 2</w:t>
            </w:r>
          </w:p>
        </w:tc>
        <w:tc>
          <w:tcPr>
            <w:tcW w:w="12472" w:type="dxa"/>
            <w:tcMar/>
            <w:vAlign w:val="center"/>
          </w:tcPr>
          <w:p w:rsidR="00A23DA0" w:rsidP="00832EA4" w:rsidRDefault="7365809D" w14:paraId="2894A92F" w14:textId="77777777">
            <w:r w:rsidRPr="2689F980" w:rsidR="3D7076FE">
              <w:rPr>
                <w:lang w:val="en-US"/>
              </w:rPr>
              <w:t>Người dùng chọn chức năng "Điều hướng tới các khu vực nội dung trên trang chủ" theo phạm vi quyền được cấp.</w:t>
            </w:r>
          </w:p>
        </w:tc>
      </w:tr>
      <w:tr w:rsidRPr="0009634E" w:rsidR="00A23DA0" w:rsidTr="2689F980" w14:paraId="5E431A42" w14:textId="77777777">
        <w:trPr>
          <w:jc w:val="center"/>
        </w:trPr>
        <w:tc>
          <w:tcPr>
            <w:tcW w:w="907" w:type="dxa"/>
            <w:tcMar/>
            <w:vAlign w:val="center"/>
          </w:tcPr>
          <w:p w:rsidR="00A23DA0" w:rsidP="00832EA4" w:rsidRDefault="7365809D" w14:paraId="160AD25C" w14:textId="77777777">
            <w:r w:rsidRPr="2689F980" w:rsidR="3D7076FE">
              <w:rPr>
                <w:lang w:val="en-US"/>
              </w:rPr>
              <w:t>Bước 3</w:t>
            </w:r>
          </w:p>
        </w:tc>
        <w:tc>
          <w:tcPr>
            <w:tcW w:w="12472" w:type="dxa"/>
            <w:tcMar/>
            <w:vAlign w:val="center"/>
          </w:tcPr>
          <w:p w:rsidR="00A23DA0" w:rsidP="00832EA4" w:rsidRDefault="7365809D" w14:paraId="3834D7AF" w14:textId="77777777">
            <w:r w:rsidRPr="2689F980" w:rsidR="3D7076FE">
              <w:rPr>
                <w:lang w:val="en-US"/>
              </w:rPr>
              <w:t>Người dùng nhập hoặc chọn dữ liệu cần xử lý theo biểu mẫu trên màn hình.</w:t>
            </w:r>
          </w:p>
        </w:tc>
      </w:tr>
      <w:tr w:rsidRPr="0009634E" w:rsidR="00A23DA0" w:rsidTr="2689F980" w14:paraId="6BEDAD20" w14:textId="77777777">
        <w:trPr>
          <w:jc w:val="center"/>
        </w:trPr>
        <w:tc>
          <w:tcPr>
            <w:tcW w:w="907" w:type="dxa"/>
            <w:tcMar/>
            <w:vAlign w:val="center"/>
          </w:tcPr>
          <w:p w:rsidR="00A23DA0" w:rsidP="00832EA4" w:rsidRDefault="7365809D" w14:paraId="4F532CF8" w14:textId="77777777">
            <w:r w:rsidRPr="2689F980" w:rsidR="3D7076FE">
              <w:rPr>
                <w:lang w:val="en-US"/>
              </w:rPr>
              <w:t>Bước 4</w:t>
            </w:r>
          </w:p>
        </w:tc>
        <w:tc>
          <w:tcPr>
            <w:tcW w:w="12472" w:type="dxa"/>
            <w:tcMar/>
            <w:vAlign w:val="center"/>
          </w:tcPr>
          <w:p w:rsidR="00A23DA0" w:rsidP="00832EA4" w:rsidRDefault="7365809D" w14:paraId="44F0FB83" w14:textId="77777777">
            <w:r w:rsidRPr="2689F980" w:rsidR="3D7076FE">
              <w:rPr>
                <w:lang w:val="en-US"/>
              </w:rPr>
              <w:t>Hệ thống kiểm tra quyền, dữ liệu bắt buộc và điều kiện nghiệp vụ.</w:t>
            </w:r>
          </w:p>
        </w:tc>
      </w:tr>
      <w:tr w:rsidR="00A23DA0" w:rsidTr="2689F980" w14:paraId="366286CA" w14:textId="77777777">
        <w:trPr>
          <w:jc w:val="center"/>
        </w:trPr>
        <w:tc>
          <w:tcPr>
            <w:tcW w:w="907" w:type="dxa"/>
            <w:tcMar/>
          </w:tcPr>
          <w:p w:rsidR="00A23DA0" w:rsidP="00832EA4" w:rsidRDefault="7365809D" w14:paraId="18178AFB" w14:textId="77777777">
            <w:r w:rsidRPr="2689F980" w:rsidR="3D7076FE">
              <w:rPr>
                <w:lang w:val="en-US"/>
              </w:rPr>
              <w:t>Bước 5</w:t>
            </w:r>
          </w:p>
        </w:tc>
        <w:tc>
          <w:tcPr>
            <w:tcW w:w="12472" w:type="dxa"/>
            <w:tcMar/>
          </w:tcPr>
          <w:p w:rsidR="00A23DA0" w:rsidP="00832EA4" w:rsidRDefault="7365809D" w14:paraId="5A3B7774"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CD9D190" w14:textId="77777777"/>
    <w:p w:rsidRPr="0009634E" w:rsidR="00A23DA0" w:rsidP="78B6F757" w:rsidRDefault="78CCAEB0" w14:paraId="4B498DE1" w14:textId="77777777">
      <w:pPr>
        <w:pStyle w:val="Heading3"/>
        <w:rPr>
          <w:sz w:val="24"/>
          <w:szCs w:val="24"/>
          <w:lang w:val="en-US"/>
        </w:rPr>
      </w:pPr>
      <w:bookmarkStart w:name="_Toc242783443" w:id="186"/>
      <w:r w:rsidRPr="78B6F757">
        <w:rPr>
          <w:lang w:val="en-US"/>
        </w:rPr>
        <w:t>4.6.2. Sử dụng menu trên thiết bị di động</w:t>
      </w:r>
      <w:bookmarkEnd w:id="186"/>
    </w:p>
    <w:p w:rsidRPr="0009634E" w:rsidR="00A23DA0" w:rsidP="00A23DA0" w:rsidRDefault="78CCAEB0" w14:paraId="5FD4C149" w14:textId="77777777">
      <w:r w:rsidRPr="78B6F757">
        <w:rPr>
          <w:b/>
          <w:bCs/>
          <w:lang w:val="en-US"/>
        </w:rPr>
        <w:t xml:space="preserve">Đối tượng sử dụng: </w:t>
      </w:r>
      <w:r w:rsidRPr="78B6F757">
        <w:rPr>
          <w:lang w:val="en-US"/>
        </w:rPr>
        <w:t>Khách truy cập</w:t>
      </w:r>
    </w:p>
    <w:p w:rsidRPr="0009634E" w:rsidR="00A23DA0" w:rsidP="00A23DA0" w:rsidRDefault="78CCAEB0" w14:paraId="0007F17A" w14:textId="77777777">
      <w:r w:rsidRPr="78B6F757">
        <w:rPr>
          <w:b/>
          <w:bCs/>
          <w:lang w:val="en-US"/>
        </w:rPr>
        <w:t xml:space="preserve">Mục đích: </w:t>
      </w:r>
      <w:r w:rsidRPr="78B6F757">
        <w:rPr>
          <w:lang w:val="en-US"/>
        </w:rPr>
        <w:t>Mở/đóng menu và điều hướng trên màn hình nhỏ.</w:t>
      </w:r>
    </w:p>
    <w:p w:rsidRPr="0009634E" w:rsidR="00A23DA0" w:rsidP="00A23DA0" w:rsidRDefault="78CCAEB0" w14:paraId="4BC794A2" w14:textId="77777777">
      <w:r w:rsidRPr="78B6F757">
        <w:rPr>
          <w:b/>
          <w:bCs/>
          <w:lang w:val="en-US"/>
        </w:rPr>
        <w:t>Tính năng:</w:t>
      </w:r>
    </w:p>
    <w:p w:rsidRPr="0009634E" w:rsidR="00A23DA0" w:rsidP="00A23DA0" w:rsidRDefault="00A23DA0" w14:paraId="429DF75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"Sử dụng menu trên thiết bị di động" theo phạm vi quyền được cấp trên </w:t>
      </w:r>
      <w:r>
        <w:rPr>
          <w:szCs w:val="24"/>
        </w:rPr>
        <w:t>Phần mềm</w:t>
      </w:r>
      <w:r w:rsidRPr="0009634E">
        <w:rPr>
          <w:szCs w:val="24"/>
        </w:rPr>
        <w:t xml:space="preserve"> ESG.</w:t>
      </w:r>
    </w:p>
    <w:p w:rsidRPr="0009634E" w:rsidR="00A23DA0" w:rsidP="00A23DA0" w:rsidRDefault="00A23DA0" w14:paraId="4126F968" w14:textId="77777777">
      <w:pPr>
        <w:pStyle w:val="ListBullet"/>
        <w:tabs>
          <w:tab w:val="num" w:pos="360"/>
        </w:tabs>
        <w:spacing w:after="40"/>
        <w:ind w:left="397" w:hanging="360"/>
        <w:rPr>
          <w:rFonts w:cs="Times New Roman"/>
          <w:szCs w:val="24"/>
        </w:rPr>
      </w:pPr>
      <w:r w:rsidRPr="0009634E">
        <w:rPr>
          <w:szCs w:val="24"/>
        </w:rPr>
        <w:t>Hệ thống hỗ trợ mục tiêu: Mở/đóng menu và điều hướng trên màn hình nhỏ.</w:t>
      </w:r>
    </w:p>
    <w:p w:rsidRPr="0009634E" w:rsidR="00A23DA0" w:rsidP="00A23DA0" w:rsidRDefault="00A23DA0" w14:paraId="0F3AF016"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31945A5"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B91B9F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098D9BC" w14:textId="77777777">
      <w:r w:rsidRPr="78B6F757">
        <w:rPr>
          <w:b/>
          <w:bCs/>
          <w:lang w:val="en-US"/>
        </w:rPr>
        <w:t>Màn hình liên quan:</w:t>
      </w:r>
    </w:p>
    <w:p w:rsidRPr="0009634E" w:rsidR="00A23DA0" w:rsidP="00A23DA0" w:rsidRDefault="00A23DA0" w14:paraId="02E5A4F8"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3EF65CE4"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0C566EE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804E2C2" w14:textId="77777777">
        <w:trPr>
          <w:jc w:val="center"/>
        </w:trPr>
        <w:tc>
          <w:tcPr>
            <w:tcW w:w="907" w:type="dxa"/>
            <w:shd w:val="clear" w:color="auto" w:fill="006B75"/>
            <w:tcMar/>
            <w:vAlign w:val="center"/>
          </w:tcPr>
          <w:p w:rsidR="00A23DA0" w:rsidP="00832EA4" w:rsidRDefault="7365809D" w14:paraId="6AE97DDD" w14:textId="77777777">
            <w:r w:rsidRPr="2689F980" w:rsidR="3D7076FE">
              <w:rPr>
                <w:lang w:val="en-US"/>
              </w:rPr>
              <w:t>Bước</w:t>
            </w:r>
          </w:p>
        </w:tc>
        <w:tc>
          <w:tcPr>
            <w:tcW w:w="12472" w:type="dxa"/>
            <w:shd w:val="clear" w:color="auto" w:fill="006B75"/>
            <w:tcMar/>
            <w:vAlign w:val="center"/>
          </w:tcPr>
          <w:p w:rsidR="00A23DA0" w:rsidP="00832EA4" w:rsidRDefault="7365809D" w14:paraId="1A8E8159" w14:textId="77777777">
            <w:r w:rsidRPr="2689F980" w:rsidR="3D7076FE">
              <w:rPr>
                <w:lang w:val="en-US"/>
              </w:rPr>
              <w:t>Mô tả</w:t>
            </w:r>
          </w:p>
        </w:tc>
      </w:tr>
      <w:tr w:rsidRPr="0009634E" w:rsidR="00A23DA0" w:rsidTr="2689F980" w14:paraId="711B8AB1" w14:textId="77777777">
        <w:trPr>
          <w:jc w:val="center"/>
        </w:trPr>
        <w:tc>
          <w:tcPr>
            <w:tcW w:w="907" w:type="dxa"/>
            <w:tcMar/>
            <w:vAlign w:val="center"/>
          </w:tcPr>
          <w:p w:rsidR="00A23DA0" w:rsidP="00832EA4" w:rsidRDefault="7365809D" w14:paraId="1E7C2BDB" w14:textId="77777777">
            <w:r w:rsidRPr="2689F980" w:rsidR="3D7076FE">
              <w:rPr>
                <w:lang w:val="en-US"/>
              </w:rPr>
              <w:t>Bước 1</w:t>
            </w:r>
          </w:p>
        </w:tc>
        <w:tc>
          <w:tcPr>
            <w:tcW w:w="12472" w:type="dxa"/>
            <w:tcMar/>
            <w:vAlign w:val="center"/>
          </w:tcPr>
          <w:p w:rsidR="00A23DA0" w:rsidP="00832EA4" w:rsidRDefault="7365809D" w14:paraId="1CAB424F" w14:textId="77777777">
            <w:r w:rsidRPr="2689F980" w:rsidR="3D7076FE">
              <w:rPr>
                <w:lang w:val="en-US"/>
              </w:rPr>
              <w:t>Người dùng mở màn hình Web Public - Trang chủ ESG.</w:t>
            </w:r>
          </w:p>
        </w:tc>
      </w:tr>
      <w:tr w:rsidRPr="0009634E" w:rsidR="00A23DA0" w:rsidTr="2689F980" w14:paraId="370319FE" w14:textId="77777777">
        <w:trPr>
          <w:jc w:val="center"/>
        </w:trPr>
        <w:tc>
          <w:tcPr>
            <w:tcW w:w="907" w:type="dxa"/>
            <w:tcMar/>
            <w:vAlign w:val="center"/>
          </w:tcPr>
          <w:p w:rsidR="00A23DA0" w:rsidP="00832EA4" w:rsidRDefault="7365809D" w14:paraId="48A498C5" w14:textId="77777777">
            <w:r w:rsidRPr="2689F980" w:rsidR="3D7076FE">
              <w:rPr>
                <w:lang w:val="en-US"/>
              </w:rPr>
              <w:t>Bước 2</w:t>
            </w:r>
          </w:p>
        </w:tc>
        <w:tc>
          <w:tcPr>
            <w:tcW w:w="12472" w:type="dxa"/>
            <w:tcMar/>
            <w:vAlign w:val="center"/>
          </w:tcPr>
          <w:p w:rsidR="00A23DA0" w:rsidP="00832EA4" w:rsidRDefault="7365809D" w14:paraId="6D8589C4" w14:textId="77777777">
            <w:r w:rsidRPr="2689F980" w:rsidR="3D7076FE">
              <w:rPr>
                <w:lang w:val="en-US"/>
              </w:rPr>
              <w:t>Người dùng chọn chức năng "Sử dụng menu trên thiết bị di động" theo phạm vi quyền được cấp.</w:t>
            </w:r>
          </w:p>
        </w:tc>
      </w:tr>
      <w:tr w:rsidRPr="0009634E" w:rsidR="00A23DA0" w:rsidTr="2689F980" w14:paraId="74F6A572" w14:textId="77777777">
        <w:trPr>
          <w:jc w:val="center"/>
        </w:trPr>
        <w:tc>
          <w:tcPr>
            <w:tcW w:w="907" w:type="dxa"/>
            <w:tcMar/>
            <w:vAlign w:val="center"/>
          </w:tcPr>
          <w:p w:rsidR="00A23DA0" w:rsidP="00832EA4" w:rsidRDefault="7365809D" w14:paraId="0D08ED6F" w14:textId="77777777">
            <w:r w:rsidRPr="2689F980" w:rsidR="3D7076FE">
              <w:rPr>
                <w:lang w:val="en-US"/>
              </w:rPr>
              <w:t>Bước 3</w:t>
            </w:r>
          </w:p>
        </w:tc>
        <w:tc>
          <w:tcPr>
            <w:tcW w:w="12472" w:type="dxa"/>
            <w:tcMar/>
            <w:vAlign w:val="center"/>
          </w:tcPr>
          <w:p w:rsidR="00A23DA0" w:rsidP="00832EA4" w:rsidRDefault="7365809D" w14:paraId="2A896BBB" w14:textId="77777777">
            <w:r w:rsidRPr="2689F980" w:rsidR="3D7076FE">
              <w:rPr>
                <w:lang w:val="en-US"/>
              </w:rPr>
              <w:t>Người dùng nhập hoặc chọn dữ liệu cần xử lý theo biểu mẫu trên màn hình.</w:t>
            </w:r>
          </w:p>
        </w:tc>
      </w:tr>
      <w:tr w:rsidRPr="0009634E" w:rsidR="00A23DA0" w:rsidTr="2689F980" w14:paraId="0E79C0F0" w14:textId="77777777">
        <w:trPr>
          <w:jc w:val="center"/>
        </w:trPr>
        <w:tc>
          <w:tcPr>
            <w:tcW w:w="907" w:type="dxa"/>
            <w:tcMar/>
            <w:vAlign w:val="center"/>
          </w:tcPr>
          <w:p w:rsidR="00A23DA0" w:rsidP="00832EA4" w:rsidRDefault="7365809D" w14:paraId="3535EF51" w14:textId="77777777">
            <w:r w:rsidRPr="2689F980" w:rsidR="3D7076FE">
              <w:rPr>
                <w:lang w:val="en-US"/>
              </w:rPr>
              <w:t>Bước 4</w:t>
            </w:r>
          </w:p>
        </w:tc>
        <w:tc>
          <w:tcPr>
            <w:tcW w:w="12472" w:type="dxa"/>
            <w:tcMar/>
            <w:vAlign w:val="center"/>
          </w:tcPr>
          <w:p w:rsidR="00A23DA0" w:rsidP="00832EA4" w:rsidRDefault="7365809D" w14:paraId="712AB54A" w14:textId="77777777">
            <w:r w:rsidRPr="2689F980" w:rsidR="3D7076FE">
              <w:rPr>
                <w:lang w:val="en-US"/>
              </w:rPr>
              <w:t>Hệ thống kiểm tra quyền, dữ liệu bắt buộc và điều kiện nghiệp vụ.</w:t>
            </w:r>
          </w:p>
        </w:tc>
      </w:tr>
      <w:tr w:rsidR="00A23DA0" w:rsidTr="2689F980" w14:paraId="52F1A94E" w14:textId="77777777">
        <w:trPr>
          <w:jc w:val="center"/>
        </w:trPr>
        <w:tc>
          <w:tcPr>
            <w:tcW w:w="907" w:type="dxa"/>
            <w:tcMar/>
          </w:tcPr>
          <w:p w:rsidR="00A23DA0" w:rsidP="00832EA4" w:rsidRDefault="7365809D" w14:paraId="6FEB5DC6" w14:textId="77777777">
            <w:r w:rsidRPr="2689F980" w:rsidR="3D7076FE">
              <w:rPr>
                <w:lang w:val="en-US"/>
              </w:rPr>
              <w:t>Bước 5</w:t>
            </w:r>
          </w:p>
        </w:tc>
        <w:tc>
          <w:tcPr>
            <w:tcW w:w="12472" w:type="dxa"/>
            <w:tcMar/>
          </w:tcPr>
          <w:p w:rsidR="00A23DA0" w:rsidP="00832EA4" w:rsidRDefault="7365809D" w14:paraId="337963AD"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BF8FDCA" w14:textId="77777777"/>
    <w:p w:rsidRPr="0009634E" w:rsidR="00A23DA0" w:rsidP="78B6F757" w:rsidRDefault="78CCAEB0" w14:paraId="3A2CE9CD" w14:textId="77777777">
      <w:pPr>
        <w:pStyle w:val="Heading3"/>
        <w:rPr>
          <w:sz w:val="24"/>
          <w:szCs w:val="24"/>
          <w:lang w:val="en-US"/>
        </w:rPr>
      </w:pPr>
      <w:bookmarkStart w:name="_Toc242783444" w:id="187"/>
      <w:r w:rsidRPr="78B6F757">
        <w:rPr>
          <w:lang w:val="en-US"/>
        </w:rPr>
        <w:t>4.6.3. Chuyển sang hệ thống ESG nội bộ</w:t>
      </w:r>
      <w:bookmarkEnd w:id="187"/>
    </w:p>
    <w:p w:rsidRPr="0009634E" w:rsidR="00A23DA0" w:rsidP="00A23DA0" w:rsidRDefault="78CCAEB0" w14:paraId="681238E2" w14:textId="77777777">
      <w:r w:rsidRPr="78B6F757">
        <w:rPr>
          <w:b/>
          <w:bCs/>
          <w:lang w:val="en-US"/>
        </w:rPr>
        <w:t xml:space="preserve">Đối tượng sử dụng: </w:t>
      </w:r>
      <w:r w:rsidRPr="78B6F757">
        <w:rPr>
          <w:lang w:val="en-US"/>
        </w:rPr>
        <w:t>Người dùng nội bộ/Khách được cấp tài khoản</w:t>
      </w:r>
    </w:p>
    <w:p w:rsidRPr="0009634E" w:rsidR="00A23DA0" w:rsidP="00A23DA0" w:rsidRDefault="78CCAEB0" w14:paraId="1E1D2705" w14:textId="77777777">
      <w:r w:rsidRPr="78B6F757">
        <w:rPr>
          <w:b/>
          <w:bCs/>
          <w:lang w:val="en-US"/>
        </w:rPr>
        <w:t xml:space="preserve">Mục đích: </w:t>
      </w:r>
      <w:r w:rsidRPr="78B6F757">
        <w:rPr>
          <w:lang w:val="en-US"/>
        </w:rPr>
        <w:t>Mở trang đăng nhập hệ thống ESG từ Web Public.</w:t>
      </w:r>
    </w:p>
    <w:p w:rsidRPr="0009634E" w:rsidR="00A23DA0" w:rsidP="00A23DA0" w:rsidRDefault="78CCAEB0" w14:paraId="5F6EBA63" w14:textId="77777777">
      <w:r w:rsidRPr="78B6F757">
        <w:rPr>
          <w:b/>
          <w:bCs/>
          <w:lang w:val="en-US"/>
        </w:rPr>
        <w:t>Tính năng:</w:t>
      </w:r>
    </w:p>
    <w:p w:rsidRPr="0009634E" w:rsidR="00A23DA0" w:rsidP="00A23DA0" w:rsidRDefault="00A23DA0" w14:paraId="35F1646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"Chuyển sang hệ thống ESG nội bộ" theo phạm vi quyền được cấp trên </w:t>
      </w:r>
      <w:r>
        <w:rPr>
          <w:szCs w:val="24"/>
        </w:rPr>
        <w:t>Phần mềm</w:t>
      </w:r>
      <w:r w:rsidRPr="0009634E">
        <w:rPr>
          <w:szCs w:val="24"/>
        </w:rPr>
        <w:t xml:space="preserve"> ESG.</w:t>
      </w:r>
    </w:p>
    <w:p w:rsidRPr="0009634E" w:rsidR="00A23DA0" w:rsidP="00A23DA0" w:rsidRDefault="00A23DA0" w14:paraId="08A651C3" w14:textId="77777777">
      <w:pPr>
        <w:pStyle w:val="ListBullet"/>
        <w:tabs>
          <w:tab w:val="num" w:pos="360"/>
        </w:tabs>
        <w:spacing w:after="40"/>
        <w:ind w:left="397" w:hanging="360"/>
        <w:rPr>
          <w:rFonts w:cs="Times New Roman"/>
          <w:szCs w:val="24"/>
        </w:rPr>
      </w:pPr>
      <w:r w:rsidRPr="0009634E">
        <w:rPr>
          <w:szCs w:val="24"/>
        </w:rPr>
        <w:t>Hệ thống hỗ trợ mục tiêu: Mở trang đăng nhập hệ thống ESG từ Web Public.</w:t>
      </w:r>
    </w:p>
    <w:p w:rsidRPr="0009634E" w:rsidR="00A23DA0" w:rsidP="00A23DA0" w:rsidRDefault="00A23DA0" w14:paraId="6F9B671A"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7CF324D"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2C99681"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A9FA73C" w14:textId="77777777">
      <w:r w:rsidRPr="78B6F757">
        <w:rPr>
          <w:b/>
          <w:bCs/>
          <w:lang w:val="en-US"/>
        </w:rPr>
        <w:t>Màn hình liên quan:</w:t>
      </w:r>
    </w:p>
    <w:p w:rsidRPr="0009634E" w:rsidR="00A23DA0" w:rsidP="00A23DA0" w:rsidRDefault="00A23DA0" w14:paraId="49DF7081"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1BEBD83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41D15C50"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17CF4FB8"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731F37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A44BA62" w14:textId="77777777">
        <w:trPr>
          <w:jc w:val="center"/>
        </w:trPr>
        <w:tc>
          <w:tcPr>
            <w:tcW w:w="907" w:type="dxa"/>
            <w:shd w:val="clear" w:color="auto" w:fill="006B75"/>
            <w:tcMar/>
            <w:vAlign w:val="center"/>
          </w:tcPr>
          <w:p w:rsidR="00A23DA0" w:rsidP="00832EA4" w:rsidRDefault="7365809D" w14:paraId="22565A8D" w14:textId="77777777">
            <w:r w:rsidRPr="2689F980" w:rsidR="3D7076FE">
              <w:rPr>
                <w:lang w:val="en-US"/>
              </w:rPr>
              <w:t>Bước</w:t>
            </w:r>
          </w:p>
        </w:tc>
        <w:tc>
          <w:tcPr>
            <w:tcW w:w="12472" w:type="dxa"/>
            <w:shd w:val="clear" w:color="auto" w:fill="006B75"/>
            <w:tcMar/>
            <w:vAlign w:val="center"/>
          </w:tcPr>
          <w:p w:rsidR="00A23DA0" w:rsidP="00832EA4" w:rsidRDefault="7365809D" w14:paraId="65DC94C8" w14:textId="77777777">
            <w:r w:rsidRPr="2689F980" w:rsidR="3D7076FE">
              <w:rPr>
                <w:lang w:val="en-US"/>
              </w:rPr>
              <w:t>Mô tả</w:t>
            </w:r>
          </w:p>
        </w:tc>
      </w:tr>
      <w:tr w:rsidRPr="0009634E" w:rsidR="00A23DA0" w:rsidTr="2689F980" w14:paraId="598E7534" w14:textId="77777777">
        <w:trPr>
          <w:jc w:val="center"/>
        </w:trPr>
        <w:tc>
          <w:tcPr>
            <w:tcW w:w="907" w:type="dxa"/>
            <w:tcMar/>
            <w:vAlign w:val="center"/>
          </w:tcPr>
          <w:p w:rsidR="00A23DA0" w:rsidP="00832EA4" w:rsidRDefault="7365809D" w14:paraId="19AF39DD" w14:textId="77777777">
            <w:r w:rsidRPr="2689F980" w:rsidR="3D7076FE">
              <w:rPr>
                <w:lang w:val="en-US"/>
              </w:rPr>
              <w:t>Bước 1</w:t>
            </w:r>
          </w:p>
        </w:tc>
        <w:tc>
          <w:tcPr>
            <w:tcW w:w="12472" w:type="dxa"/>
            <w:tcMar/>
            <w:vAlign w:val="center"/>
          </w:tcPr>
          <w:p w:rsidR="00A23DA0" w:rsidP="00832EA4" w:rsidRDefault="7365809D" w14:paraId="724B9B37" w14:textId="77777777">
            <w:r w:rsidRPr="2689F980" w:rsidR="3D7076FE">
              <w:rPr>
                <w:lang w:val="en-US"/>
              </w:rPr>
              <w:t>Người dùng mở màn hình Đăng nhập hệ thống ESG.</w:t>
            </w:r>
          </w:p>
        </w:tc>
      </w:tr>
      <w:tr w:rsidRPr="0009634E" w:rsidR="00A23DA0" w:rsidTr="2689F980" w14:paraId="54E1DE86" w14:textId="77777777">
        <w:trPr>
          <w:jc w:val="center"/>
        </w:trPr>
        <w:tc>
          <w:tcPr>
            <w:tcW w:w="907" w:type="dxa"/>
            <w:tcMar/>
            <w:vAlign w:val="center"/>
          </w:tcPr>
          <w:p w:rsidR="00A23DA0" w:rsidP="00832EA4" w:rsidRDefault="7365809D" w14:paraId="49333F34" w14:textId="77777777">
            <w:r w:rsidRPr="2689F980" w:rsidR="3D7076FE">
              <w:rPr>
                <w:lang w:val="en-US"/>
              </w:rPr>
              <w:t>Bước 2</w:t>
            </w:r>
          </w:p>
        </w:tc>
        <w:tc>
          <w:tcPr>
            <w:tcW w:w="12472" w:type="dxa"/>
            <w:tcMar/>
            <w:vAlign w:val="center"/>
          </w:tcPr>
          <w:p w:rsidR="00A23DA0" w:rsidP="00832EA4" w:rsidRDefault="7365809D" w14:paraId="4E0C9CA2" w14:textId="77777777">
            <w:r w:rsidRPr="2689F980" w:rsidR="3D7076FE">
              <w:rPr>
                <w:lang w:val="en-US"/>
              </w:rPr>
              <w:t>Người dùng chọn chức năng "Chuyển sang hệ thống ESG nội bộ" theo phạm vi quyền được cấp.</w:t>
            </w:r>
          </w:p>
        </w:tc>
      </w:tr>
      <w:tr w:rsidRPr="0009634E" w:rsidR="00A23DA0" w:rsidTr="2689F980" w14:paraId="79561363" w14:textId="77777777">
        <w:trPr>
          <w:jc w:val="center"/>
        </w:trPr>
        <w:tc>
          <w:tcPr>
            <w:tcW w:w="907" w:type="dxa"/>
            <w:tcMar/>
            <w:vAlign w:val="center"/>
          </w:tcPr>
          <w:p w:rsidR="00A23DA0" w:rsidP="00832EA4" w:rsidRDefault="7365809D" w14:paraId="78229531" w14:textId="77777777">
            <w:r w:rsidRPr="2689F980" w:rsidR="3D7076FE">
              <w:rPr>
                <w:lang w:val="en-US"/>
              </w:rPr>
              <w:t>Bước 3</w:t>
            </w:r>
          </w:p>
        </w:tc>
        <w:tc>
          <w:tcPr>
            <w:tcW w:w="12472" w:type="dxa"/>
            <w:tcMar/>
            <w:vAlign w:val="center"/>
          </w:tcPr>
          <w:p w:rsidR="00A23DA0" w:rsidP="00832EA4" w:rsidRDefault="7365809D" w14:paraId="61C262D3" w14:textId="77777777">
            <w:r w:rsidRPr="2689F980" w:rsidR="3D7076FE">
              <w:rPr>
                <w:lang w:val="en-US"/>
              </w:rPr>
              <w:t>Người dùng nhập hoặc chọn dữ liệu cần xử lý theo biểu mẫu trên màn hình.</w:t>
            </w:r>
          </w:p>
        </w:tc>
      </w:tr>
      <w:tr w:rsidRPr="0009634E" w:rsidR="00A23DA0" w:rsidTr="2689F980" w14:paraId="40C18A50" w14:textId="77777777">
        <w:trPr>
          <w:jc w:val="center"/>
        </w:trPr>
        <w:tc>
          <w:tcPr>
            <w:tcW w:w="907" w:type="dxa"/>
            <w:tcMar/>
            <w:vAlign w:val="center"/>
          </w:tcPr>
          <w:p w:rsidR="00A23DA0" w:rsidP="00832EA4" w:rsidRDefault="7365809D" w14:paraId="7632BBE4" w14:textId="77777777">
            <w:r w:rsidRPr="2689F980" w:rsidR="3D7076FE">
              <w:rPr>
                <w:lang w:val="en-US"/>
              </w:rPr>
              <w:t>Bước 4</w:t>
            </w:r>
          </w:p>
        </w:tc>
        <w:tc>
          <w:tcPr>
            <w:tcW w:w="12472" w:type="dxa"/>
            <w:tcMar/>
            <w:vAlign w:val="center"/>
          </w:tcPr>
          <w:p w:rsidR="00A23DA0" w:rsidP="00832EA4" w:rsidRDefault="7365809D" w14:paraId="135F0EA5" w14:textId="77777777">
            <w:r w:rsidRPr="2689F980" w:rsidR="3D7076FE">
              <w:rPr>
                <w:lang w:val="en-US"/>
              </w:rPr>
              <w:t>Hệ thống kiểm tra quyền, dữ liệu bắt buộc và điều kiện nghiệp vụ.</w:t>
            </w:r>
          </w:p>
        </w:tc>
      </w:tr>
      <w:tr w:rsidR="00A23DA0" w:rsidTr="2689F980" w14:paraId="4D3E3758" w14:textId="77777777">
        <w:trPr>
          <w:jc w:val="center"/>
        </w:trPr>
        <w:tc>
          <w:tcPr>
            <w:tcW w:w="907" w:type="dxa"/>
            <w:tcMar/>
          </w:tcPr>
          <w:p w:rsidR="00A23DA0" w:rsidP="00832EA4" w:rsidRDefault="7365809D" w14:paraId="5BE3E5A5" w14:textId="77777777">
            <w:r w:rsidRPr="2689F980" w:rsidR="3D7076FE">
              <w:rPr>
                <w:lang w:val="en-US"/>
              </w:rPr>
              <w:t>Bước 5</w:t>
            </w:r>
          </w:p>
        </w:tc>
        <w:tc>
          <w:tcPr>
            <w:tcW w:w="12472" w:type="dxa"/>
            <w:tcMar/>
          </w:tcPr>
          <w:p w:rsidR="00A23DA0" w:rsidP="00832EA4" w:rsidRDefault="7365809D" w14:paraId="50EDC8D3"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6DE0C00" w14:textId="77777777"/>
    <w:p w:rsidRPr="0009634E" w:rsidR="00A23DA0" w:rsidP="78B6F757" w:rsidRDefault="78CCAEB0" w14:paraId="6F7F3E74" w14:textId="77777777">
      <w:pPr>
        <w:pStyle w:val="Heading3"/>
        <w:rPr>
          <w:sz w:val="24"/>
          <w:szCs w:val="24"/>
          <w:lang w:val="en-US"/>
        </w:rPr>
      </w:pPr>
      <w:bookmarkStart w:name="_Toc242783445" w:id="188"/>
      <w:r w:rsidRPr="78B6F757">
        <w:rPr>
          <w:lang w:val="en-US"/>
        </w:rPr>
        <w:t>4.6.4. Xem thông điệp và cam kết phát triển bền vững</w:t>
      </w:r>
      <w:bookmarkEnd w:id="188"/>
    </w:p>
    <w:p w:rsidRPr="0009634E" w:rsidR="00A23DA0" w:rsidP="00A23DA0" w:rsidRDefault="78CCAEB0" w14:paraId="7F8BDBE7"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3801F2F" w14:textId="77777777">
      <w:r w:rsidRPr="78B6F757">
        <w:rPr>
          <w:b/>
          <w:bCs/>
          <w:lang w:val="en-US"/>
        </w:rPr>
        <w:t xml:space="preserve">Mục đích: </w:t>
      </w:r>
      <w:r w:rsidRPr="78B6F757">
        <w:rPr>
          <w:lang w:val="en-US"/>
        </w:rPr>
        <w:t>Tiếp cận thông điệp Net Zero 2050 và định hướng ESG của Vietnam Airlines.</w:t>
      </w:r>
    </w:p>
    <w:p w:rsidRPr="0009634E" w:rsidR="00A23DA0" w:rsidP="00A23DA0" w:rsidRDefault="78CCAEB0" w14:paraId="55392810" w14:textId="77777777">
      <w:r w:rsidRPr="78B6F757">
        <w:rPr>
          <w:b/>
          <w:bCs/>
          <w:lang w:val="en-US"/>
        </w:rPr>
        <w:t>Tính năng:</w:t>
      </w:r>
    </w:p>
    <w:p w:rsidRPr="0009634E" w:rsidR="00A23DA0" w:rsidP="00A23DA0" w:rsidRDefault="00A23DA0" w14:paraId="0CC2CD6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điệp và cam kết phát triển bền vững" theo phạm vi quyền được cấp trên </w:t>
      </w:r>
      <w:r>
        <w:rPr>
          <w:szCs w:val="24"/>
        </w:rPr>
        <w:t>Phần mềm</w:t>
      </w:r>
      <w:r w:rsidRPr="0009634E">
        <w:rPr>
          <w:szCs w:val="24"/>
        </w:rPr>
        <w:t xml:space="preserve"> ESG.</w:t>
      </w:r>
    </w:p>
    <w:p w:rsidRPr="0009634E" w:rsidR="00A23DA0" w:rsidP="00A23DA0" w:rsidRDefault="00A23DA0" w14:paraId="284F7962" w14:textId="77777777">
      <w:pPr>
        <w:pStyle w:val="ListBullet"/>
        <w:tabs>
          <w:tab w:val="num" w:pos="360"/>
        </w:tabs>
        <w:spacing w:after="40"/>
        <w:ind w:left="397" w:hanging="360"/>
        <w:rPr>
          <w:rFonts w:cs="Times New Roman"/>
          <w:szCs w:val="24"/>
        </w:rPr>
      </w:pPr>
      <w:r w:rsidRPr="0009634E">
        <w:rPr>
          <w:szCs w:val="24"/>
        </w:rPr>
        <w:t>Hệ thống hỗ trợ mục tiêu: Tiếp cận thông điệp Net Zero 2050 và định hướng ESG của Vietnam Airlines.</w:t>
      </w:r>
    </w:p>
    <w:p w:rsidRPr="0009634E" w:rsidR="00A23DA0" w:rsidP="00A23DA0" w:rsidRDefault="00A23DA0" w14:paraId="0BF07394"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28EB97A"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86E467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19918E69" w14:textId="77777777">
      <w:r w:rsidRPr="78B6F757">
        <w:rPr>
          <w:b/>
          <w:bCs/>
          <w:lang w:val="en-US"/>
        </w:rPr>
        <w:t>Màn hình liên quan:</w:t>
      </w:r>
    </w:p>
    <w:p w:rsidRPr="0009634E" w:rsidR="00A23DA0" w:rsidP="00A23DA0" w:rsidRDefault="00A23DA0" w14:paraId="0011037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7BE1A3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42FF5AE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0CAA104" w14:textId="77777777">
        <w:trPr>
          <w:jc w:val="center"/>
        </w:trPr>
        <w:tc>
          <w:tcPr>
            <w:tcW w:w="907" w:type="dxa"/>
            <w:shd w:val="clear" w:color="auto" w:fill="006B75"/>
            <w:tcMar/>
            <w:vAlign w:val="center"/>
          </w:tcPr>
          <w:p w:rsidR="00A23DA0" w:rsidP="00832EA4" w:rsidRDefault="7365809D" w14:paraId="594E8776" w14:textId="77777777">
            <w:r w:rsidRPr="2689F980" w:rsidR="3D7076FE">
              <w:rPr>
                <w:lang w:val="en-US"/>
              </w:rPr>
              <w:t>Bước</w:t>
            </w:r>
          </w:p>
        </w:tc>
        <w:tc>
          <w:tcPr>
            <w:tcW w:w="12472" w:type="dxa"/>
            <w:shd w:val="clear" w:color="auto" w:fill="006B75"/>
            <w:tcMar/>
            <w:vAlign w:val="center"/>
          </w:tcPr>
          <w:p w:rsidR="00A23DA0" w:rsidP="00832EA4" w:rsidRDefault="7365809D" w14:paraId="34AFA145" w14:textId="77777777">
            <w:r w:rsidRPr="2689F980" w:rsidR="3D7076FE">
              <w:rPr>
                <w:lang w:val="en-US"/>
              </w:rPr>
              <w:t>Mô tả</w:t>
            </w:r>
          </w:p>
        </w:tc>
      </w:tr>
      <w:tr w:rsidRPr="0009634E" w:rsidR="00A23DA0" w:rsidTr="2689F980" w14:paraId="40F1FE41" w14:textId="77777777">
        <w:trPr>
          <w:jc w:val="center"/>
        </w:trPr>
        <w:tc>
          <w:tcPr>
            <w:tcW w:w="907" w:type="dxa"/>
            <w:tcMar/>
            <w:vAlign w:val="center"/>
          </w:tcPr>
          <w:p w:rsidR="00A23DA0" w:rsidP="00832EA4" w:rsidRDefault="7365809D" w14:paraId="08900533" w14:textId="77777777">
            <w:r w:rsidRPr="2689F980" w:rsidR="3D7076FE">
              <w:rPr>
                <w:lang w:val="en-US"/>
              </w:rPr>
              <w:t>Bước 1</w:t>
            </w:r>
          </w:p>
        </w:tc>
        <w:tc>
          <w:tcPr>
            <w:tcW w:w="12472" w:type="dxa"/>
            <w:tcMar/>
            <w:vAlign w:val="center"/>
          </w:tcPr>
          <w:p w:rsidR="00A23DA0" w:rsidP="00832EA4" w:rsidRDefault="7365809D" w14:paraId="18243AD7" w14:textId="77777777">
            <w:r w:rsidRPr="2689F980" w:rsidR="3D7076FE">
              <w:rPr>
                <w:lang w:val="en-US"/>
              </w:rPr>
              <w:t>Người dùng mở màn hình Web Public - Trang chủ ESG.</w:t>
            </w:r>
          </w:p>
        </w:tc>
      </w:tr>
      <w:tr w:rsidRPr="0009634E" w:rsidR="00A23DA0" w:rsidTr="2689F980" w14:paraId="44816956" w14:textId="77777777">
        <w:trPr>
          <w:jc w:val="center"/>
        </w:trPr>
        <w:tc>
          <w:tcPr>
            <w:tcW w:w="907" w:type="dxa"/>
            <w:tcMar/>
            <w:vAlign w:val="center"/>
          </w:tcPr>
          <w:p w:rsidR="00A23DA0" w:rsidP="00832EA4" w:rsidRDefault="7365809D" w14:paraId="1EB3EDA4" w14:textId="77777777">
            <w:r w:rsidRPr="2689F980" w:rsidR="3D7076FE">
              <w:rPr>
                <w:lang w:val="en-US"/>
              </w:rPr>
              <w:t>Bước 2</w:t>
            </w:r>
          </w:p>
        </w:tc>
        <w:tc>
          <w:tcPr>
            <w:tcW w:w="12472" w:type="dxa"/>
            <w:tcMar/>
            <w:vAlign w:val="center"/>
          </w:tcPr>
          <w:p w:rsidR="00A23DA0" w:rsidP="00832EA4" w:rsidRDefault="7365809D" w14:paraId="77B060E0" w14:textId="77777777">
            <w:r w:rsidRPr="2689F980" w:rsidR="3D7076FE">
              <w:rPr>
                <w:lang w:val="en-US"/>
              </w:rPr>
              <w:t>Người dùng chọn chức năng "Xem thông điệp và cam kết phát triển bền vững" theo phạm vi quyền được cấp.</w:t>
            </w:r>
          </w:p>
        </w:tc>
      </w:tr>
      <w:tr w:rsidRPr="0009634E" w:rsidR="00A23DA0" w:rsidTr="2689F980" w14:paraId="5DE80713" w14:textId="77777777">
        <w:trPr>
          <w:jc w:val="center"/>
        </w:trPr>
        <w:tc>
          <w:tcPr>
            <w:tcW w:w="907" w:type="dxa"/>
            <w:tcMar/>
            <w:vAlign w:val="center"/>
          </w:tcPr>
          <w:p w:rsidR="00A23DA0" w:rsidP="00832EA4" w:rsidRDefault="7365809D" w14:paraId="33B2DABD" w14:textId="77777777">
            <w:r w:rsidRPr="2689F980" w:rsidR="3D7076FE">
              <w:rPr>
                <w:lang w:val="en-US"/>
              </w:rPr>
              <w:t>Bước 3</w:t>
            </w:r>
          </w:p>
        </w:tc>
        <w:tc>
          <w:tcPr>
            <w:tcW w:w="12472" w:type="dxa"/>
            <w:tcMar/>
            <w:vAlign w:val="center"/>
          </w:tcPr>
          <w:p w:rsidR="00A23DA0" w:rsidP="00832EA4" w:rsidRDefault="7365809D" w14:paraId="6F7E5DF9" w14:textId="77777777">
            <w:r w:rsidRPr="2689F980" w:rsidR="3D7076FE">
              <w:rPr>
                <w:lang w:val="en-US"/>
              </w:rPr>
              <w:t>Người dùng nhập hoặc chọn dữ liệu cần xử lý theo biểu mẫu trên màn hình.</w:t>
            </w:r>
          </w:p>
        </w:tc>
      </w:tr>
      <w:tr w:rsidRPr="0009634E" w:rsidR="00A23DA0" w:rsidTr="2689F980" w14:paraId="4E657B81" w14:textId="77777777">
        <w:trPr>
          <w:jc w:val="center"/>
        </w:trPr>
        <w:tc>
          <w:tcPr>
            <w:tcW w:w="907" w:type="dxa"/>
            <w:tcMar/>
            <w:vAlign w:val="center"/>
          </w:tcPr>
          <w:p w:rsidR="00A23DA0" w:rsidP="00832EA4" w:rsidRDefault="7365809D" w14:paraId="29645A37" w14:textId="77777777">
            <w:r w:rsidRPr="2689F980" w:rsidR="3D7076FE">
              <w:rPr>
                <w:lang w:val="en-US"/>
              </w:rPr>
              <w:t>Bước 4</w:t>
            </w:r>
          </w:p>
        </w:tc>
        <w:tc>
          <w:tcPr>
            <w:tcW w:w="12472" w:type="dxa"/>
            <w:tcMar/>
            <w:vAlign w:val="center"/>
          </w:tcPr>
          <w:p w:rsidR="00A23DA0" w:rsidP="00832EA4" w:rsidRDefault="7365809D" w14:paraId="09E5C28E" w14:textId="77777777">
            <w:r w:rsidRPr="2689F980" w:rsidR="3D7076FE">
              <w:rPr>
                <w:lang w:val="en-US"/>
              </w:rPr>
              <w:t>Hệ thống kiểm tra quyền, dữ liệu bắt buộc và điều kiện nghiệp vụ.</w:t>
            </w:r>
          </w:p>
        </w:tc>
      </w:tr>
      <w:tr w:rsidR="00A23DA0" w:rsidTr="2689F980" w14:paraId="796FF659" w14:textId="77777777">
        <w:trPr>
          <w:jc w:val="center"/>
        </w:trPr>
        <w:tc>
          <w:tcPr>
            <w:tcW w:w="907" w:type="dxa"/>
            <w:tcMar/>
          </w:tcPr>
          <w:p w:rsidR="00A23DA0" w:rsidP="00832EA4" w:rsidRDefault="7365809D" w14:paraId="263FED5D" w14:textId="77777777">
            <w:r w:rsidRPr="2689F980" w:rsidR="3D7076FE">
              <w:rPr>
                <w:lang w:val="en-US"/>
              </w:rPr>
              <w:t>Bước 5</w:t>
            </w:r>
          </w:p>
        </w:tc>
        <w:tc>
          <w:tcPr>
            <w:tcW w:w="12472" w:type="dxa"/>
            <w:tcMar/>
          </w:tcPr>
          <w:p w:rsidR="00A23DA0" w:rsidP="00832EA4" w:rsidRDefault="7365809D" w14:paraId="7D81D908"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74AAAA5" w14:textId="77777777"/>
    <w:p w:rsidRPr="0009634E" w:rsidR="00A23DA0" w:rsidP="78B6F757" w:rsidRDefault="78CCAEB0" w14:paraId="66814E96" w14:textId="77777777">
      <w:pPr>
        <w:pStyle w:val="Heading3"/>
        <w:rPr>
          <w:sz w:val="24"/>
          <w:szCs w:val="24"/>
          <w:lang w:val="en-US"/>
        </w:rPr>
      </w:pPr>
      <w:bookmarkStart w:name="_Toc242783446" w:id="189"/>
      <w:r w:rsidRPr="78B6F757">
        <w:rPr>
          <w:lang w:val="en-US"/>
        </w:rPr>
        <w:t>4.6.5. Xem thông điệp từ Tổng Giám đốc</w:t>
      </w:r>
      <w:bookmarkEnd w:id="189"/>
    </w:p>
    <w:p w:rsidRPr="0009634E" w:rsidR="00A23DA0" w:rsidP="00A23DA0" w:rsidRDefault="78CCAEB0" w14:paraId="09B0B7BF"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B85D966" w14:textId="77777777">
      <w:r w:rsidRPr="78B6F757">
        <w:rPr>
          <w:b/>
          <w:bCs/>
          <w:lang w:val="en-US"/>
        </w:rPr>
        <w:t xml:space="preserve">Mục đích: </w:t>
      </w:r>
      <w:r w:rsidRPr="78B6F757">
        <w:rPr>
          <w:lang w:val="en-US"/>
        </w:rPr>
        <w:t>Đọc quan điểm lãnh đạo về phát triển bền vững.</w:t>
      </w:r>
    </w:p>
    <w:p w:rsidRPr="0009634E" w:rsidR="00A23DA0" w:rsidP="00A23DA0" w:rsidRDefault="78CCAEB0" w14:paraId="38F2150B" w14:textId="77777777">
      <w:r w:rsidRPr="78B6F757">
        <w:rPr>
          <w:b/>
          <w:bCs/>
          <w:lang w:val="en-US"/>
        </w:rPr>
        <w:t>Tính năng:</w:t>
      </w:r>
    </w:p>
    <w:p w:rsidRPr="0009634E" w:rsidR="00A23DA0" w:rsidP="00A23DA0" w:rsidRDefault="00A23DA0" w14:paraId="3A1E0B8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điệp từ Tổng Giám đốc" theo phạm vi quyền được cấp trên </w:t>
      </w:r>
      <w:r>
        <w:rPr>
          <w:szCs w:val="24"/>
        </w:rPr>
        <w:t>Phần mềm</w:t>
      </w:r>
      <w:r w:rsidRPr="0009634E">
        <w:rPr>
          <w:szCs w:val="24"/>
        </w:rPr>
        <w:t xml:space="preserve"> ESG.</w:t>
      </w:r>
    </w:p>
    <w:p w:rsidRPr="0009634E" w:rsidR="00A23DA0" w:rsidP="00A23DA0" w:rsidRDefault="00A23DA0" w14:paraId="2DAE2825" w14:textId="77777777">
      <w:pPr>
        <w:pStyle w:val="ListBullet"/>
        <w:tabs>
          <w:tab w:val="num" w:pos="360"/>
        </w:tabs>
        <w:spacing w:after="40"/>
        <w:ind w:left="397" w:hanging="360"/>
        <w:rPr>
          <w:rFonts w:cs="Times New Roman"/>
          <w:szCs w:val="24"/>
        </w:rPr>
      </w:pPr>
      <w:r w:rsidRPr="0009634E">
        <w:rPr>
          <w:szCs w:val="24"/>
        </w:rPr>
        <w:t>Hệ thống hỗ trợ mục tiêu: Đọc quan điểm lãnh đạo về phát triển bền vững.</w:t>
      </w:r>
    </w:p>
    <w:p w:rsidRPr="0009634E" w:rsidR="00A23DA0" w:rsidP="00A23DA0" w:rsidRDefault="00A23DA0" w14:paraId="0D46D9F4"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2241631"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D744A9D"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15F49C5" w14:textId="77777777">
      <w:r w:rsidRPr="78B6F757">
        <w:rPr>
          <w:b/>
          <w:bCs/>
          <w:lang w:val="en-US"/>
        </w:rPr>
        <w:t>Màn hình liên quan:</w:t>
      </w:r>
    </w:p>
    <w:p w:rsidRPr="0009634E" w:rsidR="00A23DA0" w:rsidP="00A23DA0" w:rsidRDefault="00A23DA0" w14:paraId="5F9DD139"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4705C9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259BC686"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6B1E13D" w14:textId="77777777">
        <w:trPr>
          <w:jc w:val="center"/>
        </w:trPr>
        <w:tc>
          <w:tcPr>
            <w:tcW w:w="907" w:type="dxa"/>
            <w:shd w:val="clear" w:color="auto" w:fill="006B75"/>
            <w:tcMar/>
            <w:vAlign w:val="center"/>
          </w:tcPr>
          <w:p w:rsidR="00A23DA0" w:rsidP="00832EA4" w:rsidRDefault="7365809D" w14:paraId="641BBDB9" w14:textId="77777777">
            <w:r w:rsidRPr="2689F980" w:rsidR="3D7076FE">
              <w:rPr>
                <w:lang w:val="en-US"/>
              </w:rPr>
              <w:t>Bước</w:t>
            </w:r>
          </w:p>
        </w:tc>
        <w:tc>
          <w:tcPr>
            <w:tcW w:w="12472" w:type="dxa"/>
            <w:shd w:val="clear" w:color="auto" w:fill="006B75"/>
            <w:tcMar/>
            <w:vAlign w:val="center"/>
          </w:tcPr>
          <w:p w:rsidR="00A23DA0" w:rsidP="00832EA4" w:rsidRDefault="7365809D" w14:paraId="174A4125" w14:textId="77777777">
            <w:r w:rsidRPr="2689F980" w:rsidR="3D7076FE">
              <w:rPr>
                <w:lang w:val="en-US"/>
              </w:rPr>
              <w:t>Mô tả</w:t>
            </w:r>
          </w:p>
        </w:tc>
      </w:tr>
      <w:tr w:rsidRPr="0009634E" w:rsidR="00A23DA0" w:rsidTr="2689F980" w14:paraId="6C515D96" w14:textId="77777777">
        <w:trPr>
          <w:jc w:val="center"/>
        </w:trPr>
        <w:tc>
          <w:tcPr>
            <w:tcW w:w="907" w:type="dxa"/>
            <w:tcMar/>
            <w:vAlign w:val="center"/>
          </w:tcPr>
          <w:p w:rsidR="00A23DA0" w:rsidP="00832EA4" w:rsidRDefault="7365809D" w14:paraId="411AAEDC" w14:textId="77777777">
            <w:r w:rsidRPr="2689F980" w:rsidR="3D7076FE">
              <w:rPr>
                <w:lang w:val="en-US"/>
              </w:rPr>
              <w:t>Bước 1</w:t>
            </w:r>
          </w:p>
        </w:tc>
        <w:tc>
          <w:tcPr>
            <w:tcW w:w="12472" w:type="dxa"/>
            <w:tcMar/>
            <w:vAlign w:val="center"/>
          </w:tcPr>
          <w:p w:rsidR="00A23DA0" w:rsidP="00832EA4" w:rsidRDefault="7365809D" w14:paraId="37B315A0" w14:textId="77777777">
            <w:r w:rsidRPr="2689F980" w:rsidR="3D7076FE">
              <w:rPr>
                <w:lang w:val="en-US"/>
              </w:rPr>
              <w:t>Người dùng mở màn hình Web Public - Trang chủ ESG.</w:t>
            </w:r>
          </w:p>
        </w:tc>
      </w:tr>
      <w:tr w:rsidRPr="0009634E" w:rsidR="00A23DA0" w:rsidTr="2689F980" w14:paraId="0DBE7CE8" w14:textId="77777777">
        <w:trPr>
          <w:jc w:val="center"/>
        </w:trPr>
        <w:tc>
          <w:tcPr>
            <w:tcW w:w="907" w:type="dxa"/>
            <w:tcMar/>
            <w:vAlign w:val="center"/>
          </w:tcPr>
          <w:p w:rsidR="00A23DA0" w:rsidP="00832EA4" w:rsidRDefault="7365809D" w14:paraId="088021C1" w14:textId="77777777">
            <w:r w:rsidRPr="2689F980" w:rsidR="3D7076FE">
              <w:rPr>
                <w:lang w:val="en-US"/>
              </w:rPr>
              <w:t>Bước 2</w:t>
            </w:r>
          </w:p>
        </w:tc>
        <w:tc>
          <w:tcPr>
            <w:tcW w:w="12472" w:type="dxa"/>
            <w:tcMar/>
            <w:vAlign w:val="center"/>
          </w:tcPr>
          <w:p w:rsidR="00A23DA0" w:rsidP="00832EA4" w:rsidRDefault="7365809D" w14:paraId="369BB012" w14:textId="77777777">
            <w:r w:rsidRPr="2689F980" w:rsidR="3D7076FE">
              <w:rPr>
                <w:lang w:val="en-US"/>
              </w:rPr>
              <w:t>Người dùng chọn chức năng "Xem thông điệp từ Tổng Giám đốc" theo phạm vi quyền được cấp.</w:t>
            </w:r>
          </w:p>
        </w:tc>
      </w:tr>
      <w:tr w:rsidRPr="0009634E" w:rsidR="00A23DA0" w:rsidTr="2689F980" w14:paraId="131AA2EB" w14:textId="77777777">
        <w:trPr>
          <w:jc w:val="center"/>
        </w:trPr>
        <w:tc>
          <w:tcPr>
            <w:tcW w:w="907" w:type="dxa"/>
            <w:tcMar/>
            <w:vAlign w:val="center"/>
          </w:tcPr>
          <w:p w:rsidR="00A23DA0" w:rsidP="00832EA4" w:rsidRDefault="7365809D" w14:paraId="5FCA8601" w14:textId="77777777">
            <w:r w:rsidRPr="2689F980" w:rsidR="3D7076FE">
              <w:rPr>
                <w:lang w:val="en-US"/>
              </w:rPr>
              <w:t>Bước 3</w:t>
            </w:r>
          </w:p>
        </w:tc>
        <w:tc>
          <w:tcPr>
            <w:tcW w:w="12472" w:type="dxa"/>
            <w:tcMar/>
            <w:vAlign w:val="center"/>
          </w:tcPr>
          <w:p w:rsidR="00A23DA0" w:rsidP="00832EA4" w:rsidRDefault="7365809D" w14:paraId="7783B744" w14:textId="77777777">
            <w:r w:rsidRPr="2689F980" w:rsidR="3D7076FE">
              <w:rPr>
                <w:lang w:val="en-US"/>
              </w:rPr>
              <w:t>Người dùng nhập hoặc chọn dữ liệu cần xử lý theo biểu mẫu trên màn hình.</w:t>
            </w:r>
          </w:p>
        </w:tc>
      </w:tr>
      <w:tr w:rsidRPr="0009634E" w:rsidR="00A23DA0" w:rsidTr="2689F980" w14:paraId="7EB8A8D6" w14:textId="77777777">
        <w:trPr>
          <w:jc w:val="center"/>
        </w:trPr>
        <w:tc>
          <w:tcPr>
            <w:tcW w:w="907" w:type="dxa"/>
            <w:tcMar/>
            <w:vAlign w:val="center"/>
          </w:tcPr>
          <w:p w:rsidR="00A23DA0" w:rsidP="00832EA4" w:rsidRDefault="7365809D" w14:paraId="7FE8C48B" w14:textId="77777777">
            <w:r w:rsidRPr="2689F980" w:rsidR="3D7076FE">
              <w:rPr>
                <w:lang w:val="en-US"/>
              </w:rPr>
              <w:t>Bước 4</w:t>
            </w:r>
          </w:p>
        </w:tc>
        <w:tc>
          <w:tcPr>
            <w:tcW w:w="12472" w:type="dxa"/>
            <w:tcMar/>
            <w:vAlign w:val="center"/>
          </w:tcPr>
          <w:p w:rsidR="00A23DA0" w:rsidP="00832EA4" w:rsidRDefault="7365809D" w14:paraId="1FC90B06" w14:textId="77777777">
            <w:r w:rsidRPr="2689F980" w:rsidR="3D7076FE">
              <w:rPr>
                <w:lang w:val="en-US"/>
              </w:rPr>
              <w:t>Hệ thống kiểm tra quyền, dữ liệu bắt buộc và điều kiện nghiệp vụ.</w:t>
            </w:r>
          </w:p>
        </w:tc>
      </w:tr>
      <w:tr w:rsidR="00A23DA0" w:rsidTr="2689F980" w14:paraId="01ECE26D" w14:textId="77777777">
        <w:trPr>
          <w:jc w:val="center"/>
        </w:trPr>
        <w:tc>
          <w:tcPr>
            <w:tcW w:w="907" w:type="dxa"/>
            <w:tcMar/>
          </w:tcPr>
          <w:p w:rsidR="00A23DA0" w:rsidP="00832EA4" w:rsidRDefault="7365809D" w14:paraId="0D321AC6" w14:textId="77777777">
            <w:r w:rsidRPr="2689F980" w:rsidR="3D7076FE">
              <w:rPr>
                <w:lang w:val="en-US"/>
              </w:rPr>
              <w:t>Bước 5</w:t>
            </w:r>
          </w:p>
        </w:tc>
        <w:tc>
          <w:tcPr>
            <w:tcW w:w="12472" w:type="dxa"/>
            <w:tcMar/>
          </w:tcPr>
          <w:p w:rsidR="00A23DA0" w:rsidP="00832EA4" w:rsidRDefault="7365809D" w14:paraId="5639C95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7B71356" w14:textId="77777777"/>
    <w:p w:rsidRPr="0009634E" w:rsidR="00A23DA0" w:rsidP="78B6F757" w:rsidRDefault="78CCAEB0" w14:paraId="456DBCBC" w14:textId="77777777">
      <w:pPr>
        <w:pStyle w:val="Heading3"/>
        <w:rPr>
          <w:sz w:val="24"/>
          <w:szCs w:val="24"/>
          <w:lang w:val="en-US"/>
        </w:rPr>
      </w:pPr>
      <w:bookmarkStart w:name="_Toc242783447" w:id="190"/>
      <w:r w:rsidRPr="78B6F757">
        <w:rPr>
          <w:lang w:val="en-US"/>
        </w:rPr>
        <w:t>4.6.6. Chuyển đổi giữa các trụ cột Môi trường, Xã hội và Quản trị</w:t>
      </w:r>
      <w:bookmarkEnd w:id="190"/>
    </w:p>
    <w:p w:rsidRPr="0009634E" w:rsidR="00A23DA0" w:rsidP="00A23DA0" w:rsidRDefault="78CCAEB0" w14:paraId="1DEE57D5"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BAC508E" w14:textId="77777777">
      <w:r w:rsidRPr="78B6F757">
        <w:rPr>
          <w:b/>
          <w:bCs/>
          <w:lang w:val="en-US"/>
        </w:rPr>
        <w:t xml:space="preserve">Mục đích: </w:t>
      </w:r>
      <w:r w:rsidRPr="78B6F757">
        <w:rPr>
          <w:lang w:val="en-US"/>
        </w:rPr>
        <w:t>Khám phá nội dung tóm tắt, chỉ số nổi bật và tiêu chuẩn tuân thủ của từng trụ cột.</w:t>
      </w:r>
    </w:p>
    <w:p w:rsidRPr="0009634E" w:rsidR="00A23DA0" w:rsidP="00A23DA0" w:rsidRDefault="78CCAEB0" w14:paraId="7C9B510B" w14:textId="77777777">
      <w:r w:rsidRPr="78B6F757">
        <w:rPr>
          <w:b/>
          <w:bCs/>
          <w:lang w:val="en-US"/>
        </w:rPr>
        <w:t>Tính năng:</w:t>
      </w:r>
    </w:p>
    <w:p w:rsidRPr="0009634E" w:rsidR="00A23DA0" w:rsidP="00A23DA0" w:rsidRDefault="00A23DA0" w14:paraId="6D80FDB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"Chuyển đổi giữa các trụ cột Môi trường, Xã hội và Quản trị" theo phạm vi quyền được cấp trên </w:t>
      </w:r>
      <w:r>
        <w:rPr>
          <w:szCs w:val="24"/>
        </w:rPr>
        <w:t>Phần mềm</w:t>
      </w:r>
      <w:r w:rsidRPr="0009634E">
        <w:rPr>
          <w:szCs w:val="24"/>
        </w:rPr>
        <w:t xml:space="preserve"> ESG.</w:t>
      </w:r>
    </w:p>
    <w:p w:rsidRPr="0009634E" w:rsidR="00A23DA0" w:rsidP="00A23DA0" w:rsidRDefault="00A23DA0" w14:paraId="08916252" w14:textId="77777777">
      <w:pPr>
        <w:pStyle w:val="ListBullet"/>
        <w:tabs>
          <w:tab w:val="num" w:pos="360"/>
        </w:tabs>
        <w:spacing w:after="40"/>
        <w:ind w:left="397" w:hanging="360"/>
        <w:rPr>
          <w:rFonts w:cs="Times New Roman"/>
          <w:szCs w:val="24"/>
        </w:rPr>
      </w:pPr>
      <w:r w:rsidRPr="0009634E">
        <w:rPr>
          <w:szCs w:val="24"/>
        </w:rPr>
        <w:t>Hệ thống hỗ trợ mục tiêu: Khám phá nội dung tóm tắt, chỉ số nổi bật và tiêu chuẩn tuân thủ của từng trụ cột.</w:t>
      </w:r>
    </w:p>
    <w:p w:rsidRPr="0009634E" w:rsidR="00A23DA0" w:rsidP="00A23DA0" w:rsidRDefault="00A23DA0" w14:paraId="4C75905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55306946"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3D43775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0457D46" w14:textId="77777777">
      <w:r w:rsidRPr="78B6F757">
        <w:rPr>
          <w:b/>
          <w:bCs/>
          <w:lang w:val="en-US"/>
        </w:rPr>
        <w:t>Màn hình liên quan:</w:t>
      </w:r>
    </w:p>
    <w:p w:rsidRPr="0009634E" w:rsidR="00A23DA0" w:rsidP="00A23DA0" w:rsidRDefault="00A23DA0" w14:paraId="64E3C34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10C6E39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3914FFA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9481538" w14:textId="77777777">
        <w:trPr>
          <w:jc w:val="center"/>
        </w:trPr>
        <w:tc>
          <w:tcPr>
            <w:tcW w:w="907" w:type="dxa"/>
            <w:shd w:val="clear" w:color="auto" w:fill="006B75"/>
            <w:tcMar/>
            <w:vAlign w:val="center"/>
          </w:tcPr>
          <w:p w:rsidR="00A23DA0" w:rsidP="00832EA4" w:rsidRDefault="7365809D" w14:paraId="75A16D0E" w14:textId="77777777">
            <w:r w:rsidRPr="2689F980" w:rsidR="3D7076FE">
              <w:rPr>
                <w:lang w:val="en-US"/>
              </w:rPr>
              <w:t>Bước</w:t>
            </w:r>
          </w:p>
        </w:tc>
        <w:tc>
          <w:tcPr>
            <w:tcW w:w="12472" w:type="dxa"/>
            <w:shd w:val="clear" w:color="auto" w:fill="006B75"/>
            <w:tcMar/>
            <w:vAlign w:val="center"/>
          </w:tcPr>
          <w:p w:rsidR="00A23DA0" w:rsidP="00832EA4" w:rsidRDefault="7365809D" w14:paraId="4CE1B0CA" w14:textId="77777777">
            <w:r w:rsidRPr="2689F980" w:rsidR="3D7076FE">
              <w:rPr>
                <w:lang w:val="en-US"/>
              </w:rPr>
              <w:t>Mô tả</w:t>
            </w:r>
          </w:p>
        </w:tc>
      </w:tr>
      <w:tr w:rsidRPr="0009634E" w:rsidR="00A23DA0" w:rsidTr="2689F980" w14:paraId="104E1FF0" w14:textId="77777777">
        <w:trPr>
          <w:jc w:val="center"/>
        </w:trPr>
        <w:tc>
          <w:tcPr>
            <w:tcW w:w="907" w:type="dxa"/>
            <w:tcMar/>
            <w:vAlign w:val="center"/>
          </w:tcPr>
          <w:p w:rsidR="00A23DA0" w:rsidP="00832EA4" w:rsidRDefault="7365809D" w14:paraId="2D62C509" w14:textId="77777777">
            <w:r w:rsidRPr="2689F980" w:rsidR="3D7076FE">
              <w:rPr>
                <w:lang w:val="en-US"/>
              </w:rPr>
              <w:t>Bước 1</w:t>
            </w:r>
          </w:p>
        </w:tc>
        <w:tc>
          <w:tcPr>
            <w:tcW w:w="12472" w:type="dxa"/>
            <w:tcMar/>
            <w:vAlign w:val="center"/>
          </w:tcPr>
          <w:p w:rsidR="00A23DA0" w:rsidP="00832EA4" w:rsidRDefault="7365809D" w14:paraId="412DACE2" w14:textId="77777777">
            <w:r w:rsidRPr="2689F980" w:rsidR="3D7076FE">
              <w:rPr>
                <w:lang w:val="en-US"/>
              </w:rPr>
              <w:t>Người dùng mở màn hình Web Public - Trang chủ ESG.</w:t>
            </w:r>
          </w:p>
        </w:tc>
      </w:tr>
      <w:tr w:rsidRPr="0009634E" w:rsidR="00A23DA0" w:rsidTr="2689F980" w14:paraId="6B53E12B" w14:textId="77777777">
        <w:trPr>
          <w:jc w:val="center"/>
        </w:trPr>
        <w:tc>
          <w:tcPr>
            <w:tcW w:w="907" w:type="dxa"/>
            <w:tcMar/>
            <w:vAlign w:val="center"/>
          </w:tcPr>
          <w:p w:rsidR="00A23DA0" w:rsidP="00832EA4" w:rsidRDefault="7365809D" w14:paraId="202BF8C1" w14:textId="77777777">
            <w:r w:rsidRPr="2689F980" w:rsidR="3D7076FE">
              <w:rPr>
                <w:lang w:val="en-US"/>
              </w:rPr>
              <w:t>Bước 2</w:t>
            </w:r>
          </w:p>
        </w:tc>
        <w:tc>
          <w:tcPr>
            <w:tcW w:w="12472" w:type="dxa"/>
            <w:tcMar/>
            <w:vAlign w:val="center"/>
          </w:tcPr>
          <w:p w:rsidR="00A23DA0" w:rsidP="00832EA4" w:rsidRDefault="7365809D" w14:paraId="51F2D14A" w14:textId="77777777">
            <w:r w:rsidRPr="2689F980" w:rsidR="3D7076FE">
              <w:rPr>
                <w:lang w:val="en-US"/>
              </w:rPr>
              <w:t>Người dùng chọn chức năng "Chuyển đổi giữa các trụ cột Môi trường, Xã hội và Quản trị" theo phạm vi quyền được cấp.</w:t>
            </w:r>
          </w:p>
        </w:tc>
      </w:tr>
      <w:tr w:rsidRPr="0009634E" w:rsidR="00A23DA0" w:rsidTr="2689F980" w14:paraId="773A818A" w14:textId="77777777">
        <w:trPr>
          <w:jc w:val="center"/>
        </w:trPr>
        <w:tc>
          <w:tcPr>
            <w:tcW w:w="907" w:type="dxa"/>
            <w:tcMar/>
            <w:vAlign w:val="center"/>
          </w:tcPr>
          <w:p w:rsidR="00A23DA0" w:rsidP="00832EA4" w:rsidRDefault="7365809D" w14:paraId="0BF20DEF" w14:textId="77777777">
            <w:r w:rsidRPr="2689F980" w:rsidR="3D7076FE">
              <w:rPr>
                <w:lang w:val="en-US"/>
              </w:rPr>
              <w:t>Bước 3</w:t>
            </w:r>
          </w:p>
        </w:tc>
        <w:tc>
          <w:tcPr>
            <w:tcW w:w="12472" w:type="dxa"/>
            <w:tcMar/>
            <w:vAlign w:val="center"/>
          </w:tcPr>
          <w:p w:rsidR="00A23DA0" w:rsidP="00832EA4" w:rsidRDefault="7365809D" w14:paraId="600D3F19" w14:textId="77777777">
            <w:r w:rsidRPr="2689F980" w:rsidR="3D7076FE">
              <w:rPr>
                <w:lang w:val="en-US"/>
              </w:rPr>
              <w:t>Người dùng nhập hoặc chọn dữ liệu cần xử lý theo biểu mẫu trên màn hình.</w:t>
            </w:r>
          </w:p>
        </w:tc>
      </w:tr>
      <w:tr w:rsidRPr="0009634E" w:rsidR="00A23DA0" w:rsidTr="2689F980" w14:paraId="0604664B" w14:textId="77777777">
        <w:trPr>
          <w:jc w:val="center"/>
        </w:trPr>
        <w:tc>
          <w:tcPr>
            <w:tcW w:w="907" w:type="dxa"/>
            <w:tcMar/>
            <w:vAlign w:val="center"/>
          </w:tcPr>
          <w:p w:rsidR="00A23DA0" w:rsidP="00832EA4" w:rsidRDefault="7365809D" w14:paraId="1A8874B6" w14:textId="77777777">
            <w:r w:rsidRPr="2689F980" w:rsidR="3D7076FE">
              <w:rPr>
                <w:lang w:val="en-US"/>
              </w:rPr>
              <w:t>Bước 4</w:t>
            </w:r>
          </w:p>
        </w:tc>
        <w:tc>
          <w:tcPr>
            <w:tcW w:w="12472" w:type="dxa"/>
            <w:tcMar/>
            <w:vAlign w:val="center"/>
          </w:tcPr>
          <w:p w:rsidR="00A23DA0" w:rsidP="00832EA4" w:rsidRDefault="7365809D" w14:paraId="7FF21B0B" w14:textId="77777777">
            <w:r w:rsidRPr="2689F980" w:rsidR="3D7076FE">
              <w:rPr>
                <w:lang w:val="en-US"/>
              </w:rPr>
              <w:t>Hệ thống kiểm tra quyền, dữ liệu bắt buộc và điều kiện nghiệp vụ.</w:t>
            </w:r>
          </w:p>
        </w:tc>
      </w:tr>
      <w:tr w:rsidR="00A23DA0" w:rsidTr="2689F980" w14:paraId="5C8A0565" w14:textId="77777777">
        <w:trPr>
          <w:jc w:val="center"/>
        </w:trPr>
        <w:tc>
          <w:tcPr>
            <w:tcW w:w="907" w:type="dxa"/>
            <w:tcMar/>
          </w:tcPr>
          <w:p w:rsidR="00A23DA0" w:rsidP="00832EA4" w:rsidRDefault="7365809D" w14:paraId="71D4F0EF" w14:textId="77777777">
            <w:r w:rsidRPr="2689F980" w:rsidR="3D7076FE">
              <w:rPr>
                <w:lang w:val="en-US"/>
              </w:rPr>
              <w:t>Bước 5</w:t>
            </w:r>
          </w:p>
        </w:tc>
        <w:tc>
          <w:tcPr>
            <w:tcW w:w="12472" w:type="dxa"/>
            <w:tcMar/>
          </w:tcPr>
          <w:p w:rsidR="00A23DA0" w:rsidP="00832EA4" w:rsidRDefault="7365809D" w14:paraId="112BE8AE"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5FDD7A6" w14:textId="77777777"/>
    <w:p w:rsidRPr="0009634E" w:rsidR="00A23DA0" w:rsidP="78B6F757" w:rsidRDefault="78CCAEB0" w14:paraId="6646BA9E" w14:textId="77777777">
      <w:pPr>
        <w:pStyle w:val="Heading3"/>
        <w:rPr>
          <w:sz w:val="24"/>
          <w:szCs w:val="24"/>
          <w:lang w:val="en-US"/>
        </w:rPr>
      </w:pPr>
      <w:bookmarkStart w:name="_Toc242783448" w:id="191"/>
      <w:r w:rsidRPr="78B6F757">
        <w:rPr>
          <w:lang w:val="en-US"/>
        </w:rPr>
        <w:t>4.6.7. Xem chi tiết chiến lược Môi trường</w:t>
      </w:r>
      <w:bookmarkEnd w:id="191"/>
    </w:p>
    <w:p w:rsidRPr="0009634E" w:rsidR="00A23DA0" w:rsidP="00A23DA0" w:rsidRDefault="78CCAEB0" w14:paraId="42722BE5"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10ACAA2" w14:textId="77777777">
      <w:r w:rsidRPr="78B6F757">
        <w:rPr>
          <w:b/>
          <w:bCs/>
          <w:lang w:val="en-US"/>
        </w:rPr>
        <w:t xml:space="preserve">Mục đích: </w:t>
      </w:r>
      <w:r w:rsidRPr="78B6F757">
        <w:rPr>
          <w:lang w:val="en-US"/>
        </w:rPr>
        <w:t>Đọc lộ trình Net Zero, SAF, kinh tế tuần hoàn và chỉ số môi trường.</w:t>
      </w:r>
    </w:p>
    <w:p w:rsidRPr="0009634E" w:rsidR="00A23DA0" w:rsidP="00A23DA0" w:rsidRDefault="78CCAEB0" w14:paraId="060C658C" w14:textId="77777777">
      <w:r w:rsidRPr="78B6F757">
        <w:rPr>
          <w:b/>
          <w:bCs/>
          <w:lang w:val="en-US"/>
        </w:rPr>
        <w:t>Tính năng:</w:t>
      </w:r>
    </w:p>
    <w:p w:rsidRPr="0009634E" w:rsidR="00A23DA0" w:rsidP="00A23DA0" w:rsidRDefault="00A23DA0" w14:paraId="24A0644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Môi trường" theo phạm vi quyền được cấp trên </w:t>
      </w:r>
      <w:r>
        <w:rPr>
          <w:szCs w:val="24"/>
        </w:rPr>
        <w:t>Phần mềm</w:t>
      </w:r>
      <w:r w:rsidRPr="0009634E">
        <w:rPr>
          <w:szCs w:val="24"/>
        </w:rPr>
        <w:t xml:space="preserve"> ESG.</w:t>
      </w:r>
    </w:p>
    <w:p w:rsidRPr="0009634E" w:rsidR="00A23DA0" w:rsidP="00A23DA0" w:rsidRDefault="00A23DA0" w14:paraId="3833EF61" w14:textId="77777777">
      <w:pPr>
        <w:pStyle w:val="ListBullet"/>
        <w:tabs>
          <w:tab w:val="num" w:pos="360"/>
        </w:tabs>
        <w:spacing w:after="40"/>
        <w:ind w:left="397" w:hanging="360"/>
        <w:rPr>
          <w:rFonts w:cs="Times New Roman"/>
          <w:szCs w:val="24"/>
        </w:rPr>
      </w:pPr>
      <w:r w:rsidRPr="0009634E">
        <w:rPr>
          <w:szCs w:val="24"/>
        </w:rPr>
        <w:t>Hệ thống hỗ trợ mục tiêu: Đọc lộ trình Net Zero, SAF, kinh tế tuần hoàn và chỉ số môi trường.</w:t>
      </w:r>
    </w:p>
    <w:p w:rsidRPr="0009634E" w:rsidR="00A23DA0" w:rsidP="00A23DA0" w:rsidRDefault="00A23DA0" w14:paraId="3B73322E"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D58F5A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8D5444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8A89F72" w14:textId="77777777">
      <w:r w:rsidRPr="78B6F757">
        <w:rPr>
          <w:b/>
          <w:bCs/>
          <w:lang w:val="en-US"/>
        </w:rPr>
        <w:t>Màn hình liên quan:</w:t>
      </w:r>
    </w:p>
    <w:p w:rsidRPr="0009634E" w:rsidR="00A23DA0" w:rsidP="00A23DA0" w:rsidRDefault="00A23DA0" w14:paraId="57F9C1D6"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38E1E63"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E30882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AB213B9" w14:textId="77777777">
        <w:trPr>
          <w:jc w:val="center"/>
        </w:trPr>
        <w:tc>
          <w:tcPr>
            <w:tcW w:w="907" w:type="dxa"/>
            <w:shd w:val="clear" w:color="auto" w:fill="006B75"/>
            <w:tcMar/>
            <w:vAlign w:val="center"/>
          </w:tcPr>
          <w:p w:rsidR="00A23DA0" w:rsidP="00832EA4" w:rsidRDefault="7365809D" w14:paraId="46E4A90C" w14:textId="77777777">
            <w:r w:rsidRPr="2689F980" w:rsidR="3D7076FE">
              <w:rPr>
                <w:lang w:val="en-US"/>
              </w:rPr>
              <w:t>Bước</w:t>
            </w:r>
          </w:p>
        </w:tc>
        <w:tc>
          <w:tcPr>
            <w:tcW w:w="12472" w:type="dxa"/>
            <w:shd w:val="clear" w:color="auto" w:fill="006B75"/>
            <w:tcMar/>
            <w:vAlign w:val="center"/>
          </w:tcPr>
          <w:p w:rsidR="00A23DA0" w:rsidP="00832EA4" w:rsidRDefault="7365809D" w14:paraId="4D35F984" w14:textId="77777777">
            <w:r w:rsidRPr="2689F980" w:rsidR="3D7076FE">
              <w:rPr>
                <w:lang w:val="en-US"/>
              </w:rPr>
              <w:t>Mô tả</w:t>
            </w:r>
          </w:p>
        </w:tc>
      </w:tr>
      <w:tr w:rsidRPr="0009634E" w:rsidR="00A23DA0" w:rsidTr="2689F980" w14:paraId="138E6D41" w14:textId="77777777">
        <w:trPr>
          <w:jc w:val="center"/>
        </w:trPr>
        <w:tc>
          <w:tcPr>
            <w:tcW w:w="907" w:type="dxa"/>
            <w:tcMar/>
            <w:vAlign w:val="center"/>
          </w:tcPr>
          <w:p w:rsidR="00A23DA0" w:rsidP="00832EA4" w:rsidRDefault="7365809D" w14:paraId="0CAB60B9" w14:textId="77777777">
            <w:r w:rsidRPr="2689F980" w:rsidR="3D7076FE">
              <w:rPr>
                <w:lang w:val="en-US"/>
              </w:rPr>
              <w:t>Bước 1</w:t>
            </w:r>
          </w:p>
        </w:tc>
        <w:tc>
          <w:tcPr>
            <w:tcW w:w="12472" w:type="dxa"/>
            <w:tcMar/>
            <w:vAlign w:val="center"/>
          </w:tcPr>
          <w:p w:rsidR="00A23DA0" w:rsidP="00832EA4" w:rsidRDefault="7365809D" w14:paraId="25AA5BBF" w14:textId="77777777">
            <w:r w:rsidRPr="2689F980" w:rsidR="3D7076FE">
              <w:rPr>
                <w:lang w:val="en-US"/>
              </w:rPr>
              <w:t>Người dùng mở màn hình Web Public - Trang chủ ESG.</w:t>
            </w:r>
          </w:p>
        </w:tc>
      </w:tr>
      <w:tr w:rsidRPr="0009634E" w:rsidR="00A23DA0" w:rsidTr="2689F980" w14:paraId="6EE06BBC" w14:textId="77777777">
        <w:trPr>
          <w:jc w:val="center"/>
        </w:trPr>
        <w:tc>
          <w:tcPr>
            <w:tcW w:w="907" w:type="dxa"/>
            <w:tcMar/>
            <w:vAlign w:val="center"/>
          </w:tcPr>
          <w:p w:rsidR="00A23DA0" w:rsidP="00832EA4" w:rsidRDefault="7365809D" w14:paraId="5A02194C" w14:textId="77777777">
            <w:r w:rsidRPr="2689F980" w:rsidR="3D7076FE">
              <w:rPr>
                <w:lang w:val="en-US"/>
              </w:rPr>
              <w:t>Bước 2</w:t>
            </w:r>
          </w:p>
        </w:tc>
        <w:tc>
          <w:tcPr>
            <w:tcW w:w="12472" w:type="dxa"/>
            <w:tcMar/>
            <w:vAlign w:val="center"/>
          </w:tcPr>
          <w:p w:rsidR="00A23DA0" w:rsidP="00832EA4" w:rsidRDefault="7365809D" w14:paraId="1D916BC7" w14:textId="77777777">
            <w:r w:rsidRPr="2689F980" w:rsidR="3D7076FE">
              <w:rPr>
                <w:lang w:val="en-US"/>
              </w:rPr>
              <w:t>Người dùng chọn bản ghi, tab, chỉ tiêu hoặc thông báo cần xem.</w:t>
            </w:r>
          </w:p>
        </w:tc>
      </w:tr>
      <w:tr w:rsidRPr="0009634E" w:rsidR="00A23DA0" w:rsidTr="2689F980" w14:paraId="4C641E2D" w14:textId="77777777">
        <w:trPr>
          <w:jc w:val="center"/>
        </w:trPr>
        <w:tc>
          <w:tcPr>
            <w:tcW w:w="907" w:type="dxa"/>
            <w:tcMar/>
            <w:vAlign w:val="center"/>
          </w:tcPr>
          <w:p w:rsidR="00A23DA0" w:rsidP="00832EA4" w:rsidRDefault="7365809D" w14:paraId="3291FF36" w14:textId="77777777">
            <w:r w:rsidRPr="2689F980" w:rsidR="3D7076FE">
              <w:rPr>
                <w:lang w:val="en-US"/>
              </w:rPr>
              <w:t>Bước 3</w:t>
            </w:r>
          </w:p>
        </w:tc>
        <w:tc>
          <w:tcPr>
            <w:tcW w:w="12472" w:type="dxa"/>
            <w:tcMar/>
            <w:vAlign w:val="center"/>
          </w:tcPr>
          <w:p w:rsidR="00A23DA0" w:rsidP="00832EA4" w:rsidRDefault="7365809D" w14:paraId="25F89475" w14:textId="77777777">
            <w:r w:rsidRPr="2689F980" w:rsidR="3D7076FE">
              <w:rPr>
                <w:lang w:val="en-US"/>
              </w:rPr>
              <w:t>Hệ thống mở màn hình chi tiết/popup tương ứng và tải dữ liệu theo phạm vi quyền.</w:t>
            </w:r>
          </w:p>
        </w:tc>
      </w:tr>
      <w:tr w:rsidRPr="0009634E" w:rsidR="00A23DA0" w:rsidTr="2689F980" w14:paraId="65209537" w14:textId="77777777">
        <w:trPr>
          <w:jc w:val="center"/>
        </w:trPr>
        <w:tc>
          <w:tcPr>
            <w:tcW w:w="907" w:type="dxa"/>
            <w:tcMar/>
            <w:vAlign w:val="center"/>
          </w:tcPr>
          <w:p w:rsidR="00A23DA0" w:rsidP="00832EA4" w:rsidRDefault="7365809D" w14:paraId="37E67DBD" w14:textId="77777777">
            <w:r w:rsidRPr="2689F980" w:rsidR="3D7076FE">
              <w:rPr>
                <w:lang w:val="en-US"/>
              </w:rPr>
              <w:t>Bước 4</w:t>
            </w:r>
          </w:p>
        </w:tc>
        <w:tc>
          <w:tcPr>
            <w:tcW w:w="12472" w:type="dxa"/>
            <w:tcMar/>
            <w:vAlign w:val="center"/>
          </w:tcPr>
          <w:p w:rsidR="00A23DA0" w:rsidP="00832EA4" w:rsidRDefault="7365809D" w14:paraId="207289E3" w14:textId="77777777">
            <w:r w:rsidRPr="2689F980" w:rsidR="3D7076FE">
              <w:rPr>
                <w:lang w:val="en-US"/>
              </w:rPr>
              <w:t>Người dùng rà soát thông tin, file đính kèm, biểu đồ hoặc lịch sử xử lý.</w:t>
            </w:r>
          </w:p>
        </w:tc>
      </w:tr>
      <w:tr w:rsidR="00A23DA0" w:rsidTr="2689F980" w14:paraId="24A47601" w14:textId="77777777">
        <w:trPr>
          <w:jc w:val="center"/>
        </w:trPr>
        <w:tc>
          <w:tcPr>
            <w:tcW w:w="907" w:type="dxa"/>
            <w:tcMar/>
          </w:tcPr>
          <w:p w:rsidR="00A23DA0" w:rsidP="00832EA4" w:rsidRDefault="7365809D" w14:paraId="2E095153" w14:textId="77777777">
            <w:r w:rsidRPr="2689F980" w:rsidR="3D7076FE">
              <w:rPr>
                <w:lang w:val="en-US"/>
              </w:rPr>
              <w:t>Bước 5</w:t>
            </w:r>
          </w:p>
        </w:tc>
        <w:tc>
          <w:tcPr>
            <w:tcW w:w="12472" w:type="dxa"/>
            <w:tcMar/>
          </w:tcPr>
          <w:p w:rsidR="00A23DA0" w:rsidP="00832EA4" w:rsidRDefault="7365809D" w14:paraId="368197AC" w14:textId="77777777">
            <w:r w:rsidRPr="2689F980" w:rsidR="3D7076FE">
              <w:rPr>
                <w:lang w:val="en-US"/>
              </w:rPr>
              <w:t>Người dùng đóng chi tiết hoặc quay lại danh sách để tiếp tục thao tác.</w:t>
            </w:r>
          </w:p>
        </w:tc>
      </w:tr>
    </w:tbl>
    <w:p w:rsidRPr="0009634E" w:rsidR="00A23DA0" w:rsidP="00A23DA0" w:rsidRDefault="00A23DA0" w14:paraId="544FDA01" w14:textId="77777777"/>
    <w:p w:rsidRPr="0009634E" w:rsidR="00A23DA0" w:rsidP="78B6F757" w:rsidRDefault="78CCAEB0" w14:paraId="166B49CF" w14:textId="77777777">
      <w:pPr>
        <w:pStyle w:val="Heading3"/>
        <w:rPr>
          <w:sz w:val="24"/>
          <w:szCs w:val="24"/>
          <w:lang w:val="en-US"/>
        </w:rPr>
      </w:pPr>
      <w:bookmarkStart w:name="_Toc242783449" w:id="192"/>
      <w:r w:rsidRPr="78B6F757">
        <w:rPr>
          <w:lang w:val="en-US"/>
        </w:rPr>
        <w:t>4.6.8. Xem chi tiết chiến lược Xã hội</w:t>
      </w:r>
      <w:bookmarkEnd w:id="192"/>
    </w:p>
    <w:p w:rsidRPr="0009634E" w:rsidR="00A23DA0" w:rsidP="00A23DA0" w:rsidRDefault="78CCAEB0" w14:paraId="2CFB3DD4"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D7FA743" w14:textId="77777777">
      <w:r w:rsidRPr="78B6F757">
        <w:rPr>
          <w:b/>
          <w:bCs/>
          <w:lang w:val="en-US"/>
        </w:rPr>
        <w:t xml:space="preserve">Mục đích: </w:t>
      </w:r>
      <w:r w:rsidRPr="78B6F757">
        <w:rPr>
          <w:lang w:val="en-US"/>
        </w:rPr>
        <w:t>Đọc nội dung nguồn nhân lực, an toàn và trách nhiệm cộng đồng.</w:t>
      </w:r>
    </w:p>
    <w:p w:rsidRPr="0009634E" w:rsidR="00A23DA0" w:rsidP="00A23DA0" w:rsidRDefault="78CCAEB0" w14:paraId="6540867C" w14:textId="77777777">
      <w:r w:rsidRPr="78B6F757">
        <w:rPr>
          <w:b/>
          <w:bCs/>
          <w:lang w:val="en-US"/>
        </w:rPr>
        <w:t>Tính năng:</w:t>
      </w:r>
    </w:p>
    <w:p w:rsidRPr="0009634E" w:rsidR="00A23DA0" w:rsidP="00A23DA0" w:rsidRDefault="00A23DA0" w14:paraId="7774386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Xã hội" theo phạm vi quyền được cấp trên </w:t>
      </w:r>
      <w:r>
        <w:rPr>
          <w:szCs w:val="24"/>
        </w:rPr>
        <w:t>Phần mềm</w:t>
      </w:r>
      <w:r w:rsidRPr="0009634E">
        <w:rPr>
          <w:szCs w:val="24"/>
        </w:rPr>
        <w:t xml:space="preserve"> ESG.</w:t>
      </w:r>
    </w:p>
    <w:p w:rsidRPr="0009634E" w:rsidR="00A23DA0" w:rsidP="00A23DA0" w:rsidRDefault="00A23DA0" w14:paraId="40A3F2AD" w14:textId="77777777">
      <w:pPr>
        <w:pStyle w:val="ListBullet"/>
        <w:tabs>
          <w:tab w:val="num" w:pos="360"/>
        </w:tabs>
        <w:spacing w:after="40"/>
        <w:ind w:left="397" w:hanging="360"/>
        <w:rPr>
          <w:rFonts w:cs="Times New Roman"/>
          <w:szCs w:val="24"/>
        </w:rPr>
      </w:pPr>
      <w:r w:rsidRPr="0009634E">
        <w:rPr>
          <w:szCs w:val="24"/>
        </w:rPr>
        <w:t>Hệ thống hỗ trợ mục tiêu: Đọc nội dung nguồn nhân lực, an toàn và trách nhiệm cộng đồng.</w:t>
      </w:r>
    </w:p>
    <w:p w:rsidRPr="0009634E" w:rsidR="00A23DA0" w:rsidP="00A23DA0" w:rsidRDefault="00A23DA0" w14:paraId="6CA1A00D"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0F85FE53"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27A635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4C41A206" w14:textId="77777777">
      <w:r w:rsidRPr="78B6F757">
        <w:rPr>
          <w:b/>
          <w:bCs/>
          <w:lang w:val="en-US"/>
        </w:rPr>
        <w:t>Màn hình liên quan:</w:t>
      </w:r>
    </w:p>
    <w:p w:rsidRPr="0009634E" w:rsidR="00A23DA0" w:rsidP="00A23DA0" w:rsidRDefault="00A23DA0" w14:paraId="0CF19A79"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BBFC2B7"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69DA72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CF488D0" w14:textId="77777777">
        <w:trPr>
          <w:jc w:val="center"/>
        </w:trPr>
        <w:tc>
          <w:tcPr>
            <w:tcW w:w="907" w:type="dxa"/>
            <w:shd w:val="clear" w:color="auto" w:fill="006B75"/>
            <w:tcMar/>
            <w:vAlign w:val="center"/>
          </w:tcPr>
          <w:p w:rsidR="00A23DA0" w:rsidP="00832EA4" w:rsidRDefault="7365809D" w14:paraId="192206EB" w14:textId="77777777">
            <w:r w:rsidRPr="2689F980" w:rsidR="3D7076FE">
              <w:rPr>
                <w:lang w:val="en-US"/>
              </w:rPr>
              <w:t>Bước</w:t>
            </w:r>
          </w:p>
        </w:tc>
        <w:tc>
          <w:tcPr>
            <w:tcW w:w="12472" w:type="dxa"/>
            <w:shd w:val="clear" w:color="auto" w:fill="006B75"/>
            <w:tcMar/>
            <w:vAlign w:val="center"/>
          </w:tcPr>
          <w:p w:rsidR="00A23DA0" w:rsidP="00832EA4" w:rsidRDefault="7365809D" w14:paraId="49701C25" w14:textId="77777777">
            <w:r w:rsidRPr="2689F980" w:rsidR="3D7076FE">
              <w:rPr>
                <w:lang w:val="en-US"/>
              </w:rPr>
              <w:t>Mô tả</w:t>
            </w:r>
          </w:p>
        </w:tc>
      </w:tr>
      <w:tr w:rsidRPr="0009634E" w:rsidR="00A23DA0" w:rsidTr="2689F980" w14:paraId="321FCB0A" w14:textId="77777777">
        <w:trPr>
          <w:jc w:val="center"/>
        </w:trPr>
        <w:tc>
          <w:tcPr>
            <w:tcW w:w="907" w:type="dxa"/>
            <w:tcMar/>
            <w:vAlign w:val="center"/>
          </w:tcPr>
          <w:p w:rsidR="00A23DA0" w:rsidP="00832EA4" w:rsidRDefault="7365809D" w14:paraId="7C317770" w14:textId="77777777">
            <w:r w:rsidRPr="2689F980" w:rsidR="3D7076FE">
              <w:rPr>
                <w:lang w:val="en-US"/>
              </w:rPr>
              <w:t>Bước 1</w:t>
            </w:r>
          </w:p>
        </w:tc>
        <w:tc>
          <w:tcPr>
            <w:tcW w:w="12472" w:type="dxa"/>
            <w:tcMar/>
            <w:vAlign w:val="center"/>
          </w:tcPr>
          <w:p w:rsidR="00A23DA0" w:rsidP="00832EA4" w:rsidRDefault="7365809D" w14:paraId="10C008D7" w14:textId="77777777">
            <w:r w:rsidRPr="2689F980" w:rsidR="3D7076FE">
              <w:rPr>
                <w:lang w:val="en-US"/>
              </w:rPr>
              <w:t>Người dùng mở màn hình Web Public - Trang chủ ESG.</w:t>
            </w:r>
          </w:p>
        </w:tc>
      </w:tr>
      <w:tr w:rsidRPr="0009634E" w:rsidR="00A23DA0" w:rsidTr="2689F980" w14:paraId="15EC0E66" w14:textId="77777777">
        <w:trPr>
          <w:jc w:val="center"/>
        </w:trPr>
        <w:tc>
          <w:tcPr>
            <w:tcW w:w="907" w:type="dxa"/>
            <w:tcMar/>
            <w:vAlign w:val="center"/>
          </w:tcPr>
          <w:p w:rsidR="00A23DA0" w:rsidP="00832EA4" w:rsidRDefault="7365809D" w14:paraId="08BD1B8C" w14:textId="77777777">
            <w:r w:rsidRPr="2689F980" w:rsidR="3D7076FE">
              <w:rPr>
                <w:lang w:val="en-US"/>
              </w:rPr>
              <w:t>Bước 2</w:t>
            </w:r>
          </w:p>
        </w:tc>
        <w:tc>
          <w:tcPr>
            <w:tcW w:w="12472" w:type="dxa"/>
            <w:tcMar/>
            <w:vAlign w:val="center"/>
          </w:tcPr>
          <w:p w:rsidR="00A23DA0" w:rsidP="00832EA4" w:rsidRDefault="7365809D" w14:paraId="59D68653" w14:textId="77777777">
            <w:r w:rsidRPr="2689F980" w:rsidR="3D7076FE">
              <w:rPr>
                <w:lang w:val="en-US"/>
              </w:rPr>
              <w:t>Người dùng chọn bản ghi, tab, chỉ tiêu hoặc thông báo cần xem.</w:t>
            </w:r>
          </w:p>
        </w:tc>
      </w:tr>
      <w:tr w:rsidRPr="0009634E" w:rsidR="00A23DA0" w:rsidTr="2689F980" w14:paraId="46033030" w14:textId="77777777">
        <w:trPr>
          <w:jc w:val="center"/>
        </w:trPr>
        <w:tc>
          <w:tcPr>
            <w:tcW w:w="907" w:type="dxa"/>
            <w:tcMar/>
            <w:vAlign w:val="center"/>
          </w:tcPr>
          <w:p w:rsidR="00A23DA0" w:rsidP="00832EA4" w:rsidRDefault="7365809D" w14:paraId="1BF11648" w14:textId="77777777">
            <w:r w:rsidRPr="2689F980" w:rsidR="3D7076FE">
              <w:rPr>
                <w:lang w:val="en-US"/>
              </w:rPr>
              <w:t>Bước 3</w:t>
            </w:r>
          </w:p>
        </w:tc>
        <w:tc>
          <w:tcPr>
            <w:tcW w:w="12472" w:type="dxa"/>
            <w:tcMar/>
            <w:vAlign w:val="center"/>
          </w:tcPr>
          <w:p w:rsidR="00A23DA0" w:rsidP="00832EA4" w:rsidRDefault="7365809D" w14:paraId="0AF0769E" w14:textId="77777777">
            <w:r w:rsidRPr="2689F980" w:rsidR="3D7076FE">
              <w:rPr>
                <w:lang w:val="en-US"/>
              </w:rPr>
              <w:t>Hệ thống mở màn hình chi tiết/popup tương ứng và tải dữ liệu theo phạm vi quyền.</w:t>
            </w:r>
          </w:p>
        </w:tc>
      </w:tr>
      <w:tr w:rsidRPr="0009634E" w:rsidR="00A23DA0" w:rsidTr="2689F980" w14:paraId="098F0E3D" w14:textId="77777777">
        <w:trPr>
          <w:jc w:val="center"/>
        </w:trPr>
        <w:tc>
          <w:tcPr>
            <w:tcW w:w="907" w:type="dxa"/>
            <w:tcMar/>
            <w:vAlign w:val="center"/>
          </w:tcPr>
          <w:p w:rsidR="00A23DA0" w:rsidP="00832EA4" w:rsidRDefault="7365809D" w14:paraId="035C8266" w14:textId="77777777">
            <w:r w:rsidRPr="2689F980" w:rsidR="3D7076FE">
              <w:rPr>
                <w:lang w:val="en-US"/>
              </w:rPr>
              <w:t>Bước 4</w:t>
            </w:r>
          </w:p>
        </w:tc>
        <w:tc>
          <w:tcPr>
            <w:tcW w:w="12472" w:type="dxa"/>
            <w:tcMar/>
            <w:vAlign w:val="center"/>
          </w:tcPr>
          <w:p w:rsidR="00A23DA0" w:rsidP="00832EA4" w:rsidRDefault="7365809D" w14:paraId="0F03382F" w14:textId="77777777">
            <w:r w:rsidRPr="2689F980" w:rsidR="3D7076FE">
              <w:rPr>
                <w:lang w:val="en-US"/>
              </w:rPr>
              <w:t>Người dùng rà soát thông tin, file đính kèm, biểu đồ hoặc lịch sử xử lý.</w:t>
            </w:r>
          </w:p>
        </w:tc>
      </w:tr>
      <w:tr w:rsidR="00A23DA0" w:rsidTr="2689F980" w14:paraId="13B70DDA" w14:textId="77777777">
        <w:trPr>
          <w:jc w:val="center"/>
        </w:trPr>
        <w:tc>
          <w:tcPr>
            <w:tcW w:w="907" w:type="dxa"/>
            <w:tcMar/>
          </w:tcPr>
          <w:p w:rsidR="00A23DA0" w:rsidP="00832EA4" w:rsidRDefault="7365809D" w14:paraId="5021DF40" w14:textId="77777777">
            <w:r w:rsidRPr="2689F980" w:rsidR="3D7076FE">
              <w:rPr>
                <w:lang w:val="en-US"/>
              </w:rPr>
              <w:t>Bước 5</w:t>
            </w:r>
          </w:p>
        </w:tc>
        <w:tc>
          <w:tcPr>
            <w:tcW w:w="12472" w:type="dxa"/>
            <w:tcMar/>
          </w:tcPr>
          <w:p w:rsidR="00A23DA0" w:rsidP="00832EA4" w:rsidRDefault="7365809D" w14:paraId="3E7E70B8" w14:textId="77777777">
            <w:r w:rsidRPr="2689F980" w:rsidR="3D7076FE">
              <w:rPr>
                <w:lang w:val="en-US"/>
              </w:rPr>
              <w:t>Người dùng đóng chi tiết hoặc quay lại danh sách để tiếp tục thao tác.</w:t>
            </w:r>
          </w:p>
        </w:tc>
      </w:tr>
    </w:tbl>
    <w:p w:rsidRPr="0009634E" w:rsidR="00A23DA0" w:rsidP="00A23DA0" w:rsidRDefault="00A23DA0" w14:paraId="709B10DA" w14:textId="77777777"/>
    <w:p w:rsidRPr="0009634E" w:rsidR="00A23DA0" w:rsidP="78B6F757" w:rsidRDefault="78CCAEB0" w14:paraId="07E25EEE" w14:textId="77777777">
      <w:pPr>
        <w:pStyle w:val="Heading3"/>
        <w:rPr>
          <w:sz w:val="24"/>
          <w:szCs w:val="24"/>
          <w:lang w:val="en-US"/>
        </w:rPr>
      </w:pPr>
      <w:bookmarkStart w:name="_Toc242783450" w:id="193"/>
      <w:r w:rsidRPr="78B6F757">
        <w:rPr>
          <w:lang w:val="en-US"/>
        </w:rPr>
        <w:t>4.6.9. Xem chi tiết chiến lược Quản trị</w:t>
      </w:r>
      <w:bookmarkEnd w:id="193"/>
    </w:p>
    <w:p w:rsidRPr="0009634E" w:rsidR="00A23DA0" w:rsidP="00A23DA0" w:rsidRDefault="78CCAEB0" w14:paraId="12607AF3" w14:textId="77777777">
      <w:r w:rsidRPr="78B6F757">
        <w:rPr>
          <w:b/>
          <w:bCs/>
          <w:lang w:val="en-US"/>
        </w:rPr>
        <w:t xml:space="preserve">Đối tượng sử dụng: </w:t>
      </w:r>
      <w:r w:rsidRPr="78B6F757">
        <w:rPr>
          <w:lang w:val="en-US"/>
        </w:rPr>
        <w:t>Khách truy cập</w:t>
      </w:r>
    </w:p>
    <w:p w:rsidRPr="0009634E" w:rsidR="00A23DA0" w:rsidP="00A23DA0" w:rsidRDefault="78CCAEB0" w14:paraId="1A596F62" w14:textId="77777777">
      <w:r w:rsidRPr="78B6F757">
        <w:rPr>
          <w:b/>
          <w:bCs/>
          <w:lang w:val="en-US"/>
        </w:rPr>
        <w:t xml:space="preserve">Mục đích: </w:t>
      </w:r>
      <w:r w:rsidRPr="78B6F757">
        <w:rPr>
          <w:lang w:val="en-US"/>
        </w:rPr>
        <w:t>Đọc nội dung quản trị, đạo đức, chống tham nhũng và quản trị rủi ro.</w:t>
      </w:r>
    </w:p>
    <w:p w:rsidRPr="0009634E" w:rsidR="00A23DA0" w:rsidP="00A23DA0" w:rsidRDefault="78CCAEB0" w14:paraId="7412B16E" w14:textId="77777777">
      <w:r w:rsidRPr="78B6F757">
        <w:rPr>
          <w:b/>
          <w:bCs/>
          <w:lang w:val="en-US"/>
        </w:rPr>
        <w:t>Tính năng:</w:t>
      </w:r>
    </w:p>
    <w:p w:rsidRPr="0009634E" w:rsidR="00A23DA0" w:rsidP="00A23DA0" w:rsidRDefault="00A23DA0" w14:paraId="0C2DB6F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Quản trị" theo phạm vi quyền được cấp trên </w:t>
      </w:r>
      <w:r>
        <w:rPr>
          <w:szCs w:val="24"/>
        </w:rPr>
        <w:t>Phần mềm</w:t>
      </w:r>
      <w:r w:rsidRPr="0009634E">
        <w:rPr>
          <w:szCs w:val="24"/>
        </w:rPr>
        <w:t xml:space="preserve"> ESG.</w:t>
      </w:r>
    </w:p>
    <w:p w:rsidRPr="0009634E" w:rsidR="00A23DA0" w:rsidP="00A23DA0" w:rsidRDefault="00A23DA0" w14:paraId="50D0A15B" w14:textId="77777777">
      <w:pPr>
        <w:pStyle w:val="ListBullet"/>
        <w:tabs>
          <w:tab w:val="num" w:pos="360"/>
        </w:tabs>
        <w:spacing w:after="40"/>
        <w:ind w:left="397" w:hanging="360"/>
        <w:rPr>
          <w:rFonts w:cs="Times New Roman"/>
          <w:szCs w:val="24"/>
        </w:rPr>
      </w:pPr>
      <w:r w:rsidRPr="0009634E">
        <w:rPr>
          <w:szCs w:val="24"/>
        </w:rPr>
        <w:t>Hệ thống hỗ trợ mục tiêu: Đọc nội dung quản trị, đạo đức, chống tham nhũng và quản trị rủi ro.</w:t>
      </w:r>
    </w:p>
    <w:p w:rsidRPr="0009634E" w:rsidR="00A23DA0" w:rsidP="00A23DA0" w:rsidRDefault="00A23DA0" w14:paraId="6ECAFD6B"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C68D825"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D390165"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EF76691" w14:textId="77777777">
      <w:r w:rsidRPr="78B6F757">
        <w:rPr>
          <w:b/>
          <w:bCs/>
          <w:lang w:val="en-US"/>
        </w:rPr>
        <w:t>Màn hình liên quan:</w:t>
      </w:r>
    </w:p>
    <w:p w:rsidRPr="0009634E" w:rsidR="00A23DA0" w:rsidP="00A23DA0" w:rsidRDefault="00A23DA0" w14:paraId="2426B19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B7739A1"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27EABE8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308B555" w14:textId="77777777">
        <w:trPr>
          <w:jc w:val="center"/>
        </w:trPr>
        <w:tc>
          <w:tcPr>
            <w:tcW w:w="907" w:type="dxa"/>
            <w:shd w:val="clear" w:color="auto" w:fill="006B75"/>
            <w:tcMar/>
            <w:vAlign w:val="center"/>
          </w:tcPr>
          <w:p w:rsidR="00A23DA0" w:rsidP="00832EA4" w:rsidRDefault="7365809D" w14:paraId="739C8115" w14:textId="77777777">
            <w:r w:rsidRPr="2689F980" w:rsidR="3D7076FE">
              <w:rPr>
                <w:lang w:val="en-US"/>
              </w:rPr>
              <w:t>Bước</w:t>
            </w:r>
          </w:p>
        </w:tc>
        <w:tc>
          <w:tcPr>
            <w:tcW w:w="12472" w:type="dxa"/>
            <w:shd w:val="clear" w:color="auto" w:fill="006B75"/>
            <w:tcMar/>
            <w:vAlign w:val="center"/>
          </w:tcPr>
          <w:p w:rsidR="00A23DA0" w:rsidP="00832EA4" w:rsidRDefault="7365809D" w14:paraId="5610F15F" w14:textId="77777777">
            <w:r w:rsidRPr="2689F980" w:rsidR="3D7076FE">
              <w:rPr>
                <w:lang w:val="en-US"/>
              </w:rPr>
              <w:t>Mô tả</w:t>
            </w:r>
          </w:p>
        </w:tc>
      </w:tr>
      <w:tr w:rsidRPr="0009634E" w:rsidR="00A23DA0" w:rsidTr="2689F980" w14:paraId="77AFED05" w14:textId="77777777">
        <w:trPr>
          <w:jc w:val="center"/>
        </w:trPr>
        <w:tc>
          <w:tcPr>
            <w:tcW w:w="907" w:type="dxa"/>
            <w:tcMar/>
            <w:vAlign w:val="center"/>
          </w:tcPr>
          <w:p w:rsidR="00A23DA0" w:rsidP="00832EA4" w:rsidRDefault="7365809D" w14:paraId="60216654" w14:textId="77777777">
            <w:r w:rsidRPr="2689F980" w:rsidR="3D7076FE">
              <w:rPr>
                <w:lang w:val="en-US"/>
              </w:rPr>
              <w:t>Bước 1</w:t>
            </w:r>
          </w:p>
        </w:tc>
        <w:tc>
          <w:tcPr>
            <w:tcW w:w="12472" w:type="dxa"/>
            <w:tcMar/>
            <w:vAlign w:val="center"/>
          </w:tcPr>
          <w:p w:rsidR="00A23DA0" w:rsidP="00832EA4" w:rsidRDefault="7365809D" w14:paraId="7C5F864B" w14:textId="77777777">
            <w:r w:rsidRPr="2689F980" w:rsidR="3D7076FE">
              <w:rPr>
                <w:lang w:val="en-US"/>
              </w:rPr>
              <w:t>Người dùng mở màn hình Web Public - Trang chủ ESG.</w:t>
            </w:r>
          </w:p>
        </w:tc>
      </w:tr>
      <w:tr w:rsidRPr="0009634E" w:rsidR="00A23DA0" w:rsidTr="2689F980" w14:paraId="559D20F9" w14:textId="77777777">
        <w:trPr>
          <w:jc w:val="center"/>
        </w:trPr>
        <w:tc>
          <w:tcPr>
            <w:tcW w:w="907" w:type="dxa"/>
            <w:tcMar/>
            <w:vAlign w:val="center"/>
          </w:tcPr>
          <w:p w:rsidR="00A23DA0" w:rsidP="00832EA4" w:rsidRDefault="7365809D" w14:paraId="3324C9BC" w14:textId="77777777">
            <w:r w:rsidRPr="2689F980" w:rsidR="3D7076FE">
              <w:rPr>
                <w:lang w:val="en-US"/>
              </w:rPr>
              <w:t>Bước 2</w:t>
            </w:r>
          </w:p>
        </w:tc>
        <w:tc>
          <w:tcPr>
            <w:tcW w:w="12472" w:type="dxa"/>
            <w:tcMar/>
            <w:vAlign w:val="center"/>
          </w:tcPr>
          <w:p w:rsidR="00A23DA0" w:rsidP="00832EA4" w:rsidRDefault="7365809D" w14:paraId="255C00F3" w14:textId="77777777">
            <w:r w:rsidRPr="2689F980" w:rsidR="3D7076FE">
              <w:rPr>
                <w:lang w:val="en-US"/>
              </w:rPr>
              <w:t>Người dùng chọn bản ghi, tab, chỉ tiêu hoặc thông báo cần xem.</w:t>
            </w:r>
          </w:p>
        </w:tc>
      </w:tr>
      <w:tr w:rsidRPr="0009634E" w:rsidR="00A23DA0" w:rsidTr="2689F980" w14:paraId="61621116" w14:textId="77777777">
        <w:trPr>
          <w:jc w:val="center"/>
        </w:trPr>
        <w:tc>
          <w:tcPr>
            <w:tcW w:w="907" w:type="dxa"/>
            <w:tcMar/>
            <w:vAlign w:val="center"/>
          </w:tcPr>
          <w:p w:rsidR="00A23DA0" w:rsidP="00832EA4" w:rsidRDefault="7365809D" w14:paraId="0806E13A" w14:textId="77777777">
            <w:r w:rsidRPr="2689F980" w:rsidR="3D7076FE">
              <w:rPr>
                <w:lang w:val="en-US"/>
              </w:rPr>
              <w:t>Bước 3</w:t>
            </w:r>
          </w:p>
        </w:tc>
        <w:tc>
          <w:tcPr>
            <w:tcW w:w="12472" w:type="dxa"/>
            <w:tcMar/>
            <w:vAlign w:val="center"/>
          </w:tcPr>
          <w:p w:rsidR="00A23DA0" w:rsidP="00832EA4" w:rsidRDefault="7365809D" w14:paraId="0AFB2FB6" w14:textId="77777777">
            <w:r w:rsidRPr="2689F980" w:rsidR="3D7076FE">
              <w:rPr>
                <w:lang w:val="en-US"/>
              </w:rPr>
              <w:t>Hệ thống mở màn hình chi tiết/popup tương ứng và tải dữ liệu theo phạm vi quyền.</w:t>
            </w:r>
          </w:p>
        </w:tc>
      </w:tr>
      <w:tr w:rsidRPr="0009634E" w:rsidR="00A23DA0" w:rsidTr="2689F980" w14:paraId="1E1906BD" w14:textId="77777777">
        <w:trPr>
          <w:jc w:val="center"/>
        </w:trPr>
        <w:tc>
          <w:tcPr>
            <w:tcW w:w="907" w:type="dxa"/>
            <w:tcMar/>
            <w:vAlign w:val="center"/>
          </w:tcPr>
          <w:p w:rsidR="00A23DA0" w:rsidP="00832EA4" w:rsidRDefault="7365809D" w14:paraId="0A366D22" w14:textId="77777777">
            <w:r w:rsidRPr="2689F980" w:rsidR="3D7076FE">
              <w:rPr>
                <w:lang w:val="en-US"/>
              </w:rPr>
              <w:t>Bước 4</w:t>
            </w:r>
          </w:p>
        </w:tc>
        <w:tc>
          <w:tcPr>
            <w:tcW w:w="12472" w:type="dxa"/>
            <w:tcMar/>
            <w:vAlign w:val="center"/>
          </w:tcPr>
          <w:p w:rsidR="00A23DA0" w:rsidP="00832EA4" w:rsidRDefault="7365809D" w14:paraId="650579A8" w14:textId="77777777">
            <w:r w:rsidRPr="2689F980" w:rsidR="3D7076FE">
              <w:rPr>
                <w:lang w:val="en-US"/>
              </w:rPr>
              <w:t>Người dùng rà soát thông tin, file đính kèm, biểu đồ hoặc lịch sử xử lý.</w:t>
            </w:r>
          </w:p>
        </w:tc>
      </w:tr>
      <w:tr w:rsidR="00A23DA0" w:rsidTr="2689F980" w14:paraId="5C76CC5B" w14:textId="77777777">
        <w:trPr>
          <w:jc w:val="center"/>
        </w:trPr>
        <w:tc>
          <w:tcPr>
            <w:tcW w:w="907" w:type="dxa"/>
            <w:tcMar/>
          </w:tcPr>
          <w:p w:rsidR="00A23DA0" w:rsidP="00832EA4" w:rsidRDefault="7365809D" w14:paraId="412438EE" w14:textId="77777777">
            <w:r w:rsidRPr="2689F980" w:rsidR="3D7076FE">
              <w:rPr>
                <w:lang w:val="en-US"/>
              </w:rPr>
              <w:t>Bước 5</w:t>
            </w:r>
          </w:p>
        </w:tc>
        <w:tc>
          <w:tcPr>
            <w:tcW w:w="12472" w:type="dxa"/>
            <w:tcMar/>
          </w:tcPr>
          <w:p w:rsidR="00A23DA0" w:rsidP="00832EA4" w:rsidRDefault="7365809D" w14:paraId="25A8EC1D" w14:textId="77777777">
            <w:r w:rsidRPr="2689F980" w:rsidR="3D7076FE">
              <w:rPr>
                <w:lang w:val="en-US"/>
              </w:rPr>
              <w:t>Người dùng đóng chi tiết hoặc quay lại danh sách để tiếp tục thao tác.</w:t>
            </w:r>
          </w:p>
        </w:tc>
      </w:tr>
    </w:tbl>
    <w:p w:rsidRPr="0009634E" w:rsidR="00A23DA0" w:rsidP="00A23DA0" w:rsidRDefault="00A23DA0" w14:paraId="548AA543" w14:textId="77777777"/>
    <w:p w:rsidRPr="0009634E" w:rsidR="00A23DA0" w:rsidP="78B6F757" w:rsidRDefault="78CCAEB0" w14:paraId="65F2CBE3" w14:textId="77777777">
      <w:pPr>
        <w:pStyle w:val="Heading3"/>
        <w:rPr>
          <w:sz w:val="24"/>
          <w:szCs w:val="24"/>
          <w:lang w:val="en-US"/>
        </w:rPr>
      </w:pPr>
      <w:bookmarkStart w:name="_Toc242783451" w:id="194"/>
      <w:r w:rsidRPr="78B6F757">
        <w:rPr>
          <w:lang w:val="en-US"/>
        </w:rPr>
        <w:t>4.6.10. Xem dashboard và chỉ số công khai theo trụ cột</w:t>
      </w:r>
      <w:bookmarkEnd w:id="194"/>
    </w:p>
    <w:p w:rsidRPr="0009634E" w:rsidR="00A23DA0" w:rsidP="00A23DA0" w:rsidRDefault="78CCAEB0" w14:paraId="2E84A76C"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217998D" w14:textId="77777777">
      <w:r w:rsidRPr="78B6F757">
        <w:rPr>
          <w:b/>
          <w:bCs/>
          <w:lang w:val="en-US"/>
        </w:rPr>
        <w:t xml:space="preserve">Mục đích: </w:t>
      </w:r>
      <w:r w:rsidRPr="78B6F757">
        <w:rPr>
          <w:lang w:val="en-US"/>
        </w:rPr>
        <w:t>Theo dõi biểu đồ SAF, hiệu quả carbon, đa dạng, tác động xã hội và an toàn.</w:t>
      </w:r>
    </w:p>
    <w:p w:rsidRPr="0009634E" w:rsidR="00A23DA0" w:rsidP="00A23DA0" w:rsidRDefault="78CCAEB0" w14:paraId="4E6A7C5B" w14:textId="77777777">
      <w:r w:rsidRPr="78B6F757">
        <w:rPr>
          <w:b/>
          <w:bCs/>
          <w:lang w:val="en-US"/>
        </w:rPr>
        <w:t>Tính năng:</w:t>
      </w:r>
    </w:p>
    <w:p w:rsidRPr="0009634E" w:rsidR="00A23DA0" w:rsidP="00A23DA0" w:rsidRDefault="00A23DA0" w14:paraId="6631897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và chỉ số công khai theo trụ cột" theo phạm vi quyền được cấp trên </w:t>
      </w:r>
      <w:r>
        <w:rPr>
          <w:szCs w:val="24"/>
        </w:rPr>
        <w:t>Phần mềm</w:t>
      </w:r>
      <w:r w:rsidRPr="0009634E">
        <w:rPr>
          <w:szCs w:val="24"/>
        </w:rPr>
        <w:t xml:space="preserve"> ESG.</w:t>
      </w:r>
    </w:p>
    <w:p w:rsidRPr="0009634E" w:rsidR="00A23DA0" w:rsidP="00A23DA0" w:rsidRDefault="00A23DA0" w14:paraId="1574B032" w14:textId="77777777">
      <w:pPr>
        <w:pStyle w:val="ListBullet"/>
        <w:tabs>
          <w:tab w:val="num" w:pos="360"/>
        </w:tabs>
        <w:spacing w:after="40"/>
        <w:ind w:left="397" w:hanging="360"/>
        <w:rPr>
          <w:rFonts w:cs="Times New Roman"/>
          <w:szCs w:val="24"/>
        </w:rPr>
      </w:pPr>
      <w:r w:rsidRPr="0009634E">
        <w:rPr>
          <w:szCs w:val="24"/>
        </w:rPr>
        <w:t>Hệ thống hỗ trợ mục tiêu: Theo dõi biểu đồ SAF, hiệu quả carbon, đa dạng, tác động xã hội và an toàn.</w:t>
      </w:r>
    </w:p>
    <w:p w:rsidRPr="0009634E" w:rsidR="00A23DA0" w:rsidP="00A23DA0" w:rsidRDefault="00A23DA0" w14:paraId="38982696"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00D19B7"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1A0576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F46B130" w14:textId="77777777">
      <w:r w:rsidRPr="78B6F757">
        <w:rPr>
          <w:b/>
          <w:bCs/>
          <w:lang w:val="en-US"/>
        </w:rPr>
        <w:t>Màn hình liên quan:</w:t>
      </w:r>
    </w:p>
    <w:p w:rsidRPr="0009634E" w:rsidR="00A23DA0" w:rsidP="00A23DA0" w:rsidRDefault="00A23DA0" w14:paraId="260847F2"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6BCC9A9"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33911B75"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416D922" w14:textId="77777777">
        <w:trPr>
          <w:jc w:val="center"/>
        </w:trPr>
        <w:tc>
          <w:tcPr>
            <w:tcW w:w="907" w:type="dxa"/>
            <w:shd w:val="clear" w:color="auto" w:fill="006B75"/>
            <w:tcMar/>
            <w:vAlign w:val="center"/>
          </w:tcPr>
          <w:p w:rsidR="00A23DA0" w:rsidP="00832EA4" w:rsidRDefault="7365809D" w14:paraId="60D720C8" w14:textId="77777777">
            <w:r w:rsidRPr="2689F980" w:rsidR="3D7076FE">
              <w:rPr>
                <w:lang w:val="en-US"/>
              </w:rPr>
              <w:t>Bước</w:t>
            </w:r>
          </w:p>
        </w:tc>
        <w:tc>
          <w:tcPr>
            <w:tcW w:w="12472" w:type="dxa"/>
            <w:shd w:val="clear" w:color="auto" w:fill="006B75"/>
            <w:tcMar/>
            <w:vAlign w:val="center"/>
          </w:tcPr>
          <w:p w:rsidR="00A23DA0" w:rsidP="00832EA4" w:rsidRDefault="7365809D" w14:paraId="38118B39" w14:textId="77777777">
            <w:r w:rsidRPr="2689F980" w:rsidR="3D7076FE">
              <w:rPr>
                <w:lang w:val="en-US"/>
              </w:rPr>
              <w:t>Mô tả</w:t>
            </w:r>
          </w:p>
        </w:tc>
      </w:tr>
      <w:tr w:rsidRPr="0009634E" w:rsidR="00A23DA0" w:rsidTr="2689F980" w14:paraId="6E598126" w14:textId="77777777">
        <w:trPr>
          <w:jc w:val="center"/>
        </w:trPr>
        <w:tc>
          <w:tcPr>
            <w:tcW w:w="907" w:type="dxa"/>
            <w:tcMar/>
            <w:vAlign w:val="center"/>
          </w:tcPr>
          <w:p w:rsidR="00A23DA0" w:rsidP="00832EA4" w:rsidRDefault="7365809D" w14:paraId="4B94B582" w14:textId="77777777">
            <w:r w:rsidRPr="2689F980" w:rsidR="3D7076FE">
              <w:rPr>
                <w:lang w:val="en-US"/>
              </w:rPr>
              <w:t>Bước 1</w:t>
            </w:r>
          </w:p>
        </w:tc>
        <w:tc>
          <w:tcPr>
            <w:tcW w:w="12472" w:type="dxa"/>
            <w:tcMar/>
            <w:vAlign w:val="center"/>
          </w:tcPr>
          <w:p w:rsidR="00A23DA0" w:rsidP="00832EA4" w:rsidRDefault="7365809D" w14:paraId="230412FF" w14:textId="77777777">
            <w:r w:rsidRPr="2689F980" w:rsidR="3D7076FE">
              <w:rPr>
                <w:lang w:val="en-US"/>
              </w:rPr>
              <w:t>Người dùng mở màn hình Web Public - Trang chủ ESG.</w:t>
            </w:r>
          </w:p>
        </w:tc>
      </w:tr>
      <w:tr w:rsidRPr="0009634E" w:rsidR="00A23DA0" w:rsidTr="2689F980" w14:paraId="2E68AB86" w14:textId="77777777">
        <w:trPr>
          <w:jc w:val="center"/>
        </w:trPr>
        <w:tc>
          <w:tcPr>
            <w:tcW w:w="907" w:type="dxa"/>
            <w:tcMar/>
            <w:vAlign w:val="center"/>
          </w:tcPr>
          <w:p w:rsidR="00A23DA0" w:rsidP="00832EA4" w:rsidRDefault="7365809D" w14:paraId="7ABC77B3" w14:textId="77777777">
            <w:r w:rsidRPr="2689F980" w:rsidR="3D7076FE">
              <w:rPr>
                <w:lang w:val="en-US"/>
              </w:rPr>
              <w:t>Bước 2</w:t>
            </w:r>
          </w:p>
        </w:tc>
        <w:tc>
          <w:tcPr>
            <w:tcW w:w="12472" w:type="dxa"/>
            <w:tcMar/>
            <w:vAlign w:val="center"/>
          </w:tcPr>
          <w:p w:rsidR="00A23DA0" w:rsidP="00832EA4" w:rsidRDefault="7365809D" w14:paraId="2B49199F" w14:textId="77777777">
            <w:r w:rsidRPr="2689F980" w:rsidR="3D7076FE">
              <w:rPr>
                <w:lang w:val="en-US"/>
              </w:rPr>
              <w:t>Người dùng chọn bản ghi, tab, chỉ tiêu hoặc thông báo cần xem.</w:t>
            </w:r>
          </w:p>
        </w:tc>
      </w:tr>
      <w:tr w:rsidRPr="0009634E" w:rsidR="00A23DA0" w:rsidTr="2689F980" w14:paraId="3B5EDA28" w14:textId="77777777">
        <w:trPr>
          <w:jc w:val="center"/>
        </w:trPr>
        <w:tc>
          <w:tcPr>
            <w:tcW w:w="907" w:type="dxa"/>
            <w:tcMar/>
            <w:vAlign w:val="center"/>
          </w:tcPr>
          <w:p w:rsidR="00A23DA0" w:rsidP="00832EA4" w:rsidRDefault="7365809D" w14:paraId="00890774" w14:textId="77777777">
            <w:r w:rsidRPr="2689F980" w:rsidR="3D7076FE">
              <w:rPr>
                <w:lang w:val="en-US"/>
              </w:rPr>
              <w:t>Bước 3</w:t>
            </w:r>
          </w:p>
        </w:tc>
        <w:tc>
          <w:tcPr>
            <w:tcW w:w="12472" w:type="dxa"/>
            <w:tcMar/>
            <w:vAlign w:val="center"/>
          </w:tcPr>
          <w:p w:rsidR="00A23DA0" w:rsidP="00832EA4" w:rsidRDefault="7365809D" w14:paraId="23EFA377" w14:textId="77777777">
            <w:r w:rsidRPr="2689F980" w:rsidR="3D7076FE">
              <w:rPr>
                <w:lang w:val="en-US"/>
              </w:rPr>
              <w:t>Hệ thống mở màn hình chi tiết/popup tương ứng và tải dữ liệu theo phạm vi quyền.</w:t>
            </w:r>
          </w:p>
        </w:tc>
      </w:tr>
      <w:tr w:rsidRPr="0009634E" w:rsidR="00A23DA0" w:rsidTr="2689F980" w14:paraId="2E6FE7DE" w14:textId="77777777">
        <w:trPr>
          <w:jc w:val="center"/>
        </w:trPr>
        <w:tc>
          <w:tcPr>
            <w:tcW w:w="907" w:type="dxa"/>
            <w:tcMar/>
            <w:vAlign w:val="center"/>
          </w:tcPr>
          <w:p w:rsidR="00A23DA0" w:rsidP="00832EA4" w:rsidRDefault="7365809D" w14:paraId="40E41247" w14:textId="77777777">
            <w:r w:rsidRPr="2689F980" w:rsidR="3D7076FE">
              <w:rPr>
                <w:lang w:val="en-US"/>
              </w:rPr>
              <w:t>Bước 4</w:t>
            </w:r>
          </w:p>
        </w:tc>
        <w:tc>
          <w:tcPr>
            <w:tcW w:w="12472" w:type="dxa"/>
            <w:tcMar/>
            <w:vAlign w:val="center"/>
          </w:tcPr>
          <w:p w:rsidR="00A23DA0" w:rsidP="00832EA4" w:rsidRDefault="7365809D" w14:paraId="089DF295" w14:textId="77777777">
            <w:r w:rsidRPr="2689F980" w:rsidR="3D7076FE">
              <w:rPr>
                <w:lang w:val="en-US"/>
              </w:rPr>
              <w:t>Người dùng rà soát thông tin, file đính kèm, biểu đồ hoặc lịch sử xử lý.</w:t>
            </w:r>
          </w:p>
        </w:tc>
      </w:tr>
      <w:tr w:rsidR="00A23DA0" w:rsidTr="2689F980" w14:paraId="6D1E5144" w14:textId="77777777">
        <w:trPr>
          <w:jc w:val="center"/>
        </w:trPr>
        <w:tc>
          <w:tcPr>
            <w:tcW w:w="907" w:type="dxa"/>
            <w:tcMar/>
          </w:tcPr>
          <w:p w:rsidR="00A23DA0" w:rsidP="00832EA4" w:rsidRDefault="7365809D" w14:paraId="161EE9CC" w14:textId="77777777">
            <w:r w:rsidRPr="2689F980" w:rsidR="3D7076FE">
              <w:rPr>
                <w:lang w:val="en-US"/>
              </w:rPr>
              <w:t>Bước 5</w:t>
            </w:r>
          </w:p>
        </w:tc>
        <w:tc>
          <w:tcPr>
            <w:tcW w:w="12472" w:type="dxa"/>
            <w:tcMar/>
          </w:tcPr>
          <w:p w:rsidR="00A23DA0" w:rsidP="00832EA4" w:rsidRDefault="7365809D" w14:paraId="3AFBE8CA" w14:textId="77777777">
            <w:r w:rsidRPr="2689F980" w:rsidR="3D7076FE">
              <w:rPr>
                <w:lang w:val="en-US"/>
              </w:rPr>
              <w:t>Người dùng đóng chi tiết hoặc quay lại danh sách để tiếp tục thao tác.</w:t>
            </w:r>
          </w:p>
        </w:tc>
      </w:tr>
    </w:tbl>
    <w:p w:rsidRPr="0009634E" w:rsidR="00A23DA0" w:rsidP="00A23DA0" w:rsidRDefault="00A23DA0" w14:paraId="3F208D46" w14:textId="77777777"/>
    <w:p w:rsidRPr="0009634E" w:rsidR="00A23DA0" w:rsidP="78B6F757" w:rsidRDefault="78CCAEB0" w14:paraId="5ED87BBD" w14:textId="77777777">
      <w:pPr>
        <w:pStyle w:val="Heading3"/>
        <w:rPr>
          <w:sz w:val="24"/>
          <w:szCs w:val="24"/>
          <w:lang w:val="en-US"/>
        </w:rPr>
      </w:pPr>
      <w:bookmarkStart w:name="_Toc242783452" w:id="195"/>
      <w:r w:rsidRPr="78B6F757">
        <w:rPr>
          <w:lang w:val="en-US"/>
        </w:rPr>
        <w:t>4.6.11. Chia sẻ trang chiến lược</w:t>
      </w:r>
      <w:bookmarkEnd w:id="195"/>
    </w:p>
    <w:p w:rsidRPr="0009634E" w:rsidR="00A23DA0" w:rsidP="00A23DA0" w:rsidRDefault="78CCAEB0" w14:paraId="320FDC2D" w14:textId="77777777">
      <w:r w:rsidRPr="78B6F757">
        <w:rPr>
          <w:b/>
          <w:bCs/>
          <w:lang w:val="en-US"/>
        </w:rPr>
        <w:t xml:space="preserve">Đối tượng sử dụng: </w:t>
      </w:r>
      <w:r w:rsidRPr="78B6F757">
        <w:rPr>
          <w:lang w:val="en-US"/>
        </w:rPr>
        <w:t>Khách truy cập</w:t>
      </w:r>
    </w:p>
    <w:p w:rsidRPr="0009634E" w:rsidR="00A23DA0" w:rsidP="00A23DA0" w:rsidRDefault="78CCAEB0" w14:paraId="257E6E03" w14:textId="77777777">
      <w:r w:rsidRPr="78B6F757">
        <w:rPr>
          <w:b/>
          <w:bCs/>
          <w:lang w:val="en-US"/>
        </w:rPr>
        <w:t xml:space="preserve">Mục đích: </w:t>
      </w:r>
      <w:r w:rsidRPr="78B6F757">
        <w:rPr>
          <w:lang w:val="en-US"/>
        </w:rPr>
        <w:t>Chia sẻ nội dung chi tiết trụ cột qua kênh phù hợp.</w:t>
      </w:r>
    </w:p>
    <w:p w:rsidRPr="0009634E" w:rsidR="00A23DA0" w:rsidP="00A23DA0" w:rsidRDefault="78CCAEB0" w14:paraId="7E4F1D63" w14:textId="77777777">
      <w:r w:rsidRPr="78B6F757">
        <w:rPr>
          <w:b/>
          <w:bCs/>
          <w:lang w:val="en-US"/>
        </w:rPr>
        <w:t>Tính năng:</w:t>
      </w:r>
    </w:p>
    <w:p w:rsidRPr="0009634E" w:rsidR="00A23DA0" w:rsidP="00A23DA0" w:rsidRDefault="00A23DA0" w14:paraId="3C2756E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"Chia sẻ trang chiến lược" theo phạm vi quyền được cấp trên </w:t>
      </w:r>
      <w:r>
        <w:rPr>
          <w:szCs w:val="24"/>
        </w:rPr>
        <w:t>Phần mềm</w:t>
      </w:r>
      <w:r w:rsidRPr="0009634E">
        <w:rPr>
          <w:szCs w:val="24"/>
        </w:rPr>
        <w:t xml:space="preserve"> ESG.</w:t>
      </w:r>
    </w:p>
    <w:p w:rsidRPr="0009634E" w:rsidR="00A23DA0" w:rsidP="00A23DA0" w:rsidRDefault="00A23DA0" w14:paraId="4C3E9498" w14:textId="77777777">
      <w:pPr>
        <w:pStyle w:val="ListBullet"/>
        <w:tabs>
          <w:tab w:val="num" w:pos="360"/>
        </w:tabs>
        <w:spacing w:after="40"/>
        <w:ind w:left="397" w:hanging="360"/>
        <w:rPr>
          <w:rFonts w:cs="Times New Roman"/>
          <w:szCs w:val="24"/>
        </w:rPr>
      </w:pPr>
      <w:r w:rsidRPr="0009634E">
        <w:rPr>
          <w:szCs w:val="24"/>
        </w:rPr>
        <w:t>Hệ thống hỗ trợ mục tiêu: Chia sẻ nội dung chi tiết trụ cột qua kênh phù hợp.</w:t>
      </w:r>
    </w:p>
    <w:p w:rsidRPr="0009634E" w:rsidR="00A23DA0" w:rsidP="00A23DA0" w:rsidRDefault="00A23DA0" w14:paraId="17D76489"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D38A307"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0D3136B"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7C9CBB78" w14:textId="77777777">
      <w:r w:rsidRPr="78B6F757">
        <w:rPr>
          <w:b/>
          <w:bCs/>
          <w:lang w:val="en-US"/>
        </w:rPr>
        <w:t>Màn hình liên quan:</w:t>
      </w:r>
    </w:p>
    <w:p w:rsidRPr="0009634E" w:rsidR="00A23DA0" w:rsidP="00A23DA0" w:rsidRDefault="00A23DA0" w14:paraId="23D0F55D"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261B38C"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931D5A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52DFDAC" w14:textId="77777777">
        <w:trPr>
          <w:jc w:val="center"/>
        </w:trPr>
        <w:tc>
          <w:tcPr>
            <w:tcW w:w="907" w:type="dxa"/>
            <w:shd w:val="clear" w:color="auto" w:fill="006B75"/>
            <w:tcMar/>
            <w:vAlign w:val="center"/>
          </w:tcPr>
          <w:p w:rsidR="00A23DA0" w:rsidP="00832EA4" w:rsidRDefault="7365809D" w14:paraId="27DD5E2D" w14:textId="77777777">
            <w:r w:rsidRPr="2689F980" w:rsidR="3D7076FE">
              <w:rPr>
                <w:lang w:val="en-US"/>
              </w:rPr>
              <w:t>Bước</w:t>
            </w:r>
          </w:p>
        </w:tc>
        <w:tc>
          <w:tcPr>
            <w:tcW w:w="12472" w:type="dxa"/>
            <w:shd w:val="clear" w:color="auto" w:fill="006B75"/>
            <w:tcMar/>
            <w:vAlign w:val="center"/>
          </w:tcPr>
          <w:p w:rsidR="00A23DA0" w:rsidP="00832EA4" w:rsidRDefault="7365809D" w14:paraId="7272B245" w14:textId="77777777">
            <w:r w:rsidRPr="2689F980" w:rsidR="3D7076FE">
              <w:rPr>
                <w:lang w:val="en-US"/>
              </w:rPr>
              <w:t>Mô tả</w:t>
            </w:r>
          </w:p>
        </w:tc>
      </w:tr>
      <w:tr w:rsidRPr="0009634E" w:rsidR="00A23DA0" w:rsidTr="2689F980" w14:paraId="68E78A1A" w14:textId="77777777">
        <w:trPr>
          <w:jc w:val="center"/>
        </w:trPr>
        <w:tc>
          <w:tcPr>
            <w:tcW w:w="907" w:type="dxa"/>
            <w:tcMar/>
            <w:vAlign w:val="center"/>
          </w:tcPr>
          <w:p w:rsidR="00A23DA0" w:rsidP="00832EA4" w:rsidRDefault="7365809D" w14:paraId="40698C05" w14:textId="77777777">
            <w:r w:rsidRPr="2689F980" w:rsidR="3D7076FE">
              <w:rPr>
                <w:lang w:val="en-US"/>
              </w:rPr>
              <w:t>Bước 1</w:t>
            </w:r>
          </w:p>
        </w:tc>
        <w:tc>
          <w:tcPr>
            <w:tcW w:w="12472" w:type="dxa"/>
            <w:tcMar/>
            <w:vAlign w:val="center"/>
          </w:tcPr>
          <w:p w:rsidR="00A23DA0" w:rsidP="00832EA4" w:rsidRDefault="7365809D" w14:paraId="2C2D822C" w14:textId="77777777">
            <w:r w:rsidRPr="2689F980" w:rsidR="3D7076FE">
              <w:rPr>
                <w:lang w:val="en-US"/>
              </w:rPr>
              <w:t>Người dùng mở màn hình Web Public - Trang chủ ESG.</w:t>
            </w:r>
          </w:p>
        </w:tc>
      </w:tr>
      <w:tr w:rsidRPr="0009634E" w:rsidR="00A23DA0" w:rsidTr="2689F980" w14:paraId="17B4737B" w14:textId="77777777">
        <w:trPr>
          <w:jc w:val="center"/>
        </w:trPr>
        <w:tc>
          <w:tcPr>
            <w:tcW w:w="907" w:type="dxa"/>
            <w:tcMar/>
            <w:vAlign w:val="center"/>
          </w:tcPr>
          <w:p w:rsidR="00A23DA0" w:rsidP="00832EA4" w:rsidRDefault="7365809D" w14:paraId="15AA0986" w14:textId="77777777">
            <w:r w:rsidRPr="2689F980" w:rsidR="3D7076FE">
              <w:rPr>
                <w:lang w:val="en-US"/>
              </w:rPr>
              <w:t>Bước 2</w:t>
            </w:r>
          </w:p>
        </w:tc>
        <w:tc>
          <w:tcPr>
            <w:tcW w:w="12472" w:type="dxa"/>
            <w:tcMar/>
            <w:vAlign w:val="center"/>
          </w:tcPr>
          <w:p w:rsidR="00A23DA0" w:rsidP="00832EA4" w:rsidRDefault="7365809D" w14:paraId="373C19BF" w14:textId="77777777">
            <w:r w:rsidRPr="2689F980" w:rsidR="3D7076FE">
              <w:rPr>
                <w:lang w:val="en-US"/>
              </w:rPr>
              <w:t>Người dùng chọn chức năng "Chia sẻ trang chiến lược".</w:t>
            </w:r>
          </w:p>
        </w:tc>
      </w:tr>
      <w:tr w:rsidRPr="0009634E" w:rsidR="00A23DA0" w:rsidTr="2689F980" w14:paraId="34337A59" w14:textId="77777777">
        <w:trPr>
          <w:jc w:val="center"/>
        </w:trPr>
        <w:tc>
          <w:tcPr>
            <w:tcW w:w="907" w:type="dxa"/>
            <w:tcMar/>
            <w:vAlign w:val="center"/>
          </w:tcPr>
          <w:p w:rsidR="00A23DA0" w:rsidP="00832EA4" w:rsidRDefault="7365809D" w14:paraId="00BEE6EA" w14:textId="77777777">
            <w:r w:rsidRPr="2689F980" w:rsidR="3D7076FE">
              <w:rPr>
                <w:lang w:val="en-US"/>
              </w:rPr>
              <w:t>Bước 3</w:t>
            </w:r>
          </w:p>
        </w:tc>
        <w:tc>
          <w:tcPr>
            <w:tcW w:w="12472" w:type="dxa"/>
            <w:tcMar/>
            <w:vAlign w:val="center"/>
          </w:tcPr>
          <w:p w:rsidR="00A23DA0" w:rsidP="00832EA4" w:rsidRDefault="7365809D" w14:paraId="36AD5F72" w14:textId="77777777">
            <w:r w:rsidRPr="2689F980" w:rsidR="3D7076FE">
              <w:rPr>
                <w:lang w:val="en-US"/>
              </w:rPr>
              <w:t>Hệ thống kiểm tra quyền thao tác và chuẩn bị dữ liệu/tệp đầu ra.</w:t>
            </w:r>
          </w:p>
        </w:tc>
      </w:tr>
      <w:tr w:rsidRPr="0009634E" w:rsidR="00A23DA0" w:rsidTr="2689F980" w14:paraId="104B5E0B" w14:textId="77777777">
        <w:trPr>
          <w:jc w:val="center"/>
        </w:trPr>
        <w:tc>
          <w:tcPr>
            <w:tcW w:w="907" w:type="dxa"/>
            <w:tcMar/>
            <w:vAlign w:val="center"/>
          </w:tcPr>
          <w:p w:rsidR="00A23DA0" w:rsidP="00832EA4" w:rsidRDefault="7365809D" w14:paraId="35E976C8" w14:textId="77777777">
            <w:r w:rsidRPr="2689F980" w:rsidR="3D7076FE">
              <w:rPr>
                <w:lang w:val="en-US"/>
              </w:rPr>
              <w:t>Bước 4</w:t>
            </w:r>
          </w:p>
        </w:tc>
        <w:tc>
          <w:tcPr>
            <w:tcW w:w="12472" w:type="dxa"/>
            <w:tcMar/>
            <w:vAlign w:val="center"/>
          </w:tcPr>
          <w:p w:rsidR="00A23DA0" w:rsidP="00832EA4" w:rsidRDefault="7365809D" w14:paraId="587EB750" w14:textId="77777777">
            <w:r w:rsidRPr="2689F980" w:rsidR="3D7076FE">
              <w:rPr>
                <w:lang w:val="en-US"/>
              </w:rPr>
              <w:t>Người dùng xác nhận định dạng hoặc nơi lưu nếu hệ thống yêu cầu.</w:t>
            </w:r>
          </w:p>
        </w:tc>
      </w:tr>
      <w:tr w:rsidR="00A23DA0" w:rsidTr="2689F980" w14:paraId="6B520DF5" w14:textId="77777777">
        <w:trPr>
          <w:jc w:val="center"/>
        </w:trPr>
        <w:tc>
          <w:tcPr>
            <w:tcW w:w="907" w:type="dxa"/>
            <w:tcMar/>
          </w:tcPr>
          <w:p w:rsidR="00A23DA0" w:rsidP="00832EA4" w:rsidRDefault="7365809D" w14:paraId="366387A4" w14:textId="77777777">
            <w:r w:rsidRPr="2689F980" w:rsidR="3D7076FE">
              <w:rPr>
                <w:lang w:val="en-US"/>
              </w:rPr>
              <w:t>Bước 5</w:t>
            </w:r>
          </w:p>
        </w:tc>
        <w:tc>
          <w:tcPr>
            <w:tcW w:w="12472" w:type="dxa"/>
            <w:tcMar/>
          </w:tcPr>
          <w:p w:rsidR="00A23DA0" w:rsidP="00832EA4" w:rsidRDefault="7365809D" w14:paraId="23576889" w14:textId="77777777">
            <w:r w:rsidRPr="2689F980" w:rsidR="3D7076FE">
              <w:rPr>
                <w:lang w:val="en-US"/>
              </w:rPr>
              <w:t>Hệ thống thực hiện thao tác và hiển thị thông báo kết quả.</w:t>
            </w:r>
          </w:p>
        </w:tc>
      </w:tr>
    </w:tbl>
    <w:p w:rsidRPr="0009634E" w:rsidR="00A23DA0" w:rsidP="00A23DA0" w:rsidRDefault="00A23DA0" w14:paraId="45EE6711" w14:textId="77777777"/>
    <w:p w:rsidRPr="0009634E" w:rsidR="00A23DA0" w:rsidP="78B6F757" w:rsidRDefault="78CCAEB0" w14:paraId="65F4C2C7" w14:textId="77777777">
      <w:pPr>
        <w:pStyle w:val="Heading3"/>
        <w:rPr>
          <w:sz w:val="24"/>
          <w:szCs w:val="24"/>
          <w:lang w:val="en-US"/>
        </w:rPr>
      </w:pPr>
      <w:bookmarkStart w:name="_Toc242783453" w:id="196"/>
      <w:r w:rsidRPr="78B6F757">
        <w:rPr>
          <w:lang w:val="en-US"/>
        </w:rPr>
        <w:t>4.6.12. In trang chiến lược</w:t>
      </w:r>
      <w:bookmarkEnd w:id="196"/>
    </w:p>
    <w:p w:rsidRPr="0009634E" w:rsidR="00A23DA0" w:rsidP="00A23DA0" w:rsidRDefault="78CCAEB0" w14:paraId="79E130B2"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F1605CA" w14:textId="77777777">
      <w:r w:rsidRPr="78B6F757">
        <w:rPr>
          <w:b/>
          <w:bCs/>
          <w:lang w:val="en-US"/>
        </w:rPr>
        <w:t xml:space="preserve">Mục đích: </w:t>
      </w:r>
      <w:r w:rsidRPr="78B6F757">
        <w:rPr>
          <w:lang w:val="en-US"/>
        </w:rPr>
        <w:t>In hoặc lưu PDF nội dung chiến lược đang xem.</w:t>
      </w:r>
    </w:p>
    <w:p w:rsidRPr="0009634E" w:rsidR="00A23DA0" w:rsidP="00A23DA0" w:rsidRDefault="78CCAEB0" w14:paraId="1AE8EA3B" w14:textId="77777777">
      <w:r w:rsidRPr="78B6F757">
        <w:rPr>
          <w:b/>
          <w:bCs/>
          <w:lang w:val="en-US"/>
        </w:rPr>
        <w:t>Tính năng:</w:t>
      </w:r>
    </w:p>
    <w:p w:rsidRPr="0009634E" w:rsidR="00A23DA0" w:rsidP="00A23DA0" w:rsidRDefault="00A23DA0" w14:paraId="746E96B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"In trang chiến lược" theo phạm vi quyền được cấp trên </w:t>
      </w:r>
      <w:r>
        <w:rPr>
          <w:szCs w:val="24"/>
        </w:rPr>
        <w:t>Phần mềm</w:t>
      </w:r>
      <w:r w:rsidRPr="0009634E">
        <w:rPr>
          <w:szCs w:val="24"/>
        </w:rPr>
        <w:t xml:space="preserve"> ESG.</w:t>
      </w:r>
    </w:p>
    <w:p w:rsidRPr="0009634E" w:rsidR="00A23DA0" w:rsidP="00A23DA0" w:rsidRDefault="00A23DA0" w14:paraId="51992760" w14:textId="77777777">
      <w:pPr>
        <w:pStyle w:val="ListBullet"/>
        <w:tabs>
          <w:tab w:val="num" w:pos="360"/>
        </w:tabs>
        <w:spacing w:after="40"/>
        <w:ind w:left="397" w:hanging="360"/>
        <w:rPr>
          <w:rFonts w:cs="Times New Roman"/>
          <w:szCs w:val="24"/>
        </w:rPr>
      </w:pPr>
      <w:r w:rsidRPr="0009634E">
        <w:rPr>
          <w:szCs w:val="24"/>
        </w:rPr>
        <w:t>Hệ thống hỗ trợ mục tiêu: In hoặc lưu PDF nội dung chiến lược đang xem.</w:t>
      </w:r>
    </w:p>
    <w:p w:rsidRPr="0009634E" w:rsidR="00A23DA0" w:rsidP="00A23DA0" w:rsidRDefault="00A23DA0" w14:paraId="7B886490"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A86EE96"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57BB72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62E11A8" w14:textId="77777777">
      <w:r w:rsidRPr="78B6F757">
        <w:rPr>
          <w:b/>
          <w:bCs/>
          <w:lang w:val="en-US"/>
        </w:rPr>
        <w:t>Màn hình liên quan:</w:t>
      </w:r>
    </w:p>
    <w:p w:rsidRPr="0009634E" w:rsidR="00A23DA0" w:rsidP="00A23DA0" w:rsidRDefault="00A23DA0" w14:paraId="4068469A"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B696359"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51552A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6A17F1C" w14:textId="77777777">
        <w:trPr>
          <w:jc w:val="center"/>
        </w:trPr>
        <w:tc>
          <w:tcPr>
            <w:tcW w:w="907" w:type="dxa"/>
            <w:shd w:val="clear" w:color="auto" w:fill="006B75"/>
            <w:tcMar/>
            <w:vAlign w:val="center"/>
          </w:tcPr>
          <w:p w:rsidR="00A23DA0" w:rsidP="00832EA4" w:rsidRDefault="7365809D" w14:paraId="6E0FC9B8" w14:textId="77777777">
            <w:r w:rsidRPr="2689F980" w:rsidR="3D7076FE">
              <w:rPr>
                <w:lang w:val="en-US"/>
              </w:rPr>
              <w:t>Bước</w:t>
            </w:r>
          </w:p>
        </w:tc>
        <w:tc>
          <w:tcPr>
            <w:tcW w:w="12472" w:type="dxa"/>
            <w:shd w:val="clear" w:color="auto" w:fill="006B75"/>
            <w:tcMar/>
            <w:vAlign w:val="center"/>
          </w:tcPr>
          <w:p w:rsidR="00A23DA0" w:rsidP="00832EA4" w:rsidRDefault="7365809D" w14:paraId="6EBA92E0" w14:textId="77777777">
            <w:r w:rsidRPr="2689F980" w:rsidR="3D7076FE">
              <w:rPr>
                <w:lang w:val="en-US"/>
              </w:rPr>
              <w:t>Mô tả</w:t>
            </w:r>
          </w:p>
        </w:tc>
      </w:tr>
      <w:tr w:rsidRPr="0009634E" w:rsidR="00A23DA0" w:rsidTr="2689F980" w14:paraId="6CDC427A" w14:textId="77777777">
        <w:trPr>
          <w:jc w:val="center"/>
        </w:trPr>
        <w:tc>
          <w:tcPr>
            <w:tcW w:w="907" w:type="dxa"/>
            <w:tcMar/>
            <w:vAlign w:val="center"/>
          </w:tcPr>
          <w:p w:rsidR="00A23DA0" w:rsidP="00832EA4" w:rsidRDefault="7365809D" w14:paraId="7C95FFA7" w14:textId="77777777">
            <w:r w:rsidRPr="2689F980" w:rsidR="3D7076FE">
              <w:rPr>
                <w:lang w:val="en-US"/>
              </w:rPr>
              <w:t>Bước 1</w:t>
            </w:r>
          </w:p>
        </w:tc>
        <w:tc>
          <w:tcPr>
            <w:tcW w:w="12472" w:type="dxa"/>
            <w:tcMar/>
            <w:vAlign w:val="center"/>
          </w:tcPr>
          <w:p w:rsidR="00A23DA0" w:rsidP="00832EA4" w:rsidRDefault="7365809D" w14:paraId="217DA97F" w14:textId="77777777">
            <w:r w:rsidRPr="2689F980" w:rsidR="3D7076FE">
              <w:rPr>
                <w:lang w:val="en-US"/>
              </w:rPr>
              <w:t>Người dùng mở màn hình Web Public - Trang chủ ESG.</w:t>
            </w:r>
          </w:p>
        </w:tc>
      </w:tr>
      <w:tr w:rsidRPr="0009634E" w:rsidR="00A23DA0" w:rsidTr="2689F980" w14:paraId="001EE210" w14:textId="77777777">
        <w:trPr>
          <w:jc w:val="center"/>
        </w:trPr>
        <w:tc>
          <w:tcPr>
            <w:tcW w:w="907" w:type="dxa"/>
            <w:tcMar/>
            <w:vAlign w:val="center"/>
          </w:tcPr>
          <w:p w:rsidR="00A23DA0" w:rsidP="00832EA4" w:rsidRDefault="7365809D" w14:paraId="58EF3E40" w14:textId="77777777">
            <w:r w:rsidRPr="2689F980" w:rsidR="3D7076FE">
              <w:rPr>
                <w:lang w:val="en-US"/>
              </w:rPr>
              <w:t>Bước 2</w:t>
            </w:r>
          </w:p>
        </w:tc>
        <w:tc>
          <w:tcPr>
            <w:tcW w:w="12472" w:type="dxa"/>
            <w:tcMar/>
            <w:vAlign w:val="center"/>
          </w:tcPr>
          <w:p w:rsidR="00A23DA0" w:rsidP="00832EA4" w:rsidRDefault="7365809D" w14:paraId="6D3407DF" w14:textId="77777777">
            <w:r w:rsidRPr="2689F980" w:rsidR="3D7076FE">
              <w:rPr>
                <w:lang w:val="en-US"/>
              </w:rPr>
              <w:t>Người dùng chọn chức năng "In trang chiến lược".</w:t>
            </w:r>
          </w:p>
        </w:tc>
      </w:tr>
      <w:tr w:rsidRPr="0009634E" w:rsidR="00A23DA0" w:rsidTr="2689F980" w14:paraId="6FD49E4C" w14:textId="77777777">
        <w:trPr>
          <w:jc w:val="center"/>
        </w:trPr>
        <w:tc>
          <w:tcPr>
            <w:tcW w:w="907" w:type="dxa"/>
            <w:tcMar/>
            <w:vAlign w:val="center"/>
          </w:tcPr>
          <w:p w:rsidR="00A23DA0" w:rsidP="00832EA4" w:rsidRDefault="7365809D" w14:paraId="3BD33097" w14:textId="77777777">
            <w:r w:rsidRPr="2689F980" w:rsidR="3D7076FE">
              <w:rPr>
                <w:lang w:val="en-US"/>
              </w:rPr>
              <w:t>Bước 3</w:t>
            </w:r>
          </w:p>
        </w:tc>
        <w:tc>
          <w:tcPr>
            <w:tcW w:w="12472" w:type="dxa"/>
            <w:tcMar/>
            <w:vAlign w:val="center"/>
          </w:tcPr>
          <w:p w:rsidR="00A23DA0" w:rsidP="00832EA4" w:rsidRDefault="7365809D" w14:paraId="2FFBF437" w14:textId="77777777">
            <w:r w:rsidRPr="2689F980" w:rsidR="3D7076FE">
              <w:rPr>
                <w:lang w:val="en-US"/>
              </w:rPr>
              <w:t>Hệ thống kiểm tra quyền thao tác và chuẩn bị dữ liệu/tệp đầu ra.</w:t>
            </w:r>
          </w:p>
        </w:tc>
      </w:tr>
      <w:tr w:rsidRPr="0009634E" w:rsidR="00A23DA0" w:rsidTr="2689F980" w14:paraId="4AB386D0" w14:textId="77777777">
        <w:trPr>
          <w:jc w:val="center"/>
        </w:trPr>
        <w:tc>
          <w:tcPr>
            <w:tcW w:w="907" w:type="dxa"/>
            <w:tcMar/>
            <w:vAlign w:val="center"/>
          </w:tcPr>
          <w:p w:rsidR="00A23DA0" w:rsidP="00832EA4" w:rsidRDefault="7365809D" w14:paraId="4AC9ABEA" w14:textId="77777777">
            <w:r w:rsidRPr="2689F980" w:rsidR="3D7076FE">
              <w:rPr>
                <w:lang w:val="en-US"/>
              </w:rPr>
              <w:t>Bước 4</w:t>
            </w:r>
          </w:p>
        </w:tc>
        <w:tc>
          <w:tcPr>
            <w:tcW w:w="12472" w:type="dxa"/>
            <w:tcMar/>
            <w:vAlign w:val="center"/>
          </w:tcPr>
          <w:p w:rsidR="00A23DA0" w:rsidP="00832EA4" w:rsidRDefault="7365809D" w14:paraId="35D515D6" w14:textId="77777777">
            <w:r w:rsidRPr="2689F980" w:rsidR="3D7076FE">
              <w:rPr>
                <w:lang w:val="en-US"/>
              </w:rPr>
              <w:t>Người dùng xác nhận định dạng hoặc nơi lưu nếu hệ thống yêu cầu.</w:t>
            </w:r>
          </w:p>
        </w:tc>
      </w:tr>
      <w:tr w:rsidR="00A23DA0" w:rsidTr="2689F980" w14:paraId="6E5E42E5" w14:textId="77777777">
        <w:trPr>
          <w:jc w:val="center"/>
        </w:trPr>
        <w:tc>
          <w:tcPr>
            <w:tcW w:w="907" w:type="dxa"/>
            <w:tcMar/>
          </w:tcPr>
          <w:p w:rsidR="00A23DA0" w:rsidP="00832EA4" w:rsidRDefault="7365809D" w14:paraId="6447ABC2" w14:textId="77777777">
            <w:r w:rsidRPr="2689F980" w:rsidR="3D7076FE">
              <w:rPr>
                <w:lang w:val="en-US"/>
              </w:rPr>
              <w:t>Bước 5</w:t>
            </w:r>
          </w:p>
        </w:tc>
        <w:tc>
          <w:tcPr>
            <w:tcW w:w="12472" w:type="dxa"/>
            <w:tcMar/>
          </w:tcPr>
          <w:p w:rsidR="00A23DA0" w:rsidP="00832EA4" w:rsidRDefault="7365809D" w14:paraId="2C951548" w14:textId="77777777">
            <w:r w:rsidRPr="2689F980" w:rsidR="3D7076FE">
              <w:rPr>
                <w:lang w:val="en-US"/>
              </w:rPr>
              <w:t>Hệ thống thực hiện thao tác và hiển thị thông báo kết quả.</w:t>
            </w:r>
          </w:p>
        </w:tc>
      </w:tr>
    </w:tbl>
    <w:p w:rsidRPr="0009634E" w:rsidR="00A23DA0" w:rsidP="00A23DA0" w:rsidRDefault="00A23DA0" w14:paraId="31393FEE" w14:textId="77777777"/>
    <w:p w:rsidRPr="0009634E" w:rsidR="00A23DA0" w:rsidP="78B6F757" w:rsidRDefault="78CCAEB0" w14:paraId="7C56674C" w14:textId="77777777">
      <w:pPr>
        <w:pStyle w:val="Heading3"/>
        <w:rPr>
          <w:sz w:val="24"/>
          <w:szCs w:val="24"/>
          <w:lang w:val="en-US"/>
        </w:rPr>
      </w:pPr>
      <w:bookmarkStart w:name="_Toc242783454" w:id="197"/>
      <w:r w:rsidRPr="78B6F757">
        <w:rPr>
          <w:lang w:val="en-US"/>
        </w:rPr>
        <w:t>4.6.13. Tải báo cáo chi tiết theo trụ cột</w:t>
      </w:r>
      <w:bookmarkEnd w:id="197"/>
    </w:p>
    <w:p w:rsidRPr="0009634E" w:rsidR="00A23DA0" w:rsidP="00A23DA0" w:rsidRDefault="78CCAEB0" w14:paraId="19C5C6A6"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362817B" w14:textId="77777777">
      <w:r w:rsidRPr="78B6F757">
        <w:rPr>
          <w:b/>
          <w:bCs/>
          <w:lang w:val="en-US"/>
        </w:rPr>
        <w:t xml:space="preserve">Mục đích: </w:t>
      </w:r>
      <w:r w:rsidRPr="78B6F757">
        <w:rPr>
          <w:lang w:val="en-US"/>
        </w:rPr>
        <w:t>Tải tài liệu chi tiết liên quan đến trụ cột đang xem.</w:t>
      </w:r>
    </w:p>
    <w:p w:rsidRPr="0009634E" w:rsidR="00A23DA0" w:rsidP="00A23DA0" w:rsidRDefault="78CCAEB0" w14:paraId="050E27D9" w14:textId="77777777">
      <w:r w:rsidRPr="78B6F757">
        <w:rPr>
          <w:b/>
          <w:bCs/>
          <w:lang w:val="en-US"/>
        </w:rPr>
        <w:t>Tính năng:</w:t>
      </w:r>
    </w:p>
    <w:p w:rsidRPr="0009634E" w:rsidR="00A23DA0" w:rsidP="00A23DA0" w:rsidRDefault="00A23DA0" w14:paraId="0B1B735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báo cáo chi tiết theo trụ cột" theo phạm vi quyền được cấp trên </w:t>
      </w:r>
      <w:r>
        <w:rPr>
          <w:szCs w:val="24"/>
        </w:rPr>
        <w:t>Phần mềm</w:t>
      </w:r>
      <w:r w:rsidRPr="0009634E">
        <w:rPr>
          <w:szCs w:val="24"/>
        </w:rPr>
        <w:t xml:space="preserve"> ESG.</w:t>
      </w:r>
    </w:p>
    <w:p w:rsidRPr="0009634E" w:rsidR="00A23DA0" w:rsidP="00A23DA0" w:rsidRDefault="00A23DA0" w14:paraId="3724C3B2" w14:textId="77777777">
      <w:pPr>
        <w:pStyle w:val="ListBullet"/>
        <w:tabs>
          <w:tab w:val="num" w:pos="360"/>
        </w:tabs>
        <w:spacing w:after="40"/>
        <w:ind w:left="397" w:hanging="360"/>
        <w:rPr>
          <w:rFonts w:cs="Times New Roman"/>
          <w:szCs w:val="24"/>
        </w:rPr>
      </w:pPr>
      <w:r w:rsidRPr="0009634E">
        <w:rPr>
          <w:szCs w:val="24"/>
        </w:rPr>
        <w:t>Hệ thống hỗ trợ mục tiêu: Tải tài liệu chi tiết liên quan đến trụ cột đang xem.</w:t>
      </w:r>
    </w:p>
    <w:p w:rsidRPr="0009634E" w:rsidR="00A23DA0" w:rsidP="00A23DA0" w:rsidRDefault="00A23DA0" w14:paraId="18745D81"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333EF8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3A793429"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6D2D71E" w14:textId="77777777">
      <w:r w:rsidRPr="78B6F757">
        <w:rPr>
          <w:b/>
          <w:bCs/>
          <w:lang w:val="en-US"/>
        </w:rPr>
        <w:t>Màn hình liên quan:</w:t>
      </w:r>
    </w:p>
    <w:p w:rsidRPr="0009634E" w:rsidR="00A23DA0" w:rsidP="00A23DA0" w:rsidRDefault="00A23DA0" w14:paraId="71938C03"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46F416E"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B2DF9F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B5DF4D0" w14:textId="77777777">
        <w:trPr>
          <w:jc w:val="center"/>
        </w:trPr>
        <w:tc>
          <w:tcPr>
            <w:tcW w:w="907" w:type="dxa"/>
            <w:shd w:val="clear" w:color="auto" w:fill="006B75"/>
            <w:tcMar/>
            <w:vAlign w:val="center"/>
          </w:tcPr>
          <w:p w:rsidR="00A23DA0" w:rsidP="00832EA4" w:rsidRDefault="7365809D" w14:paraId="2DDC67BB" w14:textId="77777777">
            <w:r w:rsidRPr="2689F980" w:rsidR="3D7076FE">
              <w:rPr>
                <w:lang w:val="en-US"/>
              </w:rPr>
              <w:t>Bước</w:t>
            </w:r>
          </w:p>
        </w:tc>
        <w:tc>
          <w:tcPr>
            <w:tcW w:w="12472" w:type="dxa"/>
            <w:shd w:val="clear" w:color="auto" w:fill="006B75"/>
            <w:tcMar/>
            <w:vAlign w:val="center"/>
          </w:tcPr>
          <w:p w:rsidR="00A23DA0" w:rsidP="00832EA4" w:rsidRDefault="7365809D" w14:paraId="7B843E7B" w14:textId="77777777">
            <w:r w:rsidRPr="2689F980" w:rsidR="3D7076FE">
              <w:rPr>
                <w:lang w:val="en-US"/>
              </w:rPr>
              <w:t>Mô tả</w:t>
            </w:r>
          </w:p>
        </w:tc>
      </w:tr>
      <w:tr w:rsidRPr="0009634E" w:rsidR="00A23DA0" w:rsidTr="2689F980" w14:paraId="1AADDFC4" w14:textId="77777777">
        <w:trPr>
          <w:jc w:val="center"/>
        </w:trPr>
        <w:tc>
          <w:tcPr>
            <w:tcW w:w="907" w:type="dxa"/>
            <w:tcMar/>
            <w:vAlign w:val="center"/>
          </w:tcPr>
          <w:p w:rsidR="00A23DA0" w:rsidP="00832EA4" w:rsidRDefault="7365809D" w14:paraId="7E859A6A" w14:textId="77777777">
            <w:r w:rsidRPr="2689F980" w:rsidR="3D7076FE">
              <w:rPr>
                <w:lang w:val="en-US"/>
              </w:rPr>
              <w:t>Bước 1</w:t>
            </w:r>
          </w:p>
        </w:tc>
        <w:tc>
          <w:tcPr>
            <w:tcW w:w="12472" w:type="dxa"/>
            <w:tcMar/>
            <w:vAlign w:val="center"/>
          </w:tcPr>
          <w:p w:rsidR="00A23DA0" w:rsidP="00832EA4" w:rsidRDefault="7365809D" w14:paraId="6681BFF4" w14:textId="77777777">
            <w:r w:rsidRPr="2689F980" w:rsidR="3D7076FE">
              <w:rPr>
                <w:lang w:val="en-US"/>
              </w:rPr>
              <w:t>Người dùng mở màn hình Web Public - Trang chủ ESG.</w:t>
            </w:r>
          </w:p>
        </w:tc>
      </w:tr>
      <w:tr w:rsidRPr="0009634E" w:rsidR="00A23DA0" w:rsidTr="2689F980" w14:paraId="6937C87A" w14:textId="77777777">
        <w:trPr>
          <w:jc w:val="center"/>
        </w:trPr>
        <w:tc>
          <w:tcPr>
            <w:tcW w:w="907" w:type="dxa"/>
            <w:tcMar/>
            <w:vAlign w:val="center"/>
          </w:tcPr>
          <w:p w:rsidR="00A23DA0" w:rsidP="00832EA4" w:rsidRDefault="7365809D" w14:paraId="1B6E19CD" w14:textId="77777777">
            <w:r w:rsidRPr="2689F980" w:rsidR="3D7076FE">
              <w:rPr>
                <w:lang w:val="en-US"/>
              </w:rPr>
              <w:t>Bước 2</w:t>
            </w:r>
          </w:p>
        </w:tc>
        <w:tc>
          <w:tcPr>
            <w:tcW w:w="12472" w:type="dxa"/>
            <w:tcMar/>
            <w:vAlign w:val="center"/>
          </w:tcPr>
          <w:p w:rsidR="00A23DA0" w:rsidP="00832EA4" w:rsidRDefault="7365809D" w14:paraId="69E09EC5" w14:textId="77777777">
            <w:r w:rsidRPr="2689F980" w:rsidR="3D7076FE">
              <w:rPr>
                <w:lang w:val="en-US"/>
              </w:rPr>
              <w:t>Người dùng chọn chức năng "Tải báo cáo chi tiết theo trụ cột".</w:t>
            </w:r>
          </w:p>
        </w:tc>
      </w:tr>
      <w:tr w:rsidRPr="0009634E" w:rsidR="00A23DA0" w:rsidTr="2689F980" w14:paraId="126E2EF3" w14:textId="77777777">
        <w:trPr>
          <w:jc w:val="center"/>
        </w:trPr>
        <w:tc>
          <w:tcPr>
            <w:tcW w:w="907" w:type="dxa"/>
            <w:tcMar/>
            <w:vAlign w:val="center"/>
          </w:tcPr>
          <w:p w:rsidR="00A23DA0" w:rsidP="00832EA4" w:rsidRDefault="7365809D" w14:paraId="1C12D327" w14:textId="77777777">
            <w:r w:rsidRPr="2689F980" w:rsidR="3D7076FE">
              <w:rPr>
                <w:lang w:val="en-US"/>
              </w:rPr>
              <w:t>Bước 3</w:t>
            </w:r>
          </w:p>
        </w:tc>
        <w:tc>
          <w:tcPr>
            <w:tcW w:w="12472" w:type="dxa"/>
            <w:tcMar/>
            <w:vAlign w:val="center"/>
          </w:tcPr>
          <w:p w:rsidR="00A23DA0" w:rsidP="00832EA4" w:rsidRDefault="7365809D" w14:paraId="193B490D" w14:textId="77777777">
            <w:r w:rsidRPr="2689F980" w:rsidR="3D7076FE">
              <w:rPr>
                <w:lang w:val="en-US"/>
              </w:rPr>
              <w:t>Hệ thống kiểm tra quyền thao tác và chuẩn bị dữ liệu/tệp đầu ra.</w:t>
            </w:r>
          </w:p>
        </w:tc>
      </w:tr>
      <w:tr w:rsidRPr="0009634E" w:rsidR="00A23DA0" w:rsidTr="2689F980" w14:paraId="680495BC" w14:textId="77777777">
        <w:trPr>
          <w:jc w:val="center"/>
        </w:trPr>
        <w:tc>
          <w:tcPr>
            <w:tcW w:w="907" w:type="dxa"/>
            <w:tcMar/>
            <w:vAlign w:val="center"/>
          </w:tcPr>
          <w:p w:rsidR="00A23DA0" w:rsidP="00832EA4" w:rsidRDefault="7365809D" w14:paraId="280BCEBC" w14:textId="77777777">
            <w:r w:rsidRPr="2689F980" w:rsidR="3D7076FE">
              <w:rPr>
                <w:lang w:val="en-US"/>
              </w:rPr>
              <w:t>Bước 4</w:t>
            </w:r>
          </w:p>
        </w:tc>
        <w:tc>
          <w:tcPr>
            <w:tcW w:w="12472" w:type="dxa"/>
            <w:tcMar/>
            <w:vAlign w:val="center"/>
          </w:tcPr>
          <w:p w:rsidR="00A23DA0" w:rsidP="00832EA4" w:rsidRDefault="7365809D" w14:paraId="6806CD73" w14:textId="77777777">
            <w:r w:rsidRPr="2689F980" w:rsidR="3D7076FE">
              <w:rPr>
                <w:lang w:val="en-US"/>
              </w:rPr>
              <w:t>Người dùng xác nhận định dạng hoặc nơi lưu nếu hệ thống yêu cầu.</w:t>
            </w:r>
          </w:p>
        </w:tc>
      </w:tr>
      <w:tr w:rsidR="00A23DA0" w:rsidTr="2689F980" w14:paraId="1B3B37F4" w14:textId="77777777">
        <w:trPr>
          <w:jc w:val="center"/>
        </w:trPr>
        <w:tc>
          <w:tcPr>
            <w:tcW w:w="907" w:type="dxa"/>
            <w:tcMar/>
          </w:tcPr>
          <w:p w:rsidR="00A23DA0" w:rsidP="00832EA4" w:rsidRDefault="7365809D" w14:paraId="12F128CA" w14:textId="77777777">
            <w:r w:rsidRPr="2689F980" w:rsidR="3D7076FE">
              <w:rPr>
                <w:lang w:val="en-US"/>
              </w:rPr>
              <w:t>Bước 5</w:t>
            </w:r>
          </w:p>
        </w:tc>
        <w:tc>
          <w:tcPr>
            <w:tcW w:w="12472" w:type="dxa"/>
            <w:tcMar/>
          </w:tcPr>
          <w:p w:rsidR="00A23DA0" w:rsidP="00832EA4" w:rsidRDefault="7365809D" w14:paraId="48B6788B" w14:textId="77777777">
            <w:r w:rsidRPr="2689F980" w:rsidR="3D7076FE">
              <w:rPr>
                <w:lang w:val="en-US"/>
              </w:rPr>
              <w:t>Hệ thống thực hiện thao tác và hiển thị thông báo kết quả.</w:t>
            </w:r>
          </w:p>
        </w:tc>
      </w:tr>
    </w:tbl>
    <w:p w:rsidRPr="0009634E" w:rsidR="00A23DA0" w:rsidP="00A23DA0" w:rsidRDefault="00A23DA0" w14:paraId="49DE3BBF" w14:textId="77777777"/>
    <w:p w:rsidRPr="0009634E" w:rsidR="00A23DA0" w:rsidP="78B6F757" w:rsidRDefault="78CCAEB0" w14:paraId="6DA6D963" w14:textId="77777777">
      <w:pPr>
        <w:pStyle w:val="Heading3"/>
        <w:rPr>
          <w:sz w:val="24"/>
          <w:szCs w:val="24"/>
          <w:lang w:val="en-US"/>
        </w:rPr>
      </w:pPr>
      <w:bookmarkStart w:name="_Toc242783455" w:id="198"/>
      <w:r w:rsidRPr="78B6F757">
        <w:rPr>
          <w:lang w:val="en-US"/>
        </w:rPr>
        <w:t>4.6.14. Xem danh sách tin tức và hoạt động ESG nổi bật</w:t>
      </w:r>
      <w:bookmarkEnd w:id="198"/>
    </w:p>
    <w:p w:rsidRPr="0009634E" w:rsidR="00A23DA0" w:rsidP="00A23DA0" w:rsidRDefault="78CCAEB0" w14:paraId="34EEA45A"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223CE10" w14:textId="77777777">
      <w:r w:rsidRPr="78B6F757">
        <w:rPr>
          <w:b/>
          <w:bCs/>
          <w:lang w:val="en-US"/>
        </w:rPr>
        <w:t xml:space="preserve">Mục đích: </w:t>
      </w:r>
      <w:r w:rsidRPr="78B6F757">
        <w:rPr>
          <w:lang w:val="en-US"/>
        </w:rPr>
        <w:t>Theo dõi các hoạt động mới nhất về bền vững, an toàn và cộng đồng.</w:t>
      </w:r>
    </w:p>
    <w:p w:rsidRPr="0009634E" w:rsidR="00A23DA0" w:rsidP="00A23DA0" w:rsidRDefault="78CCAEB0" w14:paraId="72A50C95" w14:textId="77777777">
      <w:r w:rsidRPr="78B6F757">
        <w:rPr>
          <w:b/>
          <w:bCs/>
          <w:lang w:val="en-US"/>
        </w:rPr>
        <w:t>Tính năng:</w:t>
      </w:r>
    </w:p>
    <w:p w:rsidRPr="0009634E" w:rsidR="00A23DA0" w:rsidP="00A23DA0" w:rsidRDefault="00A23DA0" w14:paraId="40E0A8F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danh sách tin tức và hoạt động ESG nổi bật" theo phạm vi quyền được cấp trên </w:t>
      </w:r>
      <w:r>
        <w:rPr>
          <w:szCs w:val="24"/>
        </w:rPr>
        <w:t>Phần mềm</w:t>
      </w:r>
      <w:r w:rsidRPr="0009634E">
        <w:rPr>
          <w:szCs w:val="24"/>
        </w:rPr>
        <w:t xml:space="preserve"> ESG.</w:t>
      </w:r>
    </w:p>
    <w:p w:rsidRPr="0009634E" w:rsidR="00A23DA0" w:rsidP="00A23DA0" w:rsidRDefault="00A23DA0" w14:paraId="05BFCB4E" w14:textId="77777777">
      <w:pPr>
        <w:pStyle w:val="ListBullet"/>
        <w:tabs>
          <w:tab w:val="num" w:pos="360"/>
        </w:tabs>
        <w:spacing w:after="40"/>
        <w:ind w:left="397" w:hanging="360"/>
        <w:rPr>
          <w:rFonts w:cs="Times New Roman"/>
          <w:szCs w:val="24"/>
        </w:rPr>
      </w:pPr>
      <w:r w:rsidRPr="0009634E">
        <w:rPr>
          <w:szCs w:val="24"/>
        </w:rPr>
        <w:t>Hệ thống hỗ trợ mục tiêu: Theo dõi các hoạt động mới nhất về bền vững, an toàn và cộng đồng.</w:t>
      </w:r>
    </w:p>
    <w:p w:rsidRPr="0009634E" w:rsidR="00A23DA0" w:rsidP="00A23DA0" w:rsidRDefault="00A23DA0" w14:paraId="29E7173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171CB48"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590552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D1EDA3C" w14:textId="77777777">
      <w:r w:rsidRPr="78B6F757">
        <w:rPr>
          <w:b/>
          <w:bCs/>
          <w:lang w:val="en-US"/>
        </w:rPr>
        <w:t>Màn hình liên quan:</w:t>
      </w:r>
    </w:p>
    <w:p w:rsidRPr="0009634E" w:rsidR="00A23DA0" w:rsidP="00A23DA0" w:rsidRDefault="00A23DA0" w14:paraId="13A70452"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95D6D13"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602E169E"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63268563"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57D8069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DC44F3D" w14:textId="77777777">
        <w:trPr>
          <w:jc w:val="center"/>
        </w:trPr>
        <w:tc>
          <w:tcPr>
            <w:tcW w:w="907" w:type="dxa"/>
            <w:shd w:val="clear" w:color="auto" w:fill="006B75"/>
            <w:tcMar/>
            <w:vAlign w:val="center"/>
          </w:tcPr>
          <w:p w:rsidR="00A23DA0" w:rsidP="00832EA4" w:rsidRDefault="7365809D" w14:paraId="1581068D" w14:textId="77777777">
            <w:r w:rsidRPr="2689F980" w:rsidR="3D7076FE">
              <w:rPr>
                <w:lang w:val="en-US"/>
              </w:rPr>
              <w:t>Bước</w:t>
            </w:r>
          </w:p>
        </w:tc>
        <w:tc>
          <w:tcPr>
            <w:tcW w:w="12472" w:type="dxa"/>
            <w:shd w:val="clear" w:color="auto" w:fill="006B75"/>
            <w:tcMar/>
            <w:vAlign w:val="center"/>
          </w:tcPr>
          <w:p w:rsidR="00A23DA0" w:rsidP="00832EA4" w:rsidRDefault="7365809D" w14:paraId="11E51E33" w14:textId="77777777">
            <w:r w:rsidRPr="2689F980" w:rsidR="3D7076FE">
              <w:rPr>
                <w:lang w:val="en-US"/>
              </w:rPr>
              <w:t>Mô tả</w:t>
            </w:r>
          </w:p>
        </w:tc>
      </w:tr>
      <w:tr w:rsidRPr="0009634E" w:rsidR="00A23DA0" w:rsidTr="2689F980" w14:paraId="58D64841" w14:textId="77777777">
        <w:trPr>
          <w:jc w:val="center"/>
        </w:trPr>
        <w:tc>
          <w:tcPr>
            <w:tcW w:w="907" w:type="dxa"/>
            <w:tcMar/>
            <w:vAlign w:val="center"/>
          </w:tcPr>
          <w:p w:rsidR="00A23DA0" w:rsidP="00832EA4" w:rsidRDefault="7365809D" w14:paraId="0F20A04B" w14:textId="77777777">
            <w:r w:rsidRPr="2689F980" w:rsidR="3D7076FE">
              <w:rPr>
                <w:lang w:val="en-US"/>
              </w:rPr>
              <w:t>Bước 1</w:t>
            </w:r>
          </w:p>
        </w:tc>
        <w:tc>
          <w:tcPr>
            <w:tcW w:w="12472" w:type="dxa"/>
            <w:tcMar/>
            <w:vAlign w:val="center"/>
          </w:tcPr>
          <w:p w:rsidR="00A23DA0" w:rsidP="00832EA4" w:rsidRDefault="7365809D" w14:paraId="71B21B82" w14:textId="77777777">
            <w:r w:rsidRPr="2689F980" w:rsidR="3D7076FE">
              <w:rPr>
                <w:lang w:val="en-US"/>
              </w:rPr>
              <w:t>Người dùng mở màn hình CMS Website ESG.</w:t>
            </w:r>
          </w:p>
        </w:tc>
      </w:tr>
      <w:tr w:rsidRPr="0009634E" w:rsidR="00A23DA0" w:rsidTr="2689F980" w14:paraId="7A145DA5" w14:textId="77777777">
        <w:trPr>
          <w:jc w:val="center"/>
        </w:trPr>
        <w:tc>
          <w:tcPr>
            <w:tcW w:w="907" w:type="dxa"/>
            <w:tcMar/>
            <w:vAlign w:val="center"/>
          </w:tcPr>
          <w:p w:rsidR="00A23DA0" w:rsidP="00832EA4" w:rsidRDefault="7365809D" w14:paraId="2F9ED389" w14:textId="77777777">
            <w:r w:rsidRPr="2689F980" w:rsidR="3D7076FE">
              <w:rPr>
                <w:lang w:val="en-US"/>
              </w:rPr>
              <w:t>Bước 2</w:t>
            </w:r>
          </w:p>
        </w:tc>
        <w:tc>
          <w:tcPr>
            <w:tcW w:w="12472" w:type="dxa"/>
            <w:tcMar/>
            <w:vAlign w:val="center"/>
          </w:tcPr>
          <w:p w:rsidR="00A23DA0" w:rsidP="00832EA4" w:rsidRDefault="7365809D" w14:paraId="7B25F426" w14:textId="77777777">
            <w:r w:rsidRPr="2689F980" w:rsidR="3D7076FE">
              <w:rPr>
                <w:lang w:val="en-US"/>
              </w:rPr>
              <w:t>Người dùng nhập từ khóa hoặc chọn bộ lọc cần tra cứu.</w:t>
            </w:r>
          </w:p>
        </w:tc>
      </w:tr>
      <w:tr w:rsidRPr="0009634E" w:rsidR="00A23DA0" w:rsidTr="2689F980" w14:paraId="561BB828" w14:textId="77777777">
        <w:trPr>
          <w:jc w:val="center"/>
        </w:trPr>
        <w:tc>
          <w:tcPr>
            <w:tcW w:w="907" w:type="dxa"/>
            <w:tcMar/>
            <w:vAlign w:val="center"/>
          </w:tcPr>
          <w:p w:rsidR="00A23DA0" w:rsidP="00832EA4" w:rsidRDefault="7365809D" w14:paraId="7A598F47" w14:textId="77777777">
            <w:r w:rsidRPr="2689F980" w:rsidR="3D7076FE">
              <w:rPr>
                <w:lang w:val="en-US"/>
              </w:rPr>
              <w:t>Bước 3</w:t>
            </w:r>
          </w:p>
        </w:tc>
        <w:tc>
          <w:tcPr>
            <w:tcW w:w="12472" w:type="dxa"/>
            <w:tcMar/>
            <w:vAlign w:val="center"/>
          </w:tcPr>
          <w:p w:rsidR="00A23DA0" w:rsidP="00832EA4" w:rsidRDefault="7365809D" w14:paraId="58DA9F3C" w14:textId="77777777">
            <w:r w:rsidRPr="2689F980" w:rsidR="3D7076FE">
              <w:rPr>
                <w:lang w:val="en-US"/>
              </w:rPr>
              <w:t>Người dùng bấm Tìm kiếm/Lọc hoặc hệ thống tự cập nhật danh sách theo điều kiện.</w:t>
            </w:r>
          </w:p>
        </w:tc>
      </w:tr>
      <w:tr w:rsidRPr="0009634E" w:rsidR="00A23DA0" w:rsidTr="2689F980" w14:paraId="415308AD" w14:textId="77777777">
        <w:trPr>
          <w:jc w:val="center"/>
        </w:trPr>
        <w:tc>
          <w:tcPr>
            <w:tcW w:w="907" w:type="dxa"/>
            <w:tcMar/>
            <w:vAlign w:val="center"/>
          </w:tcPr>
          <w:p w:rsidR="00A23DA0" w:rsidP="00832EA4" w:rsidRDefault="7365809D" w14:paraId="0074BDF0" w14:textId="77777777">
            <w:r w:rsidRPr="2689F980" w:rsidR="3D7076FE">
              <w:rPr>
                <w:lang w:val="en-US"/>
              </w:rPr>
              <w:t>Bước 4</w:t>
            </w:r>
          </w:p>
        </w:tc>
        <w:tc>
          <w:tcPr>
            <w:tcW w:w="12472" w:type="dxa"/>
            <w:tcMar/>
            <w:vAlign w:val="center"/>
          </w:tcPr>
          <w:p w:rsidR="00A23DA0" w:rsidP="00832EA4" w:rsidRDefault="7365809D" w14:paraId="19A746C7" w14:textId="77777777">
            <w:r w:rsidRPr="2689F980" w:rsidR="3D7076FE">
              <w:rPr>
                <w:lang w:val="en-US"/>
              </w:rPr>
              <w:t>Hệ thống hiển thị danh sách kết quả phù hợp với quyền truy cập.</w:t>
            </w:r>
          </w:p>
        </w:tc>
      </w:tr>
      <w:tr w:rsidR="00A23DA0" w:rsidTr="2689F980" w14:paraId="4A023D2C" w14:textId="77777777">
        <w:trPr>
          <w:jc w:val="center"/>
        </w:trPr>
        <w:tc>
          <w:tcPr>
            <w:tcW w:w="907" w:type="dxa"/>
            <w:tcMar/>
          </w:tcPr>
          <w:p w:rsidR="00A23DA0" w:rsidP="00832EA4" w:rsidRDefault="7365809D" w14:paraId="2980A5A9" w14:textId="77777777">
            <w:r w:rsidRPr="2689F980" w:rsidR="3D7076FE">
              <w:rPr>
                <w:lang w:val="en-US"/>
              </w:rPr>
              <w:t>Bước 5</w:t>
            </w:r>
          </w:p>
        </w:tc>
        <w:tc>
          <w:tcPr>
            <w:tcW w:w="12472" w:type="dxa"/>
            <w:tcMar/>
          </w:tcPr>
          <w:p w:rsidR="00A23DA0" w:rsidP="00832EA4" w:rsidRDefault="7365809D" w14:paraId="4760073B"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2F1998C" w14:textId="77777777"/>
    <w:p w:rsidRPr="0009634E" w:rsidR="00A23DA0" w:rsidP="78B6F757" w:rsidRDefault="78CCAEB0" w14:paraId="199C8487" w14:textId="77777777">
      <w:pPr>
        <w:pStyle w:val="Heading3"/>
        <w:rPr>
          <w:sz w:val="24"/>
          <w:szCs w:val="24"/>
          <w:lang w:val="en-US"/>
        </w:rPr>
      </w:pPr>
      <w:bookmarkStart w:name="_Toc242783456" w:id="199"/>
      <w:r w:rsidRPr="78B6F757">
        <w:rPr>
          <w:lang w:val="en-US"/>
        </w:rPr>
        <w:t>4.6.15. Đọc chi tiết tin tức trên Spirit VNA</w:t>
      </w:r>
      <w:bookmarkEnd w:id="199"/>
    </w:p>
    <w:p w:rsidRPr="0009634E" w:rsidR="00A23DA0" w:rsidP="00A23DA0" w:rsidRDefault="78CCAEB0" w14:paraId="2494DB67" w14:textId="77777777">
      <w:r w:rsidRPr="78B6F757">
        <w:rPr>
          <w:b/>
          <w:bCs/>
          <w:lang w:val="en-US"/>
        </w:rPr>
        <w:t xml:space="preserve">Đối tượng sử dụng: </w:t>
      </w:r>
      <w:r w:rsidRPr="78B6F757">
        <w:rPr>
          <w:lang w:val="en-US"/>
        </w:rPr>
        <w:t>Khách truy cập</w:t>
      </w:r>
    </w:p>
    <w:p w:rsidRPr="0009634E" w:rsidR="00A23DA0" w:rsidP="00A23DA0" w:rsidRDefault="78CCAEB0" w14:paraId="7DB1C645" w14:textId="77777777">
      <w:r w:rsidRPr="78B6F757">
        <w:rPr>
          <w:b/>
          <w:bCs/>
          <w:lang w:val="en-US"/>
        </w:rPr>
        <w:t xml:space="preserve">Mục đích: </w:t>
      </w:r>
      <w:r w:rsidRPr="78B6F757">
        <w:rPr>
          <w:lang w:val="en-US"/>
        </w:rPr>
        <w:t>Mở bài viết đầy đủ tại nguồn tin của Vietnam Airlines.</w:t>
      </w:r>
    </w:p>
    <w:p w:rsidRPr="0009634E" w:rsidR="00A23DA0" w:rsidP="00A23DA0" w:rsidRDefault="78CCAEB0" w14:paraId="28104CB0" w14:textId="77777777">
      <w:r w:rsidRPr="78B6F757">
        <w:rPr>
          <w:b/>
          <w:bCs/>
          <w:lang w:val="en-US"/>
        </w:rPr>
        <w:t>Tính năng:</w:t>
      </w:r>
    </w:p>
    <w:p w:rsidRPr="0009634E" w:rsidR="00A23DA0" w:rsidP="00A23DA0" w:rsidRDefault="00A23DA0" w14:paraId="145ACD1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"Đọc chi tiết tin tức trên Spirit VNA" theo phạm vi quyền được cấp trên </w:t>
      </w:r>
      <w:r>
        <w:rPr>
          <w:szCs w:val="24"/>
        </w:rPr>
        <w:t>Phần mềm</w:t>
      </w:r>
      <w:r w:rsidRPr="0009634E">
        <w:rPr>
          <w:szCs w:val="24"/>
        </w:rPr>
        <w:t xml:space="preserve"> ESG.</w:t>
      </w:r>
    </w:p>
    <w:p w:rsidRPr="0009634E" w:rsidR="00A23DA0" w:rsidP="00A23DA0" w:rsidRDefault="00A23DA0" w14:paraId="7A7A93F7" w14:textId="77777777">
      <w:pPr>
        <w:pStyle w:val="ListBullet"/>
        <w:tabs>
          <w:tab w:val="num" w:pos="360"/>
        </w:tabs>
        <w:spacing w:after="40"/>
        <w:ind w:left="397" w:hanging="360"/>
        <w:rPr>
          <w:rFonts w:cs="Times New Roman"/>
          <w:szCs w:val="24"/>
        </w:rPr>
      </w:pPr>
      <w:r w:rsidRPr="0009634E">
        <w:rPr>
          <w:szCs w:val="24"/>
        </w:rPr>
        <w:t>Hệ thống hỗ trợ mục tiêu: Mở bài viết đầy đủ tại nguồn tin của Vietnam Airlines.</w:t>
      </w:r>
    </w:p>
    <w:p w:rsidRPr="0009634E" w:rsidR="00A23DA0" w:rsidP="00A23DA0" w:rsidRDefault="00A23DA0" w14:paraId="4B8B55CD"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B67890B"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E01303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EA41AFA" w14:textId="77777777">
      <w:r w:rsidRPr="78B6F757">
        <w:rPr>
          <w:b/>
          <w:bCs/>
          <w:lang w:val="en-US"/>
        </w:rPr>
        <w:t>Màn hình liên quan:</w:t>
      </w:r>
    </w:p>
    <w:p w:rsidRPr="0009634E" w:rsidR="00A23DA0" w:rsidP="00A23DA0" w:rsidRDefault="00A23DA0" w14:paraId="58ABD6F7"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53629C05"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90840F0"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1CAFF7DA"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25C436A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C315A6D" w14:textId="77777777">
        <w:trPr>
          <w:jc w:val="center"/>
        </w:trPr>
        <w:tc>
          <w:tcPr>
            <w:tcW w:w="907" w:type="dxa"/>
            <w:shd w:val="clear" w:color="auto" w:fill="006B75"/>
            <w:tcMar/>
            <w:vAlign w:val="center"/>
          </w:tcPr>
          <w:p w:rsidR="00A23DA0" w:rsidP="00832EA4" w:rsidRDefault="7365809D" w14:paraId="73721B1B" w14:textId="77777777">
            <w:r w:rsidRPr="2689F980" w:rsidR="3D7076FE">
              <w:rPr>
                <w:lang w:val="en-US"/>
              </w:rPr>
              <w:t>Bước</w:t>
            </w:r>
          </w:p>
        </w:tc>
        <w:tc>
          <w:tcPr>
            <w:tcW w:w="12472" w:type="dxa"/>
            <w:shd w:val="clear" w:color="auto" w:fill="006B75"/>
            <w:tcMar/>
            <w:vAlign w:val="center"/>
          </w:tcPr>
          <w:p w:rsidR="00A23DA0" w:rsidP="00832EA4" w:rsidRDefault="7365809D" w14:paraId="7B86C49B" w14:textId="77777777">
            <w:r w:rsidRPr="2689F980" w:rsidR="3D7076FE">
              <w:rPr>
                <w:lang w:val="en-US"/>
              </w:rPr>
              <w:t>Mô tả</w:t>
            </w:r>
          </w:p>
        </w:tc>
      </w:tr>
      <w:tr w:rsidRPr="0009634E" w:rsidR="00A23DA0" w:rsidTr="2689F980" w14:paraId="15D90F95" w14:textId="77777777">
        <w:trPr>
          <w:jc w:val="center"/>
        </w:trPr>
        <w:tc>
          <w:tcPr>
            <w:tcW w:w="907" w:type="dxa"/>
            <w:tcMar/>
            <w:vAlign w:val="center"/>
          </w:tcPr>
          <w:p w:rsidR="00A23DA0" w:rsidP="00832EA4" w:rsidRDefault="7365809D" w14:paraId="0C670C00" w14:textId="77777777">
            <w:r w:rsidRPr="2689F980" w:rsidR="3D7076FE">
              <w:rPr>
                <w:lang w:val="en-US"/>
              </w:rPr>
              <w:t>Bước 1</w:t>
            </w:r>
          </w:p>
        </w:tc>
        <w:tc>
          <w:tcPr>
            <w:tcW w:w="12472" w:type="dxa"/>
            <w:tcMar/>
            <w:vAlign w:val="center"/>
          </w:tcPr>
          <w:p w:rsidR="00A23DA0" w:rsidP="00832EA4" w:rsidRDefault="7365809D" w14:paraId="68440DFA" w14:textId="77777777">
            <w:r w:rsidRPr="2689F980" w:rsidR="3D7076FE">
              <w:rPr>
                <w:lang w:val="en-US"/>
              </w:rPr>
              <w:t>Người dùng mở màn hình CMS Website ESG.</w:t>
            </w:r>
          </w:p>
        </w:tc>
      </w:tr>
      <w:tr w:rsidRPr="0009634E" w:rsidR="00A23DA0" w:rsidTr="2689F980" w14:paraId="39CE33EC" w14:textId="77777777">
        <w:trPr>
          <w:jc w:val="center"/>
        </w:trPr>
        <w:tc>
          <w:tcPr>
            <w:tcW w:w="907" w:type="dxa"/>
            <w:tcMar/>
            <w:vAlign w:val="center"/>
          </w:tcPr>
          <w:p w:rsidR="00A23DA0" w:rsidP="00832EA4" w:rsidRDefault="7365809D" w14:paraId="43377FDA" w14:textId="77777777">
            <w:r w:rsidRPr="2689F980" w:rsidR="3D7076FE">
              <w:rPr>
                <w:lang w:val="en-US"/>
              </w:rPr>
              <w:t>Bước 2</w:t>
            </w:r>
          </w:p>
        </w:tc>
        <w:tc>
          <w:tcPr>
            <w:tcW w:w="12472" w:type="dxa"/>
            <w:tcMar/>
            <w:vAlign w:val="center"/>
          </w:tcPr>
          <w:p w:rsidR="00A23DA0" w:rsidP="00832EA4" w:rsidRDefault="7365809D" w14:paraId="433094EE" w14:textId="77777777">
            <w:r w:rsidRPr="2689F980" w:rsidR="3D7076FE">
              <w:rPr>
                <w:lang w:val="en-US"/>
              </w:rPr>
              <w:t>Người dùng chọn bản ghi, tab, chỉ tiêu hoặc thông báo cần xem.</w:t>
            </w:r>
          </w:p>
        </w:tc>
      </w:tr>
      <w:tr w:rsidRPr="0009634E" w:rsidR="00A23DA0" w:rsidTr="2689F980" w14:paraId="521295F3" w14:textId="77777777">
        <w:trPr>
          <w:jc w:val="center"/>
        </w:trPr>
        <w:tc>
          <w:tcPr>
            <w:tcW w:w="907" w:type="dxa"/>
            <w:tcMar/>
            <w:vAlign w:val="center"/>
          </w:tcPr>
          <w:p w:rsidR="00A23DA0" w:rsidP="00832EA4" w:rsidRDefault="7365809D" w14:paraId="36AAA6D2" w14:textId="77777777">
            <w:r w:rsidRPr="2689F980" w:rsidR="3D7076FE">
              <w:rPr>
                <w:lang w:val="en-US"/>
              </w:rPr>
              <w:t>Bước 3</w:t>
            </w:r>
          </w:p>
        </w:tc>
        <w:tc>
          <w:tcPr>
            <w:tcW w:w="12472" w:type="dxa"/>
            <w:tcMar/>
            <w:vAlign w:val="center"/>
          </w:tcPr>
          <w:p w:rsidR="00A23DA0" w:rsidP="00832EA4" w:rsidRDefault="7365809D" w14:paraId="4BCEA812" w14:textId="77777777">
            <w:r w:rsidRPr="2689F980" w:rsidR="3D7076FE">
              <w:rPr>
                <w:lang w:val="en-US"/>
              </w:rPr>
              <w:t>Hệ thống mở màn hình chi tiết/popup tương ứng và tải dữ liệu theo phạm vi quyền.</w:t>
            </w:r>
          </w:p>
        </w:tc>
      </w:tr>
      <w:tr w:rsidRPr="0009634E" w:rsidR="00A23DA0" w:rsidTr="2689F980" w14:paraId="11AB7DC2" w14:textId="77777777">
        <w:trPr>
          <w:jc w:val="center"/>
        </w:trPr>
        <w:tc>
          <w:tcPr>
            <w:tcW w:w="907" w:type="dxa"/>
            <w:tcMar/>
            <w:vAlign w:val="center"/>
          </w:tcPr>
          <w:p w:rsidR="00A23DA0" w:rsidP="00832EA4" w:rsidRDefault="7365809D" w14:paraId="2E0F7C32" w14:textId="77777777">
            <w:r w:rsidRPr="2689F980" w:rsidR="3D7076FE">
              <w:rPr>
                <w:lang w:val="en-US"/>
              </w:rPr>
              <w:t>Bước 4</w:t>
            </w:r>
          </w:p>
        </w:tc>
        <w:tc>
          <w:tcPr>
            <w:tcW w:w="12472" w:type="dxa"/>
            <w:tcMar/>
            <w:vAlign w:val="center"/>
          </w:tcPr>
          <w:p w:rsidR="00A23DA0" w:rsidP="00832EA4" w:rsidRDefault="7365809D" w14:paraId="231C59BD" w14:textId="77777777">
            <w:r w:rsidRPr="2689F980" w:rsidR="3D7076FE">
              <w:rPr>
                <w:lang w:val="en-US"/>
              </w:rPr>
              <w:t>Người dùng rà soát thông tin, file đính kèm, biểu đồ hoặc lịch sử xử lý.</w:t>
            </w:r>
          </w:p>
        </w:tc>
      </w:tr>
      <w:tr w:rsidR="00A23DA0" w:rsidTr="2689F980" w14:paraId="434B1909" w14:textId="77777777">
        <w:trPr>
          <w:jc w:val="center"/>
        </w:trPr>
        <w:tc>
          <w:tcPr>
            <w:tcW w:w="907" w:type="dxa"/>
            <w:tcMar/>
          </w:tcPr>
          <w:p w:rsidR="00A23DA0" w:rsidP="00832EA4" w:rsidRDefault="7365809D" w14:paraId="7B0423A3" w14:textId="77777777">
            <w:r w:rsidRPr="2689F980" w:rsidR="3D7076FE">
              <w:rPr>
                <w:lang w:val="en-US"/>
              </w:rPr>
              <w:t>Bước 5</w:t>
            </w:r>
          </w:p>
        </w:tc>
        <w:tc>
          <w:tcPr>
            <w:tcW w:w="12472" w:type="dxa"/>
            <w:tcMar/>
          </w:tcPr>
          <w:p w:rsidR="00A23DA0" w:rsidP="00832EA4" w:rsidRDefault="7365809D" w14:paraId="68D80BD7" w14:textId="77777777">
            <w:r w:rsidRPr="2689F980" w:rsidR="3D7076FE">
              <w:rPr>
                <w:lang w:val="en-US"/>
              </w:rPr>
              <w:t>Người dùng đóng chi tiết hoặc quay lại danh sách để tiếp tục thao tác.</w:t>
            </w:r>
          </w:p>
        </w:tc>
      </w:tr>
    </w:tbl>
    <w:p w:rsidRPr="0009634E" w:rsidR="00A23DA0" w:rsidP="00A23DA0" w:rsidRDefault="00A23DA0" w14:paraId="330C579F" w14:textId="77777777"/>
    <w:p w:rsidRPr="0009634E" w:rsidR="00A23DA0" w:rsidP="78B6F757" w:rsidRDefault="78CCAEB0" w14:paraId="7B8A3112" w14:textId="77777777">
      <w:pPr>
        <w:pStyle w:val="Heading3"/>
        <w:rPr>
          <w:sz w:val="24"/>
          <w:szCs w:val="24"/>
          <w:lang w:val="en-US"/>
        </w:rPr>
      </w:pPr>
      <w:bookmarkStart w:name="_Toc242783457" w:id="200"/>
      <w:r w:rsidRPr="78B6F757">
        <w:rPr>
          <w:lang w:val="en-US"/>
        </w:rPr>
        <w:t>4.6.16. Xem tất cả tin tức ESG</w:t>
      </w:r>
      <w:bookmarkEnd w:id="200"/>
    </w:p>
    <w:p w:rsidRPr="0009634E" w:rsidR="00A23DA0" w:rsidP="00A23DA0" w:rsidRDefault="78CCAEB0" w14:paraId="7F897639"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7895E1E" w14:textId="77777777">
      <w:r w:rsidRPr="78B6F757">
        <w:rPr>
          <w:b/>
          <w:bCs/>
          <w:lang w:val="en-US"/>
        </w:rPr>
        <w:t xml:space="preserve">Mục đích: </w:t>
      </w:r>
      <w:r w:rsidRPr="78B6F757">
        <w:rPr>
          <w:lang w:val="en-US"/>
        </w:rPr>
        <w:t>Mở danh sách đầy đủ tin tức thay vì chỉ các bài nổi bật.</w:t>
      </w:r>
    </w:p>
    <w:p w:rsidRPr="0009634E" w:rsidR="00A23DA0" w:rsidP="00A23DA0" w:rsidRDefault="78CCAEB0" w14:paraId="4BEC9704" w14:textId="77777777">
      <w:r w:rsidRPr="78B6F757">
        <w:rPr>
          <w:b/>
          <w:bCs/>
          <w:lang w:val="en-US"/>
        </w:rPr>
        <w:t>Tính năng:</w:t>
      </w:r>
    </w:p>
    <w:p w:rsidRPr="0009634E" w:rsidR="00A23DA0" w:rsidP="00A23DA0" w:rsidRDefault="00A23DA0" w14:paraId="4E6A406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tất cả tin tức ESG" theo phạm vi quyền được cấp trên </w:t>
      </w:r>
      <w:r>
        <w:rPr>
          <w:szCs w:val="24"/>
        </w:rPr>
        <w:t>Phần mềm</w:t>
      </w:r>
      <w:r w:rsidRPr="0009634E">
        <w:rPr>
          <w:szCs w:val="24"/>
        </w:rPr>
        <w:t xml:space="preserve"> ESG.</w:t>
      </w:r>
    </w:p>
    <w:p w:rsidRPr="0009634E" w:rsidR="00A23DA0" w:rsidP="00A23DA0" w:rsidRDefault="00A23DA0" w14:paraId="5D369CD7" w14:textId="77777777">
      <w:pPr>
        <w:pStyle w:val="ListBullet"/>
        <w:tabs>
          <w:tab w:val="num" w:pos="360"/>
        </w:tabs>
        <w:spacing w:after="40"/>
        <w:ind w:left="397" w:hanging="360"/>
        <w:rPr>
          <w:rFonts w:cs="Times New Roman"/>
          <w:szCs w:val="24"/>
        </w:rPr>
      </w:pPr>
      <w:r w:rsidRPr="0009634E">
        <w:rPr>
          <w:szCs w:val="24"/>
        </w:rPr>
        <w:t>Hệ thống hỗ trợ mục tiêu: Mở danh sách đầy đủ tin tức thay vì chỉ các bài nổi bật.</w:t>
      </w:r>
    </w:p>
    <w:p w:rsidRPr="0009634E" w:rsidR="00A23DA0" w:rsidP="00A23DA0" w:rsidRDefault="00A23DA0" w14:paraId="132BDEFE"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1516658E"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1742C3AB"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77592ABE" w14:textId="77777777">
      <w:r w:rsidRPr="78B6F757">
        <w:rPr>
          <w:b/>
          <w:bCs/>
          <w:lang w:val="en-US"/>
        </w:rPr>
        <w:t>Màn hình liên quan:</w:t>
      </w:r>
    </w:p>
    <w:p w:rsidRPr="0009634E" w:rsidR="00A23DA0" w:rsidP="00A23DA0" w:rsidRDefault="00A23DA0" w14:paraId="32C9C0FF"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0FDC7CA"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22E638FF"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75255358"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33FB51F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15FBE50" w14:textId="77777777">
        <w:trPr>
          <w:jc w:val="center"/>
        </w:trPr>
        <w:tc>
          <w:tcPr>
            <w:tcW w:w="907" w:type="dxa"/>
            <w:shd w:val="clear" w:color="auto" w:fill="006B75"/>
            <w:tcMar/>
            <w:vAlign w:val="center"/>
          </w:tcPr>
          <w:p w:rsidR="00A23DA0" w:rsidP="00832EA4" w:rsidRDefault="7365809D" w14:paraId="4B843DAE" w14:textId="77777777">
            <w:r w:rsidRPr="2689F980" w:rsidR="3D7076FE">
              <w:rPr>
                <w:lang w:val="en-US"/>
              </w:rPr>
              <w:t>Bước</w:t>
            </w:r>
          </w:p>
        </w:tc>
        <w:tc>
          <w:tcPr>
            <w:tcW w:w="12472" w:type="dxa"/>
            <w:shd w:val="clear" w:color="auto" w:fill="006B75"/>
            <w:tcMar/>
            <w:vAlign w:val="center"/>
          </w:tcPr>
          <w:p w:rsidR="00A23DA0" w:rsidP="00832EA4" w:rsidRDefault="7365809D" w14:paraId="2B3F2AF5" w14:textId="77777777">
            <w:r w:rsidRPr="2689F980" w:rsidR="3D7076FE">
              <w:rPr>
                <w:lang w:val="en-US"/>
              </w:rPr>
              <w:t>Mô tả</w:t>
            </w:r>
          </w:p>
        </w:tc>
      </w:tr>
      <w:tr w:rsidRPr="0009634E" w:rsidR="00A23DA0" w:rsidTr="2689F980" w14:paraId="0A1F4244" w14:textId="77777777">
        <w:trPr>
          <w:jc w:val="center"/>
        </w:trPr>
        <w:tc>
          <w:tcPr>
            <w:tcW w:w="907" w:type="dxa"/>
            <w:tcMar/>
            <w:vAlign w:val="center"/>
          </w:tcPr>
          <w:p w:rsidR="00A23DA0" w:rsidP="00832EA4" w:rsidRDefault="7365809D" w14:paraId="4114DD93" w14:textId="77777777">
            <w:r w:rsidRPr="2689F980" w:rsidR="3D7076FE">
              <w:rPr>
                <w:lang w:val="en-US"/>
              </w:rPr>
              <w:t>Bước 1</w:t>
            </w:r>
          </w:p>
        </w:tc>
        <w:tc>
          <w:tcPr>
            <w:tcW w:w="12472" w:type="dxa"/>
            <w:tcMar/>
            <w:vAlign w:val="center"/>
          </w:tcPr>
          <w:p w:rsidR="00A23DA0" w:rsidP="00832EA4" w:rsidRDefault="7365809D" w14:paraId="58853A6D" w14:textId="77777777">
            <w:r w:rsidRPr="2689F980" w:rsidR="3D7076FE">
              <w:rPr>
                <w:lang w:val="en-US"/>
              </w:rPr>
              <w:t>Người dùng mở màn hình CMS Website ESG.</w:t>
            </w:r>
          </w:p>
        </w:tc>
      </w:tr>
      <w:tr w:rsidRPr="0009634E" w:rsidR="00A23DA0" w:rsidTr="2689F980" w14:paraId="47807505" w14:textId="77777777">
        <w:trPr>
          <w:jc w:val="center"/>
        </w:trPr>
        <w:tc>
          <w:tcPr>
            <w:tcW w:w="907" w:type="dxa"/>
            <w:tcMar/>
            <w:vAlign w:val="center"/>
          </w:tcPr>
          <w:p w:rsidR="00A23DA0" w:rsidP="00832EA4" w:rsidRDefault="7365809D" w14:paraId="6C3DD5EF" w14:textId="77777777">
            <w:r w:rsidRPr="2689F980" w:rsidR="3D7076FE">
              <w:rPr>
                <w:lang w:val="en-US"/>
              </w:rPr>
              <w:t>Bước 2</w:t>
            </w:r>
          </w:p>
        </w:tc>
        <w:tc>
          <w:tcPr>
            <w:tcW w:w="12472" w:type="dxa"/>
            <w:tcMar/>
            <w:vAlign w:val="center"/>
          </w:tcPr>
          <w:p w:rsidR="00A23DA0" w:rsidP="00832EA4" w:rsidRDefault="7365809D" w14:paraId="1B452A9C" w14:textId="77777777">
            <w:r w:rsidRPr="2689F980" w:rsidR="3D7076FE">
              <w:rPr>
                <w:lang w:val="en-US"/>
              </w:rPr>
              <w:t>Người dùng nhập từ khóa hoặc chọn bộ lọc cần tra cứu.</w:t>
            </w:r>
          </w:p>
        </w:tc>
      </w:tr>
      <w:tr w:rsidRPr="0009634E" w:rsidR="00A23DA0" w:rsidTr="2689F980" w14:paraId="171FADE3" w14:textId="77777777">
        <w:trPr>
          <w:jc w:val="center"/>
        </w:trPr>
        <w:tc>
          <w:tcPr>
            <w:tcW w:w="907" w:type="dxa"/>
            <w:tcMar/>
            <w:vAlign w:val="center"/>
          </w:tcPr>
          <w:p w:rsidR="00A23DA0" w:rsidP="00832EA4" w:rsidRDefault="7365809D" w14:paraId="26160C32" w14:textId="77777777">
            <w:r w:rsidRPr="2689F980" w:rsidR="3D7076FE">
              <w:rPr>
                <w:lang w:val="en-US"/>
              </w:rPr>
              <w:t>Bước 3</w:t>
            </w:r>
          </w:p>
        </w:tc>
        <w:tc>
          <w:tcPr>
            <w:tcW w:w="12472" w:type="dxa"/>
            <w:tcMar/>
            <w:vAlign w:val="center"/>
          </w:tcPr>
          <w:p w:rsidR="00A23DA0" w:rsidP="00832EA4" w:rsidRDefault="7365809D" w14:paraId="36DEA9AA" w14:textId="77777777">
            <w:r w:rsidRPr="2689F980" w:rsidR="3D7076FE">
              <w:rPr>
                <w:lang w:val="en-US"/>
              </w:rPr>
              <w:t>Người dùng bấm Tìm kiếm/Lọc hoặc hệ thống tự cập nhật danh sách theo điều kiện.</w:t>
            </w:r>
          </w:p>
        </w:tc>
      </w:tr>
      <w:tr w:rsidRPr="0009634E" w:rsidR="00A23DA0" w:rsidTr="2689F980" w14:paraId="0C7D9199" w14:textId="77777777">
        <w:trPr>
          <w:jc w:val="center"/>
        </w:trPr>
        <w:tc>
          <w:tcPr>
            <w:tcW w:w="907" w:type="dxa"/>
            <w:tcMar/>
            <w:vAlign w:val="center"/>
          </w:tcPr>
          <w:p w:rsidR="00A23DA0" w:rsidP="00832EA4" w:rsidRDefault="7365809D" w14:paraId="355E89C0" w14:textId="77777777">
            <w:r w:rsidRPr="2689F980" w:rsidR="3D7076FE">
              <w:rPr>
                <w:lang w:val="en-US"/>
              </w:rPr>
              <w:t>Bước 4</w:t>
            </w:r>
          </w:p>
        </w:tc>
        <w:tc>
          <w:tcPr>
            <w:tcW w:w="12472" w:type="dxa"/>
            <w:tcMar/>
            <w:vAlign w:val="center"/>
          </w:tcPr>
          <w:p w:rsidR="00A23DA0" w:rsidP="00832EA4" w:rsidRDefault="7365809D" w14:paraId="06D74BA4" w14:textId="77777777">
            <w:r w:rsidRPr="2689F980" w:rsidR="3D7076FE">
              <w:rPr>
                <w:lang w:val="en-US"/>
              </w:rPr>
              <w:t>Hệ thống hiển thị danh sách kết quả phù hợp với quyền truy cập.</w:t>
            </w:r>
          </w:p>
        </w:tc>
      </w:tr>
      <w:tr w:rsidR="00A23DA0" w:rsidTr="2689F980" w14:paraId="46CE0919" w14:textId="77777777">
        <w:trPr>
          <w:jc w:val="center"/>
        </w:trPr>
        <w:tc>
          <w:tcPr>
            <w:tcW w:w="907" w:type="dxa"/>
            <w:tcMar/>
          </w:tcPr>
          <w:p w:rsidR="00A23DA0" w:rsidP="00832EA4" w:rsidRDefault="7365809D" w14:paraId="484744D7" w14:textId="77777777">
            <w:r w:rsidRPr="2689F980" w:rsidR="3D7076FE">
              <w:rPr>
                <w:lang w:val="en-US"/>
              </w:rPr>
              <w:t>Bước 5</w:t>
            </w:r>
          </w:p>
        </w:tc>
        <w:tc>
          <w:tcPr>
            <w:tcW w:w="12472" w:type="dxa"/>
            <w:tcMar/>
          </w:tcPr>
          <w:p w:rsidR="00A23DA0" w:rsidP="00832EA4" w:rsidRDefault="7365809D" w14:paraId="7128D707"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693FF11A" w14:textId="77777777"/>
    <w:p w:rsidRPr="0009634E" w:rsidR="00A23DA0" w:rsidP="78B6F757" w:rsidRDefault="78CCAEB0" w14:paraId="5511574C" w14:textId="77777777">
      <w:pPr>
        <w:pStyle w:val="Heading3"/>
        <w:rPr>
          <w:sz w:val="24"/>
          <w:szCs w:val="24"/>
          <w:lang w:val="en-US"/>
        </w:rPr>
      </w:pPr>
      <w:bookmarkStart w:name="_Toc242783458" w:id="201"/>
      <w:r w:rsidRPr="78B6F757">
        <w:rPr>
          <w:lang w:val="en-US"/>
        </w:rPr>
        <w:t>4.6.17. Xem kho báo cáo và tài liệu đã công bố</w:t>
      </w:r>
      <w:bookmarkEnd w:id="201"/>
    </w:p>
    <w:p w:rsidRPr="0009634E" w:rsidR="00A23DA0" w:rsidP="00A23DA0" w:rsidRDefault="78CCAEB0" w14:paraId="154EEB2F" w14:textId="77777777">
      <w:r w:rsidRPr="78B6F757">
        <w:rPr>
          <w:b/>
          <w:bCs/>
          <w:lang w:val="en-US"/>
        </w:rPr>
        <w:t xml:space="preserve">Đối tượng sử dụng: </w:t>
      </w:r>
      <w:r w:rsidRPr="78B6F757">
        <w:rPr>
          <w:lang w:val="en-US"/>
        </w:rPr>
        <w:t>Khách truy cập/Cổ đông/Đối tác</w:t>
      </w:r>
    </w:p>
    <w:p w:rsidRPr="0009634E" w:rsidR="00A23DA0" w:rsidP="00A23DA0" w:rsidRDefault="78CCAEB0" w14:paraId="0FA1251F" w14:textId="77777777">
      <w:r w:rsidRPr="78B6F757">
        <w:rPr>
          <w:b/>
          <w:bCs/>
          <w:lang w:val="en-US"/>
        </w:rPr>
        <w:t xml:space="preserve">Mục đích: </w:t>
      </w:r>
      <w:r w:rsidRPr="78B6F757">
        <w:rPr>
          <w:lang w:val="en-US"/>
        </w:rPr>
        <w:t>Tra cứu báo cáo phát triển bền vững, thường niên và tài liệu khác.</w:t>
      </w:r>
    </w:p>
    <w:p w:rsidRPr="0009634E" w:rsidR="00A23DA0" w:rsidP="00A23DA0" w:rsidRDefault="78CCAEB0" w14:paraId="3419CED5" w14:textId="77777777">
      <w:r w:rsidRPr="78B6F757">
        <w:rPr>
          <w:b/>
          <w:bCs/>
          <w:lang w:val="en-US"/>
        </w:rPr>
        <w:t>Tính năng:</w:t>
      </w:r>
    </w:p>
    <w:p w:rsidRPr="0009634E" w:rsidR="00A23DA0" w:rsidP="00A23DA0" w:rsidRDefault="00A23DA0" w14:paraId="5D20A08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kho báo cáo và tài liệu đã công bố" theo phạm vi quyền được cấp trên </w:t>
      </w:r>
      <w:r>
        <w:rPr>
          <w:szCs w:val="24"/>
        </w:rPr>
        <w:t>Phần mềm</w:t>
      </w:r>
      <w:r w:rsidRPr="0009634E">
        <w:rPr>
          <w:szCs w:val="24"/>
        </w:rPr>
        <w:t xml:space="preserve"> ESG.</w:t>
      </w:r>
    </w:p>
    <w:p w:rsidRPr="0009634E" w:rsidR="00A23DA0" w:rsidP="00A23DA0" w:rsidRDefault="00A23DA0" w14:paraId="47BB9BD5" w14:textId="77777777">
      <w:pPr>
        <w:pStyle w:val="ListBullet"/>
        <w:tabs>
          <w:tab w:val="num" w:pos="360"/>
        </w:tabs>
        <w:spacing w:after="40"/>
        <w:ind w:left="397" w:hanging="360"/>
        <w:rPr>
          <w:rFonts w:cs="Times New Roman"/>
          <w:szCs w:val="24"/>
        </w:rPr>
      </w:pPr>
      <w:r w:rsidRPr="0009634E">
        <w:rPr>
          <w:szCs w:val="24"/>
        </w:rPr>
        <w:t>Hệ thống hỗ trợ mục tiêu: Tra cứu báo cáo phát triển bền vững, thường niên và tài liệu khác.</w:t>
      </w:r>
    </w:p>
    <w:p w:rsidRPr="0009634E" w:rsidR="00A23DA0" w:rsidP="00A23DA0" w:rsidRDefault="00A23DA0" w14:paraId="03562215"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1A664218"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0024A9D"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2F55634" w14:textId="77777777">
      <w:r w:rsidRPr="78B6F757">
        <w:rPr>
          <w:b/>
          <w:bCs/>
          <w:lang w:val="en-US"/>
        </w:rPr>
        <w:t>Màn hình liên quan:</w:t>
      </w:r>
    </w:p>
    <w:p w:rsidRPr="0009634E" w:rsidR="00A23DA0" w:rsidP="00A23DA0" w:rsidRDefault="00A23DA0" w14:paraId="28F8FBAF"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2DC268A"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2BF5E4B"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78CCAEB0" w14:paraId="029114ED" w14:textId="77777777">
      <w:pPr>
        <w:jc w:val="center"/>
      </w:pPr>
      <w:r w:rsidRPr="78B6F757">
        <w:rPr>
          <w:i/>
          <w:iCs/>
          <w:lang w:val="en-US"/>
        </w:rPr>
        <w:t>Hình MH-030. Báo cáo ESG</w:t>
      </w:r>
    </w:p>
    <w:p w:rsidRPr="0009634E" w:rsidR="00A23DA0" w:rsidP="00A23DA0" w:rsidRDefault="00A23DA0" w14:paraId="12DC8BFD" w14:textId="77777777">
      <w:pPr>
        <w:jc w:val="center"/>
      </w:pPr>
      <w:r w:rsidRPr="0009634E">
        <w:rPr>
          <w:noProof/>
        </w:rPr>
        <w:drawing>
          <wp:inline distT="0" distB="0" distL="0" distR="0" wp14:anchorId="33CE0B24" wp14:editId="21641F85">
            <wp:extent cx="5941695" cy="3713559"/>
            <wp:effectExtent l="0" t="0" r="190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30_Bao_cao_ESG.png"/>
                    <pic:cNvPicPr/>
                  </pic:nvPicPr>
                  <pic:blipFill>
                    <a:blip r:embed="rId69"/>
                    <a:stretch>
                      <a:fillRect/>
                    </a:stretch>
                  </pic:blipFill>
                  <pic:spPr>
                    <a:xfrm>
                      <a:off x="0" y="0"/>
                      <a:ext cx="5941695" cy="3713559"/>
                    </a:xfrm>
                    <a:prstGeom prst="rect">
                      <a:avLst/>
                    </a:prstGeom>
                  </pic:spPr>
                </pic:pic>
              </a:graphicData>
            </a:graphic>
          </wp:inline>
        </w:drawing>
      </w:r>
    </w:p>
    <w:p w:rsidRPr="0009634E" w:rsidR="00A23DA0" w:rsidP="00A23DA0" w:rsidRDefault="78CCAEB0" w14:paraId="31F322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EB8AC67" w14:textId="77777777">
        <w:trPr>
          <w:jc w:val="center"/>
        </w:trPr>
        <w:tc>
          <w:tcPr>
            <w:tcW w:w="907" w:type="dxa"/>
            <w:shd w:val="clear" w:color="auto" w:fill="006B75"/>
            <w:tcMar/>
            <w:vAlign w:val="center"/>
          </w:tcPr>
          <w:p w:rsidR="00A23DA0" w:rsidP="00832EA4" w:rsidRDefault="7365809D" w14:paraId="5788FAA8" w14:textId="77777777">
            <w:r w:rsidRPr="2689F980" w:rsidR="3D7076FE">
              <w:rPr>
                <w:lang w:val="en-US"/>
              </w:rPr>
              <w:t>Bước</w:t>
            </w:r>
          </w:p>
        </w:tc>
        <w:tc>
          <w:tcPr>
            <w:tcW w:w="12472" w:type="dxa"/>
            <w:shd w:val="clear" w:color="auto" w:fill="006B75"/>
            <w:tcMar/>
            <w:vAlign w:val="center"/>
          </w:tcPr>
          <w:p w:rsidR="00A23DA0" w:rsidP="00832EA4" w:rsidRDefault="7365809D" w14:paraId="3D04DDAB" w14:textId="77777777">
            <w:r w:rsidRPr="2689F980" w:rsidR="3D7076FE">
              <w:rPr>
                <w:lang w:val="en-US"/>
              </w:rPr>
              <w:t>Mô tả</w:t>
            </w:r>
          </w:p>
        </w:tc>
      </w:tr>
      <w:tr w:rsidRPr="0009634E" w:rsidR="00A23DA0" w:rsidTr="2689F980" w14:paraId="0023CD3F" w14:textId="77777777">
        <w:trPr>
          <w:jc w:val="center"/>
        </w:trPr>
        <w:tc>
          <w:tcPr>
            <w:tcW w:w="907" w:type="dxa"/>
            <w:tcMar/>
            <w:vAlign w:val="center"/>
          </w:tcPr>
          <w:p w:rsidR="00A23DA0" w:rsidP="00832EA4" w:rsidRDefault="7365809D" w14:paraId="0DBAEFF8" w14:textId="77777777">
            <w:r w:rsidRPr="2689F980" w:rsidR="3D7076FE">
              <w:rPr>
                <w:lang w:val="en-US"/>
              </w:rPr>
              <w:t>Bước 1</w:t>
            </w:r>
          </w:p>
        </w:tc>
        <w:tc>
          <w:tcPr>
            <w:tcW w:w="12472" w:type="dxa"/>
            <w:tcMar/>
            <w:vAlign w:val="center"/>
          </w:tcPr>
          <w:p w:rsidR="00A23DA0" w:rsidP="00832EA4" w:rsidRDefault="7365809D" w14:paraId="5794BD02" w14:textId="77777777">
            <w:r w:rsidRPr="2689F980" w:rsidR="3D7076FE">
              <w:rPr>
                <w:lang w:val="en-US"/>
              </w:rPr>
              <w:t>Người dùng mở màn hình Báo cáo ESG.</w:t>
            </w:r>
          </w:p>
        </w:tc>
      </w:tr>
      <w:tr w:rsidRPr="0009634E" w:rsidR="00A23DA0" w:rsidTr="2689F980" w14:paraId="4B4EE988" w14:textId="77777777">
        <w:trPr>
          <w:jc w:val="center"/>
        </w:trPr>
        <w:tc>
          <w:tcPr>
            <w:tcW w:w="907" w:type="dxa"/>
            <w:tcMar/>
            <w:vAlign w:val="center"/>
          </w:tcPr>
          <w:p w:rsidR="00A23DA0" w:rsidP="00832EA4" w:rsidRDefault="7365809D" w14:paraId="7885A35B" w14:textId="77777777">
            <w:r w:rsidRPr="2689F980" w:rsidR="3D7076FE">
              <w:rPr>
                <w:lang w:val="en-US"/>
              </w:rPr>
              <w:t>Bước 2</w:t>
            </w:r>
          </w:p>
        </w:tc>
        <w:tc>
          <w:tcPr>
            <w:tcW w:w="12472" w:type="dxa"/>
            <w:tcMar/>
            <w:vAlign w:val="center"/>
          </w:tcPr>
          <w:p w:rsidR="00A23DA0" w:rsidP="00832EA4" w:rsidRDefault="7365809D" w14:paraId="39D8C01D" w14:textId="77777777">
            <w:r w:rsidRPr="2689F980" w:rsidR="3D7076FE">
              <w:rPr>
                <w:lang w:val="en-US"/>
              </w:rPr>
              <w:t>Người dùng chọn chức năng "Xem kho báo cáo và tài liệu đã công bố" theo phạm vi quyền được cấp.</w:t>
            </w:r>
          </w:p>
        </w:tc>
      </w:tr>
      <w:tr w:rsidRPr="0009634E" w:rsidR="00A23DA0" w:rsidTr="2689F980" w14:paraId="3C05FF8D" w14:textId="77777777">
        <w:trPr>
          <w:jc w:val="center"/>
        </w:trPr>
        <w:tc>
          <w:tcPr>
            <w:tcW w:w="907" w:type="dxa"/>
            <w:tcMar/>
            <w:vAlign w:val="center"/>
          </w:tcPr>
          <w:p w:rsidR="00A23DA0" w:rsidP="00832EA4" w:rsidRDefault="7365809D" w14:paraId="2D61EDCF" w14:textId="77777777">
            <w:r w:rsidRPr="2689F980" w:rsidR="3D7076FE">
              <w:rPr>
                <w:lang w:val="en-US"/>
              </w:rPr>
              <w:t>Bước 3</w:t>
            </w:r>
          </w:p>
        </w:tc>
        <w:tc>
          <w:tcPr>
            <w:tcW w:w="12472" w:type="dxa"/>
            <w:tcMar/>
            <w:vAlign w:val="center"/>
          </w:tcPr>
          <w:p w:rsidR="00A23DA0" w:rsidP="00832EA4" w:rsidRDefault="7365809D" w14:paraId="20ECEB27" w14:textId="77777777">
            <w:r w:rsidRPr="2689F980" w:rsidR="3D7076FE">
              <w:rPr>
                <w:lang w:val="en-US"/>
              </w:rPr>
              <w:t>Người dùng nhập hoặc chọn dữ liệu cần xử lý theo biểu mẫu trên màn hình.</w:t>
            </w:r>
          </w:p>
        </w:tc>
      </w:tr>
      <w:tr w:rsidRPr="0009634E" w:rsidR="00A23DA0" w:rsidTr="2689F980" w14:paraId="5BC62165" w14:textId="77777777">
        <w:trPr>
          <w:jc w:val="center"/>
        </w:trPr>
        <w:tc>
          <w:tcPr>
            <w:tcW w:w="907" w:type="dxa"/>
            <w:tcMar/>
            <w:vAlign w:val="center"/>
          </w:tcPr>
          <w:p w:rsidR="00A23DA0" w:rsidP="00832EA4" w:rsidRDefault="7365809D" w14:paraId="4D298988" w14:textId="77777777">
            <w:r w:rsidRPr="2689F980" w:rsidR="3D7076FE">
              <w:rPr>
                <w:lang w:val="en-US"/>
              </w:rPr>
              <w:t>Bước 4</w:t>
            </w:r>
          </w:p>
        </w:tc>
        <w:tc>
          <w:tcPr>
            <w:tcW w:w="12472" w:type="dxa"/>
            <w:tcMar/>
            <w:vAlign w:val="center"/>
          </w:tcPr>
          <w:p w:rsidR="00A23DA0" w:rsidP="00832EA4" w:rsidRDefault="7365809D" w14:paraId="4D8E00EB" w14:textId="77777777">
            <w:r w:rsidRPr="2689F980" w:rsidR="3D7076FE">
              <w:rPr>
                <w:lang w:val="en-US"/>
              </w:rPr>
              <w:t>Hệ thống kiểm tra quyền, dữ liệu bắt buộc và điều kiện nghiệp vụ.</w:t>
            </w:r>
          </w:p>
        </w:tc>
      </w:tr>
      <w:tr w:rsidR="00A23DA0" w:rsidTr="2689F980" w14:paraId="5E636D73" w14:textId="77777777">
        <w:trPr>
          <w:jc w:val="center"/>
        </w:trPr>
        <w:tc>
          <w:tcPr>
            <w:tcW w:w="907" w:type="dxa"/>
            <w:tcMar/>
          </w:tcPr>
          <w:p w:rsidR="00A23DA0" w:rsidP="00832EA4" w:rsidRDefault="7365809D" w14:paraId="5AFBFA5A" w14:textId="77777777">
            <w:r w:rsidRPr="2689F980" w:rsidR="3D7076FE">
              <w:rPr>
                <w:lang w:val="en-US"/>
              </w:rPr>
              <w:t>Bước 5</w:t>
            </w:r>
          </w:p>
        </w:tc>
        <w:tc>
          <w:tcPr>
            <w:tcW w:w="12472" w:type="dxa"/>
            <w:tcMar/>
          </w:tcPr>
          <w:p w:rsidR="00A23DA0" w:rsidP="00832EA4" w:rsidRDefault="7365809D" w14:paraId="0FC046A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76ACD7D" w14:textId="77777777"/>
    <w:p w:rsidRPr="0009634E" w:rsidR="00A23DA0" w:rsidP="78B6F757" w:rsidRDefault="78CCAEB0" w14:paraId="4759FFCA" w14:textId="77777777">
      <w:pPr>
        <w:pStyle w:val="Heading3"/>
        <w:rPr>
          <w:sz w:val="24"/>
          <w:szCs w:val="24"/>
          <w:lang w:val="en-US"/>
        </w:rPr>
      </w:pPr>
      <w:bookmarkStart w:name="_Toc242783459" w:id="202"/>
      <w:r w:rsidRPr="78B6F757">
        <w:rPr>
          <w:lang w:val="en-US"/>
        </w:rPr>
        <w:t>4.6.18. Lọc báo cáo theo năm và loại</w:t>
      </w:r>
      <w:bookmarkEnd w:id="202"/>
    </w:p>
    <w:p w:rsidRPr="0009634E" w:rsidR="00A23DA0" w:rsidP="00A23DA0" w:rsidRDefault="78CCAEB0" w14:paraId="62B6B7E1" w14:textId="77777777">
      <w:r w:rsidRPr="78B6F757">
        <w:rPr>
          <w:b/>
          <w:bCs/>
          <w:lang w:val="en-US"/>
        </w:rPr>
        <w:t xml:space="preserve">Đối tượng sử dụng: </w:t>
      </w:r>
      <w:r w:rsidRPr="78B6F757">
        <w:rPr>
          <w:lang w:val="en-US"/>
        </w:rPr>
        <w:t>Khách truy cập</w:t>
      </w:r>
    </w:p>
    <w:p w:rsidRPr="0009634E" w:rsidR="00A23DA0" w:rsidP="00A23DA0" w:rsidRDefault="78CCAEB0" w14:paraId="16B9283B" w14:textId="77777777">
      <w:r w:rsidRPr="78B6F757">
        <w:rPr>
          <w:b/>
          <w:bCs/>
          <w:lang w:val="en-US"/>
        </w:rPr>
        <w:t xml:space="preserve">Mục đích: </w:t>
      </w:r>
      <w:r w:rsidRPr="78B6F757">
        <w:rPr>
          <w:lang w:val="en-US"/>
        </w:rPr>
        <w:t>Thu hẹp danh sách báo cáo theo nhu cầu.</w:t>
      </w:r>
    </w:p>
    <w:p w:rsidRPr="0009634E" w:rsidR="00A23DA0" w:rsidP="00A23DA0" w:rsidRDefault="78CCAEB0" w14:paraId="58490BB7" w14:textId="77777777">
      <w:r w:rsidRPr="78B6F757">
        <w:rPr>
          <w:b/>
          <w:bCs/>
          <w:lang w:val="en-US"/>
        </w:rPr>
        <w:t>Tính năng:</w:t>
      </w:r>
    </w:p>
    <w:p w:rsidRPr="0009634E" w:rsidR="00A23DA0" w:rsidP="00A23DA0" w:rsidRDefault="00A23DA0" w14:paraId="055352B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báo cáo theo năm và loại" theo phạm vi quyền được cấp trên </w:t>
      </w:r>
      <w:r>
        <w:rPr>
          <w:szCs w:val="24"/>
        </w:rPr>
        <w:t>Phần mềm</w:t>
      </w:r>
      <w:r w:rsidRPr="0009634E">
        <w:rPr>
          <w:szCs w:val="24"/>
        </w:rPr>
        <w:t xml:space="preserve"> ESG.</w:t>
      </w:r>
    </w:p>
    <w:p w:rsidRPr="0009634E" w:rsidR="00A23DA0" w:rsidP="00A23DA0" w:rsidRDefault="00A23DA0" w14:paraId="6899B54F" w14:textId="77777777">
      <w:pPr>
        <w:pStyle w:val="ListBullet"/>
        <w:tabs>
          <w:tab w:val="num" w:pos="360"/>
        </w:tabs>
        <w:spacing w:after="40"/>
        <w:ind w:left="397" w:hanging="360"/>
        <w:rPr>
          <w:rFonts w:cs="Times New Roman"/>
          <w:szCs w:val="24"/>
        </w:rPr>
      </w:pPr>
      <w:r w:rsidRPr="0009634E">
        <w:rPr>
          <w:szCs w:val="24"/>
        </w:rPr>
        <w:t>Hệ thống hỗ trợ mục tiêu: Thu hẹp danh sách báo cáo theo nhu cầu.</w:t>
      </w:r>
    </w:p>
    <w:p w:rsidRPr="0009634E" w:rsidR="00A23DA0" w:rsidP="00A23DA0" w:rsidRDefault="00A23DA0" w14:paraId="6BCD8EA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7E7BA7F"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1FEA7BC5"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19B020C" w14:textId="77777777">
      <w:r w:rsidRPr="78B6F757">
        <w:rPr>
          <w:b/>
          <w:bCs/>
          <w:lang w:val="en-US"/>
        </w:rPr>
        <w:t>Màn hình liên quan:</w:t>
      </w:r>
    </w:p>
    <w:p w:rsidRPr="0009634E" w:rsidR="00A23DA0" w:rsidP="00A23DA0" w:rsidRDefault="00A23DA0" w14:paraId="32AA32CB"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66B649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20FE1DAE"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4FC555E8"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607D79E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A00104" w14:textId="77777777">
        <w:trPr>
          <w:jc w:val="center"/>
        </w:trPr>
        <w:tc>
          <w:tcPr>
            <w:tcW w:w="907" w:type="dxa"/>
            <w:shd w:val="clear" w:color="auto" w:fill="006B75"/>
            <w:tcMar/>
            <w:vAlign w:val="center"/>
          </w:tcPr>
          <w:p w:rsidR="00A23DA0" w:rsidP="00832EA4" w:rsidRDefault="7365809D" w14:paraId="48B962FC" w14:textId="77777777">
            <w:r w:rsidRPr="2689F980" w:rsidR="3D7076FE">
              <w:rPr>
                <w:lang w:val="en-US"/>
              </w:rPr>
              <w:t>Bước</w:t>
            </w:r>
          </w:p>
        </w:tc>
        <w:tc>
          <w:tcPr>
            <w:tcW w:w="12472" w:type="dxa"/>
            <w:shd w:val="clear" w:color="auto" w:fill="006B75"/>
            <w:tcMar/>
            <w:vAlign w:val="center"/>
          </w:tcPr>
          <w:p w:rsidR="00A23DA0" w:rsidP="00832EA4" w:rsidRDefault="7365809D" w14:paraId="0B174ADF" w14:textId="77777777">
            <w:r w:rsidRPr="2689F980" w:rsidR="3D7076FE">
              <w:rPr>
                <w:lang w:val="en-US"/>
              </w:rPr>
              <w:t>Mô tả</w:t>
            </w:r>
          </w:p>
        </w:tc>
      </w:tr>
      <w:tr w:rsidRPr="0009634E" w:rsidR="00A23DA0" w:rsidTr="2689F980" w14:paraId="26CC1776" w14:textId="77777777">
        <w:trPr>
          <w:jc w:val="center"/>
        </w:trPr>
        <w:tc>
          <w:tcPr>
            <w:tcW w:w="907" w:type="dxa"/>
            <w:tcMar/>
            <w:vAlign w:val="center"/>
          </w:tcPr>
          <w:p w:rsidR="00A23DA0" w:rsidP="00832EA4" w:rsidRDefault="7365809D" w14:paraId="7053AC2D" w14:textId="77777777">
            <w:r w:rsidRPr="2689F980" w:rsidR="3D7076FE">
              <w:rPr>
                <w:lang w:val="en-US"/>
              </w:rPr>
              <w:t>Bước 1</w:t>
            </w:r>
          </w:p>
        </w:tc>
        <w:tc>
          <w:tcPr>
            <w:tcW w:w="12472" w:type="dxa"/>
            <w:tcMar/>
            <w:vAlign w:val="center"/>
          </w:tcPr>
          <w:p w:rsidR="00A23DA0" w:rsidP="00832EA4" w:rsidRDefault="7365809D" w14:paraId="55011D41" w14:textId="77777777">
            <w:r w:rsidRPr="2689F980" w:rsidR="3D7076FE">
              <w:rPr>
                <w:lang w:val="en-US"/>
              </w:rPr>
              <w:t>Người dùng mở màn hình Báo cáo ESG.</w:t>
            </w:r>
          </w:p>
        </w:tc>
      </w:tr>
      <w:tr w:rsidRPr="0009634E" w:rsidR="00A23DA0" w:rsidTr="2689F980" w14:paraId="355AE59C" w14:textId="77777777">
        <w:trPr>
          <w:jc w:val="center"/>
        </w:trPr>
        <w:tc>
          <w:tcPr>
            <w:tcW w:w="907" w:type="dxa"/>
            <w:tcMar/>
            <w:vAlign w:val="center"/>
          </w:tcPr>
          <w:p w:rsidR="00A23DA0" w:rsidP="00832EA4" w:rsidRDefault="7365809D" w14:paraId="7EACE354" w14:textId="77777777">
            <w:r w:rsidRPr="2689F980" w:rsidR="3D7076FE">
              <w:rPr>
                <w:lang w:val="en-US"/>
              </w:rPr>
              <w:t>Bước 2</w:t>
            </w:r>
          </w:p>
        </w:tc>
        <w:tc>
          <w:tcPr>
            <w:tcW w:w="12472" w:type="dxa"/>
            <w:tcMar/>
            <w:vAlign w:val="center"/>
          </w:tcPr>
          <w:p w:rsidR="00A23DA0" w:rsidP="00832EA4" w:rsidRDefault="7365809D" w14:paraId="499A0912" w14:textId="77777777">
            <w:r w:rsidRPr="2689F980" w:rsidR="3D7076FE">
              <w:rPr>
                <w:lang w:val="en-US"/>
              </w:rPr>
              <w:t>Người dùng nhập từ khóa hoặc chọn bộ lọc cần tra cứu.</w:t>
            </w:r>
          </w:p>
        </w:tc>
      </w:tr>
      <w:tr w:rsidRPr="0009634E" w:rsidR="00A23DA0" w:rsidTr="2689F980" w14:paraId="6DF6B150" w14:textId="77777777">
        <w:trPr>
          <w:jc w:val="center"/>
        </w:trPr>
        <w:tc>
          <w:tcPr>
            <w:tcW w:w="907" w:type="dxa"/>
            <w:tcMar/>
            <w:vAlign w:val="center"/>
          </w:tcPr>
          <w:p w:rsidR="00A23DA0" w:rsidP="00832EA4" w:rsidRDefault="7365809D" w14:paraId="7B2764FD" w14:textId="77777777">
            <w:r w:rsidRPr="2689F980" w:rsidR="3D7076FE">
              <w:rPr>
                <w:lang w:val="en-US"/>
              </w:rPr>
              <w:t>Bước 3</w:t>
            </w:r>
          </w:p>
        </w:tc>
        <w:tc>
          <w:tcPr>
            <w:tcW w:w="12472" w:type="dxa"/>
            <w:tcMar/>
            <w:vAlign w:val="center"/>
          </w:tcPr>
          <w:p w:rsidR="00A23DA0" w:rsidP="00832EA4" w:rsidRDefault="7365809D" w14:paraId="315A3D84" w14:textId="77777777">
            <w:r w:rsidRPr="2689F980" w:rsidR="3D7076FE">
              <w:rPr>
                <w:lang w:val="en-US"/>
              </w:rPr>
              <w:t>Người dùng bấm Tìm kiếm/Lọc hoặc hệ thống tự cập nhật danh sách theo điều kiện.</w:t>
            </w:r>
          </w:p>
        </w:tc>
      </w:tr>
      <w:tr w:rsidRPr="0009634E" w:rsidR="00A23DA0" w:rsidTr="2689F980" w14:paraId="126A045E" w14:textId="77777777">
        <w:trPr>
          <w:jc w:val="center"/>
        </w:trPr>
        <w:tc>
          <w:tcPr>
            <w:tcW w:w="907" w:type="dxa"/>
            <w:tcMar/>
            <w:vAlign w:val="center"/>
          </w:tcPr>
          <w:p w:rsidR="00A23DA0" w:rsidP="00832EA4" w:rsidRDefault="7365809D" w14:paraId="2BFD4B64" w14:textId="77777777">
            <w:r w:rsidRPr="2689F980" w:rsidR="3D7076FE">
              <w:rPr>
                <w:lang w:val="en-US"/>
              </w:rPr>
              <w:t>Bước 4</w:t>
            </w:r>
          </w:p>
        </w:tc>
        <w:tc>
          <w:tcPr>
            <w:tcW w:w="12472" w:type="dxa"/>
            <w:tcMar/>
            <w:vAlign w:val="center"/>
          </w:tcPr>
          <w:p w:rsidR="00A23DA0" w:rsidP="00832EA4" w:rsidRDefault="7365809D" w14:paraId="2F420296" w14:textId="77777777">
            <w:r w:rsidRPr="2689F980" w:rsidR="3D7076FE">
              <w:rPr>
                <w:lang w:val="en-US"/>
              </w:rPr>
              <w:t>Hệ thống hiển thị danh sách kết quả phù hợp với quyền truy cập.</w:t>
            </w:r>
          </w:p>
        </w:tc>
      </w:tr>
      <w:tr w:rsidR="00A23DA0" w:rsidTr="2689F980" w14:paraId="22DB404B" w14:textId="77777777">
        <w:trPr>
          <w:jc w:val="center"/>
        </w:trPr>
        <w:tc>
          <w:tcPr>
            <w:tcW w:w="907" w:type="dxa"/>
            <w:tcMar/>
          </w:tcPr>
          <w:p w:rsidR="00A23DA0" w:rsidP="00832EA4" w:rsidRDefault="7365809D" w14:paraId="083655C1" w14:textId="77777777">
            <w:r w:rsidRPr="2689F980" w:rsidR="3D7076FE">
              <w:rPr>
                <w:lang w:val="en-US"/>
              </w:rPr>
              <w:t>Bước 5</w:t>
            </w:r>
          </w:p>
        </w:tc>
        <w:tc>
          <w:tcPr>
            <w:tcW w:w="12472" w:type="dxa"/>
            <w:tcMar/>
          </w:tcPr>
          <w:p w:rsidR="00A23DA0" w:rsidP="00832EA4" w:rsidRDefault="7365809D" w14:paraId="27848B28"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03E5104" w14:textId="77777777"/>
    <w:p w:rsidRPr="0009634E" w:rsidR="00A23DA0" w:rsidP="78B6F757" w:rsidRDefault="78CCAEB0" w14:paraId="01B6E325" w14:textId="77777777">
      <w:pPr>
        <w:pStyle w:val="Heading3"/>
        <w:rPr>
          <w:sz w:val="24"/>
          <w:szCs w:val="24"/>
          <w:lang w:val="en-US"/>
        </w:rPr>
      </w:pPr>
      <w:bookmarkStart w:name="_Toc242783460" w:id="203"/>
      <w:r w:rsidRPr="78B6F757">
        <w:rPr>
          <w:lang w:val="en-US"/>
        </w:rPr>
        <w:t>4.6.19. Tìm kiếm báo cáo theo tiêu đề</w:t>
      </w:r>
      <w:bookmarkEnd w:id="203"/>
    </w:p>
    <w:p w:rsidRPr="0009634E" w:rsidR="00A23DA0" w:rsidP="00A23DA0" w:rsidRDefault="78CCAEB0" w14:paraId="6034AA00"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F6ABE9B" w14:textId="77777777">
      <w:r w:rsidRPr="78B6F757">
        <w:rPr>
          <w:b/>
          <w:bCs/>
          <w:lang w:val="en-US"/>
        </w:rPr>
        <w:t xml:space="preserve">Mục đích: </w:t>
      </w:r>
      <w:r w:rsidRPr="78B6F757">
        <w:rPr>
          <w:lang w:val="en-US"/>
        </w:rPr>
        <w:t>Tìm nhanh báo cáo trong trang công bố đầy đủ.</w:t>
      </w:r>
    </w:p>
    <w:p w:rsidRPr="0009634E" w:rsidR="00A23DA0" w:rsidP="00A23DA0" w:rsidRDefault="78CCAEB0" w14:paraId="1D1F33C7" w14:textId="77777777">
      <w:r w:rsidRPr="78B6F757">
        <w:rPr>
          <w:b/>
          <w:bCs/>
          <w:lang w:val="en-US"/>
        </w:rPr>
        <w:t>Tính năng:</w:t>
      </w:r>
    </w:p>
    <w:p w:rsidRPr="0009634E" w:rsidR="00A23DA0" w:rsidP="00A23DA0" w:rsidRDefault="00A23DA0" w14:paraId="5112093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"Tìm kiếm báo cáo theo tiêu đề" theo phạm vi quyền được cấp trên </w:t>
      </w:r>
      <w:r>
        <w:rPr>
          <w:szCs w:val="24"/>
        </w:rPr>
        <w:t>Phần mềm</w:t>
      </w:r>
      <w:r w:rsidRPr="0009634E">
        <w:rPr>
          <w:szCs w:val="24"/>
        </w:rPr>
        <w:t xml:space="preserve"> ESG.</w:t>
      </w:r>
    </w:p>
    <w:p w:rsidRPr="0009634E" w:rsidR="00A23DA0" w:rsidP="00A23DA0" w:rsidRDefault="00A23DA0" w14:paraId="3BF99951" w14:textId="77777777">
      <w:pPr>
        <w:pStyle w:val="ListBullet"/>
        <w:tabs>
          <w:tab w:val="num" w:pos="360"/>
        </w:tabs>
        <w:spacing w:after="40"/>
        <w:ind w:left="397" w:hanging="360"/>
        <w:rPr>
          <w:rFonts w:cs="Times New Roman"/>
          <w:szCs w:val="24"/>
        </w:rPr>
      </w:pPr>
      <w:r w:rsidRPr="0009634E">
        <w:rPr>
          <w:szCs w:val="24"/>
        </w:rPr>
        <w:t>Hệ thống hỗ trợ mục tiêu: Tìm nhanh báo cáo trong trang công bố đầy đủ.</w:t>
      </w:r>
    </w:p>
    <w:p w:rsidRPr="0009634E" w:rsidR="00A23DA0" w:rsidP="00A23DA0" w:rsidRDefault="00A23DA0" w14:paraId="717B93B0"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CDDA9EB"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ECC744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14950AA8" w14:textId="77777777">
      <w:r w:rsidRPr="78B6F757">
        <w:rPr>
          <w:b/>
          <w:bCs/>
          <w:lang w:val="en-US"/>
        </w:rPr>
        <w:t>Màn hình liên quan:</w:t>
      </w:r>
    </w:p>
    <w:p w:rsidRPr="0009634E" w:rsidR="00A23DA0" w:rsidP="00A23DA0" w:rsidRDefault="00A23DA0" w14:paraId="34C67A1E"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3D47956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7E3AAB30"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2BC6416E"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6FC8EF8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CA9186D" w14:textId="77777777">
        <w:trPr>
          <w:jc w:val="center"/>
        </w:trPr>
        <w:tc>
          <w:tcPr>
            <w:tcW w:w="907" w:type="dxa"/>
            <w:shd w:val="clear" w:color="auto" w:fill="006B75"/>
            <w:tcMar/>
            <w:vAlign w:val="center"/>
          </w:tcPr>
          <w:p w:rsidR="00A23DA0" w:rsidP="00832EA4" w:rsidRDefault="7365809D" w14:paraId="0A98F9D7" w14:textId="77777777">
            <w:r w:rsidRPr="2689F980" w:rsidR="3D7076FE">
              <w:rPr>
                <w:lang w:val="en-US"/>
              </w:rPr>
              <w:t>Bước</w:t>
            </w:r>
          </w:p>
        </w:tc>
        <w:tc>
          <w:tcPr>
            <w:tcW w:w="12472" w:type="dxa"/>
            <w:shd w:val="clear" w:color="auto" w:fill="006B75"/>
            <w:tcMar/>
            <w:vAlign w:val="center"/>
          </w:tcPr>
          <w:p w:rsidR="00A23DA0" w:rsidP="00832EA4" w:rsidRDefault="7365809D" w14:paraId="29B555CB" w14:textId="77777777">
            <w:r w:rsidRPr="2689F980" w:rsidR="3D7076FE">
              <w:rPr>
                <w:lang w:val="en-US"/>
              </w:rPr>
              <w:t>Mô tả</w:t>
            </w:r>
          </w:p>
        </w:tc>
      </w:tr>
      <w:tr w:rsidRPr="0009634E" w:rsidR="00A23DA0" w:rsidTr="2689F980" w14:paraId="41EAF635" w14:textId="77777777">
        <w:trPr>
          <w:jc w:val="center"/>
        </w:trPr>
        <w:tc>
          <w:tcPr>
            <w:tcW w:w="907" w:type="dxa"/>
            <w:tcMar/>
            <w:vAlign w:val="center"/>
          </w:tcPr>
          <w:p w:rsidR="00A23DA0" w:rsidP="00832EA4" w:rsidRDefault="7365809D" w14:paraId="6E1AD29B" w14:textId="77777777">
            <w:r w:rsidRPr="2689F980" w:rsidR="3D7076FE">
              <w:rPr>
                <w:lang w:val="en-US"/>
              </w:rPr>
              <w:t>Bước 1</w:t>
            </w:r>
          </w:p>
        </w:tc>
        <w:tc>
          <w:tcPr>
            <w:tcW w:w="12472" w:type="dxa"/>
            <w:tcMar/>
            <w:vAlign w:val="center"/>
          </w:tcPr>
          <w:p w:rsidR="00A23DA0" w:rsidP="00832EA4" w:rsidRDefault="7365809D" w14:paraId="160E6951" w14:textId="77777777">
            <w:r w:rsidRPr="2689F980" w:rsidR="3D7076FE">
              <w:rPr>
                <w:lang w:val="en-US"/>
              </w:rPr>
              <w:t>Người dùng mở màn hình Báo cáo ESG.</w:t>
            </w:r>
          </w:p>
        </w:tc>
      </w:tr>
      <w:tr w:rsidRPr="0009634E" w:rsidR="00A23DA0" w:rsidTr="2689F980" w14:paraId="2D4DCFC7" w14:textId="77777777">
        <w:trPr>
          <w:jc w:val="center"/>
        </w:trPr>
        <w:tc>
          <w:tcPr>
            <w:tcW w:w="907" w:type="dxa"/>
            <w:tcMar/>
            <w:vAlign w:val="center"/>
          </w:tcPr>
          <w:p w:rsidR="00A23DA0" w:rsidP="00832EA4" w:rsidRDefault="7365809D" w14:paraId="6DF4286B" w14:textId="77777777">
            <w:r w:rsidRPr="2689F980" w:rsidR="3D7076FE">
              <w:rPr>
                <w:lang w:val="en-US"/>
              </w:rPr>
              <w:t>Bước 2</w:t>
            </w:r>
          </w:p>
        </w:tc>
        <w:tc>
          <w:tcPr>
            <w:tcW w:w="12472" w:type="dxa"/>
            <w:tcMar/>
            <w:vAlign w:val="center"/>
          </w:tcPr>
          <w:p w:rsidR="00A23DA0" w:rsidP="00832EA4" w:rsidRDefault="7365809D" w14:paraId="4ABF708E" w14:textId="77777777">
            <w:r w:rsidRPr="2689F980" w:rsidR="3D7076FE">
              <w:rPr>
                <w:lang w:val="en-US"/>
              </w:rPr>
              <w:t>Người dùng nhập từ khóa hoặc chọn bộ lọc cần tra cứu.</w:t>
            </w:r>
          </w:p>
        </w:tc>
      </w:tr>
      <w:tr w:rsidRPr="0009634E" w:rsidR="00A23DA0" w:rsidTr="2689F980" w14:paraId="74979644" w14:textId="77777777">
        <w:trPr>
          <w:jc w:val="center"/>
        </w:trPr>
        <w:tc>
          <w:tcPr>
            <w:tcW w:w="907" w:type="dxa"/>
            <w:tcMar/>
            <w:vAlign w:val="center"/>
          </w:tcPr>
          <w:p w:rsidR="00A23DA0" w:rsidP="00832EA4" w:rsidRDefault="7365809D" w14:paraId="1D28D71E" w14:textId="77777777">
            <w:r w:rsidRPr="2689F980" w:rsidR="3D7076FE">
              <w:rPr>
                <w:lang w:val="en-US"/>
              </w:rPr>
              <w:t>Bước 3</w:t>
            </w:r>
          </w:p>
        </w:tc>
        <w:tc>
          <w:tcPr>
            <w:tcW w:w="12472" w:type="dxa"/>
            <w:tcMar/>
            <w:vAlign w:val="center"/>
          </w:tcPr>
          <w:p w:rsidR="00A23DA0" w:rsidP="00832EA4" w:rsidRDefault="7365809D" w14:paraId="42D15ADD" w14:textId="77777777">
            <w:r w:rsidRPr="2689F980" w:rsidR="3D7076FE">
              <w:rPr>
                <w:lang w:val="en-US"/>
              </w:rPr>
              <w:t>Người dùng bấm Tìm kiếm/Lọc hoặc hệ thống tự cập nhật danh sách theo điều kiện.</w:t>
            </w:r>
          </w:p>
        </w:tc>
      </w:tr>
      <w:tr w:rsidRPr="0009634E" w:rsidR="00A23DA0" w:rsidTr="2689F980" w14:paraId="6870686F" w14:textId="77777777">
        <w:trPr>
          <w:jc w:val="center"/>
        </w:trPr>
        <w:tc>
          <w:tcPr>
            <w:tcW w:w="907" w:type="dxa"/>
            <w:tcMar/>
            <w:vAlign w:val="center"/>
          </w:tcPr>
          <w:p w:rsidR="00A23DA0" w:rsidP="00832EA4" w:rsidRDefault="7365809D" w14:paraId="766CA191" w14:textId="77777777">
            <w:r w:rsidRPr="2689F980" w:rsidR="3D7076FE">
              <w:rPr>
                <w:lang w:val="en-US"/>
              </w:rPr>
              <w:t>Bước 4</w:t>
            </w:r>
          </w:p>
        </w:tc>
        <w:tc>
          <w:tcPr>
            <w:tcW w:w="12472" w:type="dxa"/>
            <w:tcMar/>
            <w:vAlign w:val="center"/>
          </w:tcPr>
          <w:p w:rsidR="00A23DA0" w:rsidP="00832EA4" w:rsidRDefault="7365809D" w14:paraId="407F230C" w14:textId="77777777">
            <w:r w:rsidRPr="2689F980" w:rsidR="3D7076FE">
              <w:rPr>
                <w:lang w:val="en-US"/>
              </w:rPr>
              <w:t>Hệ thống hiển thị danh sách kết quả phù hợp với quyền truy cập.</w:t>
            </w:r>
          </w:p>
        </w:tc>
      </w:tr>
      <w:tr w:rsidR="00A23DA0" w:rsidTr="2689F980" w14:paraId="4CEEE403" w14:textId="77777777">
        <w:trPr>
          <w:jc w:val="center"/>
        </w:trPr>
        <w:tc>
          <w:tcPr>
            <w:tcW w:w="907" w:type="dxa"/>
            <w:tcMar/>
          </w:tcPr>
          <w:p w:rsidR="00A23DA0" w:rsidP="00832EA4" w:rsidRDefault="7365809D" w14:paraId="3B636BCD" w14:textId="77777777">
            <w:r w:rsidRPr="2689F980" w:rsidR="3D7076FE">
              <w:rPr>
                <w:lang w:val="en-US"/>
              </w:rPr>
              <w:t>Bước 5</w:t>
            </w:r>
          </w:p>
        </w:tc>
        <w:tc>
          <w:tcPr>
            <w:tcW w:w="12472" w:type="dxa"/>
            <w:tcMar/>
          </w:tcPr>
          <w:p w:rsidR="00A23DA0" w:rsidP="00832EA4" w:rsidRDefault="7365809D" w14:paraId="702B6C83"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3AE1BD6" w14:textId="77777777"/>
    <w:p w:rsidRPr="0009634E" w:rsidR="00A23DA0" w:rsidP="78B6F757" w:rsidRDefault="78CCAEB0" w14:paraId="496EA4ED" w14:textId="77777777">
      <w:pPr>
        <w:pStyle w:val="Heading3"/>
        <w:rPr>
          <w:sz w:val="24"/>
          <w:szCs w:val="24"/>
          <w:lang w:val="en-US"/>
        </w:rPr>
      </w:pPr>
      <w:bookmarkStart w:name="_Toc242783461" w:id="204"/>
      <w:r w:rsidRPr="78B6F757">
        <w:rPr>
          <w:lang w:val="en-US"/>
        </w:rPr>
        <w:t>4.6.20. Lọc báo cáo theo năm trên trang công bố</w:t>
      </w:r>
      <w:bookmarkEnd w:id="204"/>
    </w:p>
    <w:p w:rsidRPr="0009634E" w:rsidR="00A23DA0" w:rsidP="00A23DA0" w:rsidRDefault="78CCAEB0" w14:paraId="34B9FD2D"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E328275" w14:textId="77777777">
      <w:r w:rsidRPr="78B6F757">
        <w:rPr>
          <w:b/>
          <w:bCs/>
          <w:lang w:val="en-US"/>
        </w:rPr>
        <w:t xml:space="preserve">Mục đích: </w:t>
      </w:r>
      <w:r w:rsidRPr="78B6F757">
        <w:rPr>
          <w:lang w:val="en-US"/>
        </w:rPr>
        <w:t>Xem báo cáo của tất cả hoặc một năm cụ thể.</w:t>
      </w:r>
    </w:p>
    <w:p w:rsidRPr="0009634E" w:rsidR="00A23DA0" w:rsidP="00A23DA0" w:rsidRDefault="78CCAEB0" w14:paraId="52C3BDE9" w14:textId="77777777">
      <w:r w:rsidRPr="78B6F757">
        <w:rPr>
          <w:b/>
          <w:bCs/>
          <w:lang w:val="en-US"/>
        </w:rPr>
        <w:t>Tính năng:</w:t>
      </w:r>
    </w:p>
    <w:p w:rsidRPr="0009634E" w:rsidR="00A23DA0" w:rsidP="00A23DA0" w:rsidRDefault="00A23DA0" w14:paraId="3A5973B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báo cáo theo năm trên trang công bố" theo phạm vi quyền được cấp trên </w:t>
      </w:r>
      <w:r>
        <w:rPr>
          <w:szCs w:val="24"/>
        </w:rPr>
        <w:t>Phần mềm</w:t>
      </w:r>
      <w:r w:rsidRPr="0009634E">
        <w:rPr>
          <w:szCs w:val="24"/>
        </w:rPr>
        <w:t xml:space="preserve"> ESG.</w:t>
      </w:r>
    </w:p>
    <w:p w:rsidRPr="0009634E" w:rsidR="00A23DA0" w:rsidP="00A23DA0" w:rsidRDefault="00A23DA0" w14:paraId="14B894FD" w14:textId="77777777">
      <w:pPr>
        <w:pStyle w:val="ListBullet"/>
        <w:tabs>
          <w:tab w:val="num" w:pos="360"/>
        </w:tabs>
        <w:spacing w:after="40"/>
        <w:ind w:left="397" w:hanging="360"/>
        <w:rPr>
          <w:rFonts w:cs="Times New Roman"/>
          <w:szCs w:val="24"/>
        </w:rPr>
      </w:pPr>
      <w:r w:rsidRPr="0009634E">
        <w:rPr>
          <w:szCs w:val="24"/>
        </w:rPr>
        <w:t>Hệ thống hỗ trợ mục tiêu: Xem báo cáo của tất cả hoặc một năm cụ thể.</w:t>
      </w:r>
    </w:p>
    <w:p w:rsidRPr="0009634E" w:rsidR="00A23DA0" w:rsidP="00A23DA0" w:rsidRDefault="00A23DA0" w14:paraId="08386429"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6673FD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7209688E"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DFD122F" w14:textId="77777777">
      <w:r w:rsidRPr="78B6F757">
        <w:rPr>
          <w:b/>
          <w:bCs/>
          <w:lang w:val="en-US"/>
        </w:rPr>
        <w:t>Màn hình liên quan:</w:t>
      </w:r>
    </w:p>
    <w:p w:rsidRPr="0009634E" w:rsidR="00A23DA0" w:rsidP="00A23DA0" w:rsidRDefault="00A23DA0" w14:paraId="20AF85FE"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8B430ED"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3C5AACD"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51361E83"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243D6F9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47F4912" w14:textId="77777777">
        <w:trPr>
          <w:jc w:val="center"/>
        </w:trPr>
        <w:tc>
          <w:tcPr>
            <w:tcW w:w="907" w:type="dxa"/>
            <w:shd w:val="clear" w:color="auto" w:fill="006B75"/>
            <w:tcMar/>
            <w:vAlign w:val="center"/>
          </w:tcPr>
          <w:p w:rsidR="00A23DA0" w:rsidP="00832EA4" w:rsidRDefault="7365809D" w14:paraId="63EED230" w14:textId="77777777">
            <w:r w:rsidRPr="2689F980" w:rsidR="3D7076FE">
              <w:rPr>
                <w:lang w:val="en-US"/>
              </w:rPr>
              <w:t>Bước</w:t>
            </w:r>
          </w:p>
        </w:tc>
        <w:tc>
          <w:tcPr>
            <w:tcW w:w="12472" w:type="dxa"/>
            <w:shd w:val="clear" w:color="auto" w:fill="006B75"/>
            <w:tcMar/>
            <w:vAlign w:val="center"/>
          </w:tcPr>
          <w:p w:rsidR="00A23DA0" w:rsidP="00832EA4" w:rsidRDefault="7365809D" w14:paraId="5C026F93" w14:textId="77777777">
            <w:r w:rsidRPr="2689F980" w:rsidR="3D7076FE">
              <w:rPr>
                <w:lang w:val="en-US"/>
              </w:rPr>
              <w:t>Mô tả</w:t>
            </w:r>
          </w:p>
        </w:tc>
      </w:tr>
      <w:tr w:rsidRPr="0009634E" w:rsidR="00A23DA0" w:rsidTr="2689F980" w14:paraId="3972C92F" w14:textId="77777777">
        <w:trPr>
          <w:jc w:val="center"/>
        </w:trPr>
        <w:tc>
          <w:tcPr>
            <w:tcW w:w="907" w:type="dxa"/>
            <w:tcMar/>
            <w:vAlign w:val="center"/>
          </w:tcPr>
          <w:p w:rsidR="00A23DA0" w:rsidP="00832EA4" w:rsidRDefault="7365809D" w14:paraId="02231C3F" w14:textId="77777777">
            <w:r w:rsidRPr="2689F980" w:rsidR="3D7076FE">
              <w:rPr>
                <w:lang w:val="en-US"/>
              </w:rPr>
              <w:t>Bước 1</w:t>
            </w:r>
          </w:p>
        </w:tc>
        <w:tc>
          <w:tcPr>
            <w:tcW w:w="12472" w:type="dxa"/>
            <w:tcMar/>
            <w:vAlign w:val="center"/>
          </w:tcPr>
          <w:p w:rsidR="00A23DA0" w:rsidP="00832EA4" w:rsidRDefault="7365809D" w14:paraId="17FF5529" w14:textId="77777777">
            <w:r w:rsidRPr="2689F980" w:rsidR="3D7076FE">
              <w:rPr>
                <w:lang w:val="en-US"/>
              </w:rPr>
              <w:t>Người dùng mở màn hình Báo cáo ESG.</w:t>
            </w:r>
          </w:p>
        </w:tc>
      </w:tr>
      <w:tr w:rsidRPr="0009634E" w:rsidR="00A23DA0" w:rsidTr="2689F980" w14:paraId="49E129AC" w14:textId="77777777">
        <w:trPr>
          <w:jc w:val="center"/>
        </w:trPr>
        <w:tc>
          <w:tcPr>
            <w:tcW w:w="907" w:type="dxa"/>
            <w:tcMar/>
            <w:vAlign w:val="center"/>
          </w:tcPr>
          <w:p w:rsidR="00A23DA0" w:rsidP="00832EA4" w:rsidRDefault="7365809D" w14:paraId="039CDEE7" w14:textId="77777777">
            <w:r w:rsidRPr="2689F980" w:rsidR="3D7076FE">
              <w:rPr>
                <w:lang w:val="en-US"/>
              </w:rPr>
              <w:t>Bước 2</w:t>
            </w:r>
          </w:p>
        </w:tc>
        <w:tc>
          <w:tcPr>
            <w:tcW w:w="12472" w:type="dxa"/>
            <w:tcMar/>
            <w:vAlign w:val="center"/>
          </w:tcPr>
          <w:p w:rsidR="00A23DA0" w:rsidP="00832EA4" w:rsidRDefault="7365809D" w14:paraId="341FFAB1" w14:textId="77777777">
            <w:r w:rsidRPr="2689F980" w:rsidR="3D7076FE">
              <w:rPr>
                <w:lang w:val="en-US"/>
              </w:rPr>
              <w:t>Người dùng nhập từ khóa hoặc chọn bộ lọc cần tra cứu.</w:t>
            </w:r>
          </w:p>
        </w:tc>
      </w:tr>
      <w:tr w:rsidRPr="0009634E" w:rsidR="00A23DA0" w:rsidTr="2689F980" w14:paraId="45BBEF64" w14:textId="77777777">
        <w:trPr>
          <w:jc w:val="center"/>
        </w:trPr>
        <w:tc>
          <w:tcPr>
            <w:tcW w:w="907" w:type="dxa"/>
            <w:tcMar/>
            <w:vAlign w:val="center"/>
          </w:tcPr>
          <w:p w:rsidR="00A23DA0" w:rsidP="00832EA4" w:rsidRDefault="7365809D" w14:paraId="5E088F5D" w14:textId="77777777">
            <w:r w:rsidRPr="2689F980" w:rsidR="3D7076FE">
              <w:rPr>
                <w:lang w:val="en-US"/>
              </w:rPr>
              <w:t>Bước 3</w:t>
            </w:r>
          </w:p>
        </w:tc>
        <w:tc>
          <w:tcPr>
            <w:tcW w:w="12472" w:type="dxa"/>
            <w:tcMar/>
            <w:vAlign w:val="center"/>
          </w:tcPr>
          <w:p w:rsidR="00A23DA0" w:rsidP="00832EA4" w:rsidRDefault="7365809D" w14:paraId="0970C180" w14:textId="77777777">
            <w:r w:rsidRPr="2689F980" w:rsidR="3D7076FE">
              <w:rPr>
                <w:lang w:val="en-US"/>
              </w:rPr>
              <w:t>Người dùng bấm Tìm kiếm/Lọc hoặc hệ thống tự cập nhật danh sách theo điều kiện.</w:t>
            </w:r>
          </w:p>
        </w:tc>
      </w:tr>
      <w:tr w:rsidRPr="0009634E" w:rsidR="00A23DA0" w:rsidTr="2689F980" w14:paraId="44195C4F" w14:textId="77777777">
        <w:trPr>
          <w:jc w:val="center"/>
        </w:trPr>
        <w:tc>
          <w:tcPr>
            <w:tcW w:w="907" w:type="dxa"/>
            <w:tcMar/>
            <w:vAlign w:val="center"/>
          </w:tcPr>
          <w:p w:rsidR="00A23DA0" w:rsidP="00832EA4" w:rsidRDefault="7365809D" w14:paraId="55DBA964" w14:textId="77777777">
            <w:r w:rsidRPr="2689F980" w:rsidR="3D7076FE">
              <w:rPr>
                <w:lang w:val="en-US"/>
              </w:rPr>
              <w:t>Bước 4</w:t>
            </w:r>
          </w:p>
        </w:tc>
        <w:tc>
          <w:tcPr>
            <w:tcW w:w="12472" w:type="dxa"/>
            <w:tcMar/>
            <w:vAlign w:val="center"/>
          </w:tcPr>
          <w:p w:rsidR="00A23DA0" w:rsidP="00832EA4" w:rsidRDefault="7365809D" w14:paraId="66FE47E7" w14:textId="77777777">
            <w:r w:rsidRPr="2689F980" w:rsidR="3D7076FE">
              <w:rPr>
                <w:lang w:val="en-US"/>
              </w:rPr>
              <w:t>Hệ thống hiển thị danh sách kết quả phù hợp với quyền truy cập.</w:t>
            </w:r>
          </w:p>
        </w:tc>
      </w:tr>
      <w:tr w:rsidR="00A23DA0" w:rsidTr="2689F980" w14:paraId="695FEE88" w14:textId="77777777">
        <w:trPr>
          <w:jc w:val="center"/>
        </w:trPr>
        <w:tc>
          <w:tcPr>
            <w:tcW w:w="907" w:type="dxa"/>
            <w:tcMar/>
          </w:tcPr>
          <w:p w:rsidR="00A23DA0" w:rsidP="00832EA4" w:rsidRDefault="7365809D" w14:paraId="1BF7120D" w14:textId="77777777">
            <w:r w:rsidRPr="2689F980" w:rsidR="3D7076FE">
              <w:rPr>
                <w:lang w:val="en-US"/>
              </w:rPr>
              <w:t>Bước 5</w:t>
            </w:r>
          </w:p>
        </w:tc>
        <w:tc>
          <w:tcPr>
            <w:tcW w:w="12472" w:type="dxa"/>
            <w:tcMar/>
          </w:tcPr>
          <w:p w:rsidR="00A23DA0" w:rsidP="00832EA4" w:rsidRDefault="7365809D" w14:paraId="707C3DE8"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204EBDFC" w14:textId="77777777"/>
    <w:p w:rsidRPr="0009634E" w:rsidR="00A23DA0" w:rsidP="78B6F757" w:rsidRDefault="78CCAEB0" w14:paraId="07DB3994" w14:textId="77777777">
      <w:pPr>
        <w:pStyle w:val="Heading3"/>
        <w:rPr>
          <w:sz w:val="24"/>
          <w:szCs w:val="24"/>
          <w:lang w:val="en-US"/>
        </w:rPr>
      </w:pPr>
      <w:bookmarkStart w:name="_Toc242783462" w:id="205"/>
      <w:r w:rsidRPr="78B6F757">
        <w:rPr>
          <w:lang w:val="en-US"/>
        </w:rPr>
        <w:t>4.6.21. Tải báo cáo đã công bố</w:t>
      </w:r>
      <w:bookmarkEnd w:id="205"/>
    </w:p>
    <w:p w:rsidRPr="0009634E" w:rsidR="00A23DA0" w:rsidP="00A23DA0" w:rsidRDefault="78CCAEB0" w14:paraId="003C8BC1" w14:textId="77777777">
      <w:r w:rsidRPr="78B6F757">
        <w:rPr>
          <w:b/>
          <w:bCs/>
          <w:lang w:val="en-US"/>
        </w:rPr>
        <w:t xml:space="preserve">Đối tượng sử dụng: </w:t>
      </w:r>
      <w:r w:rsidRPr="78B6F757">
        <w:rPr>
          <w:lang w:val="en-US"/>
        </w:rPr>
        <w:t>Khách truy cập/Cổ đông/Đối tác</w:t>
      </w:r>
    </w:p>
    <w:p w:rsidRPr="0009634E" w:rsidR="00A23DA0" w:rsidP="00A23DA0" w:rsidRDefault="78CCAEB0" w14:paraId="2DCA2C4D" w14:textId="77777777">
      <w:r w:rsidRPr="78B6F757">
        <w:rPr>
          <w:b/>
          <w:bCs/>
          <w:lang w:val="en-US"/>
        </w:rPr>
        <w:t xml:space="preserve">Mục đích: </w:t>
      </w:r>
      <w:r w:rsidRPr="78B6F757">
        <w:rPr>
          <w:lang w:val="en-US"/>
        </w:rPr>
        <w:t>Mở hoặc tải file PDF báo cáo công khai.</w:t>
      </w:r>
    </w:p>
    <w:p w:rsidRPr="0009634E" w:rsidR="00A23DA0" w:rsidP="00A23DA0" w:rsidRDefault="78CCAEB0" w14:paraId="401260DD" w14:textId="77777777">
      <w:r w:rsidRPr="78B6F757">
        <w:rPr>
          <w:b/>
          <w:bCs/>
          <w:lang w:val="en-US"/>
        </w:rPr>
        <w:t>Tính năng:</w:t>
      </w:r>
    </w:p>
    <w:p w:rsidRPr="0009634E" w:rsidR="00A23DA0" w:rsidP="00A23DA0" w:rsidRDefault="00A23DA0" w14:paraId="1C1ACCD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báo cáo đã công bố" theo phạm vi quyền được cấp trên </w:t>
      </w:r>
      <w:r>
        <w:rPr>
          <w:szCs w:val="24"/>
        </w:rPr>
        <w:t>Phần mềm</w:t>
      </w:r>
      <w:r w:rsidRPr="0009634E">
        <w:rPr>
          <w:szCs w:val="24"/>
        </w:rPr>
        <w:t xml:space="preserve"> ESG.</w:t>
      </w:r>
    </w:p>
    <w:p w:rsidRPr="0009634E" w:rsidR="00A23DA0" w:rsidP="00A23DA0" w:rsidRDefault="00A23DA0" w14:paraId="4B3008D3" w14:textId="77777777">
      <w:pPr>
        <w:pStyle w:val="ListBullet"/>
        <w:tabs>
          <w:tab w:val="num" w:pos="360"/>
        </w:tabs>
        <w:spacing w:after="40"/>
        <w:ind w:left="397" w:hanging="360"/>
        <w:rPr>
          <w:rFonts w:cs="Times New Roman"/>
          <w:szCs w:val="24"/>
        </w:rPr>
      </w:pPr>
      <w:r w:rsidRPr="0009634E">
        <w:rPr>
          <w:szCs w:val="24"/>
        </w:rPr>
        <w:t>Hệ thống hỗ trợ mục tiêu: Mở hoặc tải file PDF báo cáo công khai.</w:t>
      </w:r>
    </w:p>
    <w:p w:rsidRPr="0009634E" w:rsidR="00A23DA0" w:rsidP="00A23DA0" w:rsidRDefault="00A23DA0" w14:paraId="0CCF688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0BE9259C"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A54981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A5C13C1" w14:textId="77777777">
      <w:r w:rsidRPr="78B6F757">
        <w:rPr>
          <w:b/>
          <w:bCs/>
          <w:lang w:val="en-US"/>
        </w:rPr>
        <w:t>Màn hình liên quan:</w:t>
      </w:r>
    </w:p>
    <w:p w:rsidRPr="0009634E" w:rsidR="00A23DA0" w:rsidP="00A23DA0" w:rsidRDefault="00A23DA0" w14:paraId="696ECC0C"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5A96C8A4"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659C2513"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32474084"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7282D00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3CFDC61" w14:textId="77777777">
        <w:trPr>
          <w:jc w:val="center"/>
        </w:trPr>
        <w:tc>
          <w:tcPr>
            <w:tcW w:w="907" w:type="dxa"/>
            <w:shd w:val="clear" w:color="auto" w:fill="006B75"/>
            <w:tcMar/>
            <w:vAlign w:val="center"/>
          </w:tcPr>
          <w:p w:rsidR="00A23DA0" w:rsidP="00832EA4" w:rsidRDefault="7365809D" w14:paraId="1F73B912" w14:textId="77777777">
            <w:r w:rsidRPr="2689F980" w:rsidR="3D7076FE">
              <w:rPr>
                <w:lang w:val="en-US"/>
              </w:rPr>
              <w:t>Bước</w:t>
            </w:r>
          </w:p>
        </w:tc>
        <w:tc>
          <w:tcPr>
            <w:tcW w:w="12472" w:type="dxa"/>
            <w:shd w:val="clear" w:color="auto" w:fill="006B75"/>
            <w:tcMar/>
            <w:vAlign w:val="center"/>
          </w:tcPr>
          <w:p w:rsidR="00A23DA0" w:rsidP="00832EA4" w:rsidRDefault="7365809D" w14:paraId="358FAC40" w14:textId="77777777">
            <w:r w:rsidRPr="2689F980" w:rsidR="3D7076FE">
              <w:rPr>
                <w:lang w:val="en-US"/>
              </w:rPr>
              <w:t>Mô tả</w:t>
            </w:r>
          </w:p>
        </w:tc>
      </w:tr>
      <w:tr w:rsidRPr="0009634E" w:rsidR="00A23DA0" w:rsidTr="2689F980" w14:paraId="58F1F7D5" w14:textId="77777777">
        <w:trPr>
          <w:jc w:val="center"/>
        </w:trPr>
        <w:tc>
          <w:tcPr>
            <w:tcW w:w="907" w:type="dxa"/>
            <w:tcMar/>
            <w:vAlign w:val="center"/>
          </w:tcPr>
          <w:p w:rsidR="00A23DA0" w:rsidP="00832EA4" w:rsidRDefault="7365809D" w14:paraId="384659DE" w14:textId="77777777">
            <w:r w:rsidRPr="2689F980" w:rsidR="3D7076FE">
              <w:rPr>
                <w:lang w:val="en-US"/>
              </w:rPr>
              <w:t>Bước 1</w:t>
            </w:r>
          </w:p>
        </w:tc>
        <w:tc>
          <w:tcPr>
            <w:tcW w:w="12472" w:type="dxa"/>
            <w:tcMar/>
            <w:vAlign w:val="center"/>
          </w:tcPr>
          <w:p w:rsidR="00A23DA0" w:rsidP="00832EA4" w:rsidRDefault="7365809D" w14:paraId="7DF27150" w14:textId="77777777">
            <w:r w:rsidRPr="2689F980" w:rsidR="3D7076FE">
              <w:rPr>
                <w:lang w:val="en-US"/>
              </w:rPr>
              <w:t>Người dùng mở màn hình Báo cáo ESG.</w:t>
            </w:r>
          </w:p>
        </w:tc>
      </w:tr>
      <w:tr w:rsidRPr="0009634E" w:rsidR="00A23DA0" w:rsidTr="2689F980" w14:paraId="13E9E6F1" w14:textId="77777777">
        <w:trPr>
          <w:jc w:val="center"/>
        </w:trPr>
        <w:tc>
          <w:tcPr>
            <w:tcW w:w="907" w:type="dxa"/>
            <w:tcMar/>
            <w:vAlign w:val="center"/>
          </w:tcPr>
          <w:p w:rsidR="00A23DA0" w:rsidP="00832EA4" w:rsidRDefault="7365809D" w14:paraId="55BD8443" w14:textId="77777777">
            <w:r w:rsidRPr="2689F980" w:rsidR="3D7076FE">
              <w:rPr>
                <w:lang w:val="en-US"/>
              </w:rPr>
              <w:t>Bước 2</w:t>
            </w:r>
          </w:p>
        </w:tc>
        <w:tc>
          <w:tcPr>
            <w:tcW w:w="12472" w:type="dxa"/>
            <w:tcMar/>
            <w:vAlign w:val="center"/>
          </w:tcPr>
          <w:p w:rsidR="00A23DA0" w:rsidP="00832EA4" w:rsidRDefault="7365809D" w14:paraId="6287EF08" w14:textId="77777777">
            <w:r w:rsidRPr="2689F980" w:rsidR="3D7076FE">
              <w:rPr>
                <w:lang w:val="en-US"/>
              </w:rPr>
              <w:t>Người dùng chọn chức năng "Tải báo cáo đã công bố".</w:t>
            </w:r>
          </w:p>
        </w:tc>
      </w:tr>
      <w:tr w:rsidRPr="0009634E" w:rsidR="00A23DA0" w:rsidTr="2689F980" w14:paraId="0B96E5CD" w14:textId="77777777">
        <w:trPr>
          <w:jc w:val="center"/>
        </w:trPr>
        <w:tc>
          <w:tcPr>
            <w:tcW w:w="907" w:type="dxa"/>
            <w:tcMar/>
            <w:vAlign w:val="center"/>
          </w:tcPr>
          <w:p w:rsidR="00A23DA0" w:rsidP="00832EA4" w:rsidRDefault="7365809D" w14:paraId="0F4D67A6" w14:textId="77777777">
            <w:r w:rsidRPr="2689F980" w:rsidR="3D7076FE">
              <w:rPr>
                <w:lang w:val="en-US"/>
              </w:rPr>
              <w:t>Bước 3</w:t>
            </w:r>
          </w:p>
        </w:tc>
        <w:tc>
          <w:tcPr>
            <w:tcW w:w="12472" w:type="dxa"/>
            <w:tcMar/>
            <w:vAlign w:val="center"/>
          </w:tcPr>
          <w:p w:rsidR="00A23DA0" w:rsidP="00832EA4" w:rsidRDefault="7365809D" w14:paraId="278DF258" w14:textId="77777777">
            <w:r w:rsidRPr="2689F980" w:rsidR="3D7076FE">
              <w:rPr>
                <w:lang w:val="en-US"/>
              </w:rPr>
              <w:t>Hệ thống kiểm tra quyền thao tác và chuẩn bị dữ liệu/tệp đầu ra.</w:t>
            </w:r>
          </w:p>
        </w:tc>
      </w:tr>
      <w:tr w:rsidRPr="0009634E" w:rsidR="00A23DA0" w:rsidTr="2689F980" w14:paraId="3D7820BA" w14:textId="77777777">
        <w:trPr>
          <w:jc w:val="center"/>
        </w:trPr>
        <w:tc>
          <w:tcPr>
            <w:tcW w:w="907" w:type="dxa"/>
            <w:tcMar/>
            <w:vAlign w:val="center"/>
          </w:tcPr>
          <w:p w:rsidR="00A23DA0" w:rsidP="00832EA4" w:rsidRDefault="7365809D" w14:paraId="36FA960E" w14:textId="77777777">
            <w:r w:rsidRPr="2689F980" w:rsidR="3D7076FE">
              <w:rPr>
                <w:lang w:val="en-US"/>
              </w:rPr>
              <w:t>Bước 4</w:t>
            </w:r>
          </w:p>
        </w:tc>
        <w:tc>
          <w:tcPr>
            <w:tcW w:w="12472" w:type="dxa"/>
            <w:tcMar/>
            <w:vAlign w:val="center"/>
          </w:tcPr>
          <w:p w:rsidR="00A23DA0" w:rsidP="00832EA4" w:rsidRDefault="7365809D" w14:paraId="465B73D9" w14:textId="77777777">
            <w:r w:rsidRPr="2689F980" w:rsidR="3D7076FE">
              <w:rPr>
                <w:lang w:val="en-US"/>
              </w:rPr>
              <w:t>Người dùng xác nhận định dạng hoặc nơi lưu nếu hệ thống yêu cầu.</w:t>
            </w:r>
          </w:p>
        </w:tc>
      </w:tr>
      <w:tr w:rsidR="00A23DA0" w:rsidTr="2689F980" w14:paraId="2A0BAA94" w14:textId="77777777">
        <w:trPr>
          <w:jc w:val="center"/>
        </w:trPr>
        <w:tc>
          <w:tcPr>
            <w:tcW w:w="907" w:type="dxa"/>
            <w:tcMar/>
          </w:tcPr>
          <w:p w:rsidR="00A23DA0" w:rsidP="00832EA4" w:rsidRDefault="7365809D" w14:paraId="448C51B1" w14:textId="77777777">
            <w:r w:rsidRPr="2689F980" w:rsidR="3D7076FE">
              <w:rPr>
                <w:lang w:val="en-US"/>
              </w:rPr>
              <w:t>Bước 5</w:t>
            </w:r>
          </w:p>
        </w:tc>
        <w:tc>
          <w:tcPr>
            <w:tcW w:w="12472" w:type="dxa"/>
            <w:tcMar/>
          </w:tcPr>
          <w:p w:rsidR="00A23DA0" w:rsidP="00832EA4" w:rsidRDefault="7365809D" w14:paraId="5626D023" w14:textId="77777777">
            <w:r w:rsidRPr="2689F980" w:rsidR="3D7076FE">
              <w:rPr>
                <w:lang w:val="en-US"/>
              </w:rPr>
              <w:t>Hệ thống thực hiện thao tác và hiển thị thông báo kết quả.</w:t>
            </w:r>
          </w:p>
        </w:tc>
      </w:tr>
    </w:tbl>
    <w:p w:rsidRPr="0009634E" w:rsidR="00A23DA0" w:rsidP="00A23DA0" w:rsidRDefault="00A23DA0" w14:paraId="1C9BBDC5" w14:textId="77777777"/>
    <w:p w:rsidRPr="0009634E" w:rsidR="00A23DA0" w:rsidP="78B6F757" w:rsidRDefault="78CCAEB0" w14:paraId="1DCBE56B" w14:textId="77777777">
      <w:pPr>
        <w:pStyle w:val="Heading3"/>
        <w:rPr>
          <w:sz w:val="24"/>
          <w:szCs w:val="24"/>
          <w:lang w:val="en-US"/>
        </w:rPr>
      </w:pPr>
      <w:bookmarkStart w:name="_Toc242783463" w:id="206"/>
      <w:r w:rsidRPr="78B6F757">
        <w:rPr>
          <w:lang w:val="en-US"/>
        </w:rPr>
        <w:t>4.6.22. Kiểm soát chỉ công bố báo cáo đã duyệt</w:t>
      </w:r>
      <w:bookmarkEnd w:id="206"/>
    </w:p>
    <w:p w:rsidRPr="0009634E" w:rsidR="00A23DA0" w:rsidP="00A23DA0" w:rsidRDefault="78CCAEB0" w14:paraId="322CEBD9" w14:textId="77777777">
      <w:r w:rsidRPr="78B6F757">
        <w:rPr>
          <w:b/>
          <w:bCs/>
          <w:lang w:val="en-US"/>
        </w:rPr>
        <w:t xml:space="preserve">Đối tượng sử dụng: </w:t>
      </w:r>
      <w:r w:rsidRPr="78B6F757">
        <w:rPr>
          <w:lang w:val="en-US"/>
        </w:rPr>
        <w:t>Hệ thống Web Public</w:t>
      </w:r>
    </w:p>
    <w:p w:rsidRPr="0009634E" w:rsidR="00A23DA0" w:rsidP="00A23DA0" w:rsidRDefault="78CCAEB0" w14:paraId="0060C398" w14:textId="77777777">
      <w:r w:rsidRPr="78B6F757">
        <w:rPr>
          <w:b/>
          <w:bCs/>
          <w:lang w:val="en-US"/>
        </w:rPr>
        <w:t xml:space="preserve">Mục đích: </w:t>
      </w:r>
      <w:r w:rsidRPr="78B6F757">
        <w:rPr>
          <w:lang w:val="en-US"/>
        </w:rPr>
        <w:t>Chỉ công bố các báo cáo có trạng thái published.</w:t>
      </w:r>
    </w:p>
    <w:p w:rsidRPr="0009634E" w:rsidR="00A23DA0" w:rsidP="00A23DA0" w:rsidRDefault="78CCAEB0" w14:paraId="1B3C56F1" w14:textId="77777777">
      <w:r w:rsidRPr="78B6F757">
        <w:rPr>
          <w:b/>
          <w:bCs/>
          <w:lang w:val="en-US"/>
        </w:rPr>
        <w:t>Tính năng:</w:t>
      </w:r>
    </w:p>
    <w:p w:rsidRPr="0009634E" w:rsidR="00A23DA0" w:rsidP="00A23DA0" w:rsidRDefault="00A23DA0" w14:paraId="74E0224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"Kiểm soát chỉ công bố báo cáo đã duyệt" theo phạm vi quyền được cấp trên </w:t>
      </w:r>
      <w:r>
        <w:rPr>
          <w:szCs w:val="24"/>
        </w:rPr>
        <w:t>Phần mềm</w:t>
      </w:r>
      <w:r w:rsidRPr="0009634E">
        <w:rPr>
          <w:szCs w:val="24"/>
        </w:rPr>
        <w:t xml:space="preserve"> ESG.</w:t>
      </w:r>
    </w:p>
    <w:p w:rsidRPr="0009634E" w:rsidR="00A23DA0" w:rsidP="00A23DA0" w:rsidRDefault="00A23DA0" w14:paraId="55901E5D" w14:textId="77777777">
      <w:pPr>
        <w:pStyle w:val="ListBullet"/>
        <w:tabs>
          <w:tab w:val="num" w:pos="360"/>
        </w:tabs>
        <w:spacing w:after="40"/>
        <w:ind w:left="397" w:hanging="360"/>
        <w:rPr>
          <w:rFonts w:cs="Times New Roman"/>
          <w:szCs w:val="24"/>
        </w:rPr>
      </w:pPr>
      <w:r w:rsidRPr="0009634E">
        <w:rPr>
          <w:szCs w:val="24"/>
        </w:rPr>
        <w:t>Hệ thống hỗ trợ mục tiêu: Chỉ công bố các báo cáo có trạng thái published.</w:t>
      </w:r>
    </w:p>
    <w:p w:rsidRPr="0009634E" w:rsidR="00A23DA0" w:rsidP="00A23DA0" w:rsidRDefault="00A23DA0" w14:paraId="14E9B985"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57ECDB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CA72B11"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442C047E" w14:textId="77777777">
      <w:r w:rsidRPr="78B6F757">
        <w:rPr>
          <w:b/>
          <w:bCs/>
          <w:lang w:val="en-US"/>
        </w:rPr>
        <w:t>Màn hình liên quan:</w:t>
      </w:r>
    </w:p>
    <w:p w:rsidRPr="0009634E" w:rsidR="00A23DA0" w:rsidP="00A23DA0" w:rsidRDefault="00A23DA0" w14:paraId="67B51D07"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A278BC8"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4A2A4342"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52631F61"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3FB7B55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1CF035C" w14:textId="77777777">
        <w:trPr>
          <w:jc w:val="center"/>
        </w:trPr>
        <w:tc>
          <w:tcPr>
            <w:tcW w:w="907" w:type="dxa"/>
            <w:shd w:val="clear" w:color="auto" w:fill="006B75"/>
            <w:tcMar/>
            <w:vAlign w:val="center"/>
          </w:tcPr>
          <w:p w:rsidR="00A23DA0" w:rsidP="00832EA4" w:rsidRDefault="7365809D" w14:paraId="05B5848F" w14:textId="77777777">
            <w:r w:rsidRPr="2689F980" w:rsidR="3D7076FE">
              <w:rPr>
                <w:lang w:val="en-US"/>
              </w:rPr>
              <w:t>Bước</w:t>
            </w:r>
          </w:p>
        </w:tc>
        <w:tc>
          <w:tcPr>
            <w:tcW w:w="12472" w:type="dxa"/>
            <w:shd w:val="clear" w:color="auto" w:fill="006B75"/>
            <w:tcMar/>
            <w:vAlign w:val="center"/>
          </w:tcPr>
          <w:p w:rsidR="00A23DA0" w:rsidP="00832EA4" w:rsidRDefault="7365809D" w14:paraId="1FAB1846" w14:textId="77777777">
            <w:r w:rsidRPr="2689F980" w:rsidR="3D7076FE">
              <w:rPr>
                <w:lang w:val="en-US"/>
              </w:rPr>
              <w:t>Mô tả</w:t>
            </w:r>
          </w:p>
        </w:tc>
      </w:tr>
      <w:tr w:rsidRPr="0009634E" w:rsidR="00A23DA0" w:rsidTr="2689F980" w14:paraId="689FB6C9" w14:textId="77777777">
        <w:trPr>
          <w:jc w:val="center"/>
        </w:trPr>
        <w:tc>
          <w:tcPr>
            <w:tcW w:w="907" w:type="dxa"/>
            <w:tcMar/>
            <w:vAlign w:val="center"/>
          </w:tcPr>
          <w:p w:rsidR="00A23DA0" w:rsidP="00832EA4" w:rsidRDefault="7365809D" w14:paraId="7DC0904C" w14:textId="77777777">
            <w:r w:rsidRPr="2689F980" w:rsidR="3D7076FE">
              <w:rPr>
                <w:lang w:val="en-US"/>
              </w:rPr>
              <w:t>Bước 1</w:t>
            </w:r>
          </w:p>
        </w:tc>
        <w:tc>
          <w:tcPr>
            <w:tcW w:w="12472" w:type="dxa"/>
            <w:tcMar/>
            <w:vAlign w:val="center"/>
          </w:tcPr>
          <w:p w:rsidR="00A23DA0" w:rsidP="00832EA4" w:rsidRDefault="7365809D" w14:paraId="5F6CB66F" w14:textId="77777777">
            <w:r w:rsidRPr="2689F980" w:rsidR="3D7076FE">
              <w:rPr>
                <w:lang w:val="en-US"/>
              </w:rPr>
              <w:t>Người dùng mở màn hình Báo cáo ESG.</w:t>
            </w:r>
          </w:p>
        </w:tc>
      </w:tr>
      <w:tr w:rsidRPr="0009634E" w:rsidR="00A23DA0" w:rsidTr="2689F980" w14:paraId="0639BBE2" w14:textId="77777777">
        <w:trPr>
          <w:jc w:val="center"/>
        </w:trPr>
        <w:tc>
          <w:tcPr>
            <w:tcW w:w="907" w:type="dxa"/>
            <w:tcMar/>
            <w:vAlign w:val="center"/>
          </w:tcPr>
          <w:p w:rsidR="00A23DA0" w:rsidP="00832EA4" w:rsidRDefault="7365809D" w14:paraId="52341D87" w14:textId="77777777">
            <w:r w:rsidRPr="2689F980" w:rsidR="3D7076FE">
              <w:rPr>
                <w:lang w:val="en-US"/>
              </w:rPr>
              <w:t>Bước 2</w:t>
            </w:r>
          </w:p>
        </w:tc>
        <w:tc>
          <w:tcPr>
            <w:tcW w:w="12472" w:type="dxa"/>
            <w:tcMar/>
            <w:vAlign w:val="center"/>
          </w:tcPr>
          <w:p w:rsidR="00A23DA0" w:rsidP="00832EA4" w:rsidRDefault="7365809D" w14:paraId="345D9C16" w14:textId="77777777">
            <w:r w:rsidRPr="2689F980" w:rsidR="3D7076FE">
              <w:rPr>
                <w:lang w:val="en-US"/>
              </w:rPr>
              <w:t>Người dùng chọn chức năng "Kiểm soát chỉ công bố báo cáo đã duyệt" theo phạm vi quyền được cấp.</w:t>
            </w:r>
          </w:p>
        </w:tc>
      </w:tr>
      <w:tr w:rsidRPr="0009634E" w:rsidR="00A23DA0" w:rsidTr="2689F980" w14:paraId="4973F159" w14:textId="77777777">
        <w:trPr>
          <w:jc w:val="center"/>
        </w:trPr>
        <w:tc>
          <w:tcPr>
            <w:tcW w:w="907" w:type="dxa"/>
            <w:tcMar/>
            <w:vAlign w:val="center"/>
          </w:tcPr>
          <w:p w:rsidR="00A23DA0" w:rsidP="00832EA4" w:rsidRDefault="7365809D" w14:paraId="6FE96FF1" w14:textId="77777777">
            <w:r w:rsidRPr="2689F980" w:rsidR="3D7076FE">
              <w:rPr>
                <w:lang w:val="en-US"/>
              </w:rPr>
              <w:t>Bước 3</w:t>
            </w:r>
          </w:p>
        </w:tc>
        <w:tc>
          <w:tcPr>
            <w:tcW w:w="12472" w:type="dxa"/>
            <w:tcMar/>
            <w:vAlign w:val="center"/>
          </w:tcPr>
          <w:p w:rsidR="00A23DA0" w:rsidP="00832EA4" w:rsidRDefault="7365809D" w14:paraId="69785C25" w14:textId="77777777">
            <w:r w:rsidRPr="2689F980" w:rsidR="3D7076FE">
              <w:rPr>
                <w:lang w:val="en-US"/>
              </w:rPr>
              <w:t>Người dùng nhập hoặc chọn dữ liệu cần xử lý theo biểu mẫu trên màn hình.</w:t>
            </w:r>
          </w:p>
        </w:tc>
      </w:tr>
      <w:tr w:rsidRPr="0009634E" w:rsidR="00A23DA0" w:rsidTr="2689F980" w14:paraId="22DEA8DE" w14:textId="77777777">
        <w:trPr>
          <w:jc w:val="center"/>
        </w:trPr>
        <w:tc>
          <w:tcPr>
            <w:tcW w:w="907" w:type="dxa"/>
            <w:tcMar/>
            <w:vAlign w:val="center"/>
          </w:tcPr>
          <w:p w:rsidR="00A23DA0" w:rsidP="00832EA4" w:rsidRDefault="7365809D" w14:paraId="7FFED179" w14:textId="77777777">
            <w:r w:rsidRPr="2689F980" w:rsidR="3D7076FE">
              <w:rPr>
                <w:lang w:val="en-US"/>
              </w:rPr>
              <w:t>Bước 4</w:t>
            </w:r>
          </w:p>
        </w:tc>
        <w:tc>
          <w:tcPr>
            <w:tcW w:w="12472" w:type="dxa"/>
            <w:tcMar/>
            <w:vAlign w:val="center"/>
          </w:tcPr>
          <w:p w:rsidR="00A23DA0" w:rsidP="00832EA4" w:rsidRDefault="7365809D" w14:paraId="6DB70F9B" w14:textId="77777777">
            <w:r w:rsidRPr="2689F980" w:rsidR="3D7076FE">
              <w:rPr>
                <w:lang w:val="en-US"/>
              </w:rPr>
              <w:t>Hệ thống kiểm tra quyền, dữ liệu bắt buộc và điều kiện nghiệp vụ.</w:t>
            </w:r>
          </w:p>
        </w:tc>
      </w:tr>
      <w:tr w:rsidR="00A23DA0" w:rsidTr="2689F980" w14:paraId="44D8F47A" w14:textId="77777777">
        <w:trPr>
          <w:jc w:val="center"/>
        </w:trPr>
        <w:tc>
          <w:tcPr>
            <w:tcW w:w="907" w:type="dxa"/>
            <w:tcMar/>
          </w:tcPr>
          <w:p w:rsidR="00A23DA0" w:rsidP="00832EA4" w:rsidRDefault="7365809D" w14:paraId="5301145B" w14:textId="77777777">
            <w:r w:rsidRPr="2689F980" w:rsidR="3D7076FE">
              <w:rPr>
                <w:lang w:val="en-US"/>
              </w:rPr>
              <w:t>Bước 5</w:t>
            </w:r>
          </w:p>
        </w:tc>
        <w:tc>
          <w:tcPr>
            <w:tcW w:w="12472" w:type="dxa"/>
            <w:tcMar/>
          </w:tcPr>
          <w:p w:rsidR="00A23DA0" w:rsidP="00832EA4" w:rsidRDefault="7365809D" w14:paraId="6B76BA6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227D30C" w14:textId="77777777"/>
    <w:p w:rsidRPr="0009634E" w:rsidR="00A23DA0" w:rsidP="78B6F757" w:rsidRDefault="78CCAEB0" w14:paraId="5CD84E52" w14:textId="77777777">
      <w:pPr>
        <w:pStyle w:val="Heading3"/>
        <w:rPr>
          <w:sz w:val="24"/>
          <w:szCs w:val="24"/>
          <w:lang w:val="en-US"/>
        </w:rPr>
      </w:pPr>
      <w:bookmarkStart w:name="_Toc242783464" w:id="207"/>
      <w:r w:rsidRPr="78B6F757">
        <w:rPr>
          <w:lang w:val="en-US"/>
        </w:rPr>
        <w:t>4.6.23. Xem Điều khoản và Chính sách bảo mật</w:t>
      </w:r>
      <w:bookmarkEnd w:id="207"/>
    </w:p>
    <w:p w:rsidRPr="0009634E" w:rsidR="00A23DA0" w:rsidP="00A23DA0" w:rsidRDefault="78CCAEB0" w14:paraId="71418D42" w14:textId="77777777">
      <w:r w:rsidRPr="78B6F757">
        <w:rPr>
          <w:b/>
          <w:bCs/>
          <w:lang w:val="en-US"/>
        </w:rPr>
        <w:t xml:space="preserve">Đối tượng sử dụng: </w:t>
      </w:r>
      <w:r w:rsidRPr="78B6F757">
        <w:rPr>
          <w:lang w:val="en-US"/>
        </w:rPr>
        <w:t>Khách truy cập</w:t>
      </w:r>
    </w:p>
    <w:p w:rsidRPr="0009634E" w:rsidR="00A23DA0" w:rsidP="00A23DA0" w:rsidRDefault="78CCAEB0" w14:paraId="7AD50546" w14:textId="77777777">
      <w:r w:rsidRPr="78B6F757">
        <w:rPr>
          <w:b/>
          <w:bCs/>
          <w:lang w:val="en-US"/>
        </w:rPr>
        <w:t xml:space="preserve">Mục đích: </w:t>
      </w:r>
      <w:r w:rsidRPr="78B6F757">
        <w:rPr>
          <w:lang w:val="en-US"/>
        </w:rPr>
        <w:t>Truy cập các chính sách pháp lý hiện hành của Vietnam Airlines.</w:t>
      </w:r>
    </w:p>
    <w:p w:rsidRPr="0009634E" w:rsidR="00A23DA0" w:rsidP="00A23DA0" w:rsidRDefault="78CCAEB0" w14:paraId="593848A3" w14:textId="77777777">
      <w:r w:rsidRPr="78B6F757">
        <w:rPr>
          <w:b/>
          <w:bCs/>
          <w:lang w:val="en-US"/>
        </w:rPr>
        <w:t>Tính năng:</w:t>
      </w:r>
    </w:p>
    <w:p w:rsidRPr="0009634E" w:rsidR="00A23DA0" w:rsidP="00A23DA0" w:rsidRDefault="00A23DA0" w14:paraId="5F4778F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Điều khoản và Chính sách bảo mật" theo phạm vi quyền được cấp trên </w:t>
      </w:r>
      <w:r>
        <w:rPr>
          <w:szCs w:val="24"/>
        </w:rPr>
        <w:t>Phần mềm</w:t>
      </w:r>
      <w:r w:rsidRPr="0009634E">
        <w:rPr>
          <w:szCs w:val="24"/>
        </w:rPr>
        <w:t xml:space="preserve"> ESG.</w:t>
      </w:r>
    </w:p>
    <w:p w:rsidRPr="0009634E" w:rsidR="00A23DA0" w:rsidP="00A23DA0" w:rsidRDefault="00A23DA0" w14:paraId="53F7ACB0" w14:textId="77777777">
      <w:pPr>
        <w:pStyle w:val="ListBullet"/>
        <w:tabs>
          <w:tab w:val="num" w:pos="360"/>
        </w:tabs>
        <w:spacing w:after="40"/>
        <w:ind w:left="397" w:hanging="360"/>
        <w:rPr>
          <w:rFonts w:cs="Times New Roman"/>
          <w:szCs w:val="24"/>
        </w:rPr>
      </w:pPr>
      <w:r w:rsidRPr="0009634E">
        <w:rPr>
          <w:szCs w:val="24"/>
        </w:rPr>
        <w:t>Hệ thống hỗ trợ mục tiêu: Truy cập các chính sách pháp lý hiện hành của Vietnam Airlines.</w:t>
      </w:r>
    </w:p>
    <w:p w:rsidRPr="0009634E" w:rsidR="00A23DA0" w:rsidP="00A23DA0" w:rsidRDefault="00A23DA0" w14:paraId="5FA8AE6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538B1A3"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B03A7D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64A8C9D" w14:textId="77777777">
      <w:r w:rsidRPr="78B6F757">
        <w:rPr>
          <w:b/>
          <w:bCs/>
          <w:lang w:val="en-US"/>
        </w:rPr>
        <w:t>Màn hình liên quan:</w:t>
      </w:r>
    </w:p>
    <w:p w:rsidRPr="0009634E" w:rsidR="00A23DA0" w:rsidP="00A23DA0" w:rsidRDefault="00A23DA0" w14:paraId="55015500"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F26C568"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D6FE98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91BB7FF" w14:textId="77777777">
        <w:trPr>
          <w:jc w:val="center"/>
        </w:trPr>
        <w:tc>
          <w:tcPr>
            <w:tcW w:w="907" w:type="dxa"/>
            <w:shd w:val="clear" w:color="auto" w:fill="006B75"/>
            <w:tcMar/>
            <w:vAlign w:val="center"/>
          </w:tcPr>
          <w:p w:rsidR="00A23DA0" w:rsidP="00832EA4" w:rsidRDefault="7365809D" w14:paraId="495F4D44" w14:textId="77777777">
            <w:r w:rsidRPr="2689F980" w:rsidR="3D7076FE">
              <w:rPr>
                <w:lang w:val="en-US"/>
              </w:rPr>
              <w:t>Bước</w:t>
            </w:r>
          </w:p>
        </w:tc>
        <w:tc>
          <w:tcPr>
            <w:tcW w:w="12472" w:type="dxa"/>
            <w:shd w:val="clear" w:color="auto" w:fill="006B75"/>
            <w:tcMar/>
            <w:vAlign w:val="center"/>
          </w:tcPr>
          <w:p w:rsidR="00A23DA0" w:rsidP="00832EA4" w:rsidRDefault="7365809D" w14:paraId="6824068A" w14:textId="77777777">
            <w:r w:rsidRPr="2689F980" w:rsidR="3D7076FE">
              <w:rPr>
                <w:lang w:val="en-US"/>
              </w:rPr>
              <w:t>Mô tả</w:t>
            </w:r>
          </w:p>
        </w:tc>
      </w:tr>
      <w:tr w:rsidRPr="0009634E" w:rsidR="00A23DA0" w:rsidTr="2689F980" w14:paraId="6B29C6F0" w14:textId="77777777">
        <w:trPr>
          <w:jc w:val="center"/>
        </w:trPr>
        <w:tc>
          <w:tcPr>
            <w:tcW w:w="907" w:type="dxa"/>
            <w:tcMar/>
            <w:vAlign w:val="center"/>
          </w:tcPr>
          <w:p w:rsidR="00A23DA0" w:rsidP="00832EA4" w:rsidRDefault="7365809D" w14:paraId="476E7FA3" w14:textId="77777777">
            <w:r w:rsidRPr="2689F980" w:rsidR="3D7076FE">
              <w:rPr>
                <w:lang w:val="en-US"/>
              </w:rPr>
              <w:t>Bước 1</w:t>
            </w:r>
          </w:p>
        </w:tc>
        <w:tc>
          <w:tcPr>
            <w:tcW w:w="12472" w:type="dxa"/>
            <w:tcMar/>
            <w:vAlign w:val="center"/>
          </w:tcPr>
          <w:p w:rsidR="00A23DA0" w:rsidP="00832EA4" w:rsidRDefault="7365809D" w14:paraId="75236D6C" w14:textId="77777777">
            <w:r w:rsidRPr="2689F980" w:rsidR="3D7076FE">
              <w:rPr>
                <w:lang w:val="en-US"/>
              </w:rPr>
              <w:t>Người dùng mở màn hình Web Public - Trang chủ ESG.</w:t>
            </w:r>
          </w:p>
        </w:tc>
      </w:tr>
      <w:tr w:rsidRPr="0009634E" w:rsidR="00A23DA0" w:rsidTr="2689F980" w14:paraId="3338AB7F" w14:textId="77777777">
        <w:trPr>
          <w:jc w:val="center"/>
        </w:trPr>
        <w:tc>
          <w:tcPr>
            <w:tcW w:w="907" w:type="dxa"/>
            <w:tcMar/>
            <w:vAlign w:val="center"/>
          </w:tcPr>
          <w:p w:rsidR="00A23DA0" w:rsidP="00832EA4" w:rsidRDefault="7365809D" w14:paraId="3CC1C505" w14:textId="77777777">
            <w:r w:rsidRPr="2689F980" w:rsidR="3D7076FE">
              <w:rPr>
                <w:lang w:val="en-US"/>
              </w:rPr>
              <w:t>Bước 2</w:t>
            </w:r>
          </w:p>
        </w:tc>
        <w:tc>
          <w:tcPr>
            <w:tcW w:w="12472" w:type="dxa"/>
            <w:tcMar/>
            <w:vAlign w:val="center"/>
          </w:tcPr>
          <w:p w:rsidR="00A23DA0" w:rsidP="00832EA4" w:rsidRDefault="7365809D" w14:paraId="70B036F1" w14:textId="77777777">
            <w:r w:rsidRPr="2689F980" w:rsidR="3D7076FE">
              <w:rPr>
                <w:lang w:val="en-US"/>
              </w:rPr>
              <w:t>Người dùng chọn chức năng "Xem Điều khoản và Chính sách bảo mật" theo phạm vi quyền được cấp.</w:t>
            </w:r>
          </w:p>
        </w:tc>
      </w:tr>
      <w:tr w:rsidRPr="0009634E" w:rsidR="00A23DA0" w:rsidTr="2689F980" w14:paraId="05E78628" w14:textId="77777777">
        <w:trPr>
          <w:jc w:val="center"/>
        </w:trPr>
        <w:tc>
          <w:tcPr>
            <w:tcW w:w="907" w:type="dxa"/>
            <w:tcMar/>
            <w:vAlign w:val="center"/>
          </w:tcPr>
          <w:p w:rsidR="00A23DA0" w:rsidP="00832EA4" w:rsidRDefault="7365809D" w14:paraId="2017E900" w14:textId="77777777">
            <w:r w:rsidRPr="2689F980" w:rsidR="3D7076FE">
              <w:rPr>
                <w:lang w:val="en-US"/>
              </w:rPr>
              <w:t>Bước 3</w:t>
            </w:r>
          </w:p>
        </w:tc>
        <w:tc>
          <w:tcPr>
            <w:tcW w:w="12472" w:type="dxa"/>
            <w:tcMar/>
            <w:vAlign w:val="center"/>
          </w:tcPr>
          <w:p w:rsidR="00A23DA0" w:rsidP="00832EA4" w:rsidRDefault="7365809D" w14:paraId="505271E0" w14:textId="77777777">
            <w:r w:rsidRPr="2689F980" w:rsidR="3D7076FE">
              <w:rPr>
                <w:lang w:val="en-US"/>
              </w:rPr>
              <w:t>Người dùng nhập hoặc chọn dữ liệu cần xử lý theo biểu mẫu trên màn hình.</w:t>
            </w:r>
          </w:p>
        </w:tc>
      </w:tr>
      <w:tr w:rsidRPr="0009634E" w:rsidR="00A23DA0" w:rsidTr="2689F980" w14:paraId="5864D263" w14:textId="77777777">
        <w:trPr>
          <w:jc w:val="center"/>
        </w:trPr>
        <w:tc>
          <w:tcPr>
            <w:tcW w:w="907" w:type="dxa"/>
            <w:tcMar/>
            <w:vAlign w:val="center"/>
          </w:tcPr>
          <w:p w:rsidR="00A23DA0" w:rsidP="00832EA4" w:rsidRDefault="7365809D" w14:paraId="1E124F9A" w14:textId="77777777">
            <w:r w:rsidRPr="2689F980" w:rsidR="3D7076FE">
              <w:rPr>
                <w:lang w:val="en-US"/>
              </w:rPr>
              <w:t>Bước 4</w:t>
            </w:r>
          </w:p>
        </w:tc>
        <w:tc>
          <w:tcPr>
            <w:tcW w:w="12472" w:type="dxa"/>
            <w:tcMar/>
            <w:vAlign w:val="center"/>
          </w:tcPr>
          <w:p w:rsidR="00A23DA0" w:rsidP="00832EA4" w:rsidRDefault="7365809D" w14:paraId="3F847AB9" w14:textId="77777777">
            <w:r w:rsidRPr="2689F980" w:rsidR="3D7076FE">
              <w:rPr>
                <w:lang w:val="en-US"/>
              </w:rPr>
              <w:t>Hệ thống kiểm tra quyền, dữ liệu bắt buộc và điều kiện nghiệp vụ.</w:t>
            </w:r>
          </w:p>
        </w:tc>
      </w:tr>
      <w:tr w:rsidR="00A23DA0" w:rsidTr="2689F980" w14:paraId="06C11259" w14:textId="77777777">
        <w:trPr>
          <w:jc w:val="center"/>
        </w:trPr>
        <w:tc>
          <w:tcPr>
            <w:tcW w:w="907" w:type="dxa"/>
            <w:tcMar/>
          </w:tcPr>
          <w:p w:rsidR="00A23DA0" w:rsidP="00832EA4" w:rsidRDefault="7365809D" w14:paraId="2EE80F3C" w14:textId="77777777">
            <w:r w:rsidRPr="2689F980" w:rsidR="3D7076FE">
              <w:rPr>
                <w:lang w:val="en-US"/>
              </w:rPr>
              <w:t>Bước 5</w:t>
            </w:r>
          </w:p>
        </w:tc>
        <w:tc>
          <w:tcPr>
            <w:tcW w:w="12472" w:type="dxa"/>
            <w:tcMar/>
          </w:tcPr>
          <w:p w:rsidR="00A23DA0" w:rsidP="00832EA4" w:rsidRDefault="7365809D" w14:paraId="179D4086"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7E9A69E" w14:textId="77777777"/>
    <w:p w:rsidRPr="0009634E" w:rsidR="00A23DA0" w:rsidP="78B6F757" w:rsidRDefault="78CCAEB0" w14:paraId="19A9BD6A" w14:textId="77777777">
      <w:pPr>
        <w:pStyle w:val="Heading2"/>
        <w:rPr>
          <w:sz w:val="24"/>
          <w:szCs w:val="24"/>
          <w:lang w:val="en-US"/>
        </w:rPr>
      </w:pPr>
      <w:bookmarkStart w:name="_Toc242783465" w:id="208"/>
      <w:r w:rsidRPr="78B6F757">
        <w:rPr>
          <w:lang w:val="en-US"/>
        </w:rPr>
        <w:t>4.7. Yêu cầu quản trị hệ thống</w:t>
      </w:r>
      <w:bookmarkEnd w:id="208"/>
    </w:p>
    <w:p w:rsidRPr="0009634E" w:rsidR="00A23DA0" w:rsidP="78B6F757" w:rsidRDefault="78CCAEB0" w14:paraId="1FD43FF6" w14:textId="77777777">
      <w:pPr>
        <w:pStyle w:val="Heading3"/>
        <w:rPr>
          <w:sz w:val="24"/>
          <w:szCs w:val="24"/>
          <w:lang w:val="en-US"/>
        </w:rPr>
      </w:pPr>
      <w:bookmarkStart w:name="_Toc242783466" w:id="209"/>
      <w:r w:rsidRPr="78B6F757">
        <w:rPr>
          <w:lang w:val="en-US"/>
        </w:rPr>
        <w:t>4.7.1. Tính năng tra cứu người dùng</w:t>
      </w:r>
      <w:bookmarkEnd w:id="209"/>
    </w:p>
    <w:p w:rsidRPr="0009634E" w:rsidR="00A23DA0" w:rsidP="00A23DA0" w:rsidRDefault="78CCAEB0" w14:paraId="2CA6798A"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09916D51" w14:textId="77777777">
      <w:r w:rsidRPr="78B6F757">
        <w:rPr>
          <w:b/>
          <w:bCs/>
          <w:lang w:val="en-US"/>
        </w:rPr>
        <w:t xml:space="preserve">Mục đích: </w:t>
      </w:r>
      <w:r w:rsidRPr="78B6F757">
        <w:rPr>
          <w:lang w:val="en-US"/>
        </w:rPr>
        <w:t>Tìm kiếm và xem thông tin tài khoản.</w:t>
      </w:r>
    </w:p>
    <w:p w:rsidRPr="0009634E" w:rsidR="00A23DA0" w:rsidP="00A23DA0" w:rsidRDefault="78CCAEB0" w14:paraId="2B1B6929" w14:textId="77777777">
      <w:r w:rsidRPr="78B6F757">
        <w:rPr>
          <w:b/>
          <w:bCs/>
          <w:lang w:val="en-US"/>
        </w:rPr>
        <w:t>Tính năng:</w:t>
      </w:r>
    </w:p>
    <w:p w:rsidRPr="0009634E" w:rsidR="00A23DA0" w:rsidP="00A23DA0" w:rsidRDefault="00A23DA0" w14:paraId="559E0E3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người dùng" theo phạm vi quyền được cấp trên </w:t>
      </w:r>
      <w:r>
        <w:rPr>
          <w:szCs w:val="24"/>
        </w:rPr>
        <w:t>Phần mềm</w:t>
      </w:r>
      <w:r w:rsidRPr="0009634E">
        <w:rPr>
          <w:szCs w:val="24"/>
        </w:rPr>
        <w:t xml:space="preserve"> ESG.</w:t>
      </w:r>
    </w:p>
    <w:p w:rsidRPr="0009634E" w:rsidR="00A23DA0" w:rsidP="00A23DA0" w:rsidRDefault="00A23DA0" w14:paraId="2B94BA16" w14:textId="77777777">
      <w:pPr>
        <w:pStyle w:val="ListBullet"/>
        <w:tabs>
          <w:tab w:val="num" w:pos="360"/>
        </w:tabs>
        <w:spacing w:after="40"/>
        <w:ind w:left="397" w:hanging="360"/>
        <w:rPr>
          <w:rFonts w:cs="Times New Roman"/>
          <w:szCs w:val="24"/>
        </w:rPr>
      </w:pPr>
      <w:r w:rsidRPr="0009634E">
        <w:rPr>
          <w:szCs w:val="24"/>
        </w:rPr>
        <w:t>Hệ thống hỗ trợ mục tiêu: Tìm kiếm và xem thông tin tài khoản.</w:t>
      </w:r>
    </w:p>
    <w:p w:rsidRPr="0009634E" w:rsidR="00A23DA0" w:rsidP="00A23DA0" w:rsidRDefault="00A23DA0" w14:paraId="03B3B0DE"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1F94E415"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2DFEAC48" w14:textId="77777777">
      <w:r w:rsidRPr="78B6F757">
        <w:rPr>
          <w:b/>
          <w:bCs/>
          <w:lang w:val="en-US"/>
        </w:rPr>
        <w:t>Màn hình liên quan:</w:t>
      </w:r>
    </w:p>
    <w:p w:rsidRPr="0009634E" w:rsidR="00A23DA0" w:rsidP="00A23DA0" w:rsidRDefault="00A23DA0" w14:paraId="1E2417E8"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78CCAEB0" w14:paraId="69B5D946" w14:textId="77777777">
      <w:pPr>
        <w:jc w:val="center"/>
      </w:pPr>
      <w:r w:rsidRPr="78B6F757">
        <w:rPr>
          <w:i/>
          <w:iCs/>
          <w:lang w:val="en-US"/>
        </w:rPr>
        <w:t>Hình MH-027. Quản trị người dùng</w:t>
      </w:r>
    </w:p>
    <w:p w:rsidRPr="0009634E" w:rsidR="00A23DA0" w:rsidP="00A23DA0" w:rsidRDefault="00A23DA0" w14:paraId="005D42E7" w14:textId="77777777">
      <w:pPr>
        <w:jc w:val="center"/>
      </w:pPr>
      <w:r w:rsidRPr="0009634E">
        <w:rPr>
          <w:noProof/>
        </w:rPr>
        <w:drawing>
          <wp:inline distT="0" distB="0" distL="0" distR="0" wp14:anchorId="23385115" wp14:editId="239384B3">
            <wp:extent cx="5941695" cy="3713559"/>
            <wp:effectExtent l="0" t="0" r="190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7_Quan_tri_nguoi_dung.png"/>
                    <pic:cNvPicPr/>
                  </pic:nvPicPr>
                  <pic:blipFill>
                    <a:blip r:embed="rId70"/>
                    <a:stretch>
                      <a:fillRect/>
                    </a:stretch>
                  </pic:blipFill>
                  <pic:spPr>
                    <a:xfrm>
                      <a:off x="0" y="0"/>
                      <a:ext cx="5941695" cy="3713559"/>
                    </a:xfrm>
                    <a:prstGeom prst="rect">
                      <a:avLst/>
                    </a:prstGeom>
                  </pic:spPr>
                </pic:pic>
              </a:graphicData>
            </a:graphic>
          </wp:inline>
        </w:drawing>
      </w:r>
    </w:p>
    <w:p w:rsidRPr="0009634E" w:rsidR="00A23DA0" w:rsidP="00A23DA0" w:rsidRDefault="78CCAEB0" w14:paraId="14DC3DA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03A76AF" w14:textId="77777777">
        <w:trPr>
          <w:jc w:val="center"/>
        </w:trPr>
        <w:tc>
          <w:tcPr>
            <w:tcW w:w="907" w:type="dxa"/>
            <w:shd w:val="clear" w:color="auto" w:fill="006B75"/>
            <w:tcMar/>
            <w:vAlign w:val="center"/>
          </w:tcPr>
          <w:p w:rsidR="00A23DA0" w:rsidP="00832EA4" w:rsidRDefault="7365809D" w14:paraId="60372B08" w14:textId="77777777">
            <w:r w:rsidRPr="2689F980" w:rsidR="3D7076FE">
              <w:rPr>
                <w:lang w:val="en-US"/>
              </w:rPr>
              <w:t>Bước</w:t>
            </w:r>
          </w:p>
        </w:tc>
        <w:tc>
          <w:tcPr>
            <w:tcW w:w="12472" w:type="dxa"/>
            <w:shd w:val="clear" w:color="auto" w:fill="006B75"/>
            <w:tcMar/>
            <w:vAlign w:val="center"/>
          </w:tcPr>
          <w:p w:rsidR="00A23DA0" w:rsidP="00832EA4" w:rsidRDefault="7365809D" w14:paraId="3F7AAC8D" w14:textId="77777777">
            <w:r w:rsidRPr="2689F980" w:rsidR="3D7076FE">
              <w:rPr>
                <w:lang w:val="en-US"/>
              </w:rPr>
              <w:t>Mô tả</w:t>
            </w:r>
          </w:p>
        </w:tc>
      </w:tr>
      <w:tr w:rsidRPr="0009634E" w:rsidR="00A23DA0" w:rsidTr="2689F980" w14:paraId="36087DE6" w14:textId="77777777">
        <w:trPr>
          <w:jc w:val="center"/>
        </w:trPr>
        <w:tc>
          <w:tcPr>
            <w:tcW w:w="907" w:type="dxa"/>
            <w:tcMar/>
            <w:vAlign w:val="center"/>
          </w:tcPr>
          <w:p w:rsidR="00A23DA0" w:rsidP="00832EA4" w:rsidRDefault="7365809D" w14:paraId="3DE81322" w14:textId="77777777">
            <w:r w:rsidRPr="2689F980" w:rsidR="3D7076FE">
              <w:rPr>
                <w:lang w:val="en-US"/>
              </w:rPr>
              <w:t>Bước 1</w:t>
            </w:r>
          </w:p>
        </w:tc>
        <w:tc>
          <w:tcPr>
            <w:tcW w:w="12472" w:type="dxa"/>
            <w:tcMar/>
            <w:vAlign w:val="center"/>
          </w:tcPr>
          <w:p w:rsidR="00A23DA0" w:rsidP="00832EA4" w:rsidRDefault="7365809D" w14:paraId="0B32C6FD" w14:textId="77777777">
            <w:r w:rsidRPr="2689F980" w:rsidR="3D7076FE">
              <w:rPr>
                <w:lang w:val="en-US"/>
              </w:rPr>
              <w:t>Người dùng mở màn hình Quản trị người dùng.</w:t>
            </w:r>
          </w:p>
        </w:tc>
      </w:tr>
      <w:tr w:rsidRPr="0009634E" w:rsidR="00A23DA0" w:rsidTr="2689F980" w14:paraId="462DE81C" w14:textId="77777777">
        <w:trPr>
          <w:jc w:val="center"/>
        </w:trPr>
        <w:tc>
          <w:tcPr>
            <w:tcW w:w="907" w:type="dxa"/>
            <w:tcMar/>
            <w:vAlign w:val="center"/>
          </w:tcPr>
          <w:p w:rsidR="00A23DA0" w:rsidP="00832EA4" w:rsidRDefault="7365809D" w14:paraId="7ED2BDE9" w14:textId="77777777">
            <w:r w:rsidRPr="2689F980" w:rsidR="3D7076FE">
              <w:rPr>
                <w:lang w:val="en-US"/>
              </w:rPr>
              <w:t>Bước 2</w:t>
            </w:r>
          </w:p>
        </w:tc>
        <w:tc>
          <w:tcPr>
            <w:tcW w:w="12472" w:type="dxa"/>
            <w:tcMar/>
            <w:vAlign w:val="center"/>
          </w:tcPr>
          <w:p w:rsidR="00A23DA0" w:rsidP="00832EA4" w:rsidRDefault="7365809D" w14:paraId="75CCA048" w14:textId="77777777">
            <w:r w:rsidRPr="2689F980" w:rsidR="3D7076FE">
              <w:rPr>
                <w:lang w:val="en-US"/>
              </w:rPr>
              <w:t>Người dùng nhập từ khóa hoặc chọn bộ lọc cần tra cứu.</w:t>
            </w:r>
          </w:p>
        </w:tc>
      </w:tr>
      <w:tr w:rsidRPr="0009634E" w:rsidR="00A23DA0" w:rsidTr="2689F980" w14:paraId="1953B335" w14:textId="77777777">
        <w:trPr>
          <w:jc w:val="center"/>
        </w:trPr>
        <w:tc>
          <w:tcPr>
            <w:tcW w:w="907" w:type="dxa"/>
            <w:tcMar/>
            <w:vAlign w:val="center"/>
          </w:tcPr>
          <w:p w:rsidR="00A23DA0" w:rsidP="00832EA4" w:rsidRDefault="7365809D" w14:paraId="6A2E610C" w14:textId="77777777">
            <w:r w:rsidRPr="2689F980" w:rsidR="3D7076FE">
              <w:rPr>
                <w:lang w:val="en-US"/>
              </w:rPr>
              <w:t>Bước 3</w:t>
            </w:r>
          </w:p>
        </w:tc>
        <w:tc>
          <w:tcPr>
            <w:tcW w:w="12472" w:type="dxa"/>
            <w:tcMar/>
            <w:vAlign w:val="center"/>
          </w:tcPr>
          <w:p w:rsidR="00A23DA0" w:rsidP="00832EA4" w:rsidRDefault="7365809D" w14:paraId="104DF243" w14:textId="77777777">
            <w:r w:rsidRPr="2689F980" w:rsidR="3D7076FE">
              <w:rPr>
                <w:lang w:val="en-US"/>
              </w:rPr>
              <w:t>Người dùng bấm Tìm kiếm/Lọc hoặc hệ thống tự cập nhật danh sách theo điều kiện.</w:t>
            </w:r>
          </w:p>
        </w:tc>
      </w:tr>
      <w:tr w:rsidRPr="0009634E" w:rsidR="00A23DA0" w:rsidTr="2689F980" w14:paraId="427D6981" w14:textId="77777777">
        <w:trPr>
          <w:jc w:val="center"/>
        </w:trPr>
        <w:tc>
          <w:tcPr>
            <w:tcW w:w="907" w:type="dxa"/>
            <w:tcMar/>
            <w:vAlign w:val="center"/>
          </w:tcPr>
          <w:p w:rsidR="00A23DA0" w:rsidP="00832EA4" w:rsidRDefault="7365809D" w14:paraId="3B0EBAF1" w14:textId="77777777">
            <w:r w:rsidRPr="2689F980" w:rsidR="3D7076FE">
              <w:rPr>
                <w:lang w:val="en-US"/>
              </w:rPr>
              <w:t>Bước 4</w:t>
            </w:r>
          </w:p>
        </w:tc>
        <w:tc>
          <w:tcPr>
            <w:tcW w:w="12472" w:type="dxa"/>
            <w:tcMar/>
            <w:vAlign w:val="center"/>
          </w:tcPr>
          <w:p w:rsidR="00A23DA0" w:rsidP="00832EA4" w:rsidRDefault="7365809D" w14:paraId="3F267C5A" w14:textId="77777777">
            <w:r w:rsidRPr="2689F980" w:rsidR="3D7076FE">
              <w:rPr>
                <w:lang w:val="en-US"/>
              </w:rPr>
              <w:t>Hệ thống hiển thị danh sách kết quả phù hợp với quyền truy cập.</w:t>
            </w:r>
          </w:p>
        </w:tc>
      </w:tr>
      <w:tr w:rsidR="00A23DA0" w:rsidTr="2689F980" w14:paraId="6D3F5321" w14:textId="77777777">
        <w:trPr>
          <w:jc w:val="center"/>
        </w:trPr>
        <w:tc>
          <w:tcPr>
            <w:tcW w:w="907" w:type="dxa"/>
            <w:tcMar/>
          </w:tcPr>
          <w:p w:rsidR="00A23DA0" w:rsidP="00832EA4" w:rsidRDefault="7365809D" w14:paraId="6045476A" w14:textId="77777777">
            <w:r w:rsidRPr="2689F980" w:rsidR="3D7076FE">
              <w:rPr>
                <w:lang w:val="en-US"/>
              </w:rPr>
              <w:t>Bước 5</w:t>
            </w:r>
          </w:p>
        </w:tc>
        <w:tc>
          <w:tcPr>
            <w:tcW w:w="12472" w:type="dxa"/>
            <w:tcMar/>
          </w:tcPr>
          <w:p w:rsidR="00A23DA0" w:rsidP="00832EA4" w:rsidRDefault="7365809D" w14:paraId="5CD18745"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31651CDD" w14:textId="77777777"/>
    <w:p w:rsidRPr="0009634E" w:rsidR="00A23DA0" w:rsidP="78B6F757" w:rsidRDefault="78CCAEB0" w14:paraId="0F111824" w14:textId="77777777">
      <w:pPr>
        <w:pStyle w:val="Heading3"/>
        <w:rPr>
          <w:sz w:val="24"/>
          <w:szCs w:val="24"/>
          <w:lang w:val="en-US"/>
        </w:rPr>
      </w:pPr>
      <w:bookmarkStart w:name="_Toc242783467" w:id="210"/>
      <w:r w:rsidRPr="78B6F757">
        <w:rPr>
          <w:lang w:val="en-US"/>
        </w:rPr>
        <w:t>4.7.2. Tính năng thêm/cập nhật/xóa tài khoản</w:t>
      </w:r>
      <w:bookmarkEnd w:id="210"/>
    </w:p>
    <w:p w:rsidRPr="0009634E" w:rsidR="00A23DA0" w:rsidP="00A23DA0" w:rsidRDefault="78CCAEB0" w14:paraId="1DD7C5FE"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79D35B7D" w14:textId="77777777">
      <w:r w:rsidRPr="78B6F757">
        <w:rPr>
          <w:b/>
          <w:bCs/>
          <w:lang w:val="en-US"/>
        </w:rPr>
        <w:t xml:space="preserve">Mục đích: </w:t>
      </w:r>
      <w:r w:rsidRPr="78B6F757">
        <w:rPr>
          <w:lang w:val="en-US"/>
        </w:rPr>
        <w:t>Quản lý vòng đời tài khoản ứng dụng.</w:t>
      </w:r>
    </w:p>
    <w:p w:rsidRPr="0009634E" w:rsidR="00A23DA0" w:rsidP="00A23DA0" w:rsidRDefault="78CCAEB0" w14:paraId="3C69CFC8" w14:textId="77777777">
      <w:r w:rsidRPr="78B6F757">
        <w:rPr>
          <w:b/>
          <w:bCs/>
          <w:lang w:val="en-US"/>
        </w:rPr>
        <w:t>Tính năng:</w:t>
      </w:r>
    </w:p>
    <w:p w:rsidRPr="0009634E" w:rsidR="00A23DA0" w:rsidP="00A23DA0" w:rsidRDefault="00A23DA0" w14:paraId="425511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"Thêm/cập nhật/xóa tài khoản" theo phạm vi quyền được cấp trên </w:t>
      </w:r>
      <w:r>
        <w:rPr>
          <w:szCs w:val="24"/>
        </w:rPr>
        <w:t>Phần mềm</w:t>
      </w:r>
      <w:r w:rsidRPr="0009634E">
        <w:rPr>
          <w:szCs w:val="24"/>
        </w:rPr>
        <w:t xml:space="preserve"> ESG.</w:t>
      </w:r>
    </w:p>
    <w:p w:rsidRPr="0009634E" w:rsidR="00A23DA0" w:rsidP="00A23DA0" w:rsidRDefault="00A23DA0" w14:paraId="54981599" w14:textId="77777777">
      <w:pPr>
        <w:pStyle w:val="ListBullet"/>
        <w:tabs>
          <w:tab w:val="num" w:pos="360"/>
        </w:tabs>
        <w:spacing w:after="40"/>
        <w:ind w:left="397" w:hanging="360"/>
        <w:rPr>
          <w:rFonts w:cs="Times New Roman"/>
          <w:szCs w:val="24"/>
        </w:rPr>
      </w:pPr>
      <w:r w:rsidRPr="0009634E">
        <w:rPr>
          <w:szCs w:val="24"/>
        </w:rPr>
        <w:t>Hệ thống hỗ trợ mục tiêu: Quản lý vòng đời tài khoản ứng dụng.</w:t>
      </w:r>
    </w:p>
    <w:p w:rsidRPr="0009634E" w:rsidR="00A23DA0" w:rsidP="00A23DA0" w:rsidRDefault="00A23DA0" w14:paraId="698176A8"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6B1F056"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135DDCE6" w14:textId="77777777">
      <w:r w:rsidRPr="78B6F757">
        <w:rPr>
          <w:b/>
          <w:bCs/>
          <w:lang w:val="en-US"/>
        </w:rPr>
        <w:t>Màn hình liên quan:</w:t>
      </w:r>
    </w:p>
    <w:p w:rsidRPr="0009634E" w:rsidR="00A23DA0" w:rsidP="00A23DA0" w:rsidRDefault="00A23DA0" w14:paraId="12F02C3D"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22DDDAFB"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3426993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F071DEE" w14:textId="77777777">
        <w:trPr>
          <w:jc w:val="center"/>
        </w:trPr>
        <w:tc>
          <w:tcPr>
            <w:tcW w:w="907" w:type="dxa"/>
            <w:shd w:val="clear" w:color="auto" w:fill="006B75"/>
            <w:tcMar/>
            <w:vAlign w:val="center"/>
          </w:tcPr>
          <w:p w:rsidR="00A23DA0" w:rsidP="00832EA4" w:rsidRDefault="7365809D" w14:paraId="47D09824" w14:textId="77777777">
            <w:r w:rsidRPr="2689F980" w:rsidR="3D7076FE">
              <w:rPr>
                <w:lang w:val="en-US"/>
              </w:rPr>
              <w:t>Bước</w:t>
            </w:r>
          </w:p>
        </w:tc>
        <w:tc>
          <w:tcPr>
            <w:tcW w:w="12472" w:type="dxa"/>
            <w:shd w:val="clear" w:color="auto" w:fill="006B75"/>
            <w:tcMar/>
            <w:vAlign w:val="center"/>
          </w:tcPr>
          <w:p w:rsidR="00A23DA0" w:rsidP="00832EA4" w:rsidRDefault="7365809D" w14:paraId="286969A8" w14:textId="77777777">
            <w:r w:rsidRPr="2689F980" w:rsidR="3D7076FE">
              <w:rPr>
                <w:lang w:val="en-US"/>
              </w:rPr>
              <w:t>Mô tả</w:t>
            </w:r>
          </w:p>
        </w:tc>
      </w:tr>
      <w:tr w:rsidRPr="0009634E" w:rsidR="00A23DA0" w:rsidTr="2689F980" w14:paraId="52F20951" w14:textId="77777777">
        <w:trPr>
          <w:jc w:val="center"/>
        </w:trPr>
        <w:tc>
          <w:tcPr>
            <w:tcW w:w="907" w:type="dxa"/>
            <w:tcMar/>
            <w:vAlign w:val="center"/>
          </w:tcPr>
          <w:p w:rsidR="00A23DA0" w:rsidP="00832EA4" w:rsidRDefault="7365809D" w14:paraId="7F1433BC" w14:textId="77777777">
            <w:r w:rsidRPr="2689F980" w:rsidR="3D7076FE">
              <w:rPr>
                <w:lang w:val="en-US"/>
              </w:rPr>
              <w:t>Bước 1</w:t>
            </w:r>
          </w:p>
        </w:tc>
        <w:tc>
          <w:tcPr>
            <w:tcW w:w="12472" w:type="dxa"/>
            <w:tcMar/>
            <w:vAlign w:val="center"/>
          </w:tcPr>
          <w:p w:rsidR="00A23DA0" w:rsidP="00832EA4" w:rsidRDefault="7365809D" w14:paraId="4511B24D" w14:textId="77777777">
            <w:r w:rsidRPr="2689F980" w:rsidR="3D7076FE">
              <w:rPr>
                <w:lang w:val="en-US"/>
              </w:rPr>
              <w:t>Người dùng mở màn hình Quản trị người dùng.</w:t>
            </w:r>
          </w:p>
        </w:tc>
      </w:tr>
      <w:tr w:rsidRPr="0009634E" w:rsidR="00A23DA0" w:rsidTr="2689F980" w14:paraId="6C3F347F" w14:textId="77777777">
        <w:trPr>
          <w:jc w:val="center"/>
        </w:trPr>
        <w:tc>
          <w:tcPr>
            <w:tcW w:w="907" w:type="dxa"/>
            <w:tcMar/>
            <w:vAlign w:val="center"/>
          </w:tcPr>
          <w:p w:rsidR="00A23DA0" w:rsidP="00832EA4" w:rsidRDefault="7365809D" w14:paraId="2A5C3DFF" w14:textId="77777777">
            <w:r w:rsidRPr="2689F980" w:rsidR="3D7076FE">
              <w:rPr>
                <w:lang w:val="en-US"/>
              </w:rPr>
              <w:t>Bước 2</w:t>
            </w:r>
          </w:p>
        </w:tc>
        <w:tc>
          <w:tcPr>
            <w:tcW w:w="12472" w:type="dxa"/>
            <w:tcMar/>
            <w:vAlign w:val="center"/>
          </w:tcPr>
          <w:p w:rsidR="00A23DA0" w:rsidP="00832EA4" w:rsidRDefault="7365809D" w14:paraId="2FC323BF" w14:textId="77777777">
            <w:r w:rsidRPr="2689F980" w:rsidR="3D7076FE">
              <w:rPr>
                <w:lang w:val="en-US"/>
              </w:rPr>
              <w:t>Người dùng chọn Thêm mới/Tạo mới cho nghiệp vụ "thêm/cập nhật/xóa tài khoản".</w:t>
            </w:r>
          </w:p>
        </w:tc>
      </w:tr>
      <w:tr w:rsidRPr="0009634E" w:rsidR="00A23DA0" w:rsidTr="2689F980" w14:paraId="04E5382A" w14:textId="77777777">
        <w:trPr>
          <w:jc w:val="center"/>
        </w:trPr>
        <w:tc>
          <w:tcPr>
            <w:tcW w:w="907" w:type="dxa"/>
            <w:tcMar/>
            <w:vAlign w:val="center"/>
          </w:tcPr>
          <w:p w:rsidR="00A23DA0" w:rsidP="00832EA4" w:rsidRDefault="7365809D" w14:paraId="4FCDCB5F" w14:textId="77777777">
            <w:r w:rsidRPr="2689F980" w:rsidR="3D7076FE">
              <w:rPr>
                <w:lang w:val="en-US"/>
              </w:rPr>
              <w:t>Bước 3</w:t>
            </w:r>
          </w:p>
        </w:tc>
        <w:tc>
          <w:tcPr>
            <w:tcW w:w="12472" w:type="dxa"/>
            <w:tcMar/>
            <w:vAlign w:val="center"/>
          </w:tcPr>
          <w:p w:rsidR="00A23DA0" w:rsidP="00832EA4" w:rsidRDefault="7365809D" w14:paraId="24FFD042" w14:textId="77777777">
            <w:r w:rsidRPr="2689F980" w:rsidR="3D7076FE">
              <w:rPr>
                <w:lang w:val="en-US"/>
              </w:rPr>
              <w:t>Người dùng nhập thông tin bắt buộc và bổ sung dữ liệu chi tiết theo biểu mẫu.</w:t>
            </w:r>
          </w:p>
        </w:tc>
      </w:tr>
      <w:tr w:rsidRPr="0009634E" w:rsidR="00A23DA0" w:rsidTr="2689F980" w14:paraId="498F7E15" w14:textId="77777777">
        <w:trPr>
          <w:jc w:val="center"/>
        </w:trPr>
        <w:tc>
          <w:tcPr>
            <w:tcW w:w="907" w:type="dxa"/>
            <w:tcMar/>
            <w:vAlign w:val="center"/>
          </w:tcPr>
          <w:p w:rsidR="00A23DA0" w:rsidP="00832EA4" w:rsidRDefault="7365809D" w14:paraId="68A861F8" w14:textId="77777777">
            <w:r w:rsidRPr="2689F980" w:rsidR="3D7076FE">
              <w:rPr>
                <w:lang w:val="en-US"/>
              </w:rPr>
              <w:t>Bước 4</w:t>
            </w:r>
          </w:p>
        </w:tc>
        <w:tc>
          <w:tcPr>
            <w:tcW w:w="12472" w:type="dxa"/>
            <w:tcMar/>
            <w:vAlign w:val="center"/>
          </w:tcPr>
          <w:p w:rsidR="00A23DA0" w:rsidP="00832EA4" w:rsidRDefault="7365809D" w14:paraId="1EC36892" w14:textId="77777777">
            <w:r w:rsidRPr="2689F980" w:rsidR="3D7076FE">
              <w:rPr>
                <w:lang w:val="en-US"/>
              </w:rPr>
              <w:t>Người dùng bấm Lưu.</w:t>
            </w:r>
          </w:p>
        </w:tc>
      </w:tr>
      <w:tr w:rsidR="00A23DA0" w:rsidTr="2689F980" w14:paraId="7C998504" w14:textId="77777777">
        <w:trPr>
          <w:jc w:val="center"/>
        </w:trPr>
        <w:tc>
          <w:tcPr>
            <w:tcW w:w="907" w:type="dxa"/>
            <w:tcMar/>
          </w:tcPr>
          <w:p w:rsidR="00A23DA0" w:rsidP="00832EA4" w:rsidRDefault="7365809D" w14:paraId="20E4CBB0" w14:textId="77777777">
            <w:r w:rsidRPr="2689F980" w:rsidR="3D7076FE">
              <w:rPr>
                <w:lang w:val="en-US"/>
              </w:rPr>
              <w:t>Bước 5</w:t>
            </w:r>
          </w:p>
        </w:tc>
        <w:tc>
          <w:tcPr>
            <w:tcW w:w="12472" w:type="dxa"/>
            <w:tcMar/>
          </w:tcPr>
          <w:p w:rsidR="00A23DA0" w:rsidP="00832EA4" w:rsidRDefault="7365809D" w14:paraId="0466F389"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2890D7C6" w14:textId="77777777"/>
    <w:p w:rsidRPr="0009634E" w:rsidR="00A23DA0" w:rsidP="78B6F757" w:rsidRDefault="78CCAEB0" w14:paraId="57B2A15E" w14:textId="77777777">
      <w:pPr>
        <w:pStyle w:val="Heading3"/>
        <w:rPr>
          <w:sz w:val="24"/>
          <w:szCs w:val="24"/>
          <w:lang w:val="en-US"/>
        </w:rPr>
      </w:pPr>
      <w:bookmarkStart w:name="_Toc242783468" w:id="211"/>
      <w:r w:rsidRPr="78B6F757">
        <w:rPr>
          <w:lang w:val="en-US"/>
        </w:rPr>
        <w:t>4.7.3. Tính năng khóa hoặc mở khóa tài khoản</w:t>
      </w:r>
      <w:bookmarkEnd w:id="211"/>
    </w:p>
    <w:p w:rsidRPr="0009634E" w:rsidR="00A23DA0" w:rsidP="00A23DA0" w:rsidRDefault="78CCAEB0" w14:paraId="7AE57633"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4FF487AD" w14:textId="77777777">
      <w:r w:rsidRPr="78B6F757">
        <w:rPr>
          <w:b/>
          <w:bCs/>
          <w:lang w:val="en-US"/>
        </w:rPr>
        <w:t xml:space="preserve">Mục đích: </w:t>
      </w:r>
      <w:r w:rsidRPr="78B6F757">
        <w:rPr>
          <w:lang w:val="en-US"/>
        </w:rPr>
        <w:t>Kiểm soát quyền truy cập của người dùng.</w:t>
      </w:r>
    </w:p>
    <w:p w:rsidRPr="0009634E" w:rsidR="00A23DA0" w:rsidP="00A23DA0" w:rsidRDefault="78CCAEB0" w14:paraId="7305C924" w14:textId="77777777">
      <w:r w:rsidRPr="78B6F757">
        <w:rPr>
          <w:b/>
          <w:bCs/>
          <w:lang w:val="en-US"/>
        </w:rPr>
        <w:t>Tính năng:</w:t>
      </w:r>
    </w:p>
    <w:p w:rsidRPr="0009634E" w:rsidR="00A23DA0" w:rsidP="00A23DA0" w:rsidRDefault="00A23DA0" w14:paraId="40026D5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"Khóa hoặc mở khóa tài khoản" theo phạm vi quyền được cấp trên </w:t>
      </w:r>
      <w:r>
        <w:rPr>
          <w:szCs w:val="24"/>
        </w:rPr>
        <w:t>Phần mềm</w:t>
      </w:r>
      <w:r w:rsidRPr="0009634E">
        <w:rPr>
          <w:szCs w:val="24"/>
        </w:rPr>
        <w:t xml:space="preserve"> ESG.</w:t>
      </w:r>
    </w:p>
    <w:p w:rsidRPr="0009634E" w:rsidR="00A23DA0" w:rsidP="00A23DA0" w:rsidRDefault="00A23DA0" w14:paraId="3829F887" w14:textId="77777777">
      <w:pPr>
        <w:pStyle w:val="ListBullet"/>
        <w:tabs>
          <w:tab w:val="num" w:pos="360"/>
        </w:tabs>
        <w:spacing w:after="40"/>
        <w:ind w:left="397" w:hanging="360"/>
        <w:rPr>
          <w:rFonts w:cs="Times New Roman"/>
          <w:szCs w:val="24"/>
        </w:rPr>
      </w:pPr>
      <w:r w:rsidRPr="0009634E">
        <w:rPr>
          <w:szCs w:val="24"/>
        </w:rPr>
        <w:t>Hệ thống hỗ trợ mục tiêu: Kiểm soát quyền truy cập của người dùng.</w:t>
      </w:r>
    </w:p>
    <w:p w:rsidRPr="0009634E" w:rsidR="00A23DA0" w:rsidP="00A23DA0" w:rsidRDefault="00A23DA0" w14:paraId="3D301CEC"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79D26751"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17D2899C" w14:textId="77777777">
      <w:r w:rsidRPr="78B6F757">
        <w:rPr>
          <w:b/>
          <w:bCs/>
          <w:lang w:val="en-US"/>
        </w:rPr>
        <w:t>Màn hình liên quan:</w:t>
      </w:r>
    </w:p>
    <w:p w:rsidRPr="0009634E" w:rsidR="00A23DA0" w:rsidP="00A23DA0" w:rsidRDefault="00A23DA0" w14:paraId="02F5F0D4"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3024AF9C"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0A71CF2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0ED780F" w14:textId="77777777">
        <w:trPr>
          <w:jc w:val="center"/>
        </w:trPr>
        <w:tc>
          <w:tcPr>
            <w:tcW w:w="907" w:type="dxa"/>
            <w:shd w:val="clear" w:color="auto" w:fill="006B75"/>
            <w:tcMar/>
            <w:vAlign w:val="center"/>
          </w:tcPr>
          <w:p w:rsidR="00A23DA0" w:rsidP="00832EA4" w:rsidRDefault="7365809D" w14:paraId="4B25406B" w14:textId="77777777">
            <w:r w:rsidRPr="2689F980" w:rsidR="3D7076FE">
              <w:rPr>
                <w:lang w:val="en-US"/>
              </w:rPr>
              <w:t>Bước</w:t>
            </w:r>
          </w:p>
        </w:tc>
        <w:tc>
          <w:tcPr>
            <w:tcW w:w="12472" w:type="dxa"/>
            <w:shd w:val="clear" w:color="auto" w:fill="006B75"/>
            <w:tcMar/>
            <w:vAlign w:val="center"/>
          </w:tcPr>
          <w:p w:rsidR="00A23DA0" w:rsidP="00832EA4" w:rsidRDefault="7365809D" w14:paraId="6F25319E" w14:textId="77777777">
            <w:r w:rsidRPr="2689F980" w:rsidR="3D7076FE">
              <w:rPr>
                <w:lang w:val="en-US"/>
              </w:rPr>
              <w:t>Mô tả</w:t>
            </w:r>
          </w:p>
        </w:tc>
      </w:tr>
      <w:tr w:rsidRPr="0009634E" w:rsidR="00A23DA0" w:rsidTr="2689F980" w14:paraId="25AABF1C" w14:textId="77777777">
        <w:trPr>
          <w:jc w:val="center"/>
        </w:trPr>
        <w:tc>
          <w:tcPr>
            <w:tcW w:w="907" w:type="dxa"/>
            <w:tcMar/>
            <w:vAlign w:val="center"/>
          </w:tcPr>
          <w:p w:rsidR="00A23DA0" w:rsidP="00832EA4" w:rsidRDefault="7365809D" w14:paraId="31237C17" w14:textId="77777777">
            <w:r w:rsidRPr="2689F980" w:rsidR="3D7076FE">
              <w:rPr>
                <w:lang w:val="en-US"/>
              </w:rPr>
              <w:t>Bước 1</w:t>
            </w:r>
          </w:p>
        </w:tc>
        <w:tc>
          <w:tcPr>
            <w:tcW w:w="12472" w:type="dxa"/>
            <w:tcMar/>
            <w:vAlign w:val="center"/>
          </w:tcPr>
          <w:p w:rsidR="00A23DA0" w:rsidP="00832EA4" w:rsidRDefault="7365809D" w14:paraId="395C5161" w14:textId="77777777">
            <w:r w:rsidRPr="2689F980" w:rsidR="3D7076FE">
              <w:rPr>
                <w:lang w:val="en-US"/>
              </w:rPr>
              <w:t>Người dùng mở màn hình Quản trị người dùng.</w:t>
            </w:r>
          </w:p>
        </w:tc>
      </w:tr>
      <w:tr w:rsidRPr="0009634E" w:rsidR="00A23DA0" w:rsidTr="2689F980" w14:paraId="01AD2B03" w14:textId="77777777">
        <w:trPr>
          <w:jc w:val="center"/>
        </w:trPr>
        <w:tc>
          <w:tcPr>
            <w:tcW w:w="907" w:type="dxa"/>
            <w:tcMar/>
            <w:vAlign w:val="center"/>
          </w:tcPr>
          <w:p w:rsidR="00A23DA0" w:rsidP="00832EA4" w:rsidRDefault="7365809D" w14:paraId="22724E45" w14:textId="77777777">
            <w:r w:rsidRPr="2689F980" w:rsidR="3D7076FE">
              <w:rPr>
                <w:lang w:val="en-US"/>
              </w:rPr>
              <w:t>Bước 2</w:t>
            </w:r>
          </w:p>
        </w:tc>
        <w:tc>
          <w:tcPr>
            <w:tcW w:w="12472" w:type="dxa"/>
            <w:tcMar/>
            <w:vAlign w:val="center"/>
          </w:tcPr>
          <w:p w:rsidR="00A23DA0" w:rsidP="00832EA4" w:rsidRDefault="7365809D" w14:paraId="16317048" w14:textId="77777777">
            <w:r w:rsidRPr="2689F980" w:rsidR="3D7076FE">
              <w:rPr>
                <w:lang w:val="en-US"/>
              </w:rPr>
              <w:t>Người dùng tìm kiếm và chọn bản ghi cần xử lý.</w:t>
            </w:r>
          </w:p>
        </w:tc>
      </w:tr>
      <w:tr w:rsidRPr="0009634E" w:rsidR="00A23DA0" w:rsidTr="2689F980" w14:paraId="6B4CCFBE" w14:textId="77777777">
        <w:trPr>
          <w:jc w:val="center"/>
        </w:trPr>
        <w:tc>
          <w:tcPr>
            <w:tcW w:w="907" w:type="dxa"/>
            <w:tcMar/>
            <w:vAlign w:val="center"/>
          </w:tcPr>
          <w:p w:rsidR="00A23DA0" w:rsidP="00832EA4" w:rsidRDefault="7365809D" w14:paraId="6B57D60C" w14:textId="77777777">
            <w:r w:rsidRPr="2689F980" w:rsidR="3D7076FE">
              <w:rPr>
                <w:lang w:val="en-US"/>
              </w:rPr>
              <w:t>Bước 3</w:t>
            </w:r>
          </w:p>
        </w:tc>
        <w:tc>
          <w:tcPr>
            <w:tcW w:w="12472" w:type="dxa"/>
            <w:tcMar/>
            <w:vAlign w:val="center"/>
          </w:tcPr>
          <w:p w:rsidR="00A23DA0" w:rsidP="00832EA4" w:rsidRDefault="7365809D" w14:paraId="23BB80E6" w14:textId="77777777">
            <w:r w:rsidRPr="2689F980" w:rsidR="3D7076FE">
              <w:rPr>
                <w:lang w:val="en-US"/>
              </w:rPr>
              <w:t>Người dùng thực hiện thao tác "khóa hoặc mở khóa tài khoản" và nhập lý do/thông tin thay đổi nếu hệ thống yêu cầu.</w:t>
            </w:r>
          </w:p>
        </w:tc>
      </w:tr>
      <w:tr w:rsidRPr="0009634E" w:rsidR="00A23DA0" w:rsidTr="2689F980" w14:paraId="7BF4562F" w14:textId="77777777">
        <w:trPr>
          <w:jc w:val="center"/>
        </w:trPr>
        <w:tc>
          <w:tcPr>
            <w:tcW w:w="907" w:type="dxa"/>
            <w:tcMar/>
            <w:vAlign w:val="center"/>
          </w:tcPr>
          <w:p w:rsidR="00A23DA0" w:rsidP="00832EA4" w:rsidRDefault="7365809D" w14:paraId="7CCAA434" w14:textId="77777777">
            <w:r w:rsidRPr="2689F980" w:rsidR="3D7076FE">
              <w:rPr>
                <w:lang w:val="en-US"/>
              </w:rPr>
              <w:t>Bước 4</w:t>
            </w:r>
          </w:p>
        </w:tc>
        <w:tc>
          <w:tcPr>
            <w:tcW w:w="12472" w:type="dxa"/>
            <w:tcMar/>
            <w:vAlign w:val="center"/>
          </w:tcPr>
          <w:p w:rsidR="00A23DA0" w:rsidP="00832EA4" w:rsidRDefault="7365809D" w14:paraId="050A6C95" w14:textId="77777777">
            <w:r w:rsidRPr="2689F980" w:rsidR="3D7076FE">
              <w:rPr>
                <w:lang w:val="en-US"/>
              </w:rPr>
              <w:t>Hệ thống kiểm tra quyền thao tác, ràng buộc dữ liệu và yêu cầu xác nhận.</w:t>
            </w:r>
          </w:p>
        </w:tc>
      </w:tr>
      <w:tr w:rsidR="00A23DA0" w:rsidTr="2689F980" w14:paraId="457817A8" w14:textId="77777777">
        <w:trPr>
          <w:jc w:val="center"/>
        </w:trPr>
        <w:tc>
          <w:tcPr>
            <w:tcW w:w="907" w:type="dxa"/>
            <w:tcMar/>
          </w:tcPr>
          <w:p w:rsidR="00A23DA0" w:rsidP="00832EA4" w:rsidRDefault="7365809D" w14:paraId="679B42E8" w14:textId="77777777">
            <w:r w:rsidRPr="2689F980" w:rsidR="3D7076FE">
              <w:rPr>
                <w:lang w:val="en-US"/>
              </w:rPr>
              <w:t>Bước 5</w:t>
            </w:r>
          </w:p>
        </w:tc>
        <w:tc>
          <w:tcPr>
            <w:tcW w:w="12472" w:type="dxa"/>
            <w:tcMar/>
          </w:tcPr>
          <w:p w:rsidR="00A23DA0" w:rsidP="00832EA4" w:rsidRDefault="7365809D" w14:paraId="4A62A59B"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2B305489" w14:textId="77777777"/>
    <w:p w:rsidRPr="0009634E" w:rsidR="00A23DA0" w:rsidP="78B6F757" w:rsidRDefault="78CCAEB0" w14:paraId="7827D0B3" w14:textId="77777777">
      <w:pPr>
        <w:pStyle w:val="Heading3"/>
        <w:rPr>
          <w:sz w:val="24"/>
          <w:szCs w:val="24"/>
          <w:lang w:val="en-US"/>
        </w:rPr>
      </w:pPr>
      <w:bookmarkStart w:name="_Toc242783469" w:id="212"/>
      <w:r w:rsidRPr="78B6F757">
        <w:rPr>
          <w:lang w:val="en-US"/>
        </w:rPr>
        <w:t>4.7.4. Tính năng tìm và thêm người dùng từ Active Directory</w:t>
      </w:r>
      <w:bookmarkEnd w:id="212"/>
    </w:p>
    <w:p w:rsidRPr="0009634E" w:rsidR="00A23DA0" w:rsidP="00A23DA0" w:rsidRDefault="78CCAEB0" w14:paraId="2A7E676D"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4E5298F0" w14:textId="77777777">
      <w:r w:rsidRPr="78B6F757">
        <w:rPr>
          <w:b/>
          <w:bCs/>
          <w:lang w:val="en-US"/>
        </w:rPr>
        <w:t xml:space="preserve">Mục đích: </w:t>
      </w:r>
      <w:r w:rsidRPr="78B6F757">
        <w:rPr>
          <w:lang w:val="en-US"/>
        </w:rPr>
        <w:t>Đồng bộ người dùng doanh nghiệp vào ứng dụng.</w:t>
      </w:r>
    </w:p>
    <w:p w:rsidRPr="0009634E" w:rsidR="00A23DA0" w:rsidP="00A23DA0" w:rsidRDefault="78CCAEB0" w14:paraId="51C20EF2" w14:textId="77777777">
      <w:r w:rsidRPr="78B6F757">
        <w:rPr>
          <w:b/>
          <w:bCs/>
          <w:lang w:val="en-US"/>
        </w:rPr>
        <w:t>Tính năng:</w:t>
      </w:r>
    </w:p>
    <w:p w:rsidRPr="0009634E" w:rsidR="00A23DA0" w:rsidP="00A23DA0" w:rsidRDefault="00A23DA0" w14:paraId="1CC4390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"Tìm và thêm người dùng từ Active Directory" theo phạm vi quyền được cấp trên </w:t>
      </w:r>
      <w:r>
        <w:rPr>
          <w:szCs w:val="24"/>
        </w:rPr>
        <w:t>Phần mềm</w:t>
      </w:r>
      <w:r w:rsidRPr="0009634E">
        <w:rPr>
          <w:szCs w:val="24"/>
        </w:rPr>
        <w:t xml:space="preserve"> ESG.</w:t>
      </w:r>
    </w:p>
    <w:p w:rsidRPr="0009634E" w:rsidR="00A23DA0" w:rsidP="00A23DA0" w:rsidRDefault="00A23DA0" w14:paraId="2ECB7BBC" w14:textId="77777777">
      <w:pPr>
        <w:pStyle w:val="ListBullet"/>
        <w:tabs>
          <w:tab w:val="num" w:pos="360"/>
        </w:tabs>
        <w:spacing w:after="40"/>
        <w:ind w:left="397" w:hanging="360"/>
        <w:rPr>
          <w:rFonts w:cs="Times New Roman"/>
          <w:szCs w:val="24"/>
        </w:rPr>
      </w:pPr>
      <w:r w:rsidRPr="0009634E">
        <w:rPr>
          <w:szCs w:val="24"/>
        </w:rPr>
        <w:t>Hệ thống hỗ trợ mục tiêu: Đồng bộ người dùng doanh nghiệp vào ứng dụng.</w:t>
      </w:r>
    </w:p>
    <w:p w:rsidRPr="0009634E" w:rsidR="00A23DA0" w:rsidP="00A23DA0" w:rsidRDefault="00A23DA0" w14:paraId="4F56A0C1"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4961F490"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4DF01A18" w14:textId="77777777">
      <w:r w:rsidRPr="78B6F757">
        <w:rPr>
          <w:b/>
          <w:bCs/>
          <w:lang w:val="en-US"/>
        </w:rPr>
        <w:t>Màn hình liên quan:</w:t>
      </w:r>
    </w:p>
    <w:p w:rsidRPr="0009634E" w:rsidR="00A23DA0" w:rsidP="00A23DA0" w:rsidRDefault="00A23DA0" w14:paraId="0F25E622"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3BFA70E8"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11CA43D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FDF0E6D" w14:textId="77777777">
        <w:trPr>
          <w:jc w:val="center"/>
        </w:trPr>
        <w:tc>
          <w:tcPr>
            <w:tcW w:w="907" w:type="dxa"/>
            <w:shd w:val="clear" w:color="auto" w:fill="006B75"/>
            <w:tcMar/>
            <w:vAlign w:val="center"/>
          </w:tcPr>
          <w:p w:rsidR="00A23DA0" w:rsidP="00832EA4" w:rsidRDefault="7365809D" w14:paraId="1799FEA7" w14:textId="77777777">
            <w:r w:rsidRPr="2689F980" w:rsidR="3D7076FE">
              <w:rPr>
                <w:lang w:val="en-US"/>
              </w:rPr>
              <w:t>Bước</w:t>
            </w:r>
          </w:p>
        </w:tc>
        <w:tc>
          <w:tcPr>
            <w:tcW w:w="12472" w:type="dxa"/>
            <w:shd w:val="clear" w:color="auto" w:fill="006B75"/>
            <w:tcMar/>
            <w:vAlign w:val="center"/>
          </w:tcPr>
          <w:p w:rsidR="00A23DA0" w:rsidP="00832EA4" w:rsidRDefault="7365809D" w14:paraId="09CB1B32" w14:textId="77777777">
            <w:r w:rsidRPr="2689F980" w:rsidR="3D7076FE">
              <w:rPr>
                <w:lang w:val="en-US"/>
              </w:rPr>
              <w:t>Mô tả</w:t>
            </w:r>
          </w:p>
        </w:tc>
      </w:tr>
      <w:tr w:rsidRPr="0009634E" w:rsidR="00A23DA0" w:rsidTr="2689F980" w14:paraId="340E041D" w14:textId="77777777">
        <w:trPr>
          <w:jc w:val="center"/>
        </w:trPr>
        <w:tc>
          <w:tcPr>
            <w:tcW w:w="907" w:type="dxa"/>
            <w:tcMar/>
            <w:vAlign w:val="center"/>
          </w:tcPr>
          <w:p w:rsidR="00A23DA0" w:rsidP="00832EA4" w:rsidRDefault="7365809D" w14:paraId="3B394D74" w14:textId="77777777">
            <w:r w:rsidRPr="2689F980" w:rsidR="3D7076FE">
              <w:rPr>
                <w:lang w:val="en-US"/>
              </w:rPr>
              <w:t>Bước 1</w:t>
            </w:r>
          </w:p>
        </w:tc>
        <w:tc>
          <w:tcPr>
            <w:tcW w:w="12472" w:type="dxa"/>
            <w:tcMar/>
            <w:vAlign w:val="center"/>
          </w:tcPr>
          <w:p w:rsidR="00A23DA0" w:rsidP="00832EA4" w:rsidRDefault="7365809D" w14:paraId="205D3D86" w14:textId="77777777">
            <w:r w:rsidRPr="2689F980" w:rsidR="3D7076FE">
              <w:rPr>
                <w:lang w:val="en-US"/>
              </w:rPr>
              <w:t>Người dùng mở màn hình Quản trị người dùng.</w:t>
            </w:r>
          </w:p>
        </w:tc>
      </w:tr>
      <w:tr w:rsidRPr="0009634E" w:rsidR="00A23DA0" w:rsidTr="2689F980" w14:paraId="253D74AF" w14:textId="77777777">
        <w:trPr>
          <w:jc w:val="center"/>
        </w:trPr>
        <w:tc>
          <w:tcPr>
            <w:tcW w:w="907" w:type="dxa"/>
            <w:tcMar/>
            <w:vAlign w:val="center"/>
          </w:tcPr>
          <w:p w:rsidR="00A23DA0" w:rsidP="00832EA4" w:rsidRDefault="7365809D" w14:paraId="18C09C7D" w14:textId="77777777">
            <w:r w:rsidRPr="2689F980" w:rsidR="3D7076FE">
              <w:rPr>
                <w:lang w:val="en-US"/>
              </w:rPr>
              <w:t>Bước 2</w:t>
            </w:r>
          </w:p>
        </w:tc>
        <w:tc>
          <w:tcPr>
            <w:tcW w:w="12472" w:type="dxa"/>
            <w:tcMar/>
            <w:vAlign w:val="center"/>
          </w:tcPr>
          <w:p w:rsidR="00A23DA0" w:rsidP="00832EA4" w:rsidRDefault="7365809D" w14:paraId="3040139E" w14:textId="77777777">
            <w:r w:rsidRPr="2689F980" w:rsidR="3D7076FE">
              <w:rPr>
                <w:lang w:val="en-US"/>
              </w:rPr>
              <w:t>Người dùng chọn Thêm mới/Tạo mới cho nghiệp vụ "tìm và thêm người dùng từ Active Directory".</w:t>
            </w:r>
          </w:p>
        </w:tc>
      </w:tr>
      <w:tr w:rsidRPr="0009634E" w:rsidR="00A23DA0" w:rsidTr="2689F980" w14:paraId="6269FC3A" w14:textId="77777777">
        <w:trPr>
          <w:jc w:val="center"/>
        </w:trPr>
        <w:tc>
          <w:tcPr>
            <w:tcW w:w="907" w:type="dxa"/>
            <w:tcMar/>
            <w:vAlign w:val="center"/>
          </w:tcPr>
          <w:p w:rsidR="00A23DA0" w:rsidP="00832EA4" w:rsidRDefault="7365809D" w14:paraId="41B220B6" w14:textId="77777777">
            <w:r w:rsidRPr="2689F980" w:rsidR="3D7076FE">
              <w:rPr>
                <w:lang w:val="en-US"/>
              </w:rPr>
              <w:t>Bước 3</w:t>
            </w:r>
          </w:p>
        </w:tc>
        <w:tc>
          <w:tcPr>
            <w:tcW w:w="12472" w:type="dxa"/>
            <w:tcMar/>
            <w:vAlign w:val="center"/>
          </w:tcPr>
          <w:p w:rsidR="00A23DA0" w:rsidP="00832EA4" w:rsidRDefault="7365809D" w14:paraId="699DB65D" w14:textId="77777777">
            <w:r w:rsidRPr="2689F980" w:rsidR="3D7076FE">
              <w:rPr>
                <w:lang w:val="en-US"/>
              </w:rPr>
              <w:t>Người dùng nhập thông tin bắt buộc và bổ sung dữ liệu chi tiết theo biểu mẫu.</w:t>
            </w:r>
          </w:p>
        </w:tc>
      </w:tr>
      <w:tr w:rsidRPr="0009634E" w:rsidR="00A23DA0" w:rsidTr="2689F980" w14:paraId="730DE97C" w14:textId="77777777">
        <w:trPr>
          <w:jc w:val="center"/>
        </w:trPr>
        <w:tc>
          <w:tcPr>
            <w:tcW w:w="907" w:type="dxa"/>
            <w:tcMar/>
            <w:vAlign w:val="center"/>
          </w:tcPr>
          <w:p w:rsidR="00A23DA0" w:rsidP="00832EA4" w:rsidRDefault="7365809D" w14:paraId="16FE333C" w14:textId="77777777">
            <w:r w:rsidRPr="2689F980" w:rsidR="3D7076FE">
              <w:rPr>
                <w:lang w:val="en-US"/>
              </w:rPr>
              <w:t>Bước 4</w:t>
            </w:r>
          </w:p>
        </w:tc>
        <w:tc>
          <w:tcPr>
            <w:tcW w:w="12472" w:type="dxa"/>
            <w:tcMar/>
            <w:vAlign w:val="center"/>
          </w:tcPr>
          <w:p w:rsidR="00A23DA0" w:rsidP="00832EA4" w:rsidRDefault="7365809D" w14:paraId="3100496F" w14:textId="77777777">
            <w:r w:rsidRPr="2689F980" w:rsidR="3D7076FE">
              <w:rPr>
                <w:lang w:val="en-US"/>
              </w:rPr>
              <w:t>Người dùng bấm Lưu.</w:t>
            </w:r>
          </w:p>
        </w:tc>
      </w:tr>
      <w:tr w:rsidR="00A23DA0" w:rsidTr="2689F980" w14:paraId="61CCD129" w14:textId="77777777">
        <w:trPr>
          <w:jc w:val="center"/>
        </w:trPr>
        <w:tc>
          <w:tcPr>
            <w:tcW w:w="907" w:type="dxa"/>
            <w:tcMar/>
          </w:tcPr>
          <w:p w:rsidR="00A23DA0" w:rsidP="00832EA4" w:rsidRDefault="7365809D" w14:paraId="77C322CB" w14:textId="77777777">
            <w:r w:rsidRPr="2689F980" w:rsidR="3D7076FE">
              <w:rPr>
                <w:lang w:val="en-US"/>
              </w:rPr>
              <w:t>Bước 5</w:t>
            </w:r>
          </w:p>
        </w:tc>
        <w:tc>
          <w:tcPr>
            <w:tcW w:w="12472" w:type="dxa"/>
            <w:tcMar/>
          </w:tcPr>
          <w:p w:rsidR="00A23DA0" w:rsidP="00832EA4" w:rsidRDefault="7365809D" w14:paraId="141AC38E"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0981030A" w14:textId="77777777"/>
    <w:p w:rsidRPr="0009634E" w:rsidR="00A23DA0" w:rsidP="78B6F757" w:rsidRDefault="78CCAEB0" w14:paraId="355E54C0" w14:textId="77777777">
      <w:pPr>
        <w:pStyle w:val="Heading3"/>
        <w:rPr>
          <w:sz w:val="24"/>
          <w:szCs w:val="24"/>
          <w:lang w:val="en-US"/>
        </w:rPr>
      </w:pPr>
      <w:bookmarkStart w:name="_Toc242783470" w:id="213"/>
      <w:r w:rsidRPr="78B6F757">
        <w:rPr>
          <w:lang w:val="en-US"/>
        </w:rPr>
        <w:t>4.7.5. Tính năng gán/thu hồi quyền người dùng</w:t>
      </w:r>
      <w:bookmarkEnd w:id="213"/>
    </w:p>
    <w:p w:rsidRPr="0009634E" w:rsidR="00A23DA0" w:rsidP="00A23DA0" w:rsidRDefault="78CCAEB0" w14:paraId="7EE6137A"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5B862555" w14:textId="77777777">
      <w:r w:rsidRPr="78B6F757">
        <w:rPr>
          <w:b/>
          <w:bCs/>
          <w:lang w:val="en-US"/>
        </w:rPr>
        <w:t xml:space="preserve">Mục đích: </w:t>
      </w:r>
      <w:r w:rsidRPr="78B6F757">
        <w:rPr>
          <w:lang w:val="en-US"/>
        </w:rPr>
        <w:t>Cấp vai trò và phạm vi truy cập.</w:t>
      </w:r>
    </w:p>
    <w:p w:rsidRPr="0009634E" w:rsidR="00A23DA0" w:rsidP="00A23DA0" w:rsidRDefault="78CCAEB0" w14:paraId="44530B04" w14:textId="77777777">
      <w:r w:rsidRPr="78B6F757">
        <w:rPr>
          <w:b/>
          <w:bCs/>
          <w:lang w:val="en-US"/>
        </w:rPr>
        <w:t>Tính năng:</w:t>
      </w:r>
    </w:p>
    <w:p w:rsidRPr="0009634E" w:rsidR="00A23DA0" w:rsidP="00A23DA0" w:rsidRDefault="00A23DA0" w14:paraId="40DA69D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"Gán/thu hồi quyền người dùng" theo phạm vi quyền được cấp trên </w:t>
      </w:r>
      <w:r>
        <w:rPr>
          <w:szCs w:val="24"/>
        </w:rPr>
        <w:t>Phần mềm</w:t>
      </w:r>
      <w:r w:rsidRPr="0009634E">
        <w:rPr>
          <w:szCs w:val="24"/>
        </w:rPr>
        <w:t xml:space="preserve"> ESG.</w:t>
      </w:r>
    </w:p>
    <w:p w:rsidRPr="0009634E" w:rsidR="00A23DA0" w:rsidP="00A23DA0" w:rsidRDefault="00A23DA0" w14:paraId="161AA789" w14:textId="77777777">
      <w:pPr>
        <w:pStyle w:val="ListBullet"/>
        <w:tabs>
          <w:tab w:val="num" w:pos="360"/>
        </w:tabs>
        <w:spacing w:after="40"/>
        <w:ind w:left="397" w:hanging="360"/>
        <w:rPr>
          <w:rFonts w:cs="Times New Roman"/>
          <w:szCs w:val="24"/>
        </w:rPr>
      </w:pPr>
      <w:r w:rsidRPr="0009634E">
        <w:rPr>
          <w:szCs w:val="24"/>
        </w:rPr>
        <w:t>Hệ thống hỗ trợ mục tiêu: Cấp vai trò và phạm vi truy cập.</w:t>
      </w:r>
    </w:p>
    <w:p w:rsidRPr="0009634E" w:rsidR="00A23DA0" w:rsidP="00A23DA0" w:rsidRDefault="00A23DA0" w14:paraId="1799EB1E"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06DDA828"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088BA3C" w14:textId="77777777">
      <w:r w:rsidRPr="78B6F757">
        <w:rPr>
          <w:b/>
          <w:bCs/>
          <w:lang w:val="en-US"/>
        </w:rPr>
        <w:t>Màn hình liên quan:</w:t>
      </w:r>
    </w:p>
    <w:p w:rsidRPr="0009634E" w:rsidR="00A23DA0" w:rsidP="00A23DA0" w:rsidRDefault="00A23DA0" w14:paraId="185D5003"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4ED3501E"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1BB569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DFC5EF9" w14:textId="77777777">
        <w:trPr>
          <w:jc w:val="center"/>
        </w:trPr>
        <w:tc>
          <w:tcPr>
            <w:tcW w:w="907" w:type="dxa"/>
            <w:shd w:val="clear" w:color="auto" w:fill="006B75"/>
            <w:tcMar/>
            <w:vAlign w:val="center"/>
          </w:tcPr>
          <w:p w:rsidR="00A23DA0" w:rsidP="00832EA4" w:rsidRDefault="7365809D" w14:paraId="19A6BAA0" w14:textId="77777777">
            <w:r w:rsidRPr="2689F980" w:rsidR="3D7076FE">
              <w:rPr>
                <w:lang w:val="en-US"/>
              </w:rPr>
              <w:t>Bước</w:t>
            </w:r>
          </w:p>
        </w:tc>
        <w:tc>
          <w:tcPr>
            <w:tcW w:w="12472" w:type="dxa"/>
            <w:shd w:val="clear" w:color="auto" w:fill="006B75"/>
            <w:tcMar/>
            <w:vAlign w:val="center"/>
          </w:tcPr>
          <w:p w:rsidR="00A23DA0" w:rsidP="00832EA4" w:rsidRDefault="7365809D" w14:paraId="2C5257BB" w14:textId="77777777">
            <w:r w:rsidRPr="2689F980" w:rsidR="3D7076FE">
              <w:rPr>
                <w:lang w:val="en-US"/>
              </w:rPr>
              <w:t>Mô tả</w:t>
            </w:r>
          </w:p>
        </w:tc>
      </w:tr>
      <w:tr w:rsidRPr="0009634E" w:rsidR="00A23DA0" w:rsidTr="2689F980" w14:paraId="6DA2F61C" w14:textId="77777777">
        <w:trPr>
          <w:jc w:val="center"/>
        </w:trPr>
        <w:tc>
          <w:tcPr>
            <w:tcW w:w="907" w:type="dxa"/>
            <w:tcMar/>
            <w:vAlign w:val="center"/>
          </w:tcPr>
          <w:p w:rsidR="00A23DA0" w:rsidP="00832EA4" w:rsidRDefault="7365809D" w14:paraId="05D45F96" w14:textId="77777777">
            <w:r w:rsidRPr="2689F980" w:rsidR="3D7076FE">
              <w:rPr>
                <w:lang w:val="en-US"/>
              </w:rPr>
              <w:t>Bước 1</w:t>
            </w:r>
          </w:p>
        </w:tc>
        <w:tc>
          <w:tcPr>
            <w:tcW w:w="12472" w:type="dxa"/>
            <w:tcMar/>
            <w:vAlign w:val="center"/>
          </w:tcPr>
          <w:p w:rsidR="00A23DA0" w:rsidP="00832EA4" w:rsidRDefault="7365809D" w14:paraId="3F63AAF9" w14:textId="77777777">
            <w:r w:rsidRPr="2689F980" w:rsidR="3D7076FE">
              <w:rPr>
                <w:lang w:val="en-US"/>
              </w:rPr>
              <w:t>Người dùng mở màn hình Quản trị người dùng.</w:t>
            </w:r>
          </w:p>
        </w:tc>
      </w:tr>
      <w:tr w:rsidRPr="0009634E" w:rsidR="00A23DA0" w:rsidTr="2689F980" w14:paraId="45AB2384" w14:textId="77777777">
        <w:trPr>
          <w:jc w:val="center"/>
        </w:trPr>
        <w:tc>
          <w:tcPr>
            <w:tcW w:w="907" w:type="dxa"/>
            <w:tcMar/>
            <w:vAlign w:val="center"/>
          </w:tcPr>
          <w:p w:rsidR="00A23DA0" w:rsidP="00832EA4" w:rsidRDefault="7365809D" w14:paraId="1FC88058" w14:textId="77777777">
            <w:r w:rsidRPr="2689F980" w:rsidR="3D7076FE">
              <w:rPr>
                <w:lang w:val="en-US"/>
              </w:rPr>
              <w:t>Bước 2</w:t>
            </w:r>
          </w:p>
        </w:tc>
        <w:tc>
          <w:tcPr>
            <w:tcW w:w="12472" w:type="dxa"/>
            <w:tcMar/>
            <w:vAlign w:val="center"/>
          </w:tcPr>
          <w:p w:rsidR="00A23DA0" w:rsidP="00832EA4" w:rsidRDefault="7365809D" w14:paraId="69F0604C" w14:textId="77777777">
            <w:r w:rsidRPr="2689F980" w:rsidR="3D7076FE">
              <w:rPr>
                <w:lang w:val="en-US"/>
              </w:rPr>
              <w:t>Người dùng chọn chức năng "gán/thu hồi quyền người dùng" theo phạm vi quyền được cấp.</w:t>
            </w:r>
          </w:p>
        </w:tc>
      </w:tr>
      <w:tr w:rsidRPr="0009634E" w:rsidR="00A23DA0" w:rsidTr="2689F980" w14:paraId="16750746" w14:textId="77777777">
        <w:trPr>
          <w:jc w:val="center"/>
        </w:trPr>
        <w:tc>
          <w:tcPr>
            <w:tcW w:w="907" w:type="dxa"/>
            <w:tcMar/>
            <w:vAlign w:val="center"/>
          </w:tcPr>
          <w:p w:rsidR="00A23DA0" w:rsidP="00832EA4" w:rsidRDefault="7365809D" w14:paraId="517E6BF9" w14:textId="77777777">
            <w:r w:rsidRPr="2689F980" w:rsidR="3D7076FE">
              <w:rPr>
                <w:lang w:val="en-US"/>
              </w:rPr>
              <w:t>Bước 3</w:t>
            </w:r>
          </w:p>
        </w:tc>
        <w:tc>
          <w:tcPr>
            <w:tcW w:w="12472" w:type="dxa"/>
            <w:tcMar/>
            <w:vAlign w:val="center"/>
          </w:tcPr>
          <w:p w:rsidR="00A23DA0" w:rsidP="00832EA4" w:rsidRDefault="7365809D" w14:paraId="7A01144F" w14:textId="77777777">
            <w:r w:rsidRPr="2689F980" w:rsidR="3D7076FE">
              <w:rPr>
                <w:lang w:val="en-US"/>
              </w:rPr>
              <w:t>Người dùng nhập hoặc chọn dữ liệu cần xử lý theo biểu mẫu trên màn hình.</w:t>
            </w:r>
          </w:p>
        </w:tc>
      </w:tr>
      <w:tr w:rsidRPr="0009634E" w:rsidR="00A23DA0" w:rsidTr="2689F980" w14:paraId="520C8EE0" w14:textId="77777777">
        <w:trPr>
          <w:jc w:val="center"/>
        </w:trPr>
        <w:tc>
          <w:tcPr>
            <w:tcW w:w="907" w:type="dxa"/>
            <w:tcMar/>
            <w:vAlign w:val="center"/>
          </w:tcPr>
          <w:p w:rsidR="00A23DA0" w:rsidP="00832EA4" w:rsidRDefault="7365809D" w14:paraId="22A4C38D" w14:textId="77777777">
            <w:r w:rsidRPr="2689F980" w:rsidR="3D7076FE">
              <w:rPr>
                <w:lang w:val="en-US"/>
              </w:rPr>
              <w:t>Bước 4</w:t>
            </w:r>
          </w:p>
        </w:tc>
        <w:tc>
          <w:tcPr>
            <w:tcW w:w="12472" w:type="dxa"/>
            <w:tcMar/>
            <w:vAlign w:val="center"/>
          </w:tcPr>
          <w:p w:rsidR="00A23DA0" w:rsidP="00832EA4" w:rsidRDefault="7365809D" w14:paraId="25EEB7C4" w14:textId="77777777">
            <w:r w:rsidRPr="2689F980" w:rsidR="3D7076FE">
              <w:rPr>
                <w:lang w:val="en-US"/>
              </w:rPr>
              <w:t>Hệ thống kiểm tra quyền, dữ liệu bắt buộc và điều kiện nghiệp vụ.</w:t>
            </w:r>
          </w:p>
        </w:tc>
      </w:tr>
      <w:tr w:rsidR="00A23DA0" w:rsidTr="2689F980" w14:paraId="624AF33E" w14:textId="77777777">
        <w:trPr>
          <w:jc w:val="center"/>
        </w:trPr>
        <w:tc>
          <w:tcPr>
            <w:tcW w:w="907" w:type="dxa"/>
            <w:tcMar/>
          </w:tcPr>
          <w:p w:rsidR="00A23DA0" w:rsidP="00832EA4" w:rsidRDefault="7365809D" w14:paraId="46D21BD0" w14:textId="77777777">
            <w:r w:rsidRPr="2689F980" w:rsidR="3D7076FE">
              <w:rPr>
                <w:lang w:val="en-US"/>
              </w:rPr>
              <w:t>Bước 5</w:t>
            </w:r>
          </w:p>
        </w:tc>
        <w:tc>
          <w:tcPr>
            <w:tcW w:w="12472" w:type="dxa"/>
            <w:tcMar/>
          </w:tcPr>
          <w:p w:rsidR="00A23DA0" w:rsidP="00832EA4" w:rsidRDefault="7365809D" w14:paraId="0581DEB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06271A7" w14:textId="77777777"/>
    <w:p w:rsidRPr="0009634E" w:rsidR="00A23DA0" w:rsidP="78B6F757" w:rsidRDefault="78CCAEB0" w14:paraId="0BAF1599" w14:textId="77777777">
      <w:pPr>
        <w:pStyle w:val="Heading3"/>
        <w:rPr>
          <w:sz w:val="24"/>
          <w:szCs w:val="24"/>
          <w:lang w:val="en-US"/>
        </w:rPr>
      </w:pPr>
      <w:bookmarkStart w:name="_Toc242783471" w:id="214"/>
      <w:r w:rsidRPr="78B6F757">
        <w:rPr>
          <w:lang w:val="en-US"/>
        </w:rPr>
        <w:t>4.7.6. Tính năng tạo nhóm quyền/vai trò</w:t>
      </w:r>
      <w:bookmarkEnd w:id="214"/>
    </w:p>
    <w:p w:rsidRPr="0009634E" w:rsidR="00A23DA0" w:rsidP="00A23DA0" w:rsidRDefault="78CCAEB0" w14:paraId="56DC40DC"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5AB10D30" w14:textId="77777777">
      <w:r w:rsidRPr="78B6F757">
        <w:rPr>
          <w:b/>
          <w:bCs/>
          <w:lang w:val="en-US"/>
        </w:rPr>
        <w:t xml:space="preserve">Mục đích: </w:t>
      </w:r>
      <w:r w:rsidRPr="78B6F757">
        <w:rPr>
          <w:lang w:val="en-US"/>
        </w:rPr>
        <w:t>Khai báo vai trò mới.</w:t>
      </w:r>
    </w:p>
    <w:p w:rsidRPr="0009634E" w:rsidR="00A23DA0" w:rsidP="00A23DA0" w:rsidRDefault="78CCAEB0" w14:paraId="5553DF66" w14:textId="77777777">
      <w:r w:rsidRPr="78B6F757">
        <w:rPr>
          <w:b/>
          <w:bCs/>
          <w:lang w:val="en-US"/>
        </w:rPr>
        <w:t>Tính năng:</w:t>
      </w:r>
    </w:p>
    <w:p w:rsidRPr="0009634E" w:rsidR="00A23DA0" w:rsidP="00A23DA0" w:rsidRDefault="00A23DA0" w14:paraId="0DAE3AA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nhóm quyền/vai trò" theo phạm vi quyền được cấp trên </w:t>
      </w:r>
      <w:r>
        <w:rPr>
          <w:szCs w:val="24"/>
        </w:rPr>
        <w:t>Phần mềm</w:t>
      </w:r>
      <w:r w:rsidRPr="0009634E">
        <w:rPr>
          <w:szCs w:val="24"/>
        </w:rPr>
        <w:t xml:space="preserve"> ESG.</w:t>
      </w:r>
    </w:p>
    <w:p w:rsidRPr="0009634E" w:rsidR="00A23DA0" w:rsidP="00A23DA0" w:rsidRDefault="00A23DA0" w14:paraId="700CD00A" w14:textId="77777777">
      <w:pPr>
        <w:pStyle w:val="ListBullet"/>
        <w:tabs>
          <w:tab w:val="num" w:pos="360"/>
        </w:tabs>
        <w:spacing w:after="40"/>
        <w:ind w:left="397" w:hanging="360"/>
        <w:rPr>
          <w:rFonts w:cs="Times New Roman"/>
          <w:szCs w:val="24"/>
        </w:rPr>
      </w:pPr>
      <w:r w:rsidRPr="0009634E">
        <w:rPr>
          <w:szCs w:val="24"/>
        </w:rPr>
        <w:t>Hệ thống hỗ trợ mục tiêu: Khai báo vai trò mới.</w:t>
      </w:r>
    </w:p>
    <w:p w:rsidRPr="0009634E" w:rsidR="00A23DA0" w:rsidP="00A23DA0" w:rsidRDefault="00A23DA0" w14:paraId="3695F264"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3180A964"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2FEF2A9C" w14:textId="77777777">
      <w:r w:rsidRPr="78B6F757">
        <w:rPr>
          <w:b/>
          <w:bCs/>
          <w:lang w:val="en-US"/>
        </w:rPr>
        <w:t>Màn hình liên quan:</w:t>
      </w:r>
    </w:p>
    <w:p w:rsidRPr="0009634E" w:rsidR="00A23DA0" w:rsidP="00A23DA0" w:rsidRDefault="00A23DA0" w14:paraId="05426EE1" w14:textId="77777777">
      <w:pPr>
        <w:pStyle w:val="ListBullet"/>
        <w:tabs>
          <w:tab w:val="num" w:pos="360"/>
        </w:tabs>
        <w:spacing w:after="40"/>
        <w:ind w:left="397" w:hanging="360"/>
        <w:rPr>
          <w:rFonts w:cs="Times New Roman"/>
          <w:szCs w:val="24"/>
        </w:rPr>
      </w:pPr>
      <w:r>
        <w:t>MH-028 - Vai trò và phân quyền; Mô tả: Màn hình cấu hình vai trò, nhóm quyền và ma trận quyền chức năng.</w:t>
      </w:r>
    </w:p>
    <w:p w:rsidRPr="0009634E" w:rsidR="00A23DA0" w:rsidP="00A23DA0" w:rsidRDefault="78CCAEB0" w14:paraId="60A456CC" w14:textId="77777777">
      <w:pPr>
        <w:jc w:val="center"/>
      </w:pPr>
      <w:r w:rsidRPr="78B6F757">
        <w:rPr>
          <w:i/>
          <w:iCs/>
          <w:lang w:val="en-US"/>
        </w:rPr>
        <w:t>Hình MH-028. Vai trò và phân quyền</w:t>
      </w:r>
    </w:p>
    <w:p w:rsidRPr="0009634E" w:rsidR="00A23DA0" w:rsidP="00A23DA0" w:rsidRDefault="00A23DA0" w14:paraId="1BA2BEA2" w14:textId="77777777">
      <w:pPr>
        <w:jc w:val="center"/>
      </w:pPr>
      <w:r w:rsidRPr="0009634E">
        <w:rPr>
          <w:noProof/>
        </w:rPr>
        <w:drawing>
          <wp:inline distT="0" distB="0" distL="0" distR="0" wp14:anchorId="7879EF87" wp14:editId="1786CF61">
            <wp:extent cx="5941695" cy="3713559"/>
            <wp:effectExtent l="0" t="0" r="190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8_Phan_quyen_vai_tro.png"/>
                    <pic:cNvPicPr/>
                  </pic:nvPicPr>
                  <pic:blipFill>
                    <a:blip r:embed="rId71"/>
                    <a:stretch>
                      <a:fillRect/>
                    </a:stretch>
                  </pic:blipFill>
                  <pic:spPr>
                    <a:xfrm>
                      <a:off x="0" y="0"/>
                      <a:ext cx="5941695" cy="3713559"/>
                    </a:xfrm>
                    <a:prstGeom prst="rect">
                      <a:avLst/>
                    </a:prstGeom>
                  </pic:spPr>
                </pic:pic>
              </a:graphicData>
            </a:graphic>
          </wp:inline>
        </w:drawing>
      </w:r>
    </w:p>
    <w:p w:rsidRPr="0009634E" w:rsidR="00A23DA0" w:rsidP="00A23DA0" w:rsidRDefault="78CCAEB0" w14:paraId="4D77FD4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7CA04ED" w14:textId="77777777">
        <w:trPr>
          <w:jc w:val="center"/>
        </w:trPr>
        <w:tc>
          <w:tcPr>
            <w:tcW w:w="907" w:type="dxa"/>
            <w:shd w:val="clear" w:color="auto" w:fill="006B75"/>
            <w:tcMar/>
            <w:vAlign w:val="center"/>
          </w:tcPr>
          <w:p w:rsidR="00A23DA0" w:rsidP="00832EA4" w:rsidRDefault="7365809D" w14:paraId="0F3B8D7E" w14:textId="77777777">
            <w:r w:rsidRPr="2689F980" w:rsidR="3D7076FE">
              <w:rPr>
                <w:lang w:val="en-US"/>
              </w:rPr>
              <w:t>Bước</w:t>
            </w:r>
          </w:p>
        </w:tc>
        <w:tc>
          <w:tcPr>
            <w:tcW w:w="12472" w:type="dxa"/>
            <w:shd w:val="clear" w:color="auto" w:fill="006B75"/>
            <w:tcMar/>
            <w:vAlign w:val="center"/>
          </w:tcPr>
          <w:p w:rsidR="00A23DA0" w:rsidP="00832EA4" w:rsidRDefault="7365809D" w14:paraId="7AAFDD4E" w14:textId="77777777">
            <w:r w:rsidRPr="2689F980" w:rsidR="3D7076FE">
              <w:rPr>
                <w:lang w:val="en-US"/>
              </w:rPr>
              <w:t>Mô tả</w:t>
            </w:r>
          </w:p>
        </w:tc>
      </w:tr>
      <w:tr w:rsidRPr="0009634E" w:rsidR="00A23DA0" w:rsidTr="2689F980" w14:paraId="1066F403" w14:textId="77777777">
        <w:trPr>
          <w:jc w:val="center"/>
        </w:trPr>
        <w:tc>
          <w:tcPr>
            <w:tcW w:w="907" w:type="dxa"/>
            <w:tcMar/>
            <w:vAlign w:val="center"/>
          </w:tcPr>
          <w:p w:rsidR="00A23DA0" w:rsidP="00832EA4" w:rsidRDefault="7365809D" w14:paraId="2C2BE139" w14:textId="77777777">
            <w:r w:rsidRPr="2689F980" w:rsidR="3D7076FE">
              <w:rPr>
                <w:lang w:val="en-US"/>
              </w:rPr>
              <w:t>Bước 1</w:t>
            </w:r>
          </w:p>
        </w:tc>
        <w:tc>
          <w:tcPr>
            <w:tcW w:w="12472" w:type="dxa"/>
            <w:tcMar/>
            <w:vAlign w:val="center"/>
          </w:tcPr>
          <w:p w:rsidR="00A23DA0" w:rsidP="00832EA4" w:rsidRDefault="7365809D" w14:paraId="2A6C1B7A" w14:textId="77777777">
            <w:r w:rsidRPr="2689F980" w:rsidR="3D7076FE">
              <w:rPr>
                <w:lang w:val="en-US"/>
              </w:rPr>
              <w:t>Người dùng mở màn hình Vai trò và phân quyền.</w:t>
            </w:r>
          </w:p>
        </w:tc>
      </w:tr>
      <w:tr w:rsidRPr="0009634E" w:rsidR="00A23DA0" w:rsidTr="2689F980" w14:paraId="42B6E11B" w14:textId="77777777">
        <w:trPr>
          <w:jc w:val="center"/>
        </w:trPr>
        <w:tc>
          <w:tcPr>
            <w:tcW w:w="907" w:type="dxa"/>
            <w:tcMar/>
            <w:vAlign w:val="center"/>
          </w:tcPr>
          <w:p w:rsidR="00A23DA0" w:rsidP="00832EA4" w:rsidRDefault="7365809D" w14:paraId="58ABBEA7" w14:textId="77777777">
            <w:r w:rsidRPr="2689F980" w:rsidR="3D7076FE">
              <w:rPr>
                <w:lang w:val="en-US"/>
              </w:rPr>
              <w:t>Bước 2</w:t>
            </w:r>
          </w:p>
        </w:tc>
        <w:tc>
          <w:tcPr>
            <w:tcW w:w="12472" w:type="dxa"/>
            <w:tcMar/>
            <w:vAlign w:val="center"/>
          </w:tcPr>
          <w:p w:rsidR="00A23DA0" w:rsidP="00832EA4" w:rsidRDefault="7365809D" w14:paraId="4FBDE2E9" w14:textId="77777777">
            <w:r w:rsidRPr="2689F980" w:rsidR="3D7076FE">
              <w:rPr>
                <w:lang w:val="en-US"/>
              </w:rPr>
              <w:t>Người dùng chọn Thêm mới/Tạo mới cho nghiệp vụ "tạo nhóm quyền/vai trò".</w:t>
            </w:r>
          </w:p>
        </w:tc>
      </w:tr>
      <w:tr w:rsidRPr="0009634E" w:rsidR="00A23DA0" w:rsidTr="2689F980" w14:paraId="25336B1F" w14:textId="77777777">
        <w:trPr>
          <w:jc w:val="center"/>
        </w:trPr>
        <w:tc>
          <w:tcPr>
            <w:tcW w:w="907" w:type="dxa"/>
            <w:tcMar/>
            <w:vAlign w:val="center"/>
          </w:tcPr>
          <w:p w:rsidR="00A23DA0" w:rsidP="00832EA4" w:rsidRDefault="7365809D" w14:paraId="7CE6A830" w14:textId="77777777">
            <w:r w:rsidRPr="2689F980" w:rsidR="3D7076FE">
              <w:rPr>
                <w:lang w:val="en-US"/>
              </w:rPr>
              <w:t>Bước 3</w:t>
            </w:r>
          </w:p>
        </w:tc>
        <w:tc>
          <w:tcPr>
            <w:tcW w:w="12472" w:type="dxa"/>
            <w:tcMar/>
            <w:vAlign w:val="center"/>
          </w:tcPr>
          <w:p w:rsidR="00A23DA0" w:rsidP="00832EA4" w:rsidRDefault="7365809D" w14:paraId="37CF4268" w14:textId="77777777">
            <w:r w:rsidRPr="2689F980" w:rsidR="3D7076FE">
              <w:rPr>
                <w:lang w:val="en-US"/>
              </w:rPr>
              <w:t>Người dùng nhập thông tin bắt buộc và bổ sung dữ liệu chi tiết theo biểu mẫu.</w:t>
            </w:r>
          </w:p>
        </w:tc>
      </w:tr>
      <w:tr w:rsidRPr="0009634E" w:rsidR="00A23DA0" w:rsidTr="2689F980" w14:paraId="7EB5C7C2" w14:textId="77777777">
        <w:trPr>
          <w:jc w:val="center"/>
        </w:trPr>
        <w:tc>
          <w:tcPr>
            <w:tcW w:w="907" w:type="dxa"/>
            <w:tcMar/>
            <w:vAlign w:val="center"/>
          </w:tcPr>
          <w:p w:rsidR="00A23DA0" w:rsidP="00832EA4" w:rsidRDefault="7365809D" w14:paraId="40A147D9" w14:textId="77777777">
            <w:r w:rsidRPr="2689F980" w:rsidR="3D7076FE">
              <w:rPr>
                <w:lang w:val="en-US"/>
              </w:rPr>
              <w:t>Bước 4</w:t>
            </w:r>
          </w:p>
        </w:tc>
        <w:tc>
          <w:tcPr>
            <w:tcW w:w="12472" w:type="dxa"/>
            <w:tcMar/>
            <w:vAlign w:val="center"/>
          </w:tcPr>
          <w:p w:rsidR="00A23DA0" w:rsidP="00832EA4" w:rsidRDefault="7365809D" w14:paraId="064E2388" w14:textId="77777777">
            <w:r w:rsidRPr="2689F980" w:rsidR="3D7076FE">
              <w:rPr>
                <w:lang w:val="en-US"/>
              </w:rPr>
              <w:t>Người dùng bấm Lưu.</w:t>
            </w:r>
          </w:p>
        </w:tc>
      </w:tr>
      <w:tr w:rsidR="00A23DA0" w:rsidTr="2689F980" w14:paraId="44E66BBC" w14:textId="77777777">
        <w:trPr>
          <w:jc w:val="center"/>
        </w:trPr>
        <w:tc>
          <w:tcPr>
            <w:tcW w:w="907" w:type="dxa"/>
            <w:tcMar/>
          </w:tcPr>
          <w:p w:rsidR="00A23DA0" w:rsidP="00832EA4" w:rsidRDefault="7365809D" w14:paraId="1EBD55E4" w14:textId="77777777">
            <w:r w:rsidRPr="2689F980" w:rsidR="3D7076FE">
              <w:rPr>
                <w:lang w:val="en-US"/>
              </w:rPr>
              <w:t>Bước 5</w:t>
            </w:r>
          </w:p>
        </w:tc>
        <w:tc>
          <w:tcPr>
            <w:tcW w:w="12472" w:type="dxa"/>
            <w:tcMar/>
          </w:tcPr>
          <w:p w:rsidR="00A23DA0" w:rsidP="00832EA4" w:rsidRDefault="7365809D" w14:paraId="6094BB68"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56BFD4CD" w14:textId="77777777"/>
    <w:p w:rsidRPr="0009634E" w:rsidR="00A23DA0" w:rsidP="78B6F757" w:rsidRDefault="78CCAEB0" w14:paraId="18539D95" w14:textId="77777777">
      <w:pPr>
        <w:pStyle w:val="Heading3"/>
        <w:rPr>
          <w:sz w:val="24"/>
          <w:szCs w:val="24"/>
          <w:lang w:val="en-US"/>
        </w:rPr>
      </w:pPr>
      <w:bookmarkStart w:name="_Toc242783472" w:id="215"/>
      <w:r w:rsidRPr="78B6F757">
        <w:rPr>
          <w:lang w:val="en-US"/>
        </w:rPr>
        <w:t>4.7.7. Tính năng cấu hình ma trận quyền</w:t>
      </w:r>
      <w:bookmarkEnd w:id="215"/>
    </w:p>
    <w:p w:rsidRPr="0009634E" w:rsidR="00A23DA0" w:rsidP="00A23DA0" w:rsidRDefault="78CCAEB0" w14:paraId="5AD12030"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23CCC115" w14:textId="77777777">
      <w:r w:rsidRPr="78B6F757">
        <w:rPr>
          <w:b/>
          <w:bCs/>
          <w:lang w:val="en-US"/>
        </w:rPr>
        <w:t xml:space="preserve">Mục đích: </w:t>
      </w:r>
      <w:r w:rsidRPr="78B6F757">
        <w:rPr>
          <w:lang w:val="en-US"/>
        </w:rPr>
        <w:t>Gán quyền chức năng cho từng vai trò.</w:t>
      </w:r>
    </w:p>
    <w:p w:rsidRPr="0009634E" w:rsidR="00A23DA0" w:rsidP="00A23DA0" w:rsidRDefault="78CCAEB0" w14:paraId="01180ED6" w14:textId="77777777">
      <w:r w:rsidRPr="78B6F757">
        <w:rPr>
          <w:b/>
          <w:bCs/>
          <w:lang w:val="en-US"/>
        </w:rPr>
        <w:t>Tính năng:</w:t>
      </w:r>
    </w:p>
    <w:p w:rsidRPr="0009634E" w:rsidR="00A23DA0" w:rsidP="00A23DA0" w:rsidRDefault="00A23DA0" w14:paraId="12FDD0C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ma trận quyền" theo phạm vi quyền được cấp trên </w:t>
      </w:r>
      <w:r>
        <w:rPr>
          <w:szCs w:val="24"/>
        </w:rPr>
        <w:t>Phần mềm</w:t>
      </w:r>
      <w:r w:rsidRPr="0009634E">
        <w:rPr>
          <w:szCs w:val="24"/>
        </w:rPr>
        <w:t xml:space="preserve"> ESG.</w:t>
      </w:r>
    </w:p>
    <w:p w:rsidRPr="0009634E" w:rsidR="00A23DA0" w:rsidP="00A23DA0" w:rsidRDefault="00A23DA0" w14:paraId="2E4036FF" w14:textId="77777777">
      <w:pPr>
        <w:pStyle w:val="ListBullet"/>
        <w:tabs>
          <w:tab w:val="num" w:pos="360"/>
        </w:tabs>
        <w:spacing w:after="40"/>
        <w:ind w:left="397" w:hanging="360"/>
        <w:rPr>
          <w:rFonts w:cs="Times New Roman"/>
          <w:szCs w:val="24"/>
        </w:rPr>
      </w:pPr>
      <w:r w:rsidRPr="0009634E">
        <w:rPr>
          <w:szCs w:val="24"/>
        </w:rPr>
        <w:t>Hệ thống hỗ trợ mục tiêu: Gán quyền chức năng cho từng vai trò.</w:t>
      </w:r>
    </w:p>
    <w:p w:rsidRPr="0009634E" w:rsidR="00A23DA0" w:rsidP="00A23DA0" w:rsidRDefault="00A23DA0" w14:paraId="708A908A"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0ED7F3A9"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DAB5D75" w14:textId="77777777">
      <w:r w:rsidRPr="78B6F757">
        <w:rPr>
          <w:b/>
          <w:bCs/>
          <w:lang w:val="en-US"/>
        </w:rPr>
        <w:t>Màn hình liên quan:</w:t>
      </w:r>
    </w:p>
    <w:p w:rsidRPr="0009634E" w:rsidR="00A23DA0" w:rsidP="00A23DA0" w:rsidRDefault="00A23DA0" w14:paraId="022D1ACA" w14:textId="77777777">
      <w:pPr>
        <w:pStyle w:val="ListBullet"/>
        <w:tabs>
          <w:tab w:val="num" w:pos="360"/>
        </w:tabs>
        <w:spacing w:after="40"/>
        <w:ind w:left="397" w:hanging="360"/>
        <w:rPr>
          <w:rFonts w:cs="Times New Roman"/>
          <w:szCs w:val="24"/>
        </w:rPr>
      </w:pPr>
      <w:r>
        <w:t>MH-028 - Vai trò và phân quyền; Mô tả: Màn hình cấu hình vai trò, nhóm quyền và ma trận quyền chức năng.</w:t>
      </w:r>
    </w:p>
    <w:p w:rsidRPr="0009634E" w:rsidR="00A23DA0" w:rsidP="00A23DA0" w:rsidRDefault="00A23DA0" w14:paraId="17695D39" w14:textId="77777777">
      <w:pPr>
        <w:pStyle w:val="ListBullet"/>
        <w:tabs>
          <w:tab w:val="num" w:pos="360"/>
        </w:tabs>
        <w:spacing w:after="40"/>
        <w:ind w:left="397" w:hanging="360"/>
        <w:rPr>
          <w:rFonts w:cs="Times New Roman"/>
          <w:szCs w:val="24"/>
        </w:rPr>
      </w:pPr>
      <w:r w:rsidRPr="0009634E">
        <w:rPr>
          <w:szCs w:val="24"/>
        </w:rPr>
        <w:t>Tham khảo Hình MH-028 đã trình bày ở phần trước.</w:t>
      </w:r>
    </w:p>
    <w:p w:rsidRPr="0009634E" w:rsidR="00A23DA0" w:rsidP="00A23DA0" w:rsidRDefault="78CCAEB0" w14:paraId="402A232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8FAEF96" w14:textId="77777777">
        <w:trPr>
          <w:jc w:val="center"/>
        </w:trPr>
        <w:tc>
          <w:tcPr>
            <w:tcW w:w="907" w:type="dxa"/>
            <w:shd w:val="clear" w:color="auto" w:fill="006B75"/>
            <w:tcMar/>
            <w:vAlign w:val="center"/>
          </w:tcPr>
          <w:p w:rsidR="00A23DA0" w:rsidP="00832EA4" w:rsidRDefault="7365809D" w14:paraId="2B92AE83" w14:textId="77777777">
            <w:r w:rsidRPr="2689F980" w:rsidR="3D7076FE">
              <w:rPr>
                <w:lang w:val="en-US"/>
              </w:rPr>
              <w:t>Bước</w:t>
            </w:r>
          </w:p>
        </w:tc>
        <w:tc>
          <w:tcPr>
            <w:tcW w:w="12472" w:type="dxa"/>
            <w:shd w:val="clear" w:color="auto" w:fill="006B75"/>
            <w:tcMar/>
            <w:vAlign w:val="center"/>
          </w:tcPr>
          <w:p w:rsidR="00A23DA0" w:rsidP="00832EA4" w:rsidRDefault="7365809D" w14:paraId="353DA54B" w14:textId="77777777">
            <w:r w:rsidRPr="2689F980" w:rsidR="3D7076FE">
              <w:rPr>
                <w:lang w:val="en-US"/>
              </w:rPr>
              <w:t>Mô tả</w:t>
            </w:r>
          </w:p>
        </w:tc>
      </w:tr>
      <w:tr w:rsidRPr="0009634E" w:rsidR="00A23DA0" w:rsidTr="2689F980" w14:paraId="6D0D21DF" w14:textId="77777777">
        <w:trPr>
          <w:jc w:val="center"/>
        </w:trPr>
        <w:tc>
          <w:tcPr>
            <w:tcW w:w="907" w:type="dxa"/>
            <w:tcMar/>
            <w:vAlign w:val="center"/>
          </w:tcPr>
          <w:p w:rsidR="00A23DA0" w:rsidP="00832EA4" w:rsidRDefault="7365809D" w14:paraId="6DC60FF3" w14:textId="77777777">
            <w:r w:rsidRPr="2689F980" w:rsidR="3D7076FE">
              <w:rPr>
                <w:lang w:val="en-US"/>
              </w:rPr>
              <w:t>Bước 1</w:t>
            </w:r>
          </w:p>
        </w:tc>
        <w:tc>
          <w:tcPr>
            <w:tcW w:w="12472" w:type="dxa"/>
            <w:tcMar/>
            <w:vAlign w:val="center"/>
          </w:tcPr>
          <w:p w:rsidR="00A23DA0" w:rsidP="00832EA4" w:rsidRDefault="7365809D" w14:paraId="625EE1E6" w14:textId="77777777">
            <w:r w:rsidRPr="2689F980" w:rsidR="3D7076FE">
              <w:rPr>
                <w:lang w:val="en-US"/>
              </w:rPr>
              <w:t>Người dùng mở màn hình Vai trò và phân quyền.</w:t>
            </w:r>
          </w:p>
        </w:tc>
      </w:tr>
      <w:tr w:rsidRPr="0009634E" w:rsidR="00A23DA0" w:rsidTr="2689F980" w14:paraId="1D73A009" w14:textId="77777777">
        <w:trPr>
          <w:jc w:val="center"/>
        </w:trPr>
        <w:tc>
          <w:tcPr>
            <w:tcW w:w="907" w:type="dxa"/>
            <w:tcMar/>
            <w:vAlign w:val="center"/>
          </w:tcPr>
          <w:p w:rsidR="00A23DA0" w:rsidP="00832EA4" w:rsidRDefault="7365809D" w14:paraId="2BD968BD" w14:textId="77777777">
            <w:r w:rsidRPr="2689F980" w:rsidR="3D7076FE">
              <w:rPr>
                <w:lang w:val="en-US"/>
              </w:rPr>
              <w:t>Bước 2</w:t>
            </w:r>
          </w:p>
        </w:tc>
        <w:tc>
          <w:tcPr>
            <w:tcW w:w="12472" w:type="dxa"/>
            <w:tcMar/>
            <w:vAlign w:val="center"/>
          </w:tcPr>
          <w:p w:rsidR="00A23DA0" w:rsidP="00832EA4" w:rsidRDefault="7365809D" w14:paraId="4E93F6E5" w14:textId="77777777">
            <w:r w:rsidRPr="2689F980" w:rsidR="3D7076FE">
              <w:rPr>
                <w:lang w:val="en-US"/>
              </w:rPr>
              <w:t>Người dùng chọn chức năng "cấu hình ma trận quyền" theo phạm vi quyền được cấp.</w:t>
            </w:r>
          </w:p>
        </w:tc>
      </w:tr>
      <w:tr w:rsidRPr="0009634E" w:rsidR="00A23DA0" w:rsidTr="2689F980" w14:paraId="72995701" w14:textId="77777777">
        <w:trPr>
          <w:jc w:val="center"/>
        </w:trPr>
        <w:tc>
          <w:tcPr>
            <w:tcW w:w="907" w:type="dxa"/>
            <w:tcMar/>
            <w:vAlign w:val="center"/>
          </w:tcPr>
          <w:p w:rsidR="00A23DA0" w:rsidP="00832EA4" w:rsidRDefault="7365809D" w14:paraId="77CF41DF" w14:textId="77777777">
            <w:r w:rsidRPr="2689F980" w:rsidR="3D7076FE">
              <w:rPr>
                <w:lang w:val="en-US"/>
              </w:rPr>
              <w:t>Bước 3</w:t>
            </w:r>
          </w:p>
        </w:tc>
        <w:tc>
          <w:tcPr>
            <w:tcW w:w="12472" w:type="dxa"/>
            <w:tcMar/>
            <w:vAlign w:val="center"/>
          </w:tcPr>
          <w:p w:rsidR="00A23DA0" w:rsidP="00832EA4" w:rsidRDefault="7365809D" w14:paraId="651F0896" w14:textId="77777777">
            <w:r w:rsidRPr="2689F980" w:rsidR="3D7076FE">
              <w:rPr>
                <w:lang w:val="en-US"/>
              </w:rPr>
              <w:t>Người dùng nhập hoặc chọn dữ liệu cần xử lý theo biểu mẫu trên màn hình.</w:t>
            </w:r>
          </w:p>
        </w:tc>
      </w:tr>
      <w:tr w:rsidRPr="0009634E" w:rsidR="00A23DA0" w:rsidTr="2689F980" w14:paraId="16821944" w14:textId="77777777">
        <w:trPr>
          <w:jc w:val="center"/>
        </w:trPr>
        <w:tc>
          <w:tcPr>
            <w:tcW w:w="907" w:type="dxa"/>
            <w:tcMar/>
            <w:vAlign w:val="center"/>
          </w:tcPr>
          <w:p w:rsidR="00A23DA0" w:rsidP="00832EA4" w:rsidRDefault="7365809D" w14:paraId="7FABAC82" w14:textId="77777777">
            <w:r w:rsidRPr="2689F980" w:rsidR="3D7076FE">
              <w:rPr>
                <w:lang w:val="en-US"/>
              </w:rPr>
              <w:t>Bước 4</w:t>
            </w:r>
          </w:p>
        </w:tc>
        <w:tc>
          <w:tcPr>
            <w:tcW w:w="12472" w:type="dxa"/>
            <w:tcMar/>
            <w:vAlign w:val="center"/>
          </w:tcPr>
          <w:p w:rsidR="00A23DA0" w:rsidP="00832EA4" w:rsidRDefault="7365809D" w14:paraId="7805EDD6" w14:textId="77777777">
            <w:r w:rsidRPr="2689F980" w:rsidR="3D7076FE">
              <w:rPr>
                <w:lang w:val="en-US"/>
              </w:rPr>
              <w:t>Hệ thống kiểm tra quyền, dữ liệu bắt buộc và điều kiện nghiệp vụ.</w:t>
            </w:r>
          </w:p>
        </w:tc>
      </w:tr>
      <w:tr w:rsidR="00A23DA0" w:rsidTr="2689F980" w14:paraId="19A79C5E" w14:textId="77777777">
        <w:trPr>
          <w:jc w:val="center"/>
        </w:trPr>
        <w:tc>
          <w:tcPr>
            <w:tcW w:w="907" w:type="dxa"/>
            <w:tcMar/>
          </w:tcPr>
          <w:p w:rsidR="00A23DA0" w:rsidP="00832EA4" w:rsidRDefault="7365809D" w14:paraId="180FF62F" w14:textId="77777777">
            <w:r w:rsidRPr="2689F980" w:rsidR="3D7076FE">
              <w:rPr>
                <w:lang w:val="en-US"/>
              </w:rPr>
              <w:t>Bước 5</w:t>
            </w:r>
          </w:p>
        </w:tc>
        <w:tc>
          <w:tcPr>
            <w:tcW w:w="12472" w:type="dxa"/>
            <w:tcMar/>
          </w:tcPr>
          <w:p w:rsidR="00A23DA0" w:rsidP="00832EA4" w:rsidRDefault="7365809D" w14:paraId="3764308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4E268163" w14:textId="77777777"/>
    <w:p w:rsidRPr="0009634E" w:rsidR="00A23DA0" w:rsidP="78B6F757" w:rsidRDefault="78CCAEB0" w14:paraId="363E987E" w14:textId="77777777">
      <w:pPr>
        <w:pStyle w:val="Heading3"/>
        <w:rPr>
          <w:sz w:val="24"/>
          <w:szCs w:val="24"/>
          <w:lang w:val="en-US"/>
        </w:rPr>
      </w:pPr>
      <w:bookmarkStart w:name="_Toc242783473" w:id="216"/>
      <w:r w:rsidRPr="78B6F757">
        <w:rPr>
          <w:lang w:val="en-US"/>
        </w:rPr>
        <w:t>4.7.8. Tính năng cập nhật cấu hình hệ thống</w:t>
      </w:r>
      <w:bookmarkEnd w:id="216"/>
    </w:p>
    <w:p w:rsidRPr="0009634E" w:rsidR="00A23DA0" w:rsidP="00A23DA0" w:rsidRDefault="78CCAEB0" w14:paraId="1A6CF856"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617FB78F" w14:textId="77777777">
      <w:r w:rsidRPr="78B6F757">
        <w:rPr>
          <w:b/>
          <w:bCs/>
          <w:lang w:val="en-US"/>
        </w:rPr>
        <w:t xml:space="preserve">Mục đích: </w:t>
      </w:r>
      <w:r w:rsidRPr="78B6F757">
        <w:rPr>
          <w:lang w:val="en-US"/>
        </w:rPr>
        <w:t>Thiết lập tên hệ thống, múi giờ và tham số chung.</w:t>
      </w:r>
    </w:p>
    <w:p w:rsidRPr="0009634E" w:rsidR="00A23DA0" w:rsidP="00A23DA0" w:rsidRDefault="78CCAEB0" w14:paraId="7BB1CB40" w14:textId="77777777">
      <w:r w:rsidRPr="78B6F757">
        <w:rPr>
          <w:b/>
          <w:bCs/>
          <w:lang w:val="en-US"/>
        </w:rPr>
        <w:t>Tính năng:</w:t>
      </w:r>
    </w:p>
    <w:p w:rsidRPr="0009634E" w:rsidR="00A23DA0" w:rsidP="00A23DA0" w:rsidRDefault="00A23DA0" w14:paraId="6ECF627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 cấu hình hệ thống" theo phạm vi quyền được cấp trên </w:t>
      </w:r>
      <w:r>
        <w:rPr>
          <w:szCs w:val="24"/>
        </w:rPr>
        <w:t>Phần mềm</w:t>
      </w:r>
      <w:r w:rsidRPr="0009634E">
        <w:rPr>
          <w:szCs w:val="24"/>
        </w:rPr>
        <w:t xml:space="preserve"> ESG.</w:t>
      </w:r>
    </w:p>
    <w:p w:rsidRPr="0009634E" w:rsidR="00A23DA0" w:rsidP="00A23DA0" w:rsidRDefault="00A23DA0" w14:paraId="25005D32" w14:textId="77777777">
      <w:pPr>
        <w:pStyle w:val="ListBullet"/>
        <w:tabs>
          <w:tab w:val="num" w:pos="360"/>
        </w:tabs>
        <w:spacing w:after="40"/>
        <w:ind w:left="397" w:hanging="360"/>
        <w:rPr>
          <w:rFonts w:cs="Times New Roman"/>
          <w:szCs w:val="24"/>
        </w:rPr>
      </w:pPr>
      <w:r w:rsidRPr="0009634E">
        <w:rPr>
          <w:szCs w:val="24"/>
        </w:rPr>
        <w:t>Hệ thống hỗ trợ mục tiêu: Thiết lập tên hệ thống, múi giờ và tham số chung.</w:t>
      </w:r>
    </w:p>
    <w:p w:rsidRPr="0009634E" w:rsidR="00A23DA0" w:rsidP="00A23DA0" w:rsidRDefault="00A23DA0" w14:paraId="1A042068"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B5BF612"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1FBE48A" w14:textId="77777777">
      <w:r w:rsidRPr="78B6F757">
        <w:rPr>
          <w:b/>
          <w:bCs/>
          <w:lang w:val="en-US"/>
        </w:rPr>
        <w:t>Màn hình liên quan:</w:t>
      </w:r>
    </w:p>
    <w:p w:rsidRPr="0009634E" w:rsidR="00A23DA0" w:rsidP="00A23DA0" w:rsidRDefault="00A23DA0" w14:paraId="377B2700"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78CCAEB0" w14:paraId="0A93EC91" w14:textId="77777777">
      <w:pPr>
        <w:jc w:val="center"/>
      </w:pPr>
      <w:r w:rsidRPr="78B6F757">
        <w:rPr>
          <w:i/>
          <w:iCs/>
          <w:lang w:val="en-US"/>
        </w:rPr>
        <w:t>Hình MH-029. Cài đặt chung</w:t>
      </w:r>
    </w:p>
    <w:p w:rsidRPr="0009634E" w:rsidR="00A23DA0" w:rsidP="00A23DA0" w:rsidRDefault="00A23DA0" w14:paraId="67E73EAE" w14:textId="77777777">
      <w:pPr>
        <w:jc w:val="center"/>
      </w:pPr>
      <w:r w:rsidRPr="0009634E">
        <w:rPr>
          <w:noProof/>
        </w:rPr>
        <w:drawing>
          <wp:inline distT="0" distB="0" distL="0" distR="0" wp14:anchorId="4FD01E9A" wp14:editId="052B977F">
            <wp:extent cx="5941695" cy="3713559"/>
            <wp:effectExtent l="0" t="0" r="190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9_Cai_dat_chung.png"/>
                    <pic:cNvPicPr/>
                  </pic:nvPicPr>
                  <pic:blipFill>
                    <a:blip r:embed="rId72"/>
                    <a:stretch>
                      <a:fillRect/>
                    </a:stretch>
                  </pic:blipFill>
                  <pic:spPr>
                    <a:xfrm>
                      <a:off x="0" y="0"/>
                      <a:ext cx="5941695" cy="3713559"/>
                    </a:xfrm>
                    <a:prstGeom prst="rect">
                      <a:avLst/>
                    </a:prstGeom>
                  </pic:spPr>
                </pic:pic>
              </a:graphicData>
            </a:graphic>
          </wp:inline>
        </w:drawing>
      </w:r>
    </w:p>
    <w:p w:rsidRPr="0009634E" w:rsidR="00A23DA0" w:rsidP="00A23DA0" w:rsidRDefault="78CCAEB0" w14:paraId="2D5C886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E89ECA5" w14:textId="77777777">
        <w:trPr>
          <w:jc w:val="center"/>
        </w:trPr>
        <w:tc>
          <w:tcPr>
            <w:tcW w:w="907" w:type="dxa"/>
            <w:shd w:val="clear" w:color="auto" w:fill="006B75"/>
            <w:tcMar/>
            <w:vAlign w:val="center"/>
          </w:tcPr>
          <w:p w:rsidR="00A23DA0" w:rsidP="00832EA4" w:rsidRDefault="7365809D" w14:paraId="51E9C689" w14:textId="77777777">
            <w:r w:rsidRPr="2689F980" w:rsidR="3D7076FE">
              <w:rPr>
                <w:lang w:val="en-US"/>
              </w:rPr>
              <w:t>Bước</w:t>
            </w:r>
          </w:p>
        </w:tc>
        <w:tc>
          <w:tcPr>
            <w:tcW w:w="12472" w:type="dxa"/>
            <w:shd w:val="clear" w:color="auto" w:fill="006B75"/>
            <w:tcMar/>
            <w:vAlign w:val="center"/>
          </w:tcPr>
          <w:p w:rsidR="00A23DA0" w:rsidP="00832EA4" w:rsidRDefault="7365809D" w14:paraId="10725DEC" w14:textId="77777777">
            <w:r w:rsidRPr="2689F980" w:rsidR="3D7076FE">
              <w:rPr>
                <w:lang w:val="en-US"/>
              </w:rPr>
              <w:t>Mô tả</w:t>
            </w:r>
          </w:p>
        </w:tc>
      </w:tr>
      <w:tr w:rsidRPr="0009634E" w:rsidR="00A23DA0" w:rsidTr="2689F980" w14:paraId="5F2FC089" w14:textId="77777777">
        <w:trPr>
          <w:jc w:val="center"/>
        </w:trPr>
        <w:tc>
          <w:tcPr>
            <w:tcW w:w="907" w:type="dxa"/>
            <w:tcMar/>
            <w:vAlign w:val="center"/>
          </w:tcPr>
          <w:p w:rsidR="00A23DA0" w:rsidP="00832EA4" w:rsidRDefault="7365809D" w14:paraId="5C483B79" w14:textId="77777777">
            <w:r w:rsidRPr="2689F980" w:rsidR="3D7076FE">
              <w:rPr>
                <w:lang w:val="en-US"/>
              </w:rPr>
              <w:t>Bước 1</w:t>
            </w:r>
          </w:p>
        </w:tc>
        <w:tc>
          <w:tcPr>
            <w:tcW w:w="12472" w:type="dxa"/>
            <w:tcMar/>
            <w:vAlign w:val="center"/>
          </w:tcPr>
          <w:p w:rsidR="00A23DA0" w:rsidP="00832EA4" w:rsidRDefault="7365809D" w14:paraId="5A1E8060" w14:textId="77777777">
            <w:r w:rsidRPr="2689F980" w:rsidR="3D7076FE">
              <w:rPr>
                <w:lang w:val="en-US"/>
              </w:rPr>
              <w:t>Người dùng mở màn hình Cài đặt chung.</w:t>
            </w:r>
          </w:p>
        </w:tc>
      </w:tr>
      <w:tr w:rsidRPr="0009634E" w:rsidR="00A23DA0" w:rsidTr="2689F980" w14:paraId="4493DD84" w14:textId="77777777">
        <w:trPr>
          <w:jc w:val="center"/>
        </w:trPr>
        <w:tc>
          <w:tcPr>
            <w:tcW w:w="907" w:type="dxa"/>
            <w:tcMar/>
            <w:vAlign w:val="center"/>
          </w:tcPr>
          <w:p w:rsidR="00A23DA0" w:rsidP="00832EA4" w:rsidRDefault="7365809D" w14:paraId="45FA238F" w14:textId="77777777">
            <w:r w:rsidRPr="2689F980" w:rsidR="3D7076FE">
              <w:rPr>
                <w:lang w:val="en-US"/>
              </w:rPr>
              <w:t>Bước 2</w:t>
            </w:r>
          </w:p>
        </w:tc>
        <w:tc>
          <w:tcPr>
            <w:tcW w:w="12472" w:type="dxa"/>
            <w:tcMar/>
            <w:vAlign w:val="center"/>
          </w:tcPr>
          <w:p w:rsidR="00A23DA0" w:rsidP="00832EA4" w:rsidRDefault="7365809D" w14:paraId="2832EBFC" w14:textId="77777777">
            <w:r w:rsidRPr="2689F980" w:rsidR="3D7076FE">
              <w:rPr>
                <w:lang w:val="en-US"/>
              </w:rPr>
              <w:t>Người dùng tìm kiếm và chọn bản ghi cần xử lý.</w:t>
            </w:r>
          </w:p>
        </w:tc>
      </w:tr>
      <w:tr w:rsidRPr="0009634E" w:rsidR="00A23DA0" w:rsidTr="2689F980" w14:paraId="25066E12" w14:textId="77777777">
        <w:trPr>
          <w:jc w:val="center"/>
        </w:trPr>
        <w:tc>
          <w:tcPr>
            <w:tcW w:w="907" w:type="dxa"/>
            <w:tcMar/>
            <w:vAlign w:val="center"/>
          </w:tcPr>
          <w:p w:rsidR="00A23DA0" w:rsidP="00832EA4" w:rsidRDefault="7365809D" w14:paraId="77A5E8EA" w14:textId="77777777">
            <w:r w:rsidRPr="2689F980" w:rsidR="3D7076FE">
              <w:rPr>
                <w:lang w:val="en-US"/>
              </w:rPr>
              <w:t>Bước 3</w:t>
            </w:r>
          </w:p>
        </w:tc>
        <w:tc>
          <w:tcPr>
            <w:tcW w:w="12472" w:type="dxa"/>
            <w:tcMar/>
            <w:vAlign w:val="center"/>
          </w:tcPr>
          <w:p w:rsidR="00A23DA0" w:rsidP="00832EA4" w:rsidRDefault="7365809D" w14:paraId="32E562A7" w14:textId="77777777">
            <w:r w:rsidRPr="2689F980" w:rsidR="3D7076FE">
              <w:rPr>
                <w:lang w:val="en-US"/>
              </w:rPr>
              <w:t>Người dùng thực hiện thao tác "cập nhật cấu hình hệ thống" và nhập lý do/thông tin thay đổi nếu hệ thống yêu cầu.</w:t>
            </w:r>
          </w:p>
        </w:tc>
      </w:tr>
      <w:tr w:rsidRPr="0009634E" w:rsidR="00A23DA0" w:rsidTr="2689F980" w14:paraId="0CAD2E7C" w14:textId="77777777">
        <w:trPr>
          <w:jc w:val="center"/>
        </w:trPr>
        <w:tc>
          <w:tcPr>
            <w:tcW w:w="907" w:type="dxa"/>
            <w:tcMar/>
            <w:vAlign w:val="center"/>
          </w:tcPr>
          <w:p w:rsidR="00A23DA0" w:rsidP="00832EA4" w:rsidRDefault="7365809D" w14:paraId="02B9745F" w14:textId="77777777">
            <w:r w:rsidRPr="2689F980" w:rsidR="3D7076FE">
              <w:rPr>
                <w:lang w:val="en-US"/>
              </w:rPr>
              <w:t>Bước 4</w:t>
            </w:r>
          </w:p>
        </w:tc>
        <w:tc>
          <w:tcPr>
            <w:tcW w:w="12472" w:type="dxa"/>
            <w:tcMar/>
            <w:vAlign w:val="center"/>
          </w:tcPr>
          <w:p w:rsidR="00A23DA0" w:rsidP="00832EA4" w:rsidRDefault="7365809D" w14:paraId="1FB20D19" w14:textId="77777777">
            <w:r w:rsidRPr="2689F980" w:rsidR="3D7076FE">
              <w:rPr>
                <w:lang w:val="en-US"/>
              </w:rPr>
              <w:t>Hệ thống kiểm tra quyền thao tác, ràng buộc dữ liệu và yêu cầu xác nhận.</w:t>
            </w:r>
          </w:p>
        </w:tc>
      </w:tr>
      <w:tr w:rsidR="00A23DA0" w:rsidTr="2689F980" w14:paraId="398501CF" w14:textId="77777777">
        <w:trPr>
          <w:jc w:val="center"/>
        </w:trPr>
        <w:tc>
          <w:tcPr>
            <w:tcW w:w="907" w:type="dxa"/>
            <w:tcMar/>
          </w:tcPr>
          <w:p w:rsidR="00A23DA0" w:rsidP="00832EA4" w:rsidRDefault="7365809D" w14:paraId="6ADD1094" w14:textId="77777777">
            <w:r w:rsidRPr="2689F980" w:rsidR="3D7076FE">
              <w:rPr>
                <w:lang w:val="en-US"/>
              </w:rPr>
              <w:t>Bước 5</w:t>
            </w:r>
          </w:p>
        </w:tc>
        <w:tc>
          <w:tcPr>
            <w:tcW w:w="12472" w:type="dxa"/>
            <w:tcMar/>
          </w:tcPr>
          <w:p w:rsidR="00A23DA0" w:rsidP="00832EA4" w:rsidRDefault="7365809D" w14:paraId="3DD1ED2F"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3EA344F5" w14:textId="77777777"/>
    <w:p w:rsidRPr="0009634E" w:rsidR="00A23DA0" w:rsidP="78B6F757" w:rsidRDefault="78CCAEB0" w14:paraId="18992DEB" w14:textId="77777777">
      <w:pPr>
        <w:pStyle w:val="Heading3"/>
        <w:rPr>
          <w:sz w:val="24"/>
          <w:szCs w:val="24"/>
          <w:lang w:val="en-US"/>
        </w:rPr>
      </w:pPr>
      <w:bookmarkStart w:name="_Toc242783474" w:id="217"/>
      <w:r w:rsidRPr="78B6F757">
        <w:rPr>
          <w:lang w:val="en-US"/>
        </w:rPr>
        <w:t>4.7.9. Tính năng cấu hình nhận thông báo</w:t>
      </w:r>
      <w:bookmarkEnd w:id="217"/>
    </w:p>
    <w:p w:rsidRPr="0009634E" w:rsidR="00A23DA0" w:rsidP="00A23DA0" w:rsidRDefault="78CCAEB0" w14:paraId="47834BB7"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12FC7FED" w14:textId="77777777">
      <w:r w:rsidRPr="78B6F757">
        <w:rPr>
          <w:b/>
          <w:bCs/>
          <w:lang w:val="en-US"/>
        </w:rPr>
        <w:t xml:space="preserve">Mục đích: </w:t>
      </w:r>
      <w:r w:rsidRPr="78B6F757">
        <w:rPr>
          <w:lang w:val="en-US"/>
        </w:rPr>
        <w:t>Chọn loại thông báo và kênh nhận.</w:t>
      </w:r>
    </w:p>
    <w:p w:rsidRPr="0009634E" w:rsidR="00A23DA0" w:rsidP="00A23DA0" w:rsidRDefault="78CCAEB0" w14:paraId="7BC475C5" w14:textId="77777777">
      <w:r w:rsidRPr="78B6F757">
        <w:rPr>
          <w:b/>
          <w:bCs/>
          <w:lang w:val="en-US"/>
        </w:rPr>
        <w:t>Tính năng:</w:t>
      </w:r>
    </w:p>
    <w:p w:rsidRPr="0009634E" w:rsidR="00A23DA0" w:rsidP="00A23DA0" w:rsidRDefault="00A23DA0" w14:paraId="3AE6FC2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nhận thông báo" theo phạm vi quyền được cấp trên </w:t>
      </w:r>
      <w:r>
        <w:rPr>
          <w:szCs w:val="24"/>
        </w:rPr>
        <w:t>Phần mềm</w:t>
      </w:r>
      <w:r w:rsidRPr="0009634E">
        <w:rPr>
          <w:szCs w:val="24"/>
        </w:rPr>
        <w:t xml:space="preserve"> ESG.</w:t>
      </w:r>
    </w:p>
    <w:p w:rsidRPr="0009634E" w:rsidR="00A23DA0" w:rsidP="00A23DA0" w:rsidRDefault="00A23DA0" w14:paraId="4A6357AD" w14:textId="77777777">
      <w:pPr>
        <w:pStyle w:val="ListBullet"/>
        <w:tabs>
          <w:tab w:val="num" w:pos="360"/>
        </w:tabs>
        <w:spacing w:after="40"/>
        <w:ind w:left="397" w:hanging="360"/>
        <w:rPr>
          <w:rFonts w:cs="Times New Roman"/>
          <w:szCs w:val="24"/>
        </w:rPr>
      </w:pPr>
      <w:r w:rsidRPr="0009634E">
        <w:rPr>
          <w:szCs w:val="24"/>
        </w:rPr>
        <w:t>Hệ thống hỗ trợ mục tiêu: Chọn loại thông báo và kênh nhận.</w:t>
      </w:r>
    </w:p>
    <w:p w:rsidRPr="0009634E" w:rsidR="00A23DA0" w:rsidP="00A23DA0" w:rsidRDefault="00A23DA0" w14:paraId="602771F2"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644B328B"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33DEF256" w14:textId="77777777">
      <w:r w:rsidRPr="78B6F757">
        <w:rPr>
          <w:b/>
          <w:bCs/>
          <w:lang w:val="en-US"/>
        </w:rPr>
        <w:t>Màn hình liên quan:</w:t>
      </w:r>
    </w:p>
    <w:p w:rsidRPr="0009634E" w:rsidR="00A23DA0" w:rsidP="00A23DA0" w:rsidRDefault="00A23DA0" w14:paraId="0B03A00B"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00A23DA0" w14:paraId="251F6E76" w14:textId="77777777">
      <w:pPr>
        <w:pStyle w:val="ListBullet"/>
        <w:tabs>
          <w:tab w:val="num" w:pos="360"/>
        </w:tabs>
        <w:spacing w:after="40"/>
        <w:ind w:left="397" w:hanging="360"/>
        <w:rPr>
          <w:rFonts w:cs="Times New Roman"/>
          <w:szCs w:val="24"/>
        </w:rPr>
      </w:pPr>
      <w:r w:rsidRPr="0009634E">
        <w:rPr>
          <w:szCs w:val="24"/>
        </w:rPr>
        <w:t>Tham khảo Hình MH-029 đã trình bày ở phần trước.</w:t>
      </w:r>
    </w:p>
    <w:p w:rsidRPr="0009634E" w:rsidR="00A23DA0" w:rsidP="00A23DA0" w:rsidRDefault="78CCAEB0" w14:paraId="41DD5BA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E2A7E3E" w14:textId="77777777">
        <w:trPr>
          <w:jc w:val="center"/>
        </w:trPr>
        <w:tc>
          <w:tcPr>
            <w:tcW w:w="907" w:type="dxa"/>
            <w:shd w:val="clear" w:color="auto" w:fill="006B75"/>
            <w:tcMar/>
            <w:vAlign w:val="center"/>
          </w:tcPr>
          <w:p w:rsidR="00A23DA0" w:rsidP="00832EA4" w:rsidRDefault="7365809D" w14:paraId="641173F3" w14:textId="77777777">
            <w:r w:rsidRPr="2689F980" w:rsidR="3D7076FE">
              <w:rPr>
                <w:lang w:val="en-US"/>
              </w:rPr>
              <w:t>Bước</w:t>
            </w:r>
          </w:p>
        </w:tc>
        <w:tc>
          <w:tcPr>
            <w:tcW w:w="12472" w:type="dxa"/>
            <w:shd w:val="clear" w:color="auto" w:fill="006B75"/>
            <w:tcMar/>
            <w:vAlign w:val="center"/>
          </w:tcPr>
          <w:p w:rsidR="00A23DA0" w:rsidP="00832EA4" w:rsidRDefault="7365809D" w14:paraId="0C9A1529" w14:textId="77777777">
            <w:r w:rsidRPr="2689F980" w:rsidR="3D7076FE">
              <w:rPr>
                <w:lang w:val="en-US"/>
              </w:rPr>
              <w:t>Mô tả</w:t>
            </w:r>
          </w:p>
        </w:tc>
      </w:tr>
      <w:tr w:rsidRPr="0009634E" w:rsidR="00A23DA0" w:rsidTr="2689F980" w14:paraId="1F812FA3" w14:textId="77777777">
        <w:trPr>
          <w:jc w:val="center"/>
        </w:trPr>
        <w:tc>
          <w:tcPr>
            <w:tcW w:w="907" w:type="dxa"/>
            <w:tcMar/>
            <w:vAlign w:val="center"/>
          </w:tcPr>
          <w:p w:rsidR="00A23DA0" w:rsidP="00832EA4" w:rsidRDefault="7365809D" w14:paraId="0F39DAC8" w14:textId="77777777">
            <w:r w:rsidRPr="2689F980" w:rsidR="3D7076FE">
              <w:rPr>
                <w:lang w:val="en-US"/>
              </w:rPr>
              <w:t>Bước 1</w:t>
            </w:r>
          </w:p>
        </w:tc>
        <w:tc>
          <w:tcPr>
            <w:tcW w:w="12472" w:type="dxa"/>
            <w:tcMar/>
            <w:vAlign w:val="center"/>
          </w:tcPr>
          <w:p w:rsidR="00A23DA0" w:rsidP="00832EA4" w:rsidRDefault="7365809D" w14:paraId="398ADE5C" w14:textId="77777777">
            <w:r w:rsidRPr="2689F980" w:rsidR="3D7076FE">
              <w:rPr>
                <w:lang w:val="en-US"/>
              </w:rPr>
              <w:t>Người dùng mở màn hình Cài đặt chung.</w:t>
            </w:r>
          </w:p>
        </w:tc>
      </w:tr>
      <w:tr w:rsidRPr="0009634E" w:rsidR="00A23DA0" w:rsidTr="2689F980" w14:paraId="1335DC91" w14:textId="77777777">
        <w:trPr>
          <w:jc w:val="center"/>
        </w:trPr>
        <w:tc>
          <w:tcPr>
            <w:tcW w:w="907" w:type="dxa"/>
            <w:tcMar/>
            <w:vAlign w:val="center"/>
          </w:tcPr>
          <w:p w:rsidR="00A23DA0" w:rsidP="00832EA4" w:rsidRDefault="7365809D" w14:paraId="3A0D4D3E" w14:textId="77777777">
            <w:r w:rsidRPr="2689F980" w:rsidR="3D7076FE">
              <w:rPr>
                <w:lang w:val="en-US"/>
              </w:rPr>
              <w:t>Bước 2</w:t>
            </w:r>
          </w:p>
        </w:tc>
        <w:tc>
          <w:tcPr>
            <w:tcW w:w="12472" w:type="dxa"/>
            <w:tcMar/>
            <w:vAlign w:val="center"/>
          </w:tcPr>
          <w:p w:rsidR="00A23DA0" w:rsidP="00832EA4" w:rsidRDefault="7365809D" w14:paraId="2B5912E0" w14:textId="77777777">
            <w:r w:rsidRPr="2689F980" w:rsidR="3D7076FE">
              <w:rPr>
                <w:lang w:val="en-US"/>
              </w:rPr>
              <w:t>Người dùng chọn chức năng "cấu hình nhận thông báo" theo phạm vi quyền được cấp.</w:t>
            </w:r>
          </w:p>
        </w:tc>
      </w:tr>
      <w:tr w:rsidRPr="0009634E" w:rsidR="00A23DA0" w:rsidTr="2689F980" w14:paraId="510FEAF7" w14:textId="77777777">
        <w:trPr>
          <w:jc w:val="center"/>
        </w:trPr>
        <w:tc>
          <w:tcPr>
            <w:tcW w:w="907" w:type="dxa"/>
            <w:tcMar/>
            <w:vAlign w:val="center"/>
          </w:tcPr>
          <w:p w:rsidR="00A23DA0" w:rsidP="00832EA4" w:rsidRDefault="7365809D" w14:paraId="145B5B34" w14:textId="77777777">
            <w:r w:rsidRPr="2689F980" w:rsidR="3D7076FE">
              <w:rPr>
                <w:lang w:val="en-US"/>
              </w:rPr>
              <w:t>Bước 3</w:t>
            </w:r>
          </w:p>
        </w:tc>
        <w:tc>
          <w:tcPr>
            <w:tcW w:w="12472" w:type="dxa"/>
            <w:tcMar/>
            <w:vAlign w:val="center"/>
          </w:tcPr>
          <w:p w:rsidR="00A23DA0" w:rsidP="00832EA4" w:rsidRDefault="7365809D" w14:paraId="0FC69A08" w14:textId="77777777">
            <w:r w:rsidRPr="2689F980" w:rsidR="3D7076FE">
              <w:rPr>
                <w:lang w:val="en-US"/>
              </w:rPr>
              <w:t>Người dùng nhập hoặc chọn dữ liệu cần xử lý theo biểu mẫu trên màn hình.</w:t>
            </w:r>
          </w:p>
        </w:tc>
      </w:tr>
      <w:tr w:rsidRPr="0009634E" w:rsidR="00A23DA0" w:rsidTr="2689F980" w14:paraId="6F3CB7CC" w14:textId="77777777">
        <w:trPr>
          <w:jc w:val="center"/>
        </w:trPr>
        <w:tc>
          <w:tcPr>
            <w:tcW w:w="907" w:type="dxa"/>
            <w:tcMar/>
            <w:vAlign w:val="center"/>
          </w:tcPr>
          <w:p w:rsidR="00A23DA0" w:rsidP="00832EA4" w:rsidRDefault="7365809D" w14:paraId="6AB5D933" w14:textId="77777777">
            <w:r w:rsidRPr="2689F980" w:rsidR="3D7076FE">
              <w:rPr>
                <w:lang w:val="en-US"/>
              </w:rPr>
              <w:t>Bước 4</w:t>
            </w:r>
          </w:p>
        </w:tc>
        <w:tc>
          <w:tcPr>
            <w:tcW w:w="12472" w:type="dxa"/>
            <w:tcMar/>
            <w:vAlign w:val="center"/>
          </w:tcPr>
          <w:p w:rsidR="00A23DA0" w:rsidP="00832EA4" w:rsidRDefault="7365809D" w14:paraId="5D5A60B4" w14:textId="77777777">
            <w:r w:rsidRPr="2689F980" w:rsidR="3D7076FE">
              <w:rPr>
                <w:lang w:val="en-US"/>
              </w:rPr>
              <w:t>Hệ thống kiểm tra quyền, dữ liệu bắt buộc và điều kiện nghiệp vụ.</w:t>
            </w:r>
          </w:p>
        </w:tc>
      </w:tr>
      <w:tr w:rsidR="00A23DA0" w:rsidTr="2689F980" w14:paraId="3535CFFE" w14:textId="77777777">
        <w:trPr>
          <w:jc w:val="center"/>
        </w:trPr>
        <w:tc>
          <w:tcPr>
            <w:tcW w:w="907" w:type="dxa"/>
            <w:tcMar/>
          </w:tcPr>
          <w:p w:rsidR="00A23DA0" w:rsidP="00832EA4" w:rsidRDefault="7365809D" w14:paraId="07640838" w14:textId="77777777">
            <w:r w:rsidRPr="2689F980" w:rsidR="3D7076FE">
              <w:rPr>
                <w:lang w:val="en-US"/>
              </w:rPr>
              <w:t>Bước 5</w:t>
            </w:r>
          </w:p>
        </w:tc>
        <w:tc>
          <w:tcPr>
            <w:tcW w:w="12472" w:type="dxa"/>
            <w:tcMar/>
          </w:tcPr>
          <w:p w:rsidR="00A23DA0" w:rsidP="00832EA4" w:rsidRDefault="7365809D" w14:paraId="239C109B"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C791A43" w14:textId="77777777"/>
    <w:p w:rsidRPr="0009634E" w:rsidR="00A23DA0" w:rsidP="78B6F757" w:rsidRDefault="78CCAEB0" w14:paraId="7CF1781E" w14:textId="77777777">
      <w:pPr>
        <w:pStyle w:val="Heading3"/>
        <w:rPr>
          <w:sz w:val="24"/>
          <w:szCs w:val="24"/>
          <w:lang w:val="en-US"/>
        </w:rPr>
      </w:pPr>
      <w:bookmarkStart w:name="_Toc242783475" w:id="218"/>
      <w:r w:rsidRPr="78B6F757">
        <w:rPr>
          <w:lang w:val="en-US"/>
        </w:rPr>
        <w:t>4.7.10. Tính năng đổi mật khẩu</w:t>
      </w:r>
      <w:bookmarkEnd w:id="218"/>
    </w:p>
    <w:p w:rsidRPr="0009634E" w:rsidR="00A23DA0" w:rsidP="00A23DA0" w:rsidRDefault="78CCAEB0" w14:paraId="569A19CC"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70DC8D89" w14:textId="77777777">
      <w:r w:rsidRPr="78B6F757">
        <w:rPr>
          <w:b/>
          <w:bCs/>
          <w:lang w:val="en-US"/>
        </w:rPr>
        <w:t xml:space="preserve">Mục đích: </w:t>
      </w:r>
      <w:r w:rsidRPr="78B6F757">
        <w:rPr>
          <w:lang w:val="en-US"/>
        </w:rPr>
        <w:t>Thay đổi mật khẩu tài khoản.</w:t>
      </w:r>
    </w:p>
    <w:p w:rsidRPr="0009634E" w:rsidR="00A23DA0" w:rsidP="00A23DA0" w:rsidRDefault="78CCAEB0" w14:paraId="582EA639" w14:textId="77777777">
      <w:r w:rsidRPr="78B6F757">
        <w:rPr>
          <w:b/>
          <w:bCs/>
          <w:lang w:val="en-US"/>
        </w:rPr>
        <w:t>Tính năng:</w:t>
      </w:r>
    </w:p>
    <w:p w:rsidRPr="0009634E" w:rsidR="00A23DA0" w:rsidP="00A23DA0" w:rsidRDefault="00A23DA0" w14:paraId="10ABB07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"Đổi mật khẩu" theo phạm vi quyền được cấp trên </w:t>
      </w:r>
      <w:r>
        <w:rPr>
          <w:szCs w:val="24"/>
        </w:rPr>
        <w:t>Phần mềm</w:t>
      </w:r>
      <w:r w:rsidRPr="0009634E">
        <w:rPr>
          <w:szCs w:val="24"/>
        </w:rPr>
        <w:t xml:space="preserve"> ESG.</w:t>
      </w:r>
    </w:p>
    <w:p w:rsidRPr="0009634E" w:rsidR="00A23DA0" w:rsidP="00A23DA0" w:rsidRDefault="00A23DA0" w14:paraId="259CFA27" w14:textId="77777777">
      <w:pPr>
        <w:pStyle w:val="ListBullet"/>
        <w:tabs>
          <w:tab w:val="num" w:pos="360"/>
        </w:tabs>
        <w:spacing w:after="40"/>
        <w:ind w:left="397" w:hanging="360"/>
        <w:rPr>
          <w:rFonts w:cs="Times New Roman"/>
          <w:szCs w:val="24"/>
        </w:rPr>
      </w:pPr>
      <w:r w:rsidRPr="0009634E">
        <w:rPr>
          <w:szCs w:val="24"/>
        </w:rPr>
        <w:t>Hệ thống hỗ trợ mục tiêu: Thay đổi mật khẩu tài khoản.</w:t>
      </w:r>
    </w:p>
    <w:p w:rsidRPr="0009634E" w:rsidR="00A23DA0" w:rsidP="00A23DA0" w:rsidRDefault="00A23DA0" w14:paraId="123583DC"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A1052A9"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4F3FD8AA" w14:textId="77777777">
      <w:r w:rsidRPr="78B6F757">
        <w:rPr>
          <w:b/>
          <w:bCs/>
          <w:lang w:val="en-US"/>
        </w:rPr>
        <w:t>Màn hình liên quan:</w:t>
      </w:r>
    </w:p>
    <w:p w:rsidRPr="0009634E" w:rsidR="00A23DA0" w:rsidP="00A23DA0" w:rsidRDefault="00A23DA0" w14:paraId="5F67BF3B"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00A23DA0" w14:paraId="2A203398" w14:textId="77777777">
      <w:pPr>
        <w:pStyle w:val="ListBullet"/>
        <w:tabs>
          <w:tab w:val="num" w:pos="360"/>
        </w:tabs>
        <w:spacing w:after="40"/>
        <w:ind w:left="397" w:hanging="360"/>
        <w:rPr>
          <w:rFonts w:cs="Times New Roman"/>
          <w:szCs w:val="24"/>
        </w:rPr>
      </w:pPr>
      <w:r w:rsidRPr="0009634E">
        <w:rPr>
          <w:szCs w:val="24"/>
        </w:rPr>
        <w:t>Tham khảo Hình MH-029 đã trình bày ở phần trước.</w:t>
      </w:r>
    </w:p>
    <w:p w:rsidRPr="0009634E" w:rsidR="00A23DA0" w:rsidP="00A23DA0" w:rsidRDefault="78CCAEB0" w14:paraId="30681D0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B0CAE15" w14:textId="77777777">
        <w:trPr>
          <w:jc w:val="center"/>
        </w:trPr>
        <w:tc>
          <w:tcPr>
            <w:tcW w:w="907" w:type="dxa"/>
            <w:shd w:val="clear" w:color="auto" w:fill="006B75"/>
            <w:tcMar/>
            <w:vAlign w:val="center"/>
          </w:tcPr>
          <w:p w:rsidR="00A23DA0" w:rsidP="00832EA4" w:rsidRDefault="7365809D" w14:paraId="252F0C22" w14:textId="77777777">
            <w:r w:rsidRPr="2689F980" w:rsidR="3D7076FE">
              <w:rPr>
                <w:lang w:val="en-US"/>
              </w:rPr>
              <w:t>Bước</w:t>
            </w:r>
          </w:p>
        </w:tc>
        <w:tc>
          <w:tcPr>
            <w:tcW w:w="12472" w:type="dxa"/>
            <w:shd w:val="clear" w:color="auto" w:fill="006B75"/>
            <w:tcMar/>
            <w:vAlign w:val="center"/>
          </w:tcPr>
          <w:p w:rsidR="00A23DA0" w:rsidP="00832EA4" w:rsidRDefault="7365809D" w14:paraId="18F145BA" w14:textId="77777777">
            <w:r w:rsidRPr="2689F980" w:rsidR="3D7076FE">
              <w:rPr>
                <w:lang w:val="en-US"/>
              </w:rPr>
              <w:t>Mô tả</w:t>
            </w:r>
          </w:p>
        </w:tc>
      </w:tr>
      <w:tr w:rsidRPr="0009634E" w:rsidR="00A23DA0" w:rsidTr="2689F980" w14:paraId="1D6BCB02" w14:textId="77777777">
        <w:trPr>
          <w:jc w:val="center"/>
        </w:trPr>
        <w:tc>
          <w:tcPr>
            <w:tcW w:w="907" w:type="dxa"/>
            <w:tcMar/>
            <w:vAlign w:val="center"/>
          </w:tcPr>
          <w:p w:rsidR="00A23DA0" w:rsidP="00832EA4" w:rsidRDefault="7365809D" w14:paraId="307F60B4" w14:textId="77777777">
            <w:r w:rsidRPr="2689F980" w:rsidR="3D7076FE">
              <w:rPr>
                <w:lang w:val="en-US"/>
              </w:rPr>
              <w:t>Bước 1</w:t>
            </w:r>
          </w:p>
        </w:tc>
        <w:tc>
          <w:tcPr>
            <w:tcW w:w="12472" w:type="dxa"/>
            <w:tcMar/>
            <w:vAlign w:val="center"/>
          </w:tcPr>
          <w:p w:rsidR="00A23DA0" w:rsidP="00832EA4" w:rsidRDefault="7365809D" w14:paraId="21ADA3A6" w14:textId="77777777">
            <w:r w:rsidRPr="2689F980" w:rsidR="3D7076FE">
              <w:rPr>
                <w:lang w:val="en-US"/>
              </w:rPr>
              <w:t>Người dùng mở màn hình Cài đặt chung.</w:t>
            </w:r>
          </w:p>
        </w:tc>
      </w:tr>
      <w:tr w:rsidRPr="0009634E" w:rsidR="00A23DA0" w:rsidTr="2689F980" w14:paraId="2C71621E" w14:textId="77777777">
        <w:trPr>
          <w:jc w:val="center"/>
        </w:trPr>
        <w:tc>
          <w:tcPr>
            <w:tcW w:w="907" w:type="dxa"/>
            <w:tcMar/>
            <w:vAlign w:val="center"/>
          </w:tcPr>
          <w:p w:rsidR="00A23DA0" w:rsidP="00832EA4" w:rsidRDefault="7365809D" w14:paraId="4B57CBF1" w14:textId="77777777">
            <w:r w:rsidRPr="2689F980" w:rsidR="3D7076FE">
              <w:rPr>
                <w:lang w:val="en-US"/>
              </w:rPr>
              <w:t>Bước 2</w:t>
            </w:r>
          </w:p>
        </w:tc>
        <w:tc>
          <w:tcPr>
            <w:tcW w:w="12472" w:type="dxa"/>
            <w:tcMar/>
            <w:vAlign w:val="center"/>
          </w:tcPr>
          <w:p w:rsidR="00A23DA0" w:rsidP="00832EA4" w:rsidRDefault="7365809D" w14:paraId="0237A995" w14:textId="77777777">
            <w:r w:rsidRPr="2689F980" w:rsidR="3D7076FE">
              <w:rPr>
                <w:lang w:val="en-US"/>
              </w:rPr>
              <w:t>Người dùng chọn chức năng "đổi mật khẩu" theo phạm vi quyền được cấp.</w:t>
            </w:r>
          </w:p>
        </w:tc>
      </w:tr>
      <w:tr w:rsidRPr="0009634E" w:rsidR="00A23DA0" w:rsidTr="2689F980" w14:paraId="4EB50E89" w14:textId="77777777">
        <w:trPr>
          <w:jc w:val="center"/>
        </w:trPr>
        <w:tc>
          <w:tcPr>
            <w:tcW w:w="907" w:type="dxa"/>
            <w:tcMar/>
            <w:vAlign w:val="center"/>
          </w:tcPr>
          <w:p w:rsidR="00A23DA0" w:rsidP="00832EA4" w:rsidRDefault="7365809D" w14:paraId="14CDDA17" w14:textId="77777777">
            <w:r w:rsidRPr="2689F980" w:rsidR="3D7076FE">
              <w:rPr>
                <w:lang w:val="en-US"/>
              </w:rPr>
              <w:t>Bước 3</w:t>
            </w:r>
          </w:p>
        </w:tc>
        <w:tc>
          <w:tcPr>
            <w:tcW w:w="12472" w:type="dxa"/>
            <w:tcMar/>
            <w:vAlign w:val="center"/>
          </w:tcPr>
          <w:p w:rsidR="00A23DA0" w:rsidP="00832EA4" w:rsidRDefault="7365809D" w14:paraId="38346FE2" w14:textId="77777777">
            <w:r w:rsidRPr="2689F980" w:rsidR="3D7076FE">
              <w:rPr>
                <w:lang w:val="en-US"/>
              </w:rPr>
              <w:t>Người dùng nhập hoặc chọn dữ liệu cần xử lý theo biểu mẫu trên màn hình.</w:t>
            </w:r>
          </w:p>
        </w:tc>
      </w:tr>
      <w:tr w:rsidRPr="0009634E" w:rsidR="00A23DA0" w:rsidTr="2689F980" w14:paraId="3F34C40A" w14:textId="77777777">
        <w:trPr>
          <w:jc w:val="center"/>
        </w:trPr>
        <w:tc>
          <w:tcPr>
            <w:tcW w:w="907" w:type="dxa"/>
            <w:tcMar/>
            <w:vAlign w:val="center"/>
          </w:tcPr>
          <w:p w:rsidR="00A23DA0" w:rsidP="00832EA4" w:rsidRDefault="7365809D" w14:paraId="12FB8B05" w14:textId="77777777">
            <w:r w:rsidRPr="2689F980" w:rsidR="3D7076FE">
              <w:rPr>
                <w:lang w:val="en-US"/>
              </w:rPr>
              <w:t>Bước 4</w:t>
            </w:r>
          </w:p>
        </w:tc>
        <w:tc>
          <w:tcPr>
            <w:tcW w:w="12472" w:type="dxa"/>
            <w:tcMar/>
            <w:vAlign w:val="center"/>
          </w:tcPr>
          <w:p w:rsidR="00A23DA0" w:rsidP="00832EA4" w:rsidRDefault="7365809D" w14:paraId="5710EBD9" w14:textId="77777777">
            <w:r w:rsidRPr="2689F980" w:rsidR="3D7076FE">
              <w:rPr>
                <w:lang w:val="en-US"/>
              </w:rPr>
              <w:t>Hệ thống kiểm tra quyền, dữ liệu bắt buộc và điều kiện nghiệp vụ.</w:t>
            </w:r>
          </w:p>
        </w:tc>
      </w:tr>
      <w:tr w:rsidR="00A23DA0" w:rsidTr="2689F980" w14:paraId="437DF132" w14:textId="77777777">
        <w:trPr>
          <w:jc w:val="center"/>
        </w:trPr>
        <w:tc>
          <w:tcPr>
            <w:tcW w:w="907" w:type="dxa"/>
            <w:tcMar/>
          </w:tcPr>
          <w:p w:rsidR="00A23DA0" w:rsidP="00832EA4" w:rsidRDefault="7365809D" w14:paraId="66519629" w14:textId="77777777">
            <w:r w:rsidRPr="2689F980" w:rsidR="3D7076FE">
              <w:rPr>
                <w:lang w:val="en-US"/>
              </w:rPr>
              <w:t>Bước 5</w:t>
            </w:r>
          </w:p>
        </w:tc>
        <w:tc>
          <w:tcPr>
            <w:tcW w:w="12472" w:type="dxa"/>
            <w:tcMar/>
          </w:tcPr>
          <w:p w:rsidR="00A23DA0" w:rsidP="00832EA4" w:rsidRDefault="7365809D" w14:paraId="62FA9DA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19ADE7C" w14:textId="77777777"/>
    <w:p w:rsidRPr="00EE3AD0" w:rsidR="00EE3AD0" w:rsidRDefault="00EE3AD0" w14:paraId="121094B7" w14:textId="77777777">
      <w:pPr>
        <w:numPr>
          <w:ilvl w:val="0"/>
          <w:numId w:val="1012"/>
        </w:numPr>
        <w:rPr>
          <w:b/>
          <w:bCs/>
          <w:lang w:val="en-US"/>
        </w:rPr>
      </w:pPr>
      <w:r w:rsidRPr="00EE3AD0">
        <w:rPr>
          <w:b/>
          <w:bCs/>
          <w:lang w:val="en-US"/>
        </w:rPr>
        <w:t>Yêu cầu về khả năng lưu trữ dữ liệu</w:t>
      </w:r>
    </w:p>
    <w:p w:rsidRPr="00EE3AD0" w:rsidR="00EE3AD0" w:rsidRDefault="00EE3AD0" w14:paraId="2125E6F5" w14:textId="77777777">
      <w:pPr>
        <w:numPr>
          <w:ilvl w:val="1"/>
          <w:numId w:val="1011"/>
        </w:numPr>
        <w:rPr>
          <w:b/>
          <w:bCs/>
          <w:lang w:val="en-US"/>
        </w:rPr>
      </w:pPr>
      <w:r w:rsidRPr="00EE3AD0">
        <w:rPr>
          <w:b/>
          <w:bCs/>
          <w:lang w:val="en-US"/>
        </w:rPr>
        <w:t>Vùng dữ liệu cơ bản (Raw Data Layer / Staging Area)</w:t>
      </w:r>
    </w:p>
    <w:p w:rsidRPr="00EE3AD0" w:rsidR="00EE3AD0" w:rsidRDefault="00EE3AD0" w14:paraId="4619FA81" w14:textId="77777777">
      <w:pPr>
        <w:numPr>
          <w:ilvl w:val="0"/>
          <w:numId w:val="1013"/>
        </w:numPr>
        <w:rPr>
          <w:lang w:val="en-US"/>
        </w:rPr>
      </w:pPr>
      <w:r w:rsidRPr="00EE3AD0">
        <w:rPr>
          <w:b/>
          <w:bCs/>
          <w:lang w:val="en-US"/>
        </w:rPr>
        <w:t>Mục đích</w:t>
      </w:r>
      <w:r w:rsidRPr="00EE3AD0">
        <w:rPr>
          <w:lang w:val="en-US"/>
        </w:rPr>
        <w:t>: Là nơi lưu trữ dữ liệu thô (raw data) trước khi thực hiện các phép biến đổi hoặc xử lý.</w:t>
      </w:r>
    </w:p>
    <w:p w:rsidRPr="00EE3AD0" w:rsidR="00EE3AD0" w:rsidRDefault="00EE3AD0" w14:paraId="6DABF4DC" w14:textId="77777777">
      <w:pPr>
        <w:numPr>
          <w:ilvl w:val="0"/>
          <w:numId w:val="1013"/>
        </w:numPr>
        <w:rPr>
          <w:lang w:val="en-US"/>
        </w:rPr>
      </w:pPr>
      <w:r w:rsidRPr="00EE3AD0">
        <w:rPr>
          <w:b/>
          <w:bCs/>
          <w:lang w:val="en-US"/>
        </w:rPr>
        <w:t>Đặc điểm</w:t>
      </w:r>
      <w:r w:rsidRPr="00EE3AD0">
        <w:rPr>
          <w:lang w:val="en-US"/>
        </w:rPr>
        <w:t>:</w:t>
      </w:r>
    </w:p>
    <w:p w:rsidRPr="00EE3AD0" w:rsidR="00EE3AD0" w:rsidRDefault="00EE3AD0" w14:paraId="78DD9F7E" w14:textId="77777777">
      <w:pPr>
        <w:numPr>
          <w:ilvl w:val="1"/>
          <w:numId w:val="1013"/>
        </w:numPr>
        <w:rPr>
          <w:lang w:val="en-US"/>
        </w:rPr>
      </w:pPr>
      <w:r w:rsidRPr="00EE3AD0">
        <w:rPr>
          <w:lang w:val="en-US"/>
        </w:rPr>
        <w:t>Dữ liệu từ các hệ thống nguồn (source systems) được trích xuất và tải vào khu vực này mà không cần bất kỳ thay đổi nào.</w:t>
      </w:r>
    </w:p>
    <w:p w:rsidRPr="00EE3AD0" w:rsidR="00EE3AD0" w:rsidRDefault="00EE3AD0" w14:paraId="693CA37A" w14:textId="77777777">
      <w:pPr>
        <w:numPr>
          <w:ilvl w:val="1"/>
          <w:numId w:val="1013"/>
        </w:numPr>
        <w:rPr>
          <w:lang w:val="en-US"/>
        </w:rPr>
      </w:pPr>
      <w:r w:rsidRPr="00EE3AD0">
        <w:rPr>
          <w:lang w:val="en-US"/>
        </w:rPr>
        <w:t>Đây là một khu vực tạm thời, dữ liệu có thể ở dạng chưa chuẩn hóa, chưa kiểm tra, và chưa qua xử lý.</w:t>
      </w:r>
    </w:p>
    <w:p w:rsidRPr="00EE3AD0" w:rsidR="00EE3AD0" w:rsidRDefault="00EE3AD0" w14:paraId="56585F27" w14:textId="77777777">
      <w:pPr>
        <w:numPr>
          <w:ilvl w:val="1"/>
          <w:numId w:val="1013"/>
        </w:numPr>
        <w:rPr>
          <w:lang w:val="en-US"/>
        </w:rPr>
      </w:pPr>
      <w:r w:rsidRPr="00EE3AD0">
        <w:rPr>
          <w:b/>
          <w:bCs/>
          <w:lang w:val="en-US"/>
        </w:rPr>
        <w:t>Chức năng chính</w:t>
      </w:r>
      <w:r w:rsidRPr="00EE3AD0">
        <w:rPr>
          <w:lang w:val="en-US"/>
        </w:rPr>
        <w:t>: Lưu trữ dữ liệu thô để làm nguồn cho các quá trình xử lý tiếp theo</w:t>
      </w:r>
    </w:p>
    <w:p w:rsidRPr="00EE3AD0" w:rsidR="00EE3AD0" w:rsidRDefault="00EE3AD0" w14:paraId="17474139" w14:textId="77777777">
      <w:pPr>
        <w:numPr>
          <w:ilvl w:val="1"/>
          <w:numId w:val="1013"/>
        </w:numPr>
        <w:rPr>
          <w:lang w:val="en-US"/>
        </w:rPr>
      </w:pPr>
      <w:r w:rsidRPr="00EE3AD0">
        <w:rPr>
          <w:lang w:val="en-US"/>
        </w:rPr>
        <w:t>Thời gian lưu trữ: tối đa 30 ngày , phụ thuộc độ lớn dữ liệu </w:t>
      </w:r>
    </w:p>
    <w:p w:rsidRPr="00EE3AD0" w:rsidR="00EE3AD0" w:rsidRDefault="00EE3AD0" w14:paraId="239DEA52" w14:textId="77777777">
      <w:pPr>
        <w:numPr>
          <w:ilvl w:val="0"/>
          <w:numId w:val="1014"/>
        </w:numPr>
        <w:rPr>
          <w:b/>
          <w:bCs/>
          <w:lang w:val="en-US"/>
        </w:rPr>
      </w:pPr>
      <w:r w:rsidRPr="00EE3AD0">
        <w:rPr>
          <w:b/>
          <w:bCs/>
          <w:lang w:val="en-US"/>
        </w:rPr>
        <w:t>Vùng dữ liệu được mô hình hóa (Data Warehouse Layer / Analytical Layer)</w:t>
      </w:r>
    </w:p>
    <w:p w:rsidRPr="00EE3AD0" w:rsidR="00EE3AD0" w:rsidRDefault="00EE3AD0" w14:paraId="7C33119E" w14:textId="77777777">
      <w:pPr>
        <w:numPr>
          <w:ilvl w:val="0"/>
          <w:numId w:val="1015"/>
        </w:numPr>
        <w:rPr>
          <w:lang w:val="en-US"/>
        </w:rPr>
      </w:pPr>
      <w:r w:rsidRPr="00EE3AD0">
        <w:rPr>
          <w:b/>
          <w:bCs/>
          <w:lang w:val="en-US"/>
        </w:rPr>
        <w:t>Mục đích</w:t>
      </w:r>
      <w:r w:rsidRPr="00EE3AD0">
        <w:rPr>
          <w:lang w:val="en-US"/>
        </w:rPr>
        <w:t xml:space="preserve">: Là vùng chính của </w:t>
      </w:r>
      <w:r w:rsidRPr="00EE3AD0">
        <w:rPr>
          <w:b/>
          <w:bCs/>
          <w:lang w:val="en-US"/>
        </w:rPr>
        <w:t>Data Warehouse</w:t>
      </w:r>
      <w:r w:rsidRPr="00EE3AD0">
        <w:rPr>
          <w:lang w:val="en-US"/>
        </w:rPr>
        <w:t>, nơi dữ liệu đã được mô hình hóa và tổ chức để phục vụ cho các phân tích và báo cáo.</w:t>
      </w:r>
    </w:p>
    <w:p w:rsidRPr="00EE3AD0" w:rsidR="00EE3AD0" w:rsidRDefault="00EE3AD0" w14:paraId="4E37E5B1" w14:textId="77777777">
      <w:pPr>
        <w:numPr>
          <w:ilvl w:val="0"/>
          <w:numId w:val="1015"/>
        </w:numPr>
        <w:rPr>
          <w:lang w:val="en-US"/>
        </w:rPr>
      </w:pPr>
      <w:r w:rsidRPr="00EE3AD0">
        <w:rPr>
          <w:b/>
          <w:bCs/>
          <w:lang w:val="en-US"/>
        </w:rPr>
        <w:t>Đặc điểm</w:t>
      </w:r>
      <w:r w:rsidRPr="00EE3AD0">
        <w:rPr>
          <w:lang w:val="en-US"/>
        </w:rPr>
        <w:t>:</w:t>
      </w:r>
    </w:p>
    <w:p w:rsidRPr="00EE3AD0" w:rsidR="00EE3AD0" w:rsidRDefault="00EE3AD0" w14:paraId="5173848D" w14:textId="77777777">
      <w:pPr>
        <w:numPr>
          <w:ilvl w:val="1"/>
          <w:numId w:val="1015"/>
        </w:numPr>
        <w:rPr>
          <w:lang w:val="en-US"/>
        </w:rPr>
      </w:pPr>
      <w:r w:rsidRPr="00EE3AD0">
        <w:rPr>
          <w:b/>
          <w:bCs/>
          <w:lang w:val="en-US"/>
        </w:rPr>
        <w:t>Mô hình hóa dữ liệu</w:t>
      </w:r>
      <w:r w:rsidRPr="00EE3AD0">
        <w:rPr>
          <w:lang w:val="en-US"/>
        </w:rPr>
        <w:t xml:space="preserve"> ở đây có thể bao gồm các </w:t>
      </w:r>
      <w:r w:rsidRPr="00EE3AD0">
        <w:rPr>
          <w:b/>
          <w:bCs/>
          <w:lang w:val="en-US"/>
        </w:rPr>
        <w:t>Star Schema</w:t>
      </w:r>
      <w:r w:rsidRPr="00EE3AD0">
        <w:rPr>
          <w:lang w:val="en-US"/>
        </w:rPr>
        <w:t xml:space="preserve">, </w:t>
      </w:r>
      <w:r w:rsidRPr="00EE3AD0">
        <w:rPr>
          <w:b/>
          <w:bCs/>
          <w:lang w:val="en-US"/>
        </w:rPr>
        <w:t>Snowflake Schema</w:t>
      </w:r>
      <w:r w:rsidRPr="00EE3AD0">
        <w:rPr>
          <w:lang w:val="en-US"/>
        </w:rPr>
        <w:t>.</w:t>
      </w:r>
    </w:p>
    <w:p w:rsidRPr="00EE3AD0" w:rsidR="00EE3AD0" w:rsidRDefault="00EE3AD0" w14:paraId="57B0F97A" w14:textId="77777777">
      <w:pPr>
        <w:numPr>
          <w:ilvl w:val="1"/>
          <w:numId w:val="1015"/>
        </w:numPr>
        <w:rPr>
          <w:lang w:val="en-US"/>
        </w:rPr>
      </w:pPr>
      <w:r w:rsidRPr="00EE3AD0">
        <w:rPr>
          <w:lang w:val="en-US"/>
        </w:rPr>
        <w:t xml:space="preserve">Đây là nơi lưu trữ dữ liệu đã được tổ chức theo các bảng </w:t>
      </w:r>
      <w:r w:rsidRPr="00EE3AD0">
        <w:rPr>
          <w:b/>
          <w:bCs/>
          <w:lang w:val="en-US"/>
        </w:rPr>
        <w:t>fact</w:t>
      </w:r>
      <w:r w:rsidRPr="00EE3AD0">
        <w:rPr>
          <w:lang w:val="en-US"/>
        </w:rPr>
        <w:t xml:space="preserve"> (chứa các chỉ số định lượng) và các bảng </w:t>
      </w:r>
      <w:r w:rsidRPr="00EE3AD0">
        <w:rPr>
          <w:b/>
          <w:bCs/>
          <w:lang w:val="en-US"/>
        </w:rPr>
        <w:t>dimension</w:t>
      </w:r>
      <w:r w:rsidRPr="00EE3AD0">
        <w:rPr>
          <w:lang w:val="en-US"/>
        </w:rPr>
        <w:t xml:space="preserve"> (chứa thông tin mô tả về các chiều dữ liệu).</w:t>
      </w:r>
    </w:p>
    <w:p w:rsidRPr="00EE3AD0" w:rsidR="00EE3AD0" w:rsidRDefault="00EE3AD0" w14:paraId="3B5F9882" w14:textId="77777777">
      <w:pPr>
        <w:numPr>
          <w:ilvl w:val="1"/>
          <w:numId w:val="1015"/>
        </w:numPr>
        <w:rPr>
          <w:lang w:val="en-US"/>
        </w:rPr>
      </w:pPr>
      <w:r w:rsidRPr="00EE3AD0">
        <w:rPr>
          <w:b/>
          <w:bCs/>
          <w:lang w:val="en-US"/>
        </w:rPr>
        <w:t>Chức năng chính</w:t>
      </w:r>
      <w:r w:rsidRPr="00EE3AD0">
        <w:rPr>
          <w:lang w:val="en-US"/>
        </w:rPr>
        <w:t>: Dữ liệu trong khu vực này hỗ trợ việc truy vấn, phân tích và báo cáo của người dùng.</w:t>
      </w:r>
    </w:p>
    <w:p w:rsidRPr="00EE3AD0" w:rsidR="00EE3AD0" w:rsidRDefault="00EE3AD0" w14:paraId="5D6A8F3D" w14:textId="77777777">
      <w:pPr>
        <w:numPr>
          <w:ilvl w:val="1"/>
          <w:numId w:val="1015"/>
        </w:numPr>
        <w:rPr>
          <w:lang w:val="en-US"/>
        </w:rPr>
      </w:pPr>
      <w:r w:rsidRPr="00EE3AD0">
        <w:rPr>
          <w:lang w:val="en-US"/>
        </w:rPr>
        <w:t>Thời gian lưu trữ: tối đa 5 năm, phụ thuộc độ lớn dữ liệu. </w:t>
      </w:r>
    </w:p>
    <w:p w:rsidRPr="00EE3AD0" w:rsidR="00EE3AD0" w:rsidRDefault="00EE3AD0" w14:paraId="5C05F319" w14:textId="77777777">
      <w:pPr>
        <w:numPr>
          <w:ilvl w:val="0"/>
          <w:numId w:val="1016"/>
        </w:numPr>
        <w:rPr>
          <w:b/>
          <w:bCs/>
          <w:lang w:val="en-US"/>
        </w:rPr>
      </w:pPr>
      <w:r w:rsidRPr="00EE3AD0">
        <w:rPr>
          <w:b/>
          <w:bCs/>
          <w:lang w:val="en-US"/>
        </w:rPr>
        <w:t> Vùng dữ liệu lịch sử (Historical Data Layer)</w:t>
      </w:r>
    </w:p>
    <w:p w:rsidRPr="00EE3AD0" w:rsidR="00EE3AD0" w:rsidRDefault="00EE3AD0" w14:paraId="6B4BDB0C" w14:textId="77777777">
      <w:pPr>
        <w:numPr>
          <w:ilvl w:val="0"/>
          <w:numId w:val="1017"/>
        </w:numPr>
        <w:rPr>
          <w:lang w:val="en-US"/>
        </w:rPr>
      </w:pPr>
      <w:r w:rsidRPr="00EE3AD0">
        <w:rPr>
          <w:b/>
          <w:bCs/>
          <w:lang w:val="en-US"/>
        </w:rPr>
        <w:t>Mục đích</w:t>
      </w:r>
      <w:r w:rsidRPr="00EE3AD0">
        <w:rPr>
          <w:lang w:val="en-US"/>
        </w:rPr>
        <w:t>: Lưu trữ dữ liệu lịch sử, bảo đảm rằng dữ liệu cũ vẫn có sẵn để phân tích.</w:t>
      </w:r>
    </w:p>
    <w:p w:rsidRPr="00EE3AD0" w:rsidR="00EE3AD0" w:rsidRDefault="00EE3AD0" w14:paraId="581F5AD0" w14:textId="77777777">
      <w:pPr>
        <w:numPr>
          <w:ilvl w:val="0"/>
          <w:numId w:val="1017"/>
        </w:numPr>
        <w:rPr>
          <w:lang w:val="en-US"/>
        </w:rPr>
      </w:pPr>
      <w:r w:rsidRPr="00EE3AD0">
        <w:rPr>
          <w:b/>
          <w:bCs/>
          <w:lang w:val="en-US"/>
        </w:rPr>
        <w:t>Đặc điểm</w:t>
      </w:r>
      <w:r w:rsidRPr="00EE3AD0">
        <w:rPr>
          <w:lang w:val="en-US"/>
        </w:rPr>
        <w:t>:</w:t>
      </w:r>
    </w:p>
    <w:p w:rsidRPr="00EE3AD0" w:rsidR="00EE3AD0" w:rsidRDefault="00EE3AD0" w14:paraId="45EBB65A" w14:textId="77777777">
      <w:pPr>
        <w:numPr>
          <w:ilvl w:val="1"/>
          <w:numId w:val="1017"/>
        </w:numPr>
        <w:rPr>
          <w:lang w:val="en-US"/>
        </w:rPr>
      </w:pPr>
      <w:r w:rsidRPr="00EE3AD0">
        <w:rPr>
          <w:lang w:val="en-US"/>
        </w:rPr>
        <w:t xml:space="preserve">Dữ liệu trong </w:t>
      </w:r>
      <w:r w:rsidRPr="00EE3AD0">
        <w:rPr>
          <w:b/>
          <w:bCs/>
          <w:lang w:val="en-US"/>
        </w:rPr>
        <w:t>Data Warehouse</w:t>
      </w:r>
      <w:r w:rsidRPr="00EE3AD0">
        <w:rPr>
          <w:lang w:val="en-US"/>
        </w:rPr>
        <w:t xml:space="preserve"> có thể được phân chia theo thời gian (theo ngày, tháng, hoặc năm), giúp dễ dàng truy xuất và phân tích dữ liệu theo các khoảng thời gian khác nhau.</w:t>
      </w:r>
    </w:p>
    <w:p w:rsidRPr="00EE3AD0" w:rsidR="00EE3AD0" w:rsidRDefault="00EE3AD0" w14:paraId="7EBF7DE6" w14:textId="77777777">
      <w:pPr>
        <w:numPr>
          <w:ilvl w:val="1"/>
          <w:numId w:val="1017"/>
        </w:numPr>
        <w:rPr>
          <w:lang w:val="en-US"/>
        </w:rPr>
      </w:pPr>
      <w:r w:rsidRPr="00EE3AD0">
        <w:rPr>
          <w:lang w:val="en-US"/>
        </w:rPr>
        <w:t xml:space="preserve">Các bản ghi lịch sử có thể được lưu trữ trong các bảng </w:t>
      </w:r>
      <w:r w:rsidRPr="00EE3AD0">
        <w:rPr>
          <w:b/>
          <w:bCs/>
          <w:lang w:val="en-US"/>
        </w:rPr>
        <w:t>slowly changing dimension (SCD)</w:t>
      </w:r>
      <w:r w:rsidRPr="00EE3AD0">
        <w:rPr>
          <w:lang w:val="en-US"/>
        </w:rPr>
        <w:t xml:space="preserve"> để theo dõi sự thay đổi của dữ liệu theo thời gian.</w:t>
      </w:r>
    </w:p>
    <w:p w:rsidRPr="00EE3AD0" w:rsidR="00EE3AD0" w:rsidRDefault="00EE3AD0" w14:paraId="134DCD47" w14:textId="77777777">
      <w:pPr>
        <w:numPr>
          <w:ilvl w:val="1"/>
          <w:numId w:val="1017"/>
        </w:numPr>
        <w:rPr>
          <w:lang w:val="en-US"/>
        </w:rPr>
      </w:pPr>
      <w:r w:rsidRPr="00EE3AD0">
        <w:rPr>
          <w:b/>
          <w:bCs/>
          <w:lang w:val="en-US"/>
        </w:rPr>
        <w:t>Chức năng chính</w:t>
      </w:r>
      <w:r w:rsidRPr="00EE3AD0">
        <w:rPr>
          <w:lang w:val="en-US"/>
        </w:rPr>
        <w:t>: Quản lý dữ liệu lịch sử và hỗ trợ các truy vấn phân tích dài hạn</w:t>
      </w:r>
    </w:p>
    <w:p w:rsidRPr="00EE3AD0" w:rsidR="00EE3AD0" w:rsidRDefault="00EE3AD0" w14:paraId="2AC8E5DA" w14:textId="77777777">
      <w:pPr>
        <w:numPr>
          <w:ilvl w:val="1"/>
          <w:numId w:val="1017"/>
        </w:numPr>
        <w:rPr>
          <w:lang w:val="en-US"/>
        </w:rPr>
      </w:pPr>
      <w:r w:rsidRPr="00EE3AD0">
        <w:rPr>
          <w:lang w:val="en-US"/>
        </w:rPr>
        <w:t>Thời gian lưu trữ: tối đa 5 năm </w:t>
      </w:r>
    </w:p>
    <w:p w:rsidRPr="00EE3AD0" w:rsidR="00EE3AD0" w:rsidP="217BEFA0" w:rsidRDefault="00334AB5" w14:paraId="7826937D" w14:textId="68293A3E">
      <w:pPr>
        <w:pStyle w:val="Heading1"/>
        <w:rPr>
          <w:lang w:val="en-US"/>
        </w:rPr>
      </w:pPr>
      <w:bookmarkStart w:name="_Toc242783476" w:id="219"/>
      <w:r w:rsidRPr="217BEFA0">
        <w:rPr>
          <w:lang w:val="en-US"/>
        </w:rPr>
        <w:t>5. YÊU CẦU BẢO MẬT</w:t>
      </w:r>
      <w:bookmarkEnd w:id="219"/>
    </w:p>
    <w:p w:rsidRPr="00EE3AD0" w:rsidR="00EE3AD0" w:rsidP="217BEFA0" w:rsidRDefault="00EE3AD0" w14:paraId="7AF5248F" w14:textId="3BE6E35B">
      <w:pPr>
        <w:pStyle w:val="Heading2"/>
        <w:rPr>
          <w:lang w:val="en-US"/>
        </w:rPr>
      </w:pPr>
      <w:bookmarkStart w:name="_Toc242783477" w:id="220"/>
      <w:r w:rsidRPr="217BEFA0">
        <w:rPr>
          <w:lang w:val="en-US"/>
        </w:rPr>
        <w:t>5.1. Bảo mật cơ sở dữ liệu DWH</w:t>
      </w:r>
      <w:bookmarkEnd w:id="220"/>
    </w:p>
    <w:p w:rsidRPr="00EE3AD0" w:rsidR="00EE3AD0" w:rsidP="00EE3AD0" w:rsidRDefault="00EE3AD0" w14:paraId="29886F6C" w14:textId="77777777">
      <w:pPr>
        <w:rPr>
          <w:lang w:val="en-US"/>
        </w:rPr>
      </w:pPr>
      <w:r w:rsidRPr="00EE3AD0">
        <w:rPr>
          <w:b/>
          <w:bCs/>
          <w:lang w:val="en-US"/>
        </w:rPr>
        <w:t>Kiến trúc truy cập - người dùng cuối không truy cập trực tiếp DWH</w:t>
      </w:r>
    </w:p>
    <w:p w:rsidRPr="00EE3AD0" w:rsidR="00EE3AD0" w:rsidP="00EE3AD0" w:rsidRDefault="00EE3AD0" w14:paraId="7227443E" w14:textId="77777777">
      <w:pPr>
        <w:rPr>
          <w:lang w:val="en-US"/>
        </w:rPr>
      </w:pPr>
      <w:r w:rsidRPr="00EE3AD0">
        <w:rPr>
          <w:lang w:val="en-US"/>
        </w:rPr>
        <w:t>●     Người dùng cuối không có kết nối trực tiếp đến bất kỳ thành phần nào của DWH (Trino, MinIO, Nessie). Toàn bộ quyền truy cập dữ liệu đi qua hai lớp ứng dụng: Metabase (xem báo cáo và dashboard) và Portal (nhập liệu, giám sát). Truy cập từ bên ngoài hai lớp này là không được phép. </w:t>
      </w:r>
    </w:p>
    <w:p w:rsidRPr="00EE3AD0" w:rsidR="00EE3AD0" w:rsidP="00EE3AD0" w:rsidRDefault="00EE3AD0" w14:paraId="6771FFB3" w14:textId="77777777">
      <w:pPr>
        <w:rPr>
          <w:lang w:val="en-US"/>
        </w:rPr>
      </w:pPr>
      <w:r w:rsidRPr="00EE3AD0">
        <w:rPr>
          <w:lang w:val="en-US"/>
        </w:rPr>
        <w:t xml:space="preserve">●       </w:t>
      </w:r>
      <w:r w:rsidRPr="00EE3AD0">
        <w:rPr>
          <w:b/>
          <w:bCs/>
          <w:lang w:val="en-US"/>
        </w:rPr>
        <w:t>Kiểm soát truy cập theo lớp</w:t>
      </w:r>
      <w:r w:rsidRPr="00EE3AD0">
        <w:rPr>
          <w:lang w:val="en-US"/>
        </w:rPr>
        <w:t>:</w:t>
      </w:r>
    </w:p>
    <w:p w:rsidRPr="00EE3AD0" w:rsidR="00EE3AD0" w:rsidRDefault="00EE3AD0" w14:paraId="1B6B5590" w14:textId="77777777">
      <w:pPr>
        <w:numPr>
          <w:ilvl w:val="0"/>
          <w:numId w:val="1018"/>
        </w:numPr>
        <w:rPr>
          <w:lang w:val="en-US"/>
        </w:rPr>
      </w:pPr>
      <w:r w:rsidRPr="00EE3AD0">
        <w:rPr>
          <w:lang w:val="en-US"/>
        </w:rPr>
        <w:t> Trino: Metabase kết nối vào Trino bằng một service account chuyên dụng (chỉ có quyền SELECT trên các catalog cụ thể). Data engineer có thể kết nối trực tiếp với quyền phân cấp theo schema/table. Trino coordinator không được expose ra ngoài internal network.</w:t>
      </w:r>
    </w:p>
    <w:p w:rsidRPr="00EE3AD0" w:rsidR="00EE3AD0" w:rsidRDefault="00EE3AD0" w14:paraId="7FBE3F7D" w14:textId="77777777">
      <w:pPr>
        <w:numPr>
          <w:ilvl w:val="0"/>
          <w:numId w:val="1018"/>
        </w:numPr>
        <w:rPr>
          <w:lang w:val="en-US"/>
        </w:rPr>
      </w:pPr>
      <w:r w:rsidRPr="00EE3AD0">
        <w:rPr>
          <w:lang w:val="en-US"/>
        </w:rPr>
        <w:t>MinIO: Bucket policies giới hạn chỉ Trino service account và pipeline jobs được phép đọc/ghi dữ liệu. MinIO endpoint không được expose ra external network, chỉ khả dụng trong private VLAN của hệ thống.</w:t>
      </w:r>
    </w:p>
    <w:p w:rsidRPr="00EE3AD0" w:rsidR="00EE3AD0" w:rsidRDefault="00EE3AD0" w14:paraId="409697DF" w14:textId="77777777">
      <w:pPr>
        <w:numPr>
          <w:ilvl w:val="0"/>
          <w:numId w:val="1018"/>
        </w:numPr>
        <w:rPr>
          <w:lang w:val="en-US"/>
        </w:rPr>
      </w:pPr>
      <w:r w:rsidRPr="00EE3AD0">
        <w:rPr>
          <w:lang w:val="en-US"/>
        </w:rPr>
        <w:t>Nessie: Sử dụng token-based authentication; chỉ Trino và pipeline jobs được phép commit. Mọi truy cập và thay đổi đều được ghi lại trong commit log.</w:t>
      </w:r>
    </w:p>
    <w:p w:rsidRPr="00EE3AD0" w:rsidR="00EE3AD0" w:rsidP="00EE3AD0" w:rsidRDefault="00EE3AD0" w14:paraId="6C4D0A6B" w14:textId="77777777">
      <w:pPr>
        <w:rPr>
          <w:lang w:val="en-US"/>
        </w:rPr>
      </w:pPr>
      <w:r w:rsidRPr="00EE3AD0">
        <w:rPr>
          <w:b/>
          <w:bCs/>
          <w:lang w:val="en-US"/>
        </w:rPr>
        <w:t>Quản lý phiên bản và lịch sử thao tác (Versioning and History)</w:t>
      </w:r>
    </w:p>
    <w:p w:rsidRPr="00EE3AD0" w:rsidR="00EE3AD0" w:rsidP="00EE3AD0" w:rsidRDefault="00EE3AD0" w14:paraId="6295A4DA" w14:textId="77777777">
      <w:pPr>
        <w:rPr>
          <w:lang w:val="en-US"/>
        </w:rPr>
      </w:pPr>
      <w:r w:rsidRPr="00EE3AD0">
        <w:rPr>
          <w:lang w:val="en-US"/>
        </w:rPr>
        <w:t>●       Time Travel (truy vấn dữ liệu lịch sử): Hệ thống DWH hỗ trợ truy vấn và khôi phục dữ liệu về bất kỳ thời điểm nào trong quá khứ (trong phạm vi thời gian lưu trữ snapshot đã cấu hình). Hỗ trợ phục hồi nhanh trong trường hợp thay đổi hoặc xóa dữ liệu nhầm.</w:t>
      </w:r>
    </w:p>
    <w:p w:rsidRPr="00EE3AD0" w:rsidR="00EE3AD0" w:rsidP="00EE3AD0" w:rsidRDefault="00EE3AD0" w14:paraId="21E2344F" w14:textId="77777777">
      <w:pPr>
        <w:rPr>
          <w:lang w:val="en-US"/>
        </w:rPr>
      </w:pPr>
      <w:r w:rsidRPr="00EE3AD0">
        <w:rPr>
          <w:lang w:val="en-US"/>
        </w:rPr>
        <w:t>●       Audit Trail (lịch sử thao tác): Hệ thống catalog ghi lại toàn bộ lịch sử thay đổi dữ liệu (ai thay đổi gì, khi nào), hỗ trợ kiểm tra lịch sử và rollback về trạng thái trước đó khi cần.</w:t>
      </w:r>
    </w:p>
    <w:p w:rsidRPr="00EE3AD0" w:rsidR="00EE3AD0" w:rsidP="00EE3AD0" w:rsidRDefault="00EE3AD0" w14:paraId="7DFD90DD" w14:textId="77777777">
      <w:pPr>
        <w:rPr>
          <w:lang w:val="en-US"/>
        </w:rPr>
      </w:pPr>
    </w:p>
    <w:p w:rsidRPr="00EE3AD0" w:rsidR="00EE3AD0" w:rsidP="217BEFA0" w:rsidRDefault="00EE3AD0" w14:paraId="03AB6A25" w14:textId="3C1B7B7A">
      <w:pPr>
        <w:pStyle w:val="Heading2"/>
        <w:rPr>
          <w:lang w:val="en-US"/>
        </w:rPr>
      </w:pPr>
      <w:bookmarkStart w:name="_Toc242783478" w:id="221"/>
      <w:r w:rsidRPr="217BEFA0">
        <w:rPr>
          <w:lang w:val="en-US"/>
        </w:rPr>
        <w:t>5.2. Bảo mật Portal</w:t>
      </w:r>
      <w:bookmarkEnd w:id="221"/>
    </w:p>
    <w:p w:rsidRPr="00EE3AD0" w:rsidR="00EE3AD0" w:rsidP="00EE3AD0" w:rsidRDefault="00EE3AD0" w14:paraId="6213CAA8" w14:textId="77777777">
      <w:pPr>
        <w:rPr>
          <w:lang w:val="en-US"/>
        </w:rPr>
      </w:pPr>
      <w:r w:rsidRPr="00EE3AD0">
        <w:rPr>
          <w:b/>
          <w:bCs/>
          <w:lang w:val="en-US"/>
        </w:rPr>
        <w:t>Xác thực và kiểm soát người dùng</w:t>
      </w:r>
    </w:p>
    <w:p w:rsidRPr="00EE3AD0" w:rsidR="00EE3AD0" w:rsidRDefault="00EE3AD0" w14:paraId="2C52783B" w14:textId="77777777">
      <w:pPr>
        <w:numPr>
          <w:ilvl w:val="0"/>
          <w:numId w:val="1019"/>
        </w:numPr>
        <w:rPr>
          <w:lang w:val="en-US"/>
        </w:rPr>
      </w:pPr>
      <w:r w:rsidRPr="00EE3AD0">
        <w:rPr>
          <w:b/>
          <w:bCs/>
          <w:lang w:val="en-US"/>
        </w:rPr>
        <w:t>Xác thực người dùng qua SSO</w:t>
      </w:r>
      <w:r w:rsidRPr="00EE3AD0">
        <w:rPr>
          <w:lang w:val="en-US"/>
        </w:rPr>
        <w:t>: Phương thức xác thực yêu cầu người dùng thông qua cổng xác thực tập chung của VNA để cấp quyền truy cập cho người dùng.</w:t>
      </w:r>
    </w:p>
    <w:p w:rsidRPr="00EE3AD0" w:rsidR="00EE3AD0" w:rsidRDefault="00EE3AD0" w14:paraId="72DB4A2B" w14:textId="77777777">
      <w:pPr>
        <w:numPr>
          <w:ilvl w:val="0"/>
          <w:numId w:val="1019"/>
        </w:numPr>
        <w:rPr>
          <w:lang w:val="en-US"/>
        </w:rPr>
      </w:pPr>
      <w:r w:rsidRPr="00EE3AD0">
        <w:rPr>
          <w:b/>
          <w:bCs/>
          <w:lang w:val="en-US"/>
        </w:rPr>
        <w:t>Kiểm soát người dùng:</w:t>
      </w:r>
      <w:r w:rsidRPr="00EE3AD0">
        <w:rPr>
          <w:lang w:val="en-US"/>
        </w:rPr>
        <w:t xml:space="preserve"> Các thao tác cơ bản trên portal của người dùng được lưu log (Ví dụ: Đăng nhập, upload dữ liệu). Admin có thể tra soát lịch sử hoạt động của người dùng trực tiếp trên portal.</w:t>
      </w:r>
    </w:p>
    <w:p w:rsidRPr="00EE3AD0" w:rsidR="00EE3AD0" w:rsidP="00EE3AD0" w:rsidRDefault="00EE3AD0" w14:paraId="61B9528C" w14:textId="77777777">
      <w:pPr>
        <w:rPr>
          <w:lang w:val="en-US"/>
        </w:rPr>
      </w:pPr>
      <w:r w:rsidRPr="00EE3AD0">
        <w:rPr>
          <w:b/>
          <w:bCs/>
          <w:lang w:val="en-US"/>
        </w:rPr>
        <w:t>Phân quyền truy cập</w:t>
      </w:r>
    </w:p>
    <w:p w:rsidRPr="00EE3AD0" w:rsidR="00EE3AD0" w:rsidRDefault="00EE3AD0" w14:paraId="1DA0B9AD" w14:textId="77777777">
      <w:pPr>
        <w:numPr>
          <w:ilvl w:val="0"/>
          <w:numId w:val="1020"/>
        </w:numPr>
        <w:rPr>
          <w:lang w:val="en-US"/>
        </w:rPr>
      </w:pPr>
      <w:r w:rsidRPr="00EE3AD0">
        <w:rPr>
          <w:b/>
          <w:bCs/>
          <w:lang w:val="en-US"/>
        </w:rPr>
        <w:t xml:space="preserve">Quyền truy cập form upload: </w:t>
      </w:r>
      <w:r w:rsidRPr="00EE3AD0">
        <w:rPr>
          <w:lang w:val="en-US"/>
        </w:rPr>
        <w:t>Người dùng chỉ có thể</w:t>
      </w:r>
      <w:r w:rsidRPr="00EE3AD0">
        <w:rPr>
          <w:b/>
          <w:bCs/>
          <w:lang w:val="en-US"/>
        </w:rPr>
        <w:t xml:space="preserve"> </w:t>
      </w:r>
      <w:r w:rsidRPr="00EE3AD0">
        <w:rPr>
          <w:lang w:val="en-US"/>
        </w:rPr>
        <w:t>thực hiện upload dữ liệu với các form trực thuộc phòng/ban của mình.</w:t>
      </w:r>
    </w:p>
    <w:p w:rsidRPr="00EE3AD0" w:rsidR="00EE3AD0" w:rsidP="00EE3AD0" w:rsidRDefault="00EE3AD0" w14:paraId="39FFDC24" w14:textId="77777777">
      <w:pPr>
        <w:rPr>
          <w:lang w:val="en-US"/>
        </w:rPr>
      </w:pPr>
    </w:p>
    <w:p w:rsidRPr="00AE4CD0" w:rsidR="00EE3AD0" w:rsidP="217BEFA0" w:rsidRDefault="00EE3AD0" w14:paraId="27AD370F" w14:textId="77777777">
      <w:pPr>
        <w:pStyle w:val="Heading2"/>
      </w:pPr>
      <w:bookmarkStart w:name="_Toc242783479" w:id="222"/>
      <w:r w:rsidRPr="217BEFA0">
        <w:rPr>
          <w:lang w:val="en-US"/>
        </w:rPr>
        <w:t>5.3. Yêu cầu sao lưu và phục hồi</w:t>
      </w:r>
      <w:bookmarkEnd w:id="222"/>
    </w:p>
    <w:p w:rsidRPr="00EE3AD0" w:rsidR="00EE3AD0" w:rsidP="00EE3AD0" w:rsidRDefault="646D6542" w14:paraId="3B25F618" w14:textId="521EA579">
      <w:pPr>
        <w:rPr>
          <w:lang w:val="en-US"/>
        </w:rPr>
      </w:pPr>
      <w:r w:rsidRPr="646D6542">
        <w:rPr>
          <w:lang w:val="en-US"/>
        </w:rPr>
        <w:t xml:space="preserve">Hệ thống phải bảo đảm dữ liệu ESG được sao lưu đầy đủ, an toàn và có khả năng phục hồi khi xảy ra sự cố, nhằm tránh mất mát dữ liệu và bảo đảm tính liên tục trong vận hành. Yêu cầu sao lưu và </w:t>
      </w:r>
      <w:r w:rsidRPr="646D6542">
        <w:rPr>
          <w:lang w:val="en-US"/>
        </w:rPr>
        <w:t xml:space="preserve">phục hồi được tổ chức theo hai cấp độ: (1) tự động phục hồi khi xảy ra sự cố vận hành thông thường và (2) sao lưu định kỳ phục vụ khôi phục </w:t>
      </w:r>
      <w:r w:rsidR="00E8358B">
        <w:rPr>
          <w:lang w:val="en-US"/>
        </w:rPr>
        <w:t>đối với sự cố có thời gian dài</w:t>
      </w:r>
      <w:r w:rsidRPr="646D6542">
        <w:rPr>
          <w:lang w:val="en-US"/>
        </w:rPr>
        <w:t>.</w:t>
      </w:r>
    </w:p>
    <w:p w:rsidRPr="004F2DD1" w:rsidR="00EE3AD0" w:rsidRDefault="646D6542" w14:paraId="3A5EC0AC" w14:textId="651E7E46">
      <w:pPr>
        <w:pStyle w:val="ListParagraph"/>
        <w:numPr>
          <w:ilvl w:val="0"/>
          <w:numId w:val="1027"/>
        </w:numPr>
        <w:rPr>
          <w:b/>
          <w:lang w:val="en-US"/>
        </w:rPr>
      </w:pPr>
      <w:r w:rsidRPr="004F2DD1">
        <w:rPr>
          <w:b/>
          <w:bCs/>
          <w:lang w:val="en-US"/>
        </w:rPr>
        <w:t>Cấp độ 1 – Tự động bảo vệ và phục hồi khi xảy ra sự cố thông thường</w:t>
      </w:r>
    </w:p>
    <w:p w:rsidRPr="00EE3AD0" w:rsidR="00EE3AD0" w:rsidP="00EE3AD0" w:rsidRDefault="646D6542" w14:paraId="60126B09" w14:textId="2B3B8D51">
      <w:pPr>
        <w:rPr>
          <w:lang w:val="en-US"/>
        </w:rPr>
      </w:pPr>
      <w:r w:rsidRPr="646D6542">
        <w:rPr>
          <w:lang w:val="en-US"/>
        </w:rPr>
        <w:t xml:space="preserve">●   </w:t>
      </w:r>
      <w:r w:rsidR="00EE3AD0">
        <w:tab/>
      </w:r>
      <w:r w:rsidRPr="646D6542">
        <w:rPr>
          <w:lang w:val="en-US"/>
        </w:rPr>
        <w:t>Hệ thống phải tự động bảo vệ dữ liệu, bảo đảm dữ liệu ESG không bị mất khi một thành phần xử lý gặp sự cố và được khởi động lại.</w:t>
      </w:r>
    </w:p>
    <w:p w:rsidRPr="00EE3AD0" w:rsidR="00EE3AD0" w:rsidP="00EE3AD0" w:rsidRDefault="646D6542" w14:paraId="3DA12F55" w14:textId="3E06ABC7">
      <w:pPr>
        <w:rPr>
          <w:lang w:val="en-US"/>
        </w:rPr>
      </w:pPr>
      <w:r w:rsidRPr="646D6542">
        <w:rPr>
          <w:lang w:val="en-US"/>
        </w:rPr>
        <w:t xml:space="preserve">●   </w:t>
      </w:r>
      <w:r w:rsidR="00EE3AD0">
        <w:tab/>
      </w:r>
      <w:r w:rsidRPr="646D6542">
        <w:rPr>
          <w:lang w:val="en-US"/>
        </w:rPr>
        <w:t>Khi xảy ra sự cố vận hành thông thường, hệ thống phải tự động phát hiện và khôi phục dịch vụ trong thời gian tối đa 5 phút mà không cần can thiệp thủ công, đồng thời bảo đảm dữ liệu nguyên vẹn sau khi phục hồi.</w:t>
      </w:r>
    </w:p>
    <w:p w:rsidRPr="00EE3AD0" w:rsidR="00EE3AD0" w:rsidP="00EE3AD0" w:rsidRDefault="646D6542" w14:paraId="6BA19B67" w14:textId="76004CFC">
      <w:pPr>
        <w:rPr>
          <w:lang w:val="en-US"/>
        </w:rPr>
      </w:pPr>
      <w:r w:rsidRPr="646D6542">
        <w:rPr>
          <w:lang w:val="en-US"/>
        </w:rPr>
        <w:t>Hệ thống phải</w:t>
      </w:r>
      <w:r w:rsidRPr="00EE3AD0" w:rsidR="00EE3AD0">
        <w:rPr>
          <w:lang w:val="en-US"/>
        </w:rPr>
        <w:t xml:space="preserve"> cho phép phục hồi dữ liệu về </w:t>
      </w:r>
      <w:r w:rsidRPr="646D6542">
        <w:rPr>
          <w:lang w:val="en-US"/>
        </w:rPr>
        <w:t xml:space="preserve">một </w:t>
      </w:r>
      <w:r w:rsidRPr="00EE3AD0" w:rsidR="00EE3AD0">
        <w:rPr>
          <w:lang w:val="en-US"/>
        </w:rPr>
        <w:t xml:space="preserve">thời điểm </w:t>
      </w:r>
      <w:r w:rsidRPr="646D6542">
        <w:rPr>
          <w:lang w:val="en-US"/>
        </w:rPr>
        <w:t>trước đó</w:t>
      </w:r>
      <w:r w:rsidRPr="00EE3AD0" w:rsidR="00EE3AD0">
        <w:rPr>
          <w:lang w:val="en-US"/>
        </w:rPr>
        <w:t xml:space="preserve"> trong </w:t>
      </w:r>
      <w:r w:rsidRPr="646D6542">
        <w:rPr>
          <w:lang w:val="en-US"/>
        </w:rPr>
        <w:t xml:space="preserve">vòng </w:t>
      </w:r>
      <w:r w:rsidRPr="00EE3AD0" w:rsidR="00EE3AD0">
        <w:rPr>
          <w:lang w:val="en-US"/>
        </w:rPr>
        <w:t xml:space="preserve">30 ngày đối với </w:t>
      </w:r>
      <w:r w:rsidRPr="646D6542">
        <w:rPr>
          <w:lang w:val="en-US"/>
        </w:rPr>
        <w:t>dữ liệu kho (</w:t>
      </w:r>
      <w:r w:rsidRPr="00EE3AD0" w:rsidR="00EE3AD0">
        <w:rPr>
          <w:lang w:val="en-US"/>
        </w:rPr>
        <w:t>DWH</w:t>
      </w:r>
      <w:r w:rsidRPr="646D6542">
        <w:rPr>
          <w:lang w:val="en-US"/>
        </w:rPr>
        <w:t>) và</w:t>
      </w:r>
      <w:r w:rsidRPr="00EE3AD0" w:rsidR="00EE3AD0">
        <w:rPr>
          <w:lang w:val="en-US"/>
        </w:rPr>
        <w:t xml:space="preserve"> 7 ngày đối với </w:t>
      </w:r>
      <w:r w:rsidRPr="646D6542">
        <w:rPr>
          <w:lang w:val="en-US"/>
        </w:rPr>
        <w:t>dữ liệu tạm (</w:t>
      </w:r>
      <w:r w:rsidRPr="00EE3AD0" w:rsidR="00EE3AD0">
        <w:rPr>
          <w:lang w:val="en-US"/>
        </w:rPr>
        <w:t>Staging</w:t>
      </w:r>
      <w:r w:rsidRPr="646D6542">
        <w:rPr>
          <w:lang w:val="en-US"/>
        </w:rPr>
        <w:t>), phục vụ việc khắc phục các trường hợp nhập sai hoặc xóa nhầm dữ liệu.</w:t>
      </w:r>
    </w:p>
    <w:p w:rsidRPr="004F2DD1" w:rsidR="00EE3AD0" w:rsidRDefault="646D6542" w14:paraId="31D3C238" w14:textId="1109CB0C">
      <w:pPr>
        <w:pStyle w:val="ListParagraph"/>
        <w:numPr>
          <w:ilvl w:val="0"/>
          <w:numId w:val="1027"/>
        </w:numPr>
        <w:rPr>
          <w:lang w:val="en-US"/>
        </w:rPr>
      </w:pPr>
      <w:r w:rsidRPr="004F2DD1">
        <w:rPr>
          <w:b/>
          <w:bCs/>
          <w:lang w:val="en-US"/>
        </w:rPr>
        <w:t xml:space="preserve">Cấp độ 2 – Sao lưu định kỳ phục vụ khôi phục </w:t>
      </w:r>
      <w:r w:rsidR="00E8358B">
        <w:rPr>
          <w:b/>
          <w:bCs/>
          <w:lang w:val="en-US"/>
        </w:rPr>
        <w:t>với sự cố có thời gian dài</w:t>
      </w:r>
      <w:r w:rsidRPr="004F2DD1">
        <w:rPr>
          <w:b/>
          <w:bCs/>
          <w:lang w:val="en-US"/>
        </w:rPr>
        <w:t>:</w:t>
      </w:r>
      <w:r w:rsidRPr="004F2DD1">
        <w:rPr>
          <w:lang w:val="en-US"/>
        </w:rPr>
        <w:t xml:space="preserve"> Hệ thống phải tự động sao lưu dữ liệu hằng ngày sang khu vực lưu trữ dự phòng, bao gồm toàn bộ dữ liệu ESG và thông tin quản lý phiên bản dữ liệu. Bản sao lưu phải được lưu giữ tối thiểu 30 ngày.</w:t>
      </w:r>
    </w:p>
    <w:p w:rsidRPr="00EE3AD0" w:rsidR="00EE3AD0" w:rsidP="00EE3AD0" w:rsidRDefault="00EE3AD0" w14:paraId="23CEA54E" w14:textId="77777777">
      <w:pPr>
        <w:rPr>
          <w:lang w:val="en-US"/>
        </w:rPr>
      </w:pPr>
      <w:r w:rsidRPr="00EE3AD0">
        <w:rPr>
          <w:lang w:val="en-US"/>
        </w:rPr>
        <w:t>Quy trình sao lưu: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073F9516"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A85556"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59DEA054" w14:textId="77777777">
            <w:pPr>
              <w:rPr>
                <w:b/>
                <w:bCs/>
                <w:lang w:val="en-US"/>
              </w:rPr>
            </w:pPr>
            <w:r w:rsidRPr="00EE3AD0">
              <w:rPr>
                <w:b/>
                <w:bCs/>
                <w:lang w:val="en-US"/>
              </w:rPr>
              <w:t>Nội dung thực hiện</w:t>
            </w:r>
          </w:p>
        </w:tc>
      </w:tr>
      <w:tr w:rsidRPr="00EE3AD0" w:rsidR="00EE3AD0" w:rsidTr="646D6542" w14:paraId="1C590CE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D472018"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CA70DEA" w14:textId="265C9987">
            <w:pPr>
              <w:rPr>
                <w:lang w:val="en-US"/>
              </w:rPr>
            </w:pPr>
            <w:r w:rsidRPr="646D6542">
              <w:rPr>
                <w:lang w:val="en-US"/>
              </w:rPr>
              <w:t>Hệ thống tự động sao lưu dữ liệu ESG sang khu vực lưu trữ dự phòng theo lịch định kỳ hằng ngày.</w:t>
            </w:r>
          </w:p>
        </w:tc>
      </w:tr>
      <w:tr w:rsidRPr="00EE3AD0" w:rsidR="00EE3AD0" w:rsidTr="646D6542" w14:paraId="007C7EA3"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1F51E3D3"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39DD591" w14:textId="31AFDA76">
            <w:pPr>
              <w:rPr>
                <w:lang w:val="en-US"/>
              </w:rPr>
            </w:pPr>
            <w:r w:rsidRPr="00EE3AD0">
              <w:rPr>
                <w:lang w:val="en-US"/>
              </w:rPr>
              <w:t xml:space="preserve">VNA thực hiện </w:t>
            </w:r>
            <w:r w:rsidRPr="646D6542" w:rsidR="646D6542">
              <w:rPr>
                <w:lang w:val="en-US"/>
              </w:rPr>
              <w:t>sao</w:t>
            </w:r>
            <w:r w:rsidRPr="00EE3AD0">
              <w:rPr>
                <w:lang w:val="en-US"/>
              </w:rPr>
              <w:t xml:space="preserve"> lưu </w:t>
            </w:r>
            <w:r w:rsidRPr="646D6542" w:rsidR="646D6542">
              <w:rPr>
                <w:lang w:val="en-US"/>
              </w:rPr>
              <w:t xml:space="preserve">thông tin quản lý dữ liệu </w:t>
            </w:r>
            <w:r w:rsidRPr="00EE3AD0">
              <w:rPr>
                <w:lang w:val="en-US"/>
              </w:rPr>
              <w:t xml:space="preserve">vào hệ thống </w:t>
            </w:r>
            <w:r w:rsidRPr="646D6542" w:rsidR="646D6542">
              <w:rPr>
                <w:lang w:val="en-US"/>
              </w:rPr>
              <w:t>sao lưu</w:t>
            </w:r>
            <w:r w:rsidRPr="00EE3AD0">
              <w:rPr>
                <w:lang w:val="en-US"/>
              </w:rPr>
              <w:t xml:space="preserve"> tập trung của VNA</w:t>
            </w:r>
            <w:r w:rsidRPr="646D6542" w:rsidR="646D6542">
              <w:rPr>
                <w:lang w:val="en-US"/>
              </w:rPr>
              <w:t>.</w:t>
            </w:r>
          </w:p>
        </w:tc>
      </w:tr>
      <w:tr w:rsidRPr="00EE3AD0" w:rsidR="00EE3AD0" w:rsidTr="646D6542" w14:paraId="78443285"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312F2FB"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490050C4" w14:textId="00B9B999">
            <w:pPr>
              <w:rPr>
                <w:lang w:val="en-US"/>
              </w:rPr>
            </w:pPr>
            <w:r w:rsidRPr="646D6542">
              <w:rPr>
                <w:lang w:val="en-US"/>
              </w:rPr>
              <w:t>Hệ thống tự động dọn dẹp các bản dữ liệu cũ vượt quá thời hạn lưu trữ (30 ngày đối với dữ liệu kho, 7 ngày đối với dữ liệu tạm).</w:t>
            </w:r>
          </w:p>
        </w:tc>
      </w:tr>
    </w:tbl>
    <w:p w:rsidRPr="00EE3AD0" w:rsidR="00EE3AD0" w:rsidP="00EE3AD0" w:rsidRDefault="00EE3AD0" w14:paraId="6B531DFC" w14:textId="77777777">
      <w:pPr>
        <w:rPr>
          <w:lang w:val="en-US"/>
        </w:rPr>
      </w:pPr>
      <w:r w:rsidRPr="00EE3AD0">
        <w:rPr>
          <w:lang w:val="en-US"/>
        </w:rPr>
        <w:t>Quy trình khôi phục: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4B4F89FA"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6EB24E8C"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7C3065" w14:textId="77777777">
            <w:pPr>
              <w:rPr>
                <w:b/>
                <w:bCs/>
                <w:lang w:val="en-US"/>
              </w:rPr>
            </w:pPr>
            <w:r w:rsidRPr="00EE3AD0">
              <w:rPr>
                <w:b/>
                <w:bCs/>
                <w:lang w:val="en-US"/>
              </w:rPr>
              <w:t>Nội dung thực hiện</w:t>
            </w:r>
          </w:p>
        </w:tc>
      </w:tr>
      <w:tr w:rsidRPr="00EE3AD0" w:rsidR="00EE3AD0" w:rsidTr="646D6542" w14:paraId="6132F25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56D2266"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06CD7016" w14:textId="4C0D2D95">
            <w:pPr>
              <w:rPr>
                <w:lang w:val="en-US"/>
              </w:rPr>
            </w:pPr>
            <w:r w:rsidRPr="646D6542">
              <w:rPr>
                <w:lang w:val="en-US"/>
              </w:rPr>
              <w:t>Hệ thống</w:t>
            </w:r>
            <w:r w:rsidRPr="00EE3AD0" w:rsidR="00EE3AD0">
              <w:rPr>
                <w:lang w:val="en-US"/>
              </w:rPr>
              <w:t xml:space="preserve"> tự động </w:t>
            </w:r>
            <w:r w:rsidRPr="646D6542">
              <w:rPr>
                <w:lang w:val="en-US"/>
              </w:rPr>
              <w:t>khôi phục dịch vụ khi</w:t>
            </w:r>
            <w:r w:rsidRPr="00EE3AD0" w:rsidR="00EE3AD0">
              <w:rPr>
                <w:lang w:val="en-US"/>
              </w:rPr>
              <w:t xml:space="preserve"> gặp sự cố. </w:t>
            </w:r>
            <w:r w:rsidRPr="646D6542">
              <w:rPr>
                <w:lang w:val="en-US"/>
              </w:rPr>
              <w:t>Bộ phận vận hành kiểm</w:t>
            </w:r>
            <w:r w:rsidRPr="00EE3AD0" w:rsidR="00EE3AD0">
              <w:rPr>
                <w:lang w:val="en-US"/>
              </w:rPr>
              <w:t xml:space="preserve"> tra và xác nhận dữ liệu còn nguyên vẹn sau </w:t>
            </w:r>
            <w:r w:rsidRPr="646D6542">
              <w:rPr>
                <w:lang w:val="en-US"/>
              </w:rPr>
              <w:t>khi phục hồi (thời gian phục hồi dưới</w:t>
            </w:r>
            <w:r w:rsidRPr="00EE3AD0" w:rsidR="00EE3AD0">
              <w:rPr>
                <w:lang w:val="en-US"/>
              </w:rPr>
              <w:t xml:space="preserve"> 5 phút).</w:t>
            </w:r>
          </w:p>
        </w:tc>
      </w:tr>
      <w:tr w:rsidRPr="00EE3AD0" w:rsidR="00EE3AD0" w:rsidTr="646D6542" w14:paraId="4E607536"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7A890166"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75078C8E" w14:textId="0B55B64D">
            <w:pPr>
              <w:rPr>
                <w:lang w:val="en-US"/>
              </w:rPr>
            </w:pPr>
            <w:r w:rsidRPr="646D6542">
              <w:rPr>
                <w:lang w:val="en-US"/>
              </w:rPr>
              <w:t>Trường hợp xóa nhầm hoặc cập nhật sai dữ liệu: khôi phục dữ liệu về thời điểm trước khi xảy ra lỗi.</w:t>
            </w:r>
          </w:p>
          <w:p w:rsidRPr="00EE3AD0" w:rsidR="00EE3AD0" w:rsidP="00EE3AD0" w:rsidRDefault="00EE3AD0" w14:paraId="3DA81002" w14:textId="77777777">
            <w:pPr>
              <w:rPr>
                <w:lang w:val="en-US"/>
              </w:rPr>
            </w:pPr>
            <w:r w:rsidRPr="00EE3AD0">
              <w:rPr>
                <w:lang w:val="en-US"/>
              </w:rPr>
              <w:t> </w:t>
            </w:r>
          </w:p>
        </w:tc>
      </w:tr>
      <w:tr w:rsidRPr="00EE3AD0" w:rsidR="00EE3AD0" w:rsidTr="646D6542" w14:paraId="3FDD6182"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657D730E"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8B3C325" w14:textId="18F36190">
            <w:pPr>
              <w:rPr>
                <w:lang w:val="en-US"/>
              </w:rPr>
            </w:pPr>
            <w:r w:rsidRPr="646D6542">
              <w:rPr>
                <w:lang w:val="en-US"/>
              </w:rPr>
              <w:t>Trường hợp sự cố lưu trữ nghiêm trọng: khôi phục dữ liệu từ bản sao lưu định kỳ, kiểm tra tính toàn vẹn của dữ liệu và đưa hệ thống hoạt động trở lại.</w:t>
            </w:r>
          </w:p>
        </w:tc>
      </w:tr>
    </w:tbl>
    <w:p w:rsidR="00EE3AD0" w:rsidRDefault="00EE3AD0" w14:paraId="4BA91F69" w14:textId="77777777"/>
    <w:sectPr w:rsidR="00EE3AD0">
      <w:headerReference w:type="default" r:id="rId73"/>
      <w:footerReference w:type="default" r:id="rId74"/>
      <w:pgSz w:w="11907" w:h="16839" w:orient="portrait"/>
      <w:pgMar w:top="1133" w:right="850" w:bottom="1133" w:left="1700" w:header="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0B23" w:rsidRDefault="00170B23" w14:paraId="1D3168C7" w14:textId="77777777">
      <w:pPr>
        <w:spacing w:before="0" w:after="0" w:line="240" w:lineRule="auto"/>
      </w:pPr>
      <w:r>
        <w:separator/>
      </w:r>
    </w:p>
  </w:endnote>
  <w:endnote w:type="continuationSeparator" w:id="0">
    <w:p w:rsidR="00170B23" w:rsidRDefault="00170B23" w14:paraId="49969196"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2C069D92-48E2-46D9-B155-A98AED7F3622}" r:id="rId1"/>
    <w:embedBold w:fontKey="{EB682237-4E93-4742-83F1-936F8A60FD8B}" r:id="rId2"/>
    <w:embedItalic w:fontKey="{AFF9715D-9FC8-4B52-81BF-7A8AF27A575F}" r:id="rId3"/>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B0E4EE4F-9280-481B-A0C8-7C6A254DA026}" r:id="rId4"/>
    <w:embedBold w:fontKey="{5B766822-69FE-4C2A-85BD-BBB8B022B536}"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0" w14:textId="77777777">
    <w:pPr>
      <w:pBdr>
        <w:top w:val="nil"/>
        <w:left w:val="nil"/>
        <w:bottom w:val="nil"/>
        <w:right w:val="nil"/>
        <w:between w:val="nil"/>
      </w:pBdr>
      <w:spacing w:after="0" w:line="240" w:lineRule="auto"/>
      <w:ind w:hanging="2"/>
      <w:jc w:val="right"/>
      <w:rPr>
        <w:rFonts w:ascii="Arial" w:hAnsi="Arial" w:eastAsia="Arial" w:cs="Arial"/>
        <w:color w:val="000000"/>
      </w:rPr>
    </w:pPr>
  </w:p>
  <w:p w:rsidR="00695A4C" w:rsidRDefault="00832EA4" w14:paraId="000016A1" w14:textId="77777777">
    <w:pPr>
      <w:pBdr>
        <w:top w:val="nil"/>
        <w:left w:val="nil"/>
        <w:bottom w:val="nil"/>
        <w:right w:val="nil"/>
        <w:between w:val="nil"/>
      </w:pBdr>
      <w:spacing w:after="0" w:line="240" w:lineRule="auto"/>
      <w:ind w:right="360" w:hanging="2"/>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695A4C" w:rsidRDefault="00695A4C" w14:paraId="000016A2" w14:textId="77777777">
    <w:pPr>
      <w:ind w:hanging="2"/>
    </w:pPr>
  </w:p>
  <w:p w:rsidR="00695A4C" w:rsidRDefault="00695A4C" w14:paraId="000016A3" w14:textId="77777777">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4" w14:textId="77777777">
    <w:pPr>
      <w:pBdr>
        <w:top w:val="nil"/>
        <w:left w:val="nil"/>
        <w:bottom w:val="nil"/>
        <w:right w:val="nil"/>
        <w:between w:val="nil"/>
      </w:pBdr>
      <w:spacing w:after="0" w:line="240" w:lineRule="auto"/>
      <w:ind w:hanging="2"/>
      <w:rPr>
        <w:color w:val="000000"/>
      </w:rPr>
    </w:pPr>
  </w:p>
  <w:tbl>
    <w:tblPr>
      <w:tblW w:w="9072" w:type="dxa"/>
      <w:tblBorders>
        <w:top w:val="single" w:color="000000" w:sz="4" w:space="0"/>
        <w:left w:val="nil"/>
        <w:bottom w:val="nil"/>
        <w:right w:val="nil"/>
        <w:insideH w:val="nil"/>
        <w:insideV w:val="nil"/>
      </w:tblBorders>
      <w:tblLayout w:type="fixed"/>
      <w:tblCellMar>
        <w:left w:w="115" w:type="dxa"/>
        <w:right w:w="115" w:type="dxa"/>
      </w:tblCellMar>
      <w:tblLook w:val="0000" w:firstRow="0" w:lastRow="0" w:firstColumn="0" w:lastColumn="0" w:noHBand="0" w:noVBand="0"/>
    </w:tblPr>
    <w:tblGrid>
      <w:gridCol w:w="3686"/>
      <w:gridCol w:w="2974"/>
      <w:gridCol w:w="2412"/>
    </w:tblGrid>
    <w:tr w:rsidR="00695A4C" w:rsidTr="78B6F757" w14:paraId="674466E2" w14:textId="77777777">
      <w:trPr>
        <w:trHeight w:val="70"/>
      </w:trPr>
      <w:tc>
        <w:tcPr>
          <w:tcW w:w="3686" w:type="dxa"/>
          <w:tcMar>
            <w:top w:w="100" w:type="dxa"/>
            <w:left w:w="100" w:type="dxa"/>
            <w:bottom w:w="100" w:type="dxa"/>
            <w:right w:w="100" w:type="dxa"/>
          </w:tcMar>
        </w:tcPr>
        <w:p w:rsidRPr="00E253EF" w:rsidR="00695A4C" w:rsidRDefault="00832EA4" w14:paraId="000016A5" w14:textId="77777777">
          <w:pPr>
            <w:ind w:hanging="2"/>
            <w:rPr>
              <w:lang w:val="it-IT"/>
            </w:rPr>
          </w:pPr>
          <w:r w:rsidRPr="00E253EF">
            <w:rPr>
              <w:highlight w:val="white"/>
              <w:lang w:val="it-IT"/>
            </w:rPr>
            <w:t>[VNA_Report_Pro_URD_v0.1]</w:t>
          </w:r>
        </w:p>
      </w:tc>
      <w:tc>
        <w:tcPr>
          <w:tcW w:w="2974" w:type="dxa"/>
          <w:vAlign w:val="center"/>
        </w:tcPr>
        <w:p w:rsidR="00695A4C" w:rsidP="78B6F757" w:rsidRDefault="78B6F757" w14:paraId="000016A6" w14:textId="77777777">
          <w:pPr>
            <w:pBdr>
              <w:top w:val="nil"/>
              <w:left w:val="nil"/>
              <w:bottom w:val="nil"/>
              <w:right w:val="nil"/>
              <w:between w:val="nil"/>
            </w:pBdr>
            <w:ind w:hanging="2"/>
            <w:jc w:val="center"/>
            <w:rPr>
              <w:color w:val="000000"/>
              <w:lang w:val="en-US"/>
            </w:rPr>
          </w:pPr>
          <w:r w:rsidRPr="78B6F757">
            <w:rPr>
              <w:b/>
              <w:bCs/>
              <w:color w:val="000000" w:themeColor="text1"/>
              <w:lang w:val="en-US"/>
            </w:rPr>
            <w:t>Lưu hành nội bộ</w:t>
          </w:r>
        </w:p>
      </w:tc>
      <w:tc>
        <w:tcPr>
          <w:tcW w:w="2412" w:type="dxa"/>
          <w:vAlign w:val="center"/>
        </w:tcPr>
        <w:p w:rsidR="00695A4C" w:rsidRDefault="00832EA4" w14:paraId="000016A7" w14:textId="77777777">
          <w:pPr>
            <w:pBdr>
              <w:top w:val="nil"/>
              <w:left w:val="nil"/>
              <w:bottom w:val="nil"/>
              <w:right w:val="nil"/>
              <w:between w:val="nil"/>
            </w:pBdr>
            <w:ind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r>
  </w:tbl>
  <w:p w:rsidR="00695A4C" w:rsidRDefault="00695A4C" w14:paraId="000016A8" w14:textId="77777777">
    <w:pPr>
      <w:pBdr>
        <w:top w:val="nil"/>
        <w:left w:val="nil"/>
        <w:bottom w:val="nil"/>
        <w:right w:val="nil"/>
        <w:between w:val="nil"/>
      </w:pBdr>
      <w:spacing w:after="0" w:line="240" w:lineRule="auto"/>
      <w:ind w:hanging="2"/>
      <w:rPr>
        <w:color w:val="000000"/>
      </w:rPr>
    </w:pPr>
  </w:p>
  <w:p w:rsidR="00695A4C" w:rsidP="78B6F757" w:rsidRDefault="78B6F757" w14:paraId="000016A9" w14:textId="77777777">
    <w:pPr>
      <w:pBdr>
        <w:top w:val="nil"/>
        <w:left w:val="nil"/>
        <w:bottom w:val="nil"/>
        <w:right w:val="nil"/>
        <w:between w:val="nil"/>
      </w:pBdr>
      <w:tabs>
        <w:tab w:val="right" w:pos="9072"/>
      </w:tabs>
      <w:spacing w:after="0" w:line="240" w:lineRule="auto"/>
      <w:ind w:hanging="2"/>
      <w:jc w:val="center"/>
      <w:rPr>
        <w:color w:val="000000"/>
        <w:lang w:val="en-US"/>
      </w:rPr>
    </w:pPr>
    <w:r w:rsidRPr="78B6F757">
      <w:rPr>
        <w:color w:val="000000" w:themeColor="text1"/>
        <w:lang w:val="en-US"/>
      </w:rPr>
      <w:t>[Type text]</w:t>
    </w:r>
    <w:r w:rsidR="00832EA4">
      <w:tab/>
    </w:r>
    <w:r w:rsidRPr="78B6F757">
      <w:rPr>
        <w:color w:val="000000" w:themeColor="text1"/>
        <w:lang w:val="en-US"/>
      </w:rPr>
      <w:t>[Type text]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A" w14:textId="77777777">
    <w:pP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B5" w14:textId="77777777">
    <w:pPr>
      <w:spacing w:after="0" w:line="240" w:lineRule="auto"/>
      <w:ind w:hanging="2"/>
    </w:pPr>
  </w:p>
  <w:tbl>
    <w:tblPr>
      <w:tblW w:w="916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left w:w="115" w:type="dxa"/>
        <w:right w:w="115" w:type="dxa"/>
      </w:tblCellMar>
      <w:tblLook w:val="0600" w:firstRow="0" w:lastRow="0" w:firstColumn="0" w:lastColumn="0" w:noHBand="1" w:noVBand="1"/>
    </w:tblPr>
    <w:tblGrid>
      <w:gridCol w:w="3510"/>
      <w:gridCol w:w="3435"/>
      <w:gridCol w:w="2220"/>
    </w:tblGrid>
    <w:tr w:rsidR="00695A4C" w:rsidTr="646D6542" w14:paraId="4EC52380" w14:textId="77777777">
      <w:trPr>
        <w:trHeight w:val="500"/>
      </w:trPr>
      <w:tc>
        <w:tcPr>
          <w:tcW w:w="3510" w:type="dxa"/>
          <w:tcBorders>
            <w:top w:val="single" w:color="000000" w:themeColor="text1" w:sz="12" w:space="0"/>
          </w:tcBorders>
          <w:tcMar>
            <w:top w:w="100" w:type="dxa"/>
            <w:left w:w="100" w:type="dxa"/>
            <w:bottom w:w="100" w:type="dxa"/>
            <w:right w:w="100" w:type="dxa"/>
          </w:tcMar>
        </w:tcPr>
        <w:p w:rsidR="00695A4C" w:rsidRDefault="00695A4C" w14:paraId="000016B6" w14:textId="1D5F9C02">
          <w:pPr>
            <w:widowControl w:val="0"/>
            <w:rPr>
              <w:color w:val="000000"/>
            </w:rPr>
          </w:pPr>
        </w:p>
      </w:tc>
      <w:tc>
        <w:tcPr>
          <w:tcW w:w="3435" w:type="dxa"/>
          <w:tcBorders>
            <w:top w:val="single" w:color="000000" w:themeColor="text1" w:sz="12" w:space="0"/>
          </w:tcBorders>
          <w:tcMar>
            <w:top w:w="100" w:type="dxa"/>
            <w:left w:w="100" w:type="dxa"/>
            <w:bottom w:w="100" w:type="dxa"/>
            <w:right w:w="100" w:type="dxa"/>
          </w:tcMar>
        </w:tcPr>
        <w:p w:rsidR="00695A4C" w:rsidP="78B6F757" w:rsidRDefault="78B6F757" w14:paraId="000016B7" w14:textId="77777777">
          <w:pPr>
            <w:widowControl w:val="0"/>
            <w:jc w:val="center"/>
            <w:rPr>
              <w:color w:val="000000"/>
              <w:lang w:val="en-US"/>
            </w:rPr>
          </w:pPr>
          <w:r w:rsidRPr="78B6F757">
            <w:rPr>
              <w:color w:val="000000" w:themeColor="text1"/>
              <w:lang w:val="en-US"/>
            </w:rPr>
            <w:t>Lưu hành nội bộ</w:t>
          </w:r>
        </w:p>
      </w:tc>
      <w:tc>
        <w:tcPr>
          <w:tcW w:w="2220" w:type="dxa"/>
          <w:tcBorders>
            <w:top w:val="single" w:color="000000" w:themeColor="text1" w:sz="12" w:space="0"/>
          </w:tcBorders>
          <w:tcMar>
            <w:top w:w="100" w:type="dxa"/>
            <w:left w:w="100" w:type="dxa"/>
            <w:bottom w:w="100" w:type="dxa"/>
            <w:right w:w="100" w:type="dxa"/>
          </w:tcMar>
        </w:tcPr>
        <w:p w:rsidR="00695A4C" w:rsidRDefault="00832EA4" w14:paraId="000016B8" w14:textId="23247D5E">
          <w:pPr>
            <w:jc w:val="right"/>
            <w:rPr>
              <w:color w:val="000000"/>
            </w:rPr>
          </w:pPr>
          <w:r>
            <w:rPr>
              <w:color w:val="000000"/>
            </w:rPr>
            <w:fldChar w:fldCharType="begin"/>
          </w:r>
          <w:r>
            <w:rPr>
              <w:color w:val="000000"/>
            </w:rPr>
            <w:instrText>PAGE</w:instrText>
          </w:r>
          <w:r>
            <w:rPr>
              <w:color w:val="000000"/>
            </w:rPr>
            <w:fldChar w:fldCharType="separate"/>
          </w:r>
          <w:r w:rsidR="00EE3AD0">
            <w:rPr>
              <w:noProof/>
              <w:color w:val="000000"/>
            </w:rPr>
            <w:t>263</w:t>
          </w:r>
          <w:r>
            <w:rPr>
              <w:color w:val="000000"/>
            </w:rPr>
            <w:fldChar w:fldCharType="end"/>
          </w:r>
        </w:p>
      </w:tc>
    </w:tr>
  </w:tbl>
  <w:p w:rsidR="00695A4C" w:rsidRDefault="00695A4C" w14:paraId="000016B9" w14:textId="77777777">
    <w:pPr>
      <w:spacing w:line="28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0B23" w:rsidRDefault="00170B23" w14:paraId="7576CB9E" w14:textId="77777777">
      <w:pPr>
        <w:spacing w:before="0" w:after="0" w:line="240" w:lineRule="auto"/>
      </w:pPr>
      <w:r>
        <w:separator/>
      </w:r>
    </w:p>
  </w:footnote>
  <w:footnote w:type="continuationSeparator" w:id="0">
    <w:p w:rsidR="00170B23" w:rsidRDefault="00170B23" w14:paraId="4D6894C2"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8B" w14:textId="77777777">
    <w:pPr>
      <w:ind w:hanging="2"/>
    </w:pPr>
  </w:p>
  <w:p w:rsidR="00695A4C" w:rsidRDefault="00695A4C" w14:paraId="0000168C" w14:textId="77777777">
    <w:pPr>
      <w:ind w:hanging="2"/>
    </w:pPr>
  </w:p>
  <w:p w:rsidR="00695A4C" w:rsidRDefault="00695A4C" w14:paraId="0000168D" w14:textId="77777777">
    <w:pPr>
      <w:ind w:hanging="2"/>
    </w:pPr>
  </w:p>
  <w:p w:rsidR="00695A4C" w:rsidRDefault="00695A4C" w14:paraId="0000168E" w14:textId="77777777">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P="78B6F757" w:rsidRDefault="78B6F757" w14:paraId="0000168F" w14:textId="77777777">
    <w:pPr>
      <w:pBdr>
        <w:top w:val="nil"/>
        <w:left w:val="nil"/>
        <w:bottom w:val="single" w:color="000000" w:sz="4" w:space="7"/>
        <w:right w:val="nil"/>
        <w:between w:val="nil"/>
      </w:pBdr>
      <w:tabs>
        <w:tab w:val="right" w:pos="9630"/>
      </w:tabs>
      <w:spacing w:before="360" w:after="0" w:line="240" w:lineRule="auto"/>
      <w:ind w:hanging="2"/>
      <w:rPr>
        <w:color w:val="000000"/>
        <w:lang w:val="en-US"/>
      </w:rPr>
    </w:pPr>
    <w:r w:rsidRPr="78B6F757">
      <w:rPr>
        <w:lang w:val="en-US"/>
      </w:rPr>
      <w:t>Tài liệu đặc tả yêu cầu người dùng</w:t>
    </w:r>
  </w:p>
  <w:p w:rsidR="00695A4C" w:rsidRDefault="00695A4C" w14:paraId="00001690" w14:textId="77777777">
    <w:pPr>
      <w:pBdr>
        <w:top w:val="nil"/>
        <w:left w:val="nil"/>
        <w:bottom w:val="nil"/>
        <w:right w:val="nil"/>
        <w:between w:val="nil"/>
      </w:pBdr>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95A4C" w:rsidRDefault="00832EA4" w14:paraId="00001691" w14:textId="77777777">
    <w:pPr>
      <w:ind w:hanging="2"/>
    </w:pPr>
    <w:r>
      <w:t xml:space="preserve">                                                                                            </w:t>
    </w:r>
  </w:p>
  <w:tbl>
    <w:tblPr>
      <w:tblW w:w="93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30"/>
      <w:gridCol w:w="4875"/>
      <w:gridCol w:w="2010"/>
    </w:tblGrid>
    <w:tr w:rsidR="00695A4C" w14:paraId="6B3642A4" w14:textId="77777777">
      <w:tc>
        <w:tcPr>
          <w:tcW w:w="243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2" w14:textId="77777777">
          <w:pPr>
            <w:spacing w:after="0" w:line="240" w:lineRule="auto"/>
            <w:jc w:val="center"/>
          </w:pPr>
          <w:r>
            <w:rPr>
              <w:noProof/>
            </w:rPr>
            <w:drawing>
              <wp:inline distT="114300" distB="114300" distL="114300" distR="114300" wp14:anchorId="22A24BF3" wp14:editId="47487F85">
                <wp:extent cx="1458412" cy="3739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8412" cy="373952"/>
                        </a:xfrm>
                        <a:prstGeom prst="rect">
                          <a:avLst/>
                        </a:prstGeom>
                        <a:ln/>
                      </pic:spPr>
                    </pic:pic>
                  </a:graphicData>
                </a:graphic>
              </wp:inline>
            </w:drawing>
          </w:r>
        </w:p>
      </w:tc>
      <w:tc>
        <w:tcPr>
          <w:tcW w:w="4875" w:type="dxa"/>
          <w:tcBorders>
            <w:top w:val="single" w:color="FFFFFF" w:sz="8" w:space="0"/>
            <w:left w:val="single" w:color="FFFFFF" w:sz="8" w:space="0"/>
            <w:right w:val="single" w:color="FFFFFF" w:sz="8" w:space="0"/>
          </w:tcBorders>
          <w:tcMar>
            <w:top w:w="100" w:type="dxa"/>
            <w:left w:w="100" w:type="dxa"/>
            <w:bottom w:w="100" w:type="dxa"/>
            <w:right w:w="100" w:type="dxa"/>
          </w:tcMar>
        </w:tcPr>
        <w:p w:rsidR="00695A4C" w:rsidRDefault="00832EA4" w14:paraId="00001693" w14:textId="77777777">
          <w:pPr>
            <w:pStyle w:val="Subtitle"/>
            <w:keepNext w:val="0"/>
            <w:keepLines w:val="0"/>
            <w:spacing w:before="0" w:after="0"/>
            <w:ind w:right="-195"/>
            <w:jc w:val="center"/>
            <w:rPr>
              <w:b/>
              <w:bCs/>
              <w:i w:val="0"/>
              <w:iCs w:val="0"/>
              <w:color w:val="000000"/>
              <w:sz w:val="24"/>
              <w:szCs w:val="24"/>
            </w:rPr>
          </w:pPr>
          <w:r>
            <w:rPr>
              <w:b/>
              <w:bCs/>
              <w:i w:val="0"/>
              <w:iCs w:val="0"/>
              <w:color w:val="000000"/>
              <w:sz w:val="24"/>
              <w:szCs w:val="24"/>
            </w:rPr>
            <w:t xml:space="preserve">DỰ ÁN CUNG CẤP DỊCH VỤ </w:t>
          </w:r>
        </w:p>
        <w:p w:rsidR="00695A4C" w:rsidRDefault="00832EA4" w14:paraId="00001694" w14:textId="77777777">
          <w:pPr>
            <w:pStyle w:val="Subtitle"/>
            <w:keepNext w:val="0"/>
            <w:keepLines w:val="0"/>
            <w:spacing w:before="0" w:after="0"/>
            <w:ind w:right="-195"/>
            <w:jc w:val="center"/>
          </w:pPr>
          <w:bookmarkStart w:name="_heading=h.q3gntq9j9z2g" w:colFirst="0" w:colLast="0" w:id="1"/>
          <w:bookmarkEnd w:id="1"/>
          <w:r>
            <w:rPr>
              <w:b/>
              <w:bCs/>
              <w:i w:val="0"/>
              <w:iCs w:val="0"/>
              <w:color w:val="000000"/>
              <w:sz w:val="24"/>
              <w:szCs w:val="24"/>
            </w:rPr>
            <w:t>PHẦN MỀM HỖ TRỢ QUẢN LÝ PHÁT TRIỂN BỀN VỮNG CỦA TCT</w:t>
          </w:r>
        </w:p>
      </w:tc>
      <w:tc>
        <w:tcPr>
          <w:tcW w:w="201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5" w14:textId="77777777">
          <w:pPr>
            <w:shd w:val="clear" w:color="auto" w:fill="FFFFFF"/>
            <w:spacing w:before="0" w:after="0" w:line="288" w:lineRule="auto"/>
            <w:jc w:val="center"/>
          </w:pPr>
          <w:r>
            <w:rPr>
              <w:b/>
              <w:bCs/>
              <w:noProof/>
              <w:sz w:val="26"/>
              <w:szCs w:val="26"/>
            </w:rPr>
            <w:drawing>
              <wp:inline distT="114300" distB="114300" distL="114300" distR="114300" wp14:anchorId="4350EDC7" wp14:editId="12BECAAE">
                <wp:extent cx="1143000" cy="228600"/>
                <wp:effectExtent l="0" t="0" r="0" b="0"/>
                <wp:docPr id="8" name="image3.png" descr="aequitas_navy_clean.png"/>
                <wp:cNvGraphicFramePr/>
                <a:graphic xmlns:a="http://schemas.openxmlformats.org/drawingml/2006/main">
                  <a:graphicData uri="http://schemas.openxmlformats.org/drawingml/2006/picture">
                    <pic:pic xmlns:pic="http://schemas.openxmlformats.org/drawingml/2006/picture">
                      <pic:nvPicPr>
                        <pic:cNvPr id="0" name="image3.png" descr="aequitas_navy_clean.png"/>
                        <pic:cNvPicPr preferRelativeResize="0"/>
                      </pic:nvPicPr>
                      <pic:blipFill>
                        <a:blip r:embed="rId2"/>
                        <a:srcRect/>
                        <a:stretch>
                          <a:fillRect/>
                        </a:stretch>
                      </pic:blipFill>
                      <pic:spPr>
                        <a:xfrm>
                          <a:off x="0" y="0"/>
                          <a:ext cx="1143000" cy="228600"/>
                        </a:xfrm>
                        <a:prstGeom prst="rect">
                          <a:avLst/>
                        </a:prstGeom>
                        <a:ln/>
                      </pic:spPr>
                    </pic:pic>
                  </a:graphicData>
                </a:graphic>
              </wp:inline>
            </w:drawing>
          </w:r>
        </w:p>
      </w:tc>
    </w:tr>
  </w:tbl>
  <w:p w:rsidR="00695A4C" w:rsidRDefault="00832EA4" w14:paraId="00001696" w14:textId="77777777">
    <w:pPr>
      <w:tabs>
        <w:tab w:val="left" w:pos="7500"/>
      </w:tabs>
      <w:ind w:hanging="2"/>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9C" w14:textId="77777777">
    <w:pPr>
      <w:tabs>
        <w:tab w:val="left" w:pos="7365"/>
        <w:tab w:val="right" w:pos="9630"/>
      </w:tabs>
      <w:ind w:hanging="2"/>
    </w:pPr>
  </w:p>
  <w:sdt>
    <w:sdtPr>
      <w:tag w:val="goog_rdk_169"/>
      <w:id w:val="1139819397"/>
      <w:lock w:val="contentLocked"/>
      <w:placeholder>
        <w:docPart w:val="DefaultPlaceholder_1081868574"/>
      </w:placeholde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600" w:firstRow="0" w:lastRow="0" w:firstColumn="0" w:lastColumn="0" w:noHBand="1" w:noVBand="1"/>
        </w:tblPr>
        <w:tblGrid>
          <w:gridCol w:w="4260"/>
          <w:gridCol w:w="5100"/>
        </w:tblGrid>
        <w:tr w:rsidR="00695A4C" w:rsidTr="78B6F757" w14:paraId="1E43259E" w14:textId="77777777">
          <w:trPr>
            <w:trHeight w:val="436"/>
          </w:trPr>
          <w:tc>
            <w:tcPr>
              <w:tcW w:w="426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D" w14:textId="77777777">
              <w:pPr>
                <w:widowControl w:val="0"/>
                <w:spacing w:line="288" w:lineRule="auto"/>
                <w:ind w:hanging="2"/>
                <w:rPr>
                  <w:color w:val="000000"/>
                  <w:lang w:val="en-US"/>
                </w:rPr>
              </w:pPr>
              <w:r w:rsidRPr="78B6F757">
                <w:rPr>
                  <w:color w:val="000000" w:themeColor="text1"/>
                  <w:lang w:val="en-US"/>
                </w:rPr>
                <w:t>Tài liệu đặc tả yêu cầu người dùng</w:t>
              </w:r>
            </w:p>
          </w:tc>
          <w:tc>
            <w:tcPr>
              <w:tcW w:w="510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E" w14:textId="77777777">
              <w:pPr>
                <w:widowControl w:val="0"/>
                <w:spacing w:line="288" w:lineRule="auto"/>
                <w:ind w:hanging="2"/>
                <w:jc w:val="right"/>
                <w:rPr>
                  <w:color w:val="000000"/>
                  <w:lang w:val="en-US"/>
                </w:rPr>
              </w:pPr>
              <w:r w:rsidRPr="78B6F757">
                <w:rPr>
                  <w:color w:val="000000" w:themeColor="text1"/>
                  <w:lang w:val="en-US"/>
                </w:rPr>
                <w:t>Phiên bản 1.0</w:t>
              </w:r>
            </w:p>
          </w:tc>
        </w:tr>
      </w:tbl>
    </w:sdtContent>
  </w:sdt>
  <w:p w:rsidR="00695A4C" w:rsidRDefault="00695A4C" w14:paraId="0000169F" w14:textId="77777777">
    <w:pPr>
      <w:tabs>
        <w:tab w:val="left" w:pos="7365"/>
        <w:tab w:val="right" w:pos="9630"/>
      </w:tabs>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7676BC"/>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1B2C31"/>
    <w:multiLevelType w:val="multilevel"/>
    <w:tmpl w:val="00F05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02957AF"/>
    <w:multiLevelType w:val="multilevel"/>
    <w:tmpl w:val="209A2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0376343"/>
    <w:multiLevelType w:val="multilevel"/>
    <w:tmpl w:val="B8341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0590207"/>
    <w:multiLevelType w:val="multilevel"/>
    <w:tmpl w:val="C666E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0BD1231"/>
    <w:multiLevelType w:val="multilevel"/>
    <w:tmpl w:val="057EF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0D5113B"/>
    <w:multiLevelType w:val="multilevel"/>
    <w:tmpl w:val="4BC89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0EE6063"/>
    <w:multiLevelType w:val="multilevel"/>
    <w:tmpl w:val="E5547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0F604B2"/>
    <w:multiLevelType w:val="multilevel"/>
    <w:tmpl w:val="7D98A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12A4974"/>
    <w:multiLevelType w:val="multilevel"/>
    <w:tmpl w:val="3FB2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18218A1"/>
    <w:multiLevelType w:val="multilevel"/>
    <w:tmpl w:val="0798B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19E2B92"/>
    <w:multiLevelType w:val="multilevel"/>
    <w:tmpl w:val="84F8B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1A301C1"/>
    <w:multiLevelType w:val="multilevel"/>
    <w:tmpl w:val="CA303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1CB7855"/>
    <w:multiLevelType w:val="multilevel"/>
    <w:tmpl w:val="40FED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1CE6F3E"/>
    <w:multiLevelType w:val="multilevel"/>
    <w:tmpl w:val="C706D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2285F17"/>
    <w:multiLevelType w:val="multilevel"/>
    <w:tmpl w:val="9362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22D3942"/>
    <w:multiLevelType w:val="multilevel"/>
    <w:tmpl w:val="9E82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233029A"/>
    <w:multiLevelType w:val="multilevel"/>
    <w:tmpl w:val="FD52C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2791A13"/>
    <w:multiLevelType w:val="multilevel"/>
    <w:tmpl w:val="E76A6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2841E82"/>
    <w:multiLevelType w:val="multilevel"/>
    <w:tmpl w:val="45FE8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2AD5836"/>
    <w:multiLevelType w:val="multilevel"/>
    <w:tmpl w:val="CB14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2F35827"/>
    <w:multiLevelType w:val="multilevel"/>
    <w:tmpl w:val="27380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2F47F8A"/>
    <w:multiLevelType w:val="multilevel"/>
    <w:tmpl w:val="3892A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31D1340"/>
    <w:multiLevelType w:val="multilevel"/>
    <w:tmpl w:val="85A47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3476BBB"/>
    <w:multiLevelType w:val="multilevel"/>
    <w:tmpl w:val="5072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3783516"/>
    <w:multiLevelType w:val="multilevel"/>
    <w:tmpl w:val="94FAB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3B01E6E"/>
    <w:multiLevelType w:val="multilevel"/>
    <w:tmpl w:val="2592C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3BA35B7"/>
    <w:multiLevelType w:val="multilevel"/>
    <w:tmpl w:val="B6CA0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3BF6EF0"/>
    <w:multiLevelType w:val="multilevel"/>
    <w:tmpl w:val="9D50A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3C71B9C"/>
    <w:multiLevelType w:val="multilevel"/>
    <w:tmpl w:val="EB6C2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03D657FD"/>
    <w:multiLevelType w:val="multilevel"/>
    <w:tmpl w:val="7B501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03E1022A"/>
    <w:multiLevelType w:val="multilevel"/>
    <w:tmpl w:val="69F69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0418306C"/>
    <w:multiLevelType w:val="multilevel"/>
    <w:tmpl w:val="ADD20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04350646"/>
    <w:multiLevelType w:val="multilevel"/>
    <w:tmpl w:val="AE72B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04585A29"/>
    <w:multiLevelType w:val="multilevel"/>
    <w:tmpl w:val="2482D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0475268A"/>
    <w:multiLevelType w:val="multilevel"/>
    <w:tmpl w:val="5694C1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04753453"/>
    <w:multiLevelType w:val="multilevel"/>
    <w:tmpl w:val="4A168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048805A6"/>
    <w:multiLevelType w:val="multilevel"/>
    <w:tmpl w:val="C53AE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04991A30"/>
    <w:multiLevelType w:val="multilevel"/>
    <w:tmpl w:val="A4084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04AA2D08"/>
    <w:multiLevelType w:val="multilevel"/>
    <w:tmpl w:val="748C9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04AC5DD7"/>
    <w:multiLevelType w:val="multilevel"/>
    <w:tmpl w:val="8528F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04B41284"/>
    <w:multiLevelType w:val="multilevel"/>
    <w:tmpl w:val="F7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04B6630A"/>
    <w:multiLevelType w:val="multilevel"/>
    <w:tmpl w:val="8766F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04ED2199"/>
    <w:multiLevelType w:val="multilevel"/>
    <w:tmpl w:val="6B147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04F43F8C"/>
    <w:multiLevelType w:val="multilevel"/>
    <w:tmpl w:val="313A0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04F72B78"/>
    <w:multiLevelType w:val="multilevel"/>
    <w:tmpl w:val="C8482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05135939"/>
    <w:multiLevelType w:val="multilevel"/>
    <w:tmpl w:val="2B104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051A5309"/>
    <w:multiLevelType w:val="multilevel"/>
    <w:tmpl w:val="AA9A6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05414873"/>
    <w:multiLevelType w:val="multilevel"/>
    <w:tmpl w:val="5AEC7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0550102E"/>
    <w:multiLevelType w:val="multilevel"/>
    <w:tmpl w:val="D95AF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058D3203"/>
    <w:multiLevelType w:val="multilevel"/>
    <w:tmpl w:val="A8566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05A25503"/>
    <w:multiLevelType w:val="multilevel"/>
    <w:tmpl w:val="5DE80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05B3451B"/>
    <w:multiLevelType w:val="multilevel"/>
    <w:tmpl w:val="C11A8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05B941B3"/>
    <w:multiLevelType w:val="multilevel"/>
    <w:tmpl w:val="7B1A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05EB2777"/>
    <w:multiLevelType w:val="multilevel"/>
    <w:tmpl w:val="63067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060A4B7A"/>
    <w:multiLevelType w:val="multilevel"/>
    <w:tmpl w:val="8DC66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060E0689"/>
    <w:multiLevelType w:val="multilevel"/>
    <w:tmpl w:val="C5607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061209B2"/>
    <w:multiLevelType w:val="multilevel"/>
    <w:tmpl w:val="3B548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063E3365"/>
    <w:multiLevelType w:val="multilevel"/>
    <w:tmpl w:val="E9C01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06410F40"/>
    <w:multiLevelType w:val="multilevel"/>
    <w:tmpl w:val="71A09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06731A38"/>
    <w:multiLevelType w:val="multilevel"/>
    <w:tmpl w:val="FBD250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06797C48"/>
    <w:multiLevelType w:val="multilevel"/>
    <w:tmpl w:val="5F78F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06D36B9B"/>
    <w:multiLevelType w:val="multilevel"/>
    <w:tmpl w:val="B9E4E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06E86667"/>
    <w:multiLevelType w:val="hybridMultilevel"/>
    <w:tmpl w:val="6630B506"/>
    <w:lvl w:ilvl="0" w:tplc="45E2776C">
      <w:start w:val="1"/>
      <w:numFmt w:val="bullet"/>
      <w:lvlText w:val=""/>
      <w:lvlJc w:val="left"/>
      <w:pPr>
        <w:ind w:left="720" w:hanging="360"/>
      </w:pPr>
      <w:rPr>
        <w:rFonts w:hint="default" w:ascii="Symbol" w:hAnsi="Symbol"/>
      </w:rPr>
    </w:lvl>
    <w:lvl w:ilvl="1" w:tplc="031200F4">
      <w:start w:val="1"/>
      <w:numFmt w:val="bullet"/>
      <w:lvlText w:val="o"/>
      <w:lvlJc w:val="left"/>
      <w:pPr>
        <w:ind w:left="1440" w:hanging="360"/>
      </w:pPr>
      <w:rPr>
        <w:rFonts w:hint="default" w:ascii="Courier New" w:hAnsi="Courier New"/>
      </w:rPr>
    </w:lvl>
    <w:lvl w:ilvl="2" w:tplc="CCD6C462">
      <w:start w:val="1"/>
      <w:numFmt w:val="bullet"/>
      <w:lvlText w:val=""/>
      <w:lvlJc w:val="left"/>
      <w:pPr>
        <w:ind w:left="2160" w:hanging="360"/>
      </w:pPr>
      <w:rPr>
        <w:rFonts w:hint="default" w:ascii="Wingdings" w:hAnsi="Wingdings"/>
      </w:rPr>
    </w:lvl>
    <w:lvl w:ilvl="3" w:tplc="93443F1A">
      <w:start w:val="1"/>
      <w:numFmt w:val="bullet"/>
      <w:lvlText w:val=""/>
      <w:lvlJc w:val="left"/>
      <w:pPr>
        <w:ind w:left="2880" w:hanging="360"/>
      </w:pPr>
      <w:rPr>
        <w:rFonts w:hint="default" w:ascii="Symbol" w:hAnsi="Symbol"/>
      </w:rPr>
    </w:lvl>
    <w:lvl w:ilvl="4" w:tplc="2AD0E57A">
      <w:start w:val="1"/>
      <w:numFmt w:val="bullet"/>
      <w:lvlText w:val="o"/>
      <w:lvlJc w:val="left"/>
      <w:pPr>
        <w:ind w:left="3600" w:hanging="360"/>
      </w:pPr>
      <w:rPr>
        <w:rFonts w:hint="default" w:ascii="Courier New" w:hAnsi="Courier New"/>
      </w:rPr>
    </w:lvl>
    <w:lvl w:ilvl="5" w:tplc="1A4662DE">
      <w:start w:val="1"/>
      <w:numFmt w:val="bullet"/>
      <w:lvlText w:val=""/>
      <w:lvlJc w:val="left"/>
      <w:pPr>
        <w:ind w:left="4320" w:hanging="360"/>
      </w:pPr>
      <w:rPr>
        <w:rFonts w:hint="default" w:ascii="Wingdings" w:hAnsi="Wingdings"/>
      </w:rPr>
    </w:lvl>
    <w:lvl w:ilvl="6" w:tplc="7820C6D6">
      <w:start w:val="1"/>
      <w:numFmt w:val="bullet"/>
      <w:lvlText w:val=""/>
      <w:lvlJc w:val="left"/>
      <w:pPr>
        <w:ind w:left="5040" w:hanging="360"/>
      </w:pPr>
      <w:rPr>
        <w:rFonts w:hint="default" w:ascii="Symbol" w:hAnsi="Symbol"/>
      </w:rPr>
    </w:lvl>
    <w:lvl w:ilvl="7" w:tplc="ADB8DCF4">
      <w:start w:val="1"/>
      <w:numFmt w:val="bullet"/>
      <w:lvlText w:val="o"/>
      <w:lvlJc w:val="left"/>
      <w:pPr>
        <w:ind w:left="5760" w:hanging="360"/>
      </w:pPr>
      <w:rPr>
        <w:rFonts w:hint="default" w:ascii="Courier New" w:hAnsi="Courier New"/>
      </w:rPr>
    </w:lvl>
    <w:lvl w:ilvl="8" w:tplc="FE8C0DB2">
      <w:start w:val="1"/>
      <w:numFmt w:val="bullet"/>
      <w:lvlText w:val=""/>
      <w:lvlJc w:val="left"/>
      <w:pPr>
        <w:ind w:left="6480" w:hanging="360"/>
      </w:pPr>
      <w:rPr>
        <w:rFonts w:hint="default" w:ascii="Wingdings" w:hAnsi="Wingdings"/>
      </w:rPr>
    </w:lvl>
  </w:abstractNum>
  <w:abstractNum w:abstractNumId="69" w15:restartNumberingAfterBreak="0">
    <w:nsid w:val="06EF2BA0"/>
    <w:multiLevelType w:val="multilevel"/>
    <w:tmpl w:val="8B640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06F64200"/>
    <w:multiLevelType w:val="multilevel"/>
    <w:tmpl w:val="97565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06FE746B"/>
    <w:multiLevelType w:val="multilevel"/>
    <w:tmpl w:val="E3A84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7114504"/>
    <w:multiLevelType w:val="multilevel"/>
    <w:tmpl w:val="CCE2B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071AB315"/>
    <w:multiLevelType w:val="hybridMultilevel"/>
    <w:tmpl w:val="4D9A6E5C"/>
    <w:lvl w:ilvl="0" w:tplc="35E8916A">
      <w:start w:val="1"/>
      <w:numFmt w:val="bullet"/>
      <w:lvlText w:val=""/>
      <w:lvlJc w:val="left"/>
      <w:pPr>
        <w:ind w:left="720" w:hanging="360"/>
      </w:pPr>
      <w:rPr>
        <w:rFonts w:hint="default" w:ascii="Symbol" w:hAnsi="Symbol"/>
      </w:rPr>
    </w:lvl>
    <w:lvl w:ilvl="1" w:tplc="FF26ED54">
      <w:start w:val="1"/>
      <w:numFmt w:val="bullet"/>
      <w:lvlText w:val="o"/>
      <w:lvlJc w:val="left"/>
      <w:pPr>
        <w:ind w:left="1440" w:hanging="360"/>
      </w:pPr>
      <w:rPr>
        <w:rFonts w:hint="default" w:ascii="Courier New" w:hAnsi="Courier New"/>
      </w:rPr>
    </w:lvl>
    <w:lvl w:ilvl="2" w:tplc="4128120C">
      <w:start w:val="1"/>
      <w:numFmt w:val="bullet"/>
      <w:lvlText w:val=""/>
      <w:lvlJc w:val="left"/>
      <w:pPr>
        <w:ind w:left="2160" w:hanging="360"/>
      </w:pPr>
      <w:rPr>
        <w:rFonts w:hint="default" w:ascii="Wingdings" w:hAnsi="Wingdings"/>
      </w:rPr>
    </w:lvl>
    <w:lvl w:ilvl="3" w:tplc="9A08CC3E">
      <w:start w:val="1"/>
      <w:numFmt w:val="bullet"/>
      <w:lvlText w:val=""/>
      <w:lvlJc w:val="left"/>
      <w:pPr>
        <w:ind w:left="2880" w:hanging="360"/>
      </w:pPr>
      <w:rPr>
        <w:rFonts w:hint="default" w:ascii="Symbol" w:hAnsi="Symbol"/>
      </w:rPr>
    </w:lvl>
    <w:lvl w:ilvl="4" w:tplc="1A2ED6A2">
      <w:start w:val="1"/>
      <w:numFmt w:val="bullet"/>
      <w:lvlText w:val="o"/>
      <w:lvlJc w:val="left"/>
      <w:pPr>
        <w:ind w:left="3600" w:hanging="360"/>
      </w:pPr>
      <w:rPr>
        <w:rFonts w:hint="default" w:ascii="Courier New" w:hAnsi="Courier New"/>
      </w:rPr>
    </w:lvl>
    <w:lvl w:ilvl="5" w:tplc="7CA8A538">
      <w:start w:val="1"/>
      <w:numFmt w:val="bullet"/>
      <w:lvlText w:val=""/>
      <w:lvlJc w:val="left"/>
      <w:pPr>
        <w:ind w:left="4320" w:hanging="360"/>
      </w:pPr>
      <w:rPr>
        <w:rFonts w:hint="default" w:ascii="Wingdings" w:hAnsi="Wingdings"/>
      </w:rPr>
    </w:lvl>
    <w:lvl w:ilvl="6" w:tplc="D092F340">
      <w:start w:val="1"/>
      <w:numFmt w:val="bullet"/>
      <w:lvlText w:val=""/>
      <w:lvlJc w:val="left"/>
      <w:pPr>
        <w:ind w:left="5040" w:hanging="360"/>
      </w:pPr>
      <w:rPr>
        <w:rFonts w:hint="default" w:ascii="Symbol" w:hAnsi="Symbol"/>
      </w:rPr>
    </w:lvl>
    <w:lvl w:ilvl="7" w:tplc="A7922DE6">
      <w:start w:val="1"/>
      <w:numFmt w:val="bullet"/>
      <w:lvlText w:val="o"/>
      <w:lvlJc w:val="left"/>
      <w:pPr>
        <w:ind w:left="5760" w:hanging="360"/>
      </w:pPr>
      <w:rPr>
        <w:rFonts w:hint="default" w:ascii="Courier New" w:hAnsi="Courier New"/>
      </w:rPr>
    </w:lvl>
    <w:lvl w:ilvl="8" w:tplc="4C5013A2">
      <w:start w:val="1"/>
      <w:numFmt w:val="bullet"/>
      <w:lvlText w:val=""/>
      <w:lvlJc w:val="left"/>
      <w:pPr>
        <w:ind w:left="6480" w:hanging="360"/>
      </w:pPr>
      <w:rPr>
        <w:rFonts w:hint="default" w:ascii="Wingdings" w:hAnsi="Wingdings"/>
      </w:rPr>
    </w:lvl>
  </w:abstractNum>
  <w:abstractNum w:abstractNumId="74" w15:restartNumberingAfterBreak="0">
    <w:nsid w:val="072C4A62"/>
    <w:multiLevelType w:val="multilevel"/>
    <w:tmpl w:val="BDFE4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07376C4D"/>
    <w:multiLevelType w:val="multilevel"/>
    <w:tmpl w:val="1074A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07557113"/>
    <w:multiLevelType w:val="multilevel"/>
    <w:tmpl w:val="7D0CC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07B85708"/>
    <w:multiLevelType w:val="multilevel"/>
    <w:tmpl w:val="4B3EF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08793284"/>
    <w:multiLevelType w:val="multilevel"/>
    <w:tmpl w:val="3FE6E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08A66BD3"/>
    <w:multiLevelType w:val="multilevel"/>
    <w:tmpl w:val="7BCCE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08BE1F46"/>
    <w:multiLevelType w:val="multilevel"/>
    <w:tmpl w:val="04928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08DD3059"/>
    <w:multiLevelType w:val="multilevel"/>
    <w:tmpl w:val="FDF67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08F672CC"/>
    <w:multiLevelType w:val="multilevel"/>
    <w:tmpl w:val="9580E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08FC5614"/>
    <w:multiLevelType w:val="multilevel"/>
    <w:tmpl w:val="F51A9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08FF426C"/>
    <w:multiLevelType w:val="multilevel"/>
    <w:tmpl w:val="C9287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09175A34"/>
    <w:multiLevelType w:val="multilevel"/>
    <w:tmpl w:val="771E3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092F0ED9"/>
    <w:multiLevelType w:val="multilevel"/>
    <w:tmpl w:val="75907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09495F12"/>
    <w:multiLevelType w:val="multilevel"/>
    <w:tmpl w:val="14A8B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09675D3D"/>
    <w:multiLevelType w:val="multilevel"/>
    <w:tmpl w:val="7D6E6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096CE93B"/>
    <w:multiLevelType w:val="hybridMultilevel"/>
    <w:tmpl w:val="5380BCE2"/>
    <w:lvl w:ilvl="0" w:tplc="A5F07B8C">
      <w:start w:val="1"/>
      <w:numFmt w:val="bullet"/>
      <w:lvlText w:val=""/>
      <w:lvlJc w:val="left"/>
      <w:pPr>
        <w:ind w:left="720" w:hanging="360"/>
      </w:pPr>
      <w:rPr>
        <w:rFonts w:hint="default" w:ascii="Symbol" w:hAnsi="Symbol"/>
      </w:rPr>
    </w:lvl>
    <w:lvl w:ilvl="1" w:tplc="12442C44">
      <w:start w:val="1"/>
      <w:numFmt w:val="bullet"/>
      <w:lvlText w:val="o"/>
      <w:lvlJc w:val="left"/>
      <w:pPr>
        <w:ind w:left="1440" w:hanging="360"/>
      </w:pPr>
      <w:rPr>
        <w:rFonts w:hint="default" w:ascii="Courier New" w:hAnsi="Courier New"/>
      </w:rPr>
    </w:lvl>
    <w:lvl w:ilvl="2" w:tplc="99C23024">
      <w:start w:val="1"/>
      <w:numFmt w:val="bullet"/>
      <w:lvlText w:val=""/>
      <w:lvlJc w:val="left"/>
      <w:pPr>
        <w:ind w:left="2160" w:hanging="360"/>
      </w:pPr>
      <w:rPr>
        <w:rFonts w:hint="default" w:ascii="Wingdings" w:hAnsi="Wingdings"/>
      </w:rPr>
    </w:lvl>
    <w:lvl w:ilvl="3" w:tplc="5652EC38">
      <w:start w:val="1"/>
      <w:numFmt w:val="bullet"/>
      <w:lvlText w:val=""/>
      <w:lvlJc w:val="left"/>
      <w:pPr>
        <w:ind w:left="2880" w:hanging="360"/>
      </w:pPr>
      <w:rPr>
        <w:rFonts w:hint="default" w:ascii="Symbol" w:hAnsi="Symbol"/>
      </w:rPr>
    </w:lvl>
    <w:lvl w:ilvl="4" w:tplc="CF1627EA">
      <w:start w:val="1"/>
      <w:numFmt w:val="bullet"/>
      <w:lvlText w:val="o"/>
      <w:lvlJc w:val="left"/>
      <w:pPr>
        <w:ind w:left="3600" w:hanging="360"/>
      </w:pPr>
      <w:rPr>
        <w:rFonts w:hint="default" w:ascii="Courier New" w:hAnsi="Courier New"/>
      </w:rPr>
    </w:lvl>
    <w:lvl w:ilvl="5" w:tplc="9F00514E">
      <w:start w:val="1"/>
      <w:numFmt w:val="bullet"/>
      <w:lvlText w:val=""/>
      <w:lvlJc w:val="left"/>
      <w:pPr>
        <w:ind w:left="4320" w:hanging="360"/>
      </w:pPr>
      <w:rPr>
        <w:rFonts w:hint="default" w:ascii="Wingdings" w:hAnsi="Wingdings"/>
      </w:rPr>
    </w:lvl>
    <w:lvl w:ilvl="6" w:tplc="AE4E8296">
      <w:start w:val="1"/>
      <w:numFmt w:val="bullet"/>
      <w:lvlText w:val=""/>
      <w:lvlJc w:val="left"/>
      <w:pPr>
        <w:ind w:left="5040" w:hanging="360"/>
      </w:pPr>
      <w:rPr>
        <w:rFonts w:hint="default" w:ascii="Symbol" w:hAnsi="Symbol"/>
      </w:rPr>
    </w:lvl>
    <w:lvl w:ilvl="7" w:tplc="41EE9176">
      <w:start w:val="1"/>
      <w:numFmt w:val="bullet"/>
      <w:lvlText w:val="o"/>
      <w:lvlJc w:val="left"/>
      <w:pPr>
        <w:ind w:left="5760" w:hanging="360"/>
      </w:pPr>
      <w:rPr>
        <w:rFonts w:hint="default" w:ascii="Courier New" w:hAnsi="Courier New"/>
      </w:rPr>
    </w:lvl>
    <w:lvl w:ilvl="8" w:tplc="D62043A4">
      <w:start w:val="1"/>
      <w:numFmt w:val="bullet"/>
      <w:lvlText w:val=""/>
      <w:lvlJc w:val="left"/>
      <w:pPr>
        <w:ind w:left="6480" w:hanging="360"/>
      </w:pPr>
      <w:rPr>
        <w:rFonts w:hint="default" w:ascii="Wingdings" w:hAnsi="Wingdings"/>
      </w:rPr>
    </w:lvl>
  </w:abstractNum>
  <w:abstractNum w:abstractNumId="90" w15:restartNumberingAfterBreak="0">
    <w:nsid w:val="09715B2B"/>
    <w:multiLevelType w:val="multilevel"/>
    <w:tmpl w:val="85440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09791B67"/>
    <w:multiLevelType w:val="multilevel"/>
    <w:tmpl w:val="E590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098267CE"/>
    <w:multiLevelType w:val="multilevel"/>
    <w:tmpl w:val="30906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098C74D5"/>
    <w:multiLevelType w:val="multilevel"/>
    <w:tmpl w:val="B95C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09AA7FF6"/>
    <w:multiLevelType w:val="multilevel"/>
    <w:tmpl w:val="9D86B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09FE0E15"/>
    <w:multiLevelType w:val="multilevel"/>
    <w:tmpl w:val="FE9A0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0A163164"/>
    <w:multiLevelType w:val="multilevel"/>
    <w:tmpl w:val="0DA0F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0A1F0665"/>
    <w:multiLevelType w:val="multilevel"/>
    <w:tmpl w:val="1CC4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0A592192"/>
    <w:multiLevelType w:val="multilevel"/>
    <w:tmpl w:val="0FA48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0A6E4121"/>
    <w:multiLevelType w:val="multilevel"/>
    <w:tmpl w:val="B4CC6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0A9A54FB"/>
    <w:multiLevelType w:val="multilevel"/>
    <w:tmpl w:val="BA444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0AAA5488"/>
    <w:multiLevelType w:val="multilevel"/>
    <w:tmpl w:val="6EBCA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0AC13495"/>
    <w:multiLevelType w:val="multilevel"/>
    <w:tmpl w:val="CCD6D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0ACF6BC0"/>
    <w:multiLevelType w:val="multilevel"/>
    <w:tmpl w:val="D5302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0AFF0F2B"/>
    <w:multiLevelType w:val="multilevel"/>
    <w:tmpl w:val="3F1A1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0B137CE0"/>
    <w:multiLevelType w:val="multilevel"/>
    <w:tmpl w:val="DBFA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0B1E3927"/>
    <w:multiLevelType w:val="multilevel"/>
    <w:tmpl w:val="AD588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0B2C3914"/>
    <w:multiLevelType w:val="multilevel"/>
    <w:tmpl w:val="02CA7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0B364C94"/>
    <w:multiLevelType w:val="multilevel"/>
    <w:tmpl w:val="19483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0B464116"/>
    <w:multiLevelType w:val="multilevel"/>
    <w:tmpl w:val="32207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0B4F14A4"/>
    <w:multiLevelType w:val="multilevel"/>
    <w:tmpl w:val="1EC83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0B5603AA"/>
    <w:multiLevelType w:val="multilevel"/>
    <w:tmpl w:val="5FBAE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0B5B51AC"/>
    <w:multiLevelType w:val="multilevel"/>
    <w:tmpl w:val="E578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0B9801F6"/>
    <w:multiLevelType w:val="multilevel"/>
    <w:tmpl w:val="F19ED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0BA147F4"/>
    <w:multiLevelType w:val="multilevel"/>
    <w:tmpl w:val="297A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0BD35B03"/>
    <w:multiLevelType w:val="multilevel"/>
    <w:tmpl w:val="8A708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0C0848FA"/>
    <w:multiLevelType w:val="multilevel"/>
    <w:tmpl w:val="EA101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0C1529DF"/>
    <w:multiLevelType w:val="multilevel"/>
    <w:tmpl w:val="F4FAB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0C33335F"/>
    <w:multiLevelType w:val="multilevel"/>
    <w:tmpl w:val="F5D6D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0C4D13EE"/>
    <w:multiLevelType w:val="multilevel"/>
    <w:tmpl w:val="7EFE4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0C5420AC"/>
    <w:multiLevelType w:val="multilevel"/>
    <w:tmpl w:val="2AFA3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0C640E2B"/>
    <w:multiLevelType w:val="multilevel"/>
    <w:tmpl w:val="65421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0CAF4492"/>
    <w:multiLevelType w:val="hybridMultilevel"/>
    <w:tmpl w:val="3EACB85C"/>
    <w:lvl w:ilvl="0" w:tplc="7ECA8804">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3" w15:restartNumberingAfterBreak="0">
    <w:nsid w:val="0CF66BC8"/>
    <w:multiLevelType w:val="multilevel"/>
    <w:tmpl w:val="4176A7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0CFDA0D0"/>
    <w:multiLevelType w:val="hybridMultilevel"/>
    <w:tmpl w:val="8384EF6A"/>
    <w:lvl w:ilvl="0" w:tplc="3612CF96">
      <w:start w:val="1"/>
      <w:numFmt w:val="bullet"/>
      <w:lvlText w:val=""/>
      <w:lvlJc w:val="left"/>
      <w:pPr>
        <w:ind w:left="720" w:hanging="360"/>
      </w:pPr>
      <w:rPr>
        <w:rFonts w:hint="default" w:ascii="Symbol" w:hAnsi="Symbol"/>
      </w:rPr>
    </w:lvl>
    <w:lvl w:ilvl="1" w:tplc="577EF6F2">
      <w:start w:val="1"/>
      <w:numFmt w:val="bullet"/>
      <w:lvlText w:val="o"/>
      <w:lvlJc w:val="left"/>
      <w:pPr>
        <w:ind w:left="1440" w:hanging="360"/>
      </w:pPr>
      <w:rPr>
        <w:rFonts w:hint="default" w:ascii="Courier New" w:hAnsi="Courier New"/>
      </w:rPr>
    </w:lvl>
    <w:lvl w:ilvl="2" w:tplc="29CCCDE2">
      <w:start w:val="1"/>
      <w:numFmt w:val="bullet"/>
      <w:lvlText w:val=""/>
      <w:lvlJc w:val="left"/>
      <w:pPr>
        <w:ind w:left="2160" w:hanging="360"/>
      </w:pPr>
      <w:rPr>
        <w:rFonts w:hint="default" w:ascii="Wingdings" w:hAnsi="Wingdings"/>
      </w:rPr>
    </w:lvl>
    <w:lvl w:ilvl="3" w:tplc="DC822100">
      <w:start w:val="1"/>
      <w:numFmt w:val="bullet"/>
      <w:lvlText w:val=""/>
      <w:lvlJc w:val="left"/>
      <w:pPr>
        <w:ind w:left="2880" w:hanging="360"/>
      </w:pPr>
      <w:rPr>
        <w:rFonts w:hint="default" w:ascii="Symbol" w:hAnsi="Symbol"/>
      </w:rPr>
    </w:lvl>
    <w:lvl w:ilvl="4" w:tplc="6898240A">
      <w:start w:val="1"/>
      <w:numFmt w:val="bullet"/>
      <w:lvlText w:val="o"/>
      <w:lvlJc w:val="left"/>
      <w:pPr>
        <w:ind w:left="3600" w:hanging="360"/>
      </w:pPr>
      <w:rPr>
        <w:rFonts w:hint="default" w:ascii="Courier New" w:hAnsi="Courier New"/>
      </w:rPr>
    </w:lvl>
    <w:lvl w:ilvl="5" w:tplc="0A580D3A">
      <w:start w:val="1"/>
      <w:numFmt w:val="bullet"/>
      <w:lvlText w:val=""/>
      <w:lvlJc w:val="left"/>
      <w:pPr>
        <w:ind w:left="4320" w:hanging="360"/>
      </w:pPr>
      <w:rPr>
        <w:rFonts w:hint="default" w:ascii="Wingdings" w:hAnsi="Wingdings"/>
      </w:rPr>
    </w:lvl>
    <w:lvl w:ilvl="6" w:tplc="C7B86F54">
      <w:start w:val="1"/>
      <w:numFmt w:val="bullet"/>
      <w:lvlText w:val=""/>
      <w:lvlJc w:val="left"/>
      <w:pPr>
        <w:ind w:left="5040" w:hanging="360"/>
      </w:pPr>
      <w:rPr>
        <w:rFonts w:hint="default" w:ascii="Symbol" w:hAnsi="Symbol"/>
      </w:rPr>
    </w:lvl>
    <w:lvl w:ilvl="7" w:tplc="84CAA89C">
      <w:start w:val="1"/>
      <w:numFmt w:val="bullet"/>
      <w:lvlText w:val="o"/>
      <w:lvlJc w:val="left"/>
      <w:pPr>
        <w:ind w:left="5760" w:hanging="360"/>
      </w:pPr>
      <w:rPr>
        <w:rFonts w:hint="default" w:ascii="Courier New" w:hAnsi="Courier New"/>
      </w:rPr>
    </w:lvl>
    <w:lvl w:ilvl="8" w:tplc="F9F0FF0E">
      <w:start w:val="1"/>
      <w:numFmt w:val="bullet"/>
      <w:lvlText w:val=""/>
      <w:lvlJc w:val="left"/>
      <w:pPr>
        <w:ind w:left="6480" w:hanging="360"/>
      </w:pPr>
      <w:rPr>
        <w:rFonts w:hint="default" w:ascii="Wingdings" w:hAnsi="Wingdings"/>
      </w:rPr>
    </w:lvl>
  </w:abstractNum>
  <w:abstractNum w:abstractNumId="125" w15:restartNumberingAfterBreak="0">
    <w:nsid w:val="0D1228DF"/>
    <w:multiLevelType w:val="multilevel"/>
    <w:tmpl w:val="4CD4D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0D551BBA"/>
    <w:multiLevelType w:val="multilevel"/>
    <w:tmpl w:val="C5340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0D581B71"/>
    <w:multiLevelType w:val="multilevel"/>
    <w:tmpl w:val="DD6C1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0D6B6E56"/>
    <w:multiLevelType w:val="multilevel"/>
    <w:tmpl w:val="4982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0D9AC7B2"/>
    <w:multiLevelType w:val="hybridMultilevel"/>
    <w:tmpl w:val="C32607BE"/>
    <w:lvl w:ilvl="0" w:tplc="3DE27C68">
      <w:start w:val="1"/>
      <w:numFmt w:val="bullet"/>
      <w:lvlText w:val=""/>
      <w:lvlJc w:val="left"/>
      <w:pPr>
        <w:ind w:left="720" w:hanging="360"/>
      </w:pPr>
      <w:rPr>
        <w:rFonts w:hint="default" w:ascii="Symbol" w:hAnsi="Symbol"/>
      </w:rPr>
    </w:lvl>
    <w:lvl w:ilvl="1" w:tplc="406495B2">
      <w:start w:val="1"/>
      <w:numFmt w:val="bullet"/>
      <w:lvlText w:val="o"/>
      <w:lvlJc w:val="left"/>
      <w:pPr>
        <w:ind w:left="1440" w:hanging="360"/>
      </w:pPr>
      <w:rPr>
        <w:rFonts w:hint="default" w:ascii="Courier New" w:hAnsi="Courier New"/>
      </w:rPr>
    </w:lvl>
    <w:lvl w:ilvl="2" w:tplc="67E4EFCC">
      <w:start w:val="1"/>
      <w:numFmt w:val="bullet"/>
      <w:lvlText w:val=""/>
      <w:lvlJc w:val="left"/>
      <w:pPr>
        <w:ind w:left="2160" w:hanging="360"/>
      </w:pPr>
      <w:rPr>
        <w:rFonts w:hint="default" w:ascii="Wingdings" w:hAnsi="Wingdings"/>
      </w:rPr>
    </w:lvl>
    <w:lvl w:ilvl="3" w:tplc="00DC43A2">
      <w:start w:val="1"/>
      <w:numFmt w:val="bullet"/>
      <w:lvlText w:val=""/>
      <w:lvlJc w:val="left"/>
      <w:pPr>
        <w:ind w:left="2880" w:hanging="360"/>
      </w:pPr>
      <w:rPr>
        <w:rFonts w:hint="default" w:ascii="Symbol" w:hAnsi="Symbol"/>
      </w:rPr>
    </w:lvl>
    <w:lvl w:ilvl="4" w:tplc="136A2C46">
      <w:start w:val="1"/>
      <w:numFmt w:val="bullet"/>
      <w:lvlText w:val="o"/>
      <w:lvlJc w:val="left"/>
      <w:pPr>
        <w:ind w:left="3600" w:hanging="360"/>
      </w:pPr>
      <w:rPr>
        <w:rFonts w:hint="default" w:ascii="Courier New" w:hAnsi="Courier New"/>
      </w:rPr>
    </w:lvl>
    <w:lvl w:ilvl="5" w:tplc="D744094E">
      <w:start w:val="1"/>
      <w:numFmt w:val="bullet"/>
      <w:lvlText w:val=""/>
      <w:lvlJc w:val="left"/>
      <w:pPr>
        <w:ind w:left="4320" w:hanging="360"/>
      </w:pPr>
      <w:rPr>
        <w:rFonts w:hint="default" w:ascii="Wingdings" w:hAnsi="Wingdings"/>
      </w:rPr>
    </w:lvl>
    <w:lvl w:ilvl="6" w:tplc="3258BEAE">
      <w:start w:val="1"/>
      <w:numFmt w:val="bullet"/>
      <w:lvlText w:val=""/>
      <w:lvlJc w:val="left"/>
      <w:pPr>
        <w:ind w:left="5040" w:hanging="360"/>
      </w:pPr>
      <w:rPr>
        <w:rFonts w:hint="default" w:ascii="Symbol" w:hAnsi="Symbol"/>
      </w:rPr>
    </w:lvl>
    <w:lvl w:ilvl="7" w:tplc="B1D8402E">
      <w:start w:val="1"/>
      <w:numFmt w:val="bullet"/>
      <w:lvlText w:val="o"/>
      <w:lvlJc w:val="left"/>
      <w:pPr>
        <w:ind w:left="5760" w:hanging="360"/>
      </w:pPr>
      <w:rPr>
        <w:rFonts w:hint="default" w:ascii="Courier New" w:hAnsi="Courier New"/>
      </w:rPr>
    </w:lvl>
    <w:lvl w:ilvl="8" w:tplc="7FC2AD0C">
      <w:start w:val="1"/>
      <w:numFmt w:val="bullet"/>
      <w:lvlText w:val=""/>
      <w:lvlJc w:val="left"/>
      <w:pPr>
        <w:ind w:left="6480" w:hanging="360"/>
      </w:pPr>
      <w:rPr>
        <w:rFonts w:hint="default" w:ascii="Wingdings" w:hAnsi="Wingdings"/>
      </w:rPr>
    </w:lvl>
  </w:abstractNum>
  <w:abstractNum w:abstractNumId="130" w15:restartNumberingAfterBreak="0">
    <w:nsid w:val="0DB218CE"/>
    <w:multiLevelType w:val="multilevel"/>
    <w:tmpl w:val="AE267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0DCC7B8F"/>
    <w:multiLevelType w:val="multilevel"/>
    <w:tmpl w:val="E5266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0DDA0DC2"/>
    <w:multiLevelType w:val="multilevel"/>
    <w:tmpl w:val="D95C3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0DFE6EF8"/>
    <w:multiLevelType w:val="multilevel"/>
    <w:tmpl w:val="E0128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0E0170F7"/>
    <w:multiLevelType w:val="multilevel"/>
    <w:tmpl w:val="F32CA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0E3124D0"/>
    <w:multiLevelType w:val="multilevel"/>
    <w:tmpl w:val="0BBC9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0EB14E09"/>
    <w:multiLevelType w:val="multilevel"/>
    <w:tmpl w:val="DDC20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0EBD0894"/>
    <w:multiLevelType w:val="multilevel"/>
    <w:tmpl w:val="766A2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0EC67143"/>
    <w:multiLevelType w:val="multilevel"/>
    <w:tmpl w:val="BFDA8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0EDC3B17"/>
    <w:multiLevelType w:val="multilevel"/>
    <w:tmpl w:val="3B0A5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0EEA50EA"/>
    <w:multiLevelType w:val="multilevel"/>
    <w:tmpl w:val="C096E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0F636972"/>
    <w:multiLevelType w:val="multilevel"/>
    <w:tmpl w:val="047C8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0F85060D"/>
    <w:multiLevelType w:val="multilevel"/>
    <w:tmpl w:val="BFAEF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0FD102B9"/>
    <w:multiLevelType w:val="multilevel"/>
    <w:tmpl w:val="65644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10276515"/>
    <w:multiLevelType w:val="multilevel"/>
    <w:tmpl w:val="3320C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10287850"/>
    <w:multiLevelType w:val="multilevel"/>
    <w:tmpl w:val="AA680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104445A6"/>
    <w:multiLevelType w:val="multilevel"/>
    <w:tmpl w:val="4FE8C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10814983"/>
    <w:multiLevelType w:val="multilevel"/>
    <w:tmpl w:val="B9A8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10CF7588"/>
    <w:multiLevelType w:val="multilevel"/>
    <w:tmpl w:val="482E9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10EB35A0"/>
    <w:multiLevelType w:val="multilevel"/>
    <w:tmpl w:val="08A27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116F12EF"/>
    <w:multiLevelType w:val="multilevel"/>
    <w:tmpl w:val="41A6E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11C97275"/>
    <w:multiLevelType w:val="multilevel"/>
    <w:tmpl w:val="9684D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11CF54F8"/>
    <w:multiLevelType w:val="multilevel"/>
    <w:tmpl w:val="0130D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120210E3"/>
    <w:multiLevelType w:val="multilevel"/>
    <w:tmpl w:val="148ED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122004EC"/>
    <w:multiLevelType w:val="multilevel"/>
    <w:tmpl w:val="08866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1248053E"/>
    <w:multiLevelType w:val="multilevel"/>
    <w:tmpl w:val="A0985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12585B5D"/>
    <w:multiLevelType w:val="multilevel"/>
    <w:tmpl w:val="72E64B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126C0016"/>
    <w:multiLevelType w:val="multilevel"/>
    <w:tmpl w:val="D1F07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1281169C"/>
    <w:multiLevelType w:val="multilevel"/>
    <w:tmpl w:val="1F882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12AC08FB"/>
    <w:multiLevelType w:val="multilevel"/>
    <w:tmpl w:val="6FFCA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12B30D80"/>
    <w:multiLevelType w:val="multilevel"/>
    <w:tmpl w:val="2BF4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12BA2054"/>
    <w:multiLevelType w:val="multilevel"/>
    <w:tmpl w:val="C6AEA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12C00CF6"/>
    <w:multiLevelType w:val="multilevel"/>
    <w:tmpl w:val="D7821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12D06C8B"/>
    <w:multiLevelType w:val="multilevel"/>
    <w:tmpl w:val="B5D07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12D1112F"/>
    <w:multiLevelType w:val="multilevel"/>
    <w:tmpl w:val="EAE4B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12DE05AD"/>
    <w:multiLevelType w:val="multilevel"/>
    <w:tmpl w:val="CF7A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13167480"/>
    <w:multiLevelType w:val="multilevel"/>
    <w:tmpl w:val="6A72F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13182189"/>
    <w:multiLevelType w:val="multilevel"/>
    <w:tmpl w:val="8E18B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134609DE"/>
    <w:multiLevelType w:val="multilevel"/>
    <w:tmpl w:val="8EEC9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135130DD"/>
    <w:multiLevelType w:val="multilevel"/>
    <w:tmpl w:val="B3229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139A40B7"/>
    <w:multiLevelType w:val="multilevel"/>
    <w:tmpl w:val="01EE7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14246B55"/>
    <w:multiLevelType w:val="multilevel"/>
    <w:tmpl w:val="B84E3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1427529D"/>
    <w:multiLevelType w:val="multilevel"/>
    <w:tmpl w:val="20C21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142E5C74"/>
    <w:multiLevelType w:val="multilevel"/>
    <w:tmpl w:val="49604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14384E8C"/>
    <w:multiLevelType w:val="multilevel"/>
    <w:tmpl w:val="362C9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14716A49"/>
    <w:multiLevelType w:val="multilevel"/>
    <w:tmpl w:val="67A0E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147635FB"/>
    <w:multiLevelType w:val="multilevel"/>
    <w:tmpl w:val="3D58D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14A3606A"/>
    <w:multiLevelType w:val="multilevel"/>
    <w:tmpl w:val="2EFE2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14D31238"/>
    <w:multiLevelType w:val="multilevel"/>
    <w:tmpl w:val="66566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14DD15DC"/>
    <w:multiLevelType w:val="multilevel"/>
    <w:tmpl w:val="84C4C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15064AB5"/>
    <w:multiLevelType w:val="multilevel"/>
    <w:tmpl w:val="6D7A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153F4DC4"/>
    <w:multiLevelType w:val="multilevel"/>
    <w:tmpl w:val="5F76B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15510B7A"/>
    <w:multiLevelType w:val="multilevel"/>
    <w:tmpl w:val="F6805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15A46CEC"/>
    <w:multiLevelType w:val="multilevel"/>
    <w:tmpl w:val="C2027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15AF0123"/>
    <w:multiLevelType w:val="multilevel"/>
    <w:tmpl w:val="768A0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15C71B76"/>
    <w:multiLevelType w:val="multilevel"/>
    <w:tmpl w:val="7BE8F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15E65C99"/>
    <w:multiLevelType w:val="multilevel"/>
    <w:tmpl w:val="57DAB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15F10472"/>
    <w:multiLevelType w:val="multilevel"/>
    <w:tmpl w:val="8F2CE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161433FA"/>
    <w:multiLevelType w:val="multilevel"/>
    <w:tmpl w:val="89F61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1615537D"/>
    <w:multiLevelType w:val="multilevel"/>
    <w:tmpl w:val="4BD8F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1627123E"/>
    <w:multiLevelType w:val="multilevel"/>
    <w:tmpl w:val="F1C26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1" w15:restartNumberingAfterBreak="0">
    <w:nsid w:val="162C4464"/>
    <w:multiLevelType w:val="multilevel"/>
    <w:tmpl w:val="C8A02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2" w15:restartNumberingAfterBreak="0">
    <w:nsid w:val="163A535B"/>
    <w:multiLevelType w:val="multilevel"/>
    <w:tmpl w:val="00367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164758BA"/>
    <w:multiLevelType w:val="multilevel"/>
    <w:tmpl w:val="55CCF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167B309B"/>
    <w:multiLevelType w:val="multilevel"/>
    <w:tmpl w:val="DC80C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16B00051"/>
    <w:multiLevelType w:val="multilevel"/>
    <w:tmpl w:val="7FA0B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16F63972"/>
    <w:multiLevelType w:val="hybridMultilevel"/>
    <w:tmpl w:val="3FA8A1F2"/>
    <w:lvl w:ilvl="0" w:tplc="6246818C">
      <w:start w:val="1"/>
      <w:numFmt w:val="bullet"/>
      <w:lvlText w:val=""/>
      <w:lvlJc w:val="left"/>
      <w:pPr>
        <w:ind w:left="720" w:hanging="360"/>
      </w:pPr>
      <w:rPr>
        <w:rFonts w:hint="default" w:ascii="Symbol" w:hAnsi="Symbol"/>
      </w:rPr>
    </w:lvl>
    <w:lvl w:ilvl="1" w:tplc="47BA1B18">
      <w:start w:val="1"/>
      <w:numFmt w:val="bullet"/>
      <w:lvlText w:val="o"/>
      <w:lvlJc w:val="left"/>
      <w:pPr>
        <w:ind w:left="1440" w:hanging="360"/>
      </w:pPr>
      <w:rPr>
        <w:rFonts w:hint="default" w:ascii="Courier New" w:hAnsi="Courier New"/>
      </w:rPr>
    </w:lvl>
    <w:lvl w:ilvl="2" w:tplc="C72EDDD2">
      <w:start w:val="1"/>
      <w:numFmt w:val="bullet"/>
      <w:lvlText w:val=""/>
      <w:lvlJc w:val="left"/>
      <w:pPr>
        <w:ind w:left="2160" w:hanging="360"/>
      </w:pPr>
      <w:rPr>
        <w:rFonts w:hint="default" w:ascii="Wingdings" w:hAnsi="Wingdings"/>
      </w:rPr>
    </w:lvl>
    <w:lvl w:ilvl="3" w:tplc="6A00E99E">
      <w:start w:val="1"/>
      <w:numFmt w:val="bullet"/>
      <w:lvlText w:val=""/>
      <w:lvlJc w:val="left"/>
      <w:pPr>
        <w:ind w:left="2880" w:hanging="360"/>
      </w:pPr>
      <w:rPr>
        <w:rFonts w:hint="default" w:ascii="Symbol" w:hAnsi="Symbol"/>
      </w:rPr>
    </w:lvl>
    <w:lvl w:ilvl="4" w:tplc="1A1A9F20">
      <w:start w:val="1"/>
      <w:numFmt w:val="bullet"/>
      <w:lvlText w:val="o"/>
      <w:lvlJc w:val="left"/>
      <w:pPr>
        <w:ind w:left="3600" w:hanging="360"/>
      </w:pPr>
      <w:rPr>
        <w:rFonts w:hint="default" w:ascii="Courier New" w:hAnsi="Courier New"/>
      </w:rPr>
    </w:lvl>
    <w:lvl w:ilvl="5" w:tplc="FBC6A1A2">
      <w:start w:val="1"/>
      <w:numFmt w:val="bullet"/>
      <w:lvlText w:val=""/>
      <w:lvlJc w:val="left"/>
      <w:pPr>
        <w:ind w:left="4320" w:hanging="360"/>
      </w:pPr>
      <w:rPr>
        <w:rFonts w:hint="default" w:ascii="Wingdings" w:hAnsi="Wingdings"/>
      </w:rPr>
    </w:lvl>
    <w:lvl w:ilvl="6" w:tplc="7660CCA6">
      <w:start w:val="1"/>
      <w:numFmt w:val="bullet"/>
      <w:lvlText w:val=""/>
      <w:lvlJc w:val="left"/>
      <w:pPr>
        <w:ind w:left="5040" w:hanging="360"/>
      </w:pPr>
      <w:rPr>
        <w:rFonts w:hint="default" w:ascii="Symbol" w:hAnsi="Symbol"/>
      </w:rPr>
    </w:lvl>
    <w:lvl w:ilvl="7" w:tplc="B770D830">
      <w:start w:val="1"/>
      <w:numFmt w:val="bullet"/>
      <w:lvlText w:val="o"/>
      <w:lvlJc w:val="left"/>
      <w:pPr>
        <w:ind w:left="5760" w:hanging="360"/>
      </w:pPr>
      <w:rPr>
        <w:rFonts w:hint="default" w:ascii="Courier New" w:hAnsi="Courier New"/>
      </w:rPr>
    </w:lvl>
    <w:lvl w:ilvl="8" w:tplc="3EBE79C4">
      <w:start w:val="1"/>
      <w:numFmt w:val="bullet"/>
      <w:lvlText w:val=""/>
      <w:lvlJc w:val="left"/>
      <w:pPr>
        <w:ind w:left="6480" w:hanging="360"/>
      </w:pPr>
      <w:rPr>
        <w:rFonts w:hint="default" w:ascii="Wingdings" w:hAnsi="Wingdings"/>
      </w:rPr>
    </w:lvl>
  </w:abstractNum>
  <w:abstractNum w:abstractNumId="197" w15:restartNumberingAfterBreak="0">
    <w:nsid w:val="174154AE"/>
    <w:multiLevelType w:val="multilevel"/>
    <w:tmpl w:val="B8CE5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17444DB4"/>
    <w:multiLevelType w:val="multilevel"/>
    <w:tmpl w:val="56E60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17472F8E"/>
    <w:multiLevelType w:val="multilevel"/>
    <w:tmpl w:val="40F69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17555742"/>
    <w:multiLevelType w:val="multilevel"/>
    <w:tmpl w:val="A510C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1" w15:restartNumberingAfterBreak="0">
    <w:nsid w:val="175A06A6"/>
    <w:multiLevelType w:val="multilevel"/>
    <w:tmpl w:val="816A2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2" w15:restartNumberingAfterBreak="0">
    <w:nsid w:val="176D71D5"/>
    <w:multiLevelType w:val="multilevel"/>
    <w:tmpl w:val="8EA25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3" w15:restartNumberingAfterBreak="0">
    <w:nsid w:val="177C2CCA"/>
    <w:multiLevelType w:val="multilevel"/>
    <w:tmpl w:val="FEA0C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17A7111F"/>
    <w:multiLevelType w:val="multilevel"/>
    <w:tmpl w:val="0922A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5" w15:restartNumberingAfterBreak="0">
    <w:nsid w:val="17B110AA"/>
    <w:multiLevelType w:val="multilevel"/>
    <w:tmpl w:val="0434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6" w15:restartNumberingAfterBreak="0">
    <w:nsid w:val="17BE1480"/>
    <w:multiLevelType w:val="multilevel"/>
    <w:tmpl w:val="726C2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17EE32F1"/>
    <w:multiLevelType w:val="multilevel"/>
    <w:tmpl w:val="2318C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182B6E14"/>
    <w:multiLevelType w:val="multilevel"/>
    <w:tmpl w:val="80C44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9" w15:restartNumberingAfterBreak="0">
    <w:nsid w:val="183C58D9"/>
    <w:multiLevelType w:val="multilevel"/>
    <w:tmpl w:val="ACBC28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184D0553"/>
    <w:multiLevelType w:val="multilevel"/>
    <w:tmpl w:val="D8365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18965793"/>
    <w:multiLevelType w:val="multilevel"/>
    <w:tmpl w:val="EFC87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189A7A11"/>
    <w:multiLevelType w:val="multilevel"/>
    <w:tmpl w:val="44FE4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18A4125A"/>
    <w:multiLevelType w:val="multilevel"/>
    <w:tmpl w:val="6D46B4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191E5BEF"/>
    <w:multiLevelType w:val="multilevel"/>
    <w:tmpl w:val="5FEC5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19214358"/>
    <w:multiLevelType w:val="multilevel"/>
    <w:tmpl w:val="86B07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192F66A4"/>
    <w:multiLevelType w:val="multilevel"/>
    <w:tmpl w:val="CF7A2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19464DBC"/>
    <w:multiLevelType w:val="multilevel"/>
    <w:tmpl w:val="F5F8C5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19480B98"/>
    <w:multiLevelType w:val="multilevel"/>
    <w:tmpl w:val="D87A8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194F1831"/>
    <w:multiLevelType w:val="multilevel"/>
    <w:tmpl w:val="99D40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197D7B09"/>
    <w:multiLevelType w:val="multilevel"/>
    <w:tmpl w:val="C3229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19CA0226"/>
    <w:multiLevelType w:val="multilevel"/>
    <w:tmpl w:val="34D09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2" w15:restartNumberingAfterBreak="0">
    <w:nsid w:val="19ED60EC"/>
    <w:multiLevelType w:val="multilevel"/>
    <w:tmpl w:val="FA66B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3" w15:restartNumberingAfterBreak="0">
    <w:nsid w:val="1A015E94"/>
    <w:multiLevelType w:val="multilevel"/>
    <w:tmpl w:val="199CC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1A1831BD"/>
    <w:multiLevelType w:val="multilevel"/>
    <w:tmpl w:val="BEB23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1A2828AF"/>
    <w:multiLevelType w:val="multilevel"/>
    <w:tmpl w:val="D95A0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6" w15:restartNumberingAfterBreak="0">
    <w:nsid w:val="1AA0259A"/>
    <w:multiLevelType w:val="multilevel"/>
    <w:tmpl w:val="56D6C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1AA67F80"/>
    <w:multiLevelType w:val="multilevel"/>
    <w:tmpl w:val="4C805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8" w15:restartNumberingAfterBreak="0">
    <w:nsid w:val="1AB37C36"/>
    <w:multiLevelType w:val="multilevel"/>
    <w:tmpl w:val="0914B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9" w15:restartNumberingAfterBreak="0">
    <w:nsid w:val="1AB95B54"/>
    <w:multiLevelType w:val="multilevel"/>
    <w:tmpl w:val="CCF2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1AF14E1B"/>
    <w:multiLevelType w:val="multilevel"/>
    <w:tmpl w:val="6526D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1B09703E"/>
    <w:multiLevelType w:val="multilevel"/>
    <w:tmpl w:val="72C0A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1B176A44"/>
    <w:multiLevelType w:val="multilevel"/>
    <w:tmpl w:val="DF545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1B1E0651"/>
    <w:multiLevelType w:val="multilevel"/>
    <w:tmpl w:val="08842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1B4440F5"/>
    <w:multiLevelType w:val="multilevel"/>
    <w:tmpl w:val="72882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5" w15:restartNumberingAfterBreak="0">
    <w:nsid w:val="1B4B337F"/>
    <w:multiLevelType w:val="multilevel"/>
    <w:tmpl w:val="8466B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1B6A5FCA"/>
    <w:multiLevelType w:val="multilevel"/>
    <w:tmpl w:val="4A04D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1B815F43"/>
    <w:multiLevelType w:val="multilevel"/>
    <w:tmpl w:val="A9804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1BA841D8"/>
    <w:multiLevelType w:val="multilevel"/>
    <w:tmpl w:val="6B4CC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1BA94B7C"/>
    <w:multiLevelType w:val="multilevel"/>
    <w:tmpl w:val="2B0A7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1BCA3836"/>
    <w:multiLevelType w:val="multilevel"/>
    <w:tmpl w:val="7C0A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1BFD71B3"/>
    <w:multiLevelType w:val="multilevel"/>
    <w:tmpl w:val="514C4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2" w15:restartNumberingAfterBreak="0">
    <w:nsid w:val="1C0E6C9B"/>
    <w:multiLevelType w:val="multilevel"/>
    <w:tmpl w:val="A942D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1C1621DA"/>
    <w:multiLevelType w:val="multilevel"/>
    <w:tmpl w:val="BC5A5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4" w15:restartNumberingAfterBreak="0">
    <w:nsid w:val="1C952D40"/>
    <w:multiLevelType w:val="multilevel"/>
    <w:tmpl w:val="654C7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1CD41606"/>
    <w:multiLevelType w:val="multilevel"/>
    <w:tmpl w:val="369C4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6" w15:restartNumberingAfterBreak="0">
    <w:nsid w:val="1CFB7DC0"/>
    <w:multiLevelType w:val="multilevel"/>
    <w:tmpl w:val="ECE24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1D2424FC"/>
    <w:multiLevelType w:val="multilevel"/>
    <w:tmpl w:val="3116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1D7D6BC2"/>
    <w:multiLevelType w:val="multilevel"/>
    <w:tmpl w:val="94946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9" w15:restartNumberingAfterBreak="0">
    <w:nsid w:val="1D7F3749"/>
    <w:multiLevelType w:val="multilevel"/>
    <w:tmpl w:val="4442F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1DA20B67"/>
    <w:multiLevelType w:val="multilevel"/>
    <w:tmpl w:val="46103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1DEC0E76"/>
    <w:multiLevelType w:val="multilevel"/>
    <w:tmpl w:val="0EBCA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1E0C79D8"/>
    <w:multiLevelType w:val="multilevel"/>
    <w:tmpl w:val="5E3EF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1E4167A0"/>
    <w:multiLevelType w:val="multilevel"/>
    <w:tmpl w:val="6BE00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4" w15:restartNumberingAfterBreak="0">
    <w:nsid w:val="1E670321"/>
    <w:multiLevelType w:val="multilevel"/>
    <w:tmpl w:val="909AE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5" w15:restartNumberingAfterBreak="0">
    <w:nsid w:val="1EAD0153"/>
    <w:multiLevelType w:val="multilevel"/>
    <w:tmpl w:val="D67CF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6" w15:restartNumberingAfterBreak="0">
    <w:nsid w:val="1EC651C5"/>
    <w:multiLevelType w:val="multilevel"/>
    <w:tmpl w:val="93D6E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7" w15:restartNumberingAfterBreak="0">
    <w:nsid w:val="1EFE36CF"/>
    <w:multiLevelType w:val="multilevel"/>
    <w:tmpl w:val="B2283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8" w15:restartNumberingAfterBreak="0">
    <w:nsid w:val="1F011734"/>
    <w:multiLevelType w:val="multilevel"/>
    <w:tmpl w:val="D740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9" w15:restartNumberingAfterBreak="0">
    <w:nsid w:val="1F815512"/>
    <w:multiLevelType w:val="multilevel"/>
    <w:tmpl w:val="CD20C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1FA94B56"/>
    <w:multiLevelType w:val="multilevel"/>
    <w:tmpl w:val="ECBC9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1" w15:restartNumberingAfterBreak="0">
    <w:nsid w:val="1FB21CCD"/>
    <w:multiLevelType w:val="multilevel"/>
    <w:tmpl w:val="517C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2" w15:restartNumberingAfterBreak="0">
    <w:nsid w:val="1FE26307"/>
    <w:multiLevelType w:val="multilevel"/>
    <w:tmpl w:val="B34E2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3" w15:restartNumberingAfterBreak="0">
    <w:nsid w:val="1FF8163D"/>
    <w:multiLevelType w:val="multilevel"/>
    <w:tmpl w:val="BE78A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4" w15:restartNumberingAfterBreak="0">
    <w:nsid w:val="20A874AB"/>
    <w:multiLevelType w:val="multilevel"/>
    <w:tmpl w:val="3A1C9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5" w15:restartNumberingAfterBreak="0">
    <w:nsid w:val="20B86C53"/>
    <w:multiLevelType w:val="multilevel"/>
    <w:tmpl w:val="FDDEF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6" w15:restartNumberingAfterBreak="0">
    <w:nsid w:val="20D07585"/>
    <w:multiLevelType w:val="multilevel"/>
    <w:tmpl w:val="7480D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7" w15:restartNumberingAfterBreak="0">
    <w:nsid w:val="2105665F"/>
    <w:multiLevelType w:val="multilevel"/>
    <w:tmpl w:val="52E2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8" w15:restartNumberingAfterBreak="0">
    <w:nsid w:val="21196254"/>
    <w:multiLevelType w:val="multilevel"/>
    <w:tmpl w:val="FC561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9" w15:restartNumberingAfterBreak="0">
    <w:nsid w:val="21323BCD"/>
    <w:multiLevelType w:val="multilevel"/>
    <w:tmpl w:val="EDA46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0" w15:restartNumberingAfterBreak="0">
    <w:nsid w:val="213A7063"/>
    <w:multiLevelType w:val="multilevel"/>
    <w:tmpl w:val="C9D2F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1" w15:restartNumberingAfterBreak="0">
    <w:nsid w:val="215C6C60"/>
    <w:multiLevelType w:val="multilevel"/>
    <w:tmpl w:val="BD70F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2" w15:restartNumberingAfterBreak="0">
    <w:nsid w:val="21601392"/>
    <w:multiLevelType w:val="multilevel"/>
    <w:tmpl w:val="EDB25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3" w15:restartNumberingAfterBreak="0">
    <w:nsid w:val="216266DA"/>
    <w:multiLevelType w:val="multilevel"/>
    <w:tmpl w:val="E7C2A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4" w15:restartNumberingAfterBreak="0">
    <w:nsid w:val="216E2E26"/>
    <w:multiLevelType w:val="multilevel"/>
    <w:tmpl w:val="3350D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21B67E0E"/>
    <w:multiLevelType w:val="multilevel"/>
    <w:tmpl w:val="51325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6" w15:restartNumberingAfterBreak="0">
    <w:nsid w:val="21B71E3C"/>
    <w:multiLevelType w:val="multilevel"/>
    <w:tmpl w:val="50F8A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7" w15:restartNumberingAfterBreak="0">
    <w:nsid w:val="21C6640E"/>
    <w:multiLevelType w:val="multilevel"/>
    <w:tmpl w:val="823EE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8" w15:restartNumberingAfterBreak="0">
    <w:nsid w:val="21D6509F"/>
    <w:multiLevelType w:val="multilevel"/>
    <w:tmpl w:val="61602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9" w15:restartNumberingAfterBreak="0">
    <w:nsid w:val="21DB06F3"/>
    <w:multiLevelType w:val="multilevel"/>
    <w:tmpl w:val="8140D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0" w15:restartNumberingAfterBreak="0">
    <w:nsid w:val="21F901A2"/>
    <w:multiLevelType w:val="multilevel"/>
    <w:tmpl w:val="B0205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1" w15:restartNumberingAfterBreak="0">
    <w:nsid w:val="221237E1"/>
    <w:multiLevelType w:val="multilevel"/>
    <w:tmpl w:val="CD34D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2" w15:restartNumberingAfterBreak="0">
    <w:nsid w:val="2236303F"/>
    <w:multiLevelType w:val="multilevel"/>
    <w:tmpl w:val="5EF0A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3" w15:restartNumberingAfterBreak="0">
    <w:nsid w:val="2276423C"/>
    <w:multiLevelType w:val="multilevel"/>
    <w:tmpl w:val="90CA3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4" w15:restartNumberingAfterBreak="0">
    <w:nsid w:val="22A41F09"/>
    <w:multiLevelType w:val="multilevel"/>
    <w:tmpl w:val="BE5A3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5" w15:restartNumberingAfterBreak="0">
    <w:nsid w:val="22C52487"/>
    <w:multiLevelType w:val="multilevel"/>
    <w:tmpl w:val="F66AD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6" w15:restartNumberingAfterBreak="0">
    <w:nsid w:val="23407A50"/>
    <w:multiLevelType w:val="multilevel"/>
    <w:tmpl w:val="504CF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7" w15:restartNumberingAfterBreak="0">
    <w:nsid w:val="23496617"/>
    <w:multiLevelType w:val="multilevel"/>
    <w:tmpl w:val="A20E6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8" w15:restartNumberingAfterBreak="0">
    <w:nsid w:val="234C4974"/>
    <w:multiLevelType w:val="multilevel"/>
    <w:tmpl w:val="77D80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9" w15:restartNumberingAfterBreak="0">
    <w:nsid w:val="23617EC5"/>
    <w:multiLevelType w:val="multilevel"/>
    <w:tmpl w:val="2632C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0" w15:restartNumberingAfterBreak="0">
    <w:nsid w:val="236339F8"/>
    <w:multiLevelType w:val="multilevel"/>
    <w:tmpl w:val="593CE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1" w15:restartNumberingAfterBreak="0">
    <w:nsid w:val="23732DA4"/>
    <w:multiLevelType w:val="multilevel"/>
    <w:tmpl w:val="68700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2" w15:restartNumberingAfterBreak="0">
    <w:nsid w:val="23A65336"/>
    <w:multiLevelType w:val="multilevel"/>
    <w:tmpl w:val="1DA0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3BA50F1"/>
    <w:multiLevelType w:val="multilevel"/>
    <w:tmpl w:val="D49C0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4" w15:restartNumberingAfterBreak="0">
    <w:nsid w:val="23DB42DA"/>
    <w:multiLevelType w:val="multilevel"/>
    <w:tmpl w:val="D9B4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5" w15:restartNumberingAfterBreak="0">
    <w:nsid w:val="23E96B71"/>
    <w:multiLevelType w:val="multilevel"/>
    <w:tmpl w:val="5A4A6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6" w15:restartNumberingAfterBreak="0">
    <w:nsid w:val="23FF2959"/>
    <w:multiLevelType w:val="multilevel"/>
    <w:tmpl w:val="FA5EA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7" w15:restartNumberingAfterBreak="0">
    <w:nsid w:val="24615CC8"/>
    <w:multiLevelType w:val="multilevel"/>
    <w:tmpl w:val="68DAC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8" w15:restartNumberingAfterBreak="0">
    <w:nsid w:val="24976811"/>
    <w:multiLevelType w:val="multilevel"/>
    <w:tmpl w:val="23F23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9" w15:restartNumberingAfterBreak="0">
    <w:nsid w:val="24994B9C"/>
    <w:multiLevelType w:val="multilevel"/>
    <w:tmpl w:val="D3E24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0" w15:restartNumberingAfterBreak="0">
    <w:nsid w:val="24CD7626"/>
    <w:multiLevelType w:val="multilevel"/>
    <w:tmpl w:val="D850F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1" w15:restartNumberingAfterBreak="0">
    <w:nsid w:val="24E34BC8"/>
    <w:multiLevelType w:val="multilevel"/>
    <w:tmpl w:val="EAA65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2" w15:restartNumberingAfterBreak="0">
    <w:nsid w:val="24EE0A8C"/>
    <w:multiLevelType w:val="multilevel"/>
    <w:tmpl w:val="91D2C8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3" w15:restartNumberingAfterBreak="0">
    <w:nsid w:val="25033088"/>
    <w:multiLevelType w:val="multilevel"/>
    <w:tmpl w:val="2D243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4" w15:restartNumberingAfterBreak="0">
    <w:nsid w:val="251B3CD9"/>
    <w:multiLevelType w:val="multilevel"/>
    <w:tmpl w:val="3CD08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5" w15:restartNumberingAfterBreak="0">
    <w:nsid w:val="252C349D"/>
    <w:multiLevelType w:val="multilevel"/>
    <w:tmpl w:val="5B982F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6" w15:restartNumberingAfterBreak="0">
    <w:nsid w:val="253BD984"/>
    <w:multiLevelType w:val="hybridMultilevel"/>
    <w:tmpl w:val="E7380384"/>
    <w:lvl w:ilvl="0" w:tplc="2202EB0A">
      <w:start w:val="1"/>
      <w:numFmt w:val="bullet"/>
      <w:lvlText w:val=""/>
      <w:lvlJc w:val="left"/>
      <w:pPr>
        <w:ind w:left="720" w:hanging="360"/>
      </w:pPr>
      <w:rPr>
        <w:rFonts w:hint="default" w:ascii="Symbol" w:hAnsi="Symbol"/>
      </w:rPr>
    </w:lvl>
    <w:lvl w:ilvl="1" w:tplc="7BC004FA">
      <w:start w:val="1"/>
      <w:numFmt w:val="bullet"/>
      <w:lvlText w:val="o"/>
      <w:lvlJc w:val="left"/>
      <w:pPr>
        <w:ind w:left="1440" w:hanging="360"/>
      </w:pPr>
      <w:rPr>
        <w:rFonts w:hint="default" w:ascii="Courier New" w:hAnsi="Courier New"/>
      </w:rPr>
    </w:lvl>
    <w:lvl w:ilvl="2" w:tplc="5970B468">
      <w:start w:val="1"/>
      <w:numFmt w:val="bullet"/>
      <w:lvlText w:val=""/>
      <w:lvlJc w:val="left"/>
      <w:pPr>
        <w:ind w:left="2160" w:hanging="360"/>
      </w:pPr>
      <w:rPr>
        <w:rFonts w:hint="default" w:ascii="Wingdings" w:hAnsi="Wingdings"/>
      </w:rPr>
    </w:lvl>
    <w:lvl w:ilvl="3" w:tplc="8D08ECA8">
      <w:start w:val="1"/>
      <w:numFmt w:val="bullet"/>
      <w:lvlText w:val=""/>
      <w:lvlJc w:val="left"/>
      <w:pPr>
        <w:ind w:left="2880" w:hanging="360"/>
      </w:pPr>
      <w:rPr>
        <w:rFonts w:hint="default" w:ascii="Symbol" w:hAnsi="Symbol"/>
      </w:rPr>
    </w:lvl>
    <w:lvl w:ilvl="4" w:tplc="B03A2AB0">
      <w:start w:val="1"/>
      <w:numFmt w:val="bullet"/>
      <w:lvlText w:val="o"/>
      <w:lvlJc w:val="left"/>
      <w:pPr>
        <w:ind w:left="3600" w:hanging="360"/>
      </w:pPr>
      <w:rPr>
        <w:rFonts w:hint="default" w:ascii="Courier New" w:hAnsi="Courier New"/>
      </w:rPr>
    </w:lvl>
    <w:lvl w:ilvl="5" w:tplc="EF0078D2">
      <w:start w:val="1"/>
      <w:numFmt w:val="bullet"/>
      <w:lvlText w:val=""/>
      <w:lvlJc w:val="left"/>
      <w:pPr>
        <w:ind w:left="4320" w:hanging="360"/>
      </w:pPr>
      <w:rPr>
        <w:rFonts w:hint="default" w:ascii="Wingdings" w:hAnsi="Wingdings"/>
      </w:rPr>
    </w:lvl>
    <w:lvl w:ilvl="6" w:tplc="A82870DC">
      <w:start w:val="1"/>
      <w:numFmt w:val="bullet"/>
      <w:lvlText w:val=""/>
      <w:lvlJc w:val="left"/>
      <w:pPr>
        <w:ind w:left="5040" w:hanging="360"/>
      </w:pPr>
      <w:rPr>
        <w:rFonts w:hint="default" w:ascii="Symbol" w:hAnsi="Symbol"/>
      </w:rPr>
    </w:lvl>
    <w:lvl w:ilvl="7" w:tplc="1DE4385C">
      <w:start w:val="1"/>
      <w:numFmt w:val="bullet"/>
      <w:lvlText w:val="o"/>
      <w:lvlJc w:val="left"/>
      <w:pPr>
        <w:ind w:left="5760" w:hanging="360"/>
      </w:pPr>
      <w:rPr>
        <w:rFonts w:hint="default" w:ascii="Courier New" w:hAnsi="Courier New"/>
      </w:rPr>
    </w:lvl>
    <w:lvl w:ilvl="8" w:tplc="AAE48A24">
      <w:start w:val="1"/>
      <w:numFmt w:val="bullet"/>
      <w:lvlText w:val=""/>
      <w:lvlJc w:val="left"/>
      <w:pPr>
        <w:ind w:left="6480" w:hanging="360"/>
      </w:pPr>
      <w:rPr>
        <w:rFonts w:hint="default" w:ascii="Wingdings" w:hAnsi="Wingdings"/>
      </w:rPr>
    </w:lvl>
  </w:abstractNum>
  <w:abstractNum w:abstractNumId="307" w15:restartNumberingAfterBreak="0">
    <w:nsid w:val="25555859"/>
    <w:multiLevelType w:val="multilevel"/>
    <w:tmpl w:val="4A02A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8" w15:restartNumberingAfterBreak="0">
    <w:nsid w:val="256E193F"/>
    <w:multiLevelType w:val="multilevel"/>
    <w:tmpl w:val="8D129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9" w15:restartNumberingAfterBreak="0">
    <w:nsid w:val="257A7A76"/>
    <w:multiLevelType w:val="multilevel"/>
    <w:tmpl w:val="A0E02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0" w15:restartNumberingAfterBreak="0">
    <w:nsid w:val="25BD78CF"/>
    <w:multiLevelType w:val="multilevel"/>
    <w:tmpl w:val="D5ACE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1" w15:restartNumberingAfterBreak="0">
    <w:nsid w:val="25D46DF1"/>
    <w:multiLevelType w:val="multilevel"/>
    <w:tmpl w:val="0270D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2" w15:restartNumberingAfterBreak="0">
    <w:nsid w:val="25D92D6E"/>
    <w:multiLevelType w:val="multilevel"/>
    <w:tmpl w:val="06DA5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3" w15:restartNumberingAfterBreak="0">
    <w:nsid w:val="25DD3E97"/>
    <w:multiLevelType w:val="multilevel"/>
    <w:tmpl w:val="C868C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4" w15:restartNumberingAfterBreak="0">
    <w:nsid w:val="2602552B"/>
    <w:multiLevelType w:val="multilevel"/>
    <w:tmpl w:val="2E98D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5" w15:restartNumberingAfterBreak="0">
    <w:nsid w:val="26083402"/>
    <w:multiLevelType w:val="multilevel"/>
    <w:tmpl w:val="BC2EC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6" w15:restartNumberingAfterBreak="0">
    <w:nsid w:val="260F5007"/>
    <w:multiLevelType w:val="multilevel"/>
    <w:tmpl w:val="E3DCF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7" w15:restartNumberingAfterBreak="0">
    <w:nsid w:val="264614BD"/>
    <w:multiLevelType w:val="multilevel"/>
    <w:tmpl w:val="7A8E0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8" w15:restartNumberingAfterBreak="0">
    <w:nsid w:val="265962F9"/>
    <w:multiLevelType w:val="multilevel"/>
    <w:tmpl w:val="53904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9" w15:restartNumberingAfterBreak="0">
    <w:nsid w:val="26703EA8"/>
    <w:multiLevelType w:val="multilevel"/>
    <w:tmpl w:val="E59E7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0" w15:restartNumberingAfterBreak="0">
    <w:nsid w:val="267C2A82"/>
    <w:multiLevelType w:val="multilevel"/>
    <w:tmpl w:val="113C8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1" w15:restartNumberingAfterBreak="0">
    <w:nsid w:val="26A52F44"/>
    <w:multiLevelType w:val="multilevel"/>
    <w:tmpl w:val="10E48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2" w15:restartNumberingAfterBreak="0">
    <w:nsid w:val="26A953DF"/>
    <w:multiLevelType w:val="multilevel"/>
    <w:tmpl w:val="D3143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3" w15:restartNumberingAfterBreak="0">
    <w:nsid w:val="26D564B4"/>
    <w:multiLevelType w:val="multilevel"/>
    <w:tmpl w:val="2EBE7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4" w15:restartNumberingAfterBreak="0">
    <w:nsid w:val="26DB49BC"/>
    <w:multiLevelType w:val="multilevel"/>
    <w:tmpl w:val="CB7C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5" w15:restartNumberingAfterBreak="0">
    <w:nsid w:val="270D68C8"/>
    <w:multiLevelType w:val="multilevel"/>
    <w:tmpl w:val="0C10F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6" w15:restartNumberingAfterBreak="0">
    <w:nsid w:val="272B5C10"/>
    <w:multiLevelType w:val="multilevel"/>
    <w:tmpl w:val="2526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7" w15:restartNumberingAfterBreak="0">
    <w:nsid w:val="27355C59"/>
    <w:multiLevelType w:val="multilevel"/>
    <w:tmpl w:val="1152F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8" w15:restartNumberingAfterBreak="0">
    <w:nsid w:val="274B1B75"/>
    <w:multiLevelType w:val="multilevel"/>
    <w:tmpl w:val="1A8A9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9" w15:restartNumberingAfterBreak="0">
    <w:nsid w:val="27603A7C"/>
    <w:multiLevelType w:val="multilevel"/>
    <w:tmpl w:val="CDBC3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0" w15:restartNumberingAfterBreak="0">
    <w:nsid w:val="277209C8"/>
    <w:multiLevelType w:val="multilevel"/>
    <w:tmpl w:val="CF4E6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1" w15:restartNumberingAfterBreak="0">
    <w:nsid w:val="278266DE"/>
    <w:multiLevelType w:val="multilevel"/>
    <w:tmpl w:val="48E26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2" w15:restartNumberingAfterBreak="0">
    <w:nsid w:val="278E36B2"/>
    <w:multiLevelType w:val="multilevel"/>
    <w:tmpl w:val="15CA4CAE"/>
    <w:lvl w:ilvl="0">
      <w:start w:val="1"/>
      <w:numFmt w:val="decimal"/>
      <w:lvlText w:val="%1."/>
      <w:lvlJc w:val="right"/>
      <w:pPr>
        <w:ind w:left="0" w:firstLine="0"/>
      </w:pPr>
      <w:rPr>
        <w:u w:val="none"/>
      </w:rPr>
    </w:lvl>
    <w:lvl w:ilvl="1">
      <w:start w:val="1"/>
      <w:numFmt w:val="decimal"/>
      <w:lvlText w:val="%1.%2."/>
      <w:lvlJc w:val="right"/>
      <w:pPr>
        <w:ind w:left="450" w:hanging="90"/>
      </w:pPr>
      <w:rPr>
        <w:u w:val="none"/>
      </w:rPr>
    </w:lvl>
    <w:lvl w:ilvl="2">
      <w:start w:val="1"/>
      <w:numFmt w:val="decimal"/>
      <w:lvlText w:val="%1.%2.%3."/>
      <w:lvlJc w:val="right"/>
      <w:pPr>
        <w:ind w:left="1170" w:hanging="360"/>
      </w:pPr>
      <w:rPr>
        <w:rFonts w:ascii="Times New Roman" w:hAnsi="Times New Roman" w:eastAsia="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3" w15:restartNumberingAfterBreak="0">
    <w:nsid w:val="27C26ACA"/>
    <w:multiLevelType w:val="multilevel"/>
    <w:tmpl w:val="132C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4" w15:restartNumberingAfterBreak="0">
    <w:nsid w:val="27D7267E"/>
    <w:multiLevelType w:val="multilevel"/>
    <w:tmpl w:val="D2A8F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5" w15:restartNumberingAfterBreak="0">
    <w:nsid w:val="27D840A1"/>
    <w:multiLevelType w:val="multilevel"/>
    <w:tmpl w:val="39166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6" w15:restartNumberingAfterBreak="0">
    <w:nsid w:val="27F04EFE"/>
    <w:multiLevelType w:val="multilevel"/>
    <w:tmpl w:val="7C509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7" w15:restartNumberingAfterBreak="0">
    <w:nsid w:val="28075731"/>
    <w:multiLevelType w:val="multilevel"/>
    <w:tmpl w:val="6CB27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8" w15:restartNumberingAfterBreak="0">
    <w:nsid w:val="284928EB"/>
    <w:multiLevelType w:val="multilevel"/>
    <w:tmpl w:val="0FF2F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9" w15:restartNumberingAfterBreak="0">
    <w:nsid w:val="284A5FB8"/>
    <w:multiLevelType w:val="multilevel"/>
    <w:tmpl w:val="BF2A5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0" w15:restartNumberingAfterBreak="0">
    <w:nsid w:val="28601AF3"/>
    <w:multiLevelType w:val="multilevel"/>
    <w:tmpl w:val="439E7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1" w15:restartNumberingAfterBreak="0">
    <w:nsid w:val="2869738F"/>
    <w:multiLevelType w:val="multilevel"/>
    <w:tmpl w:val="FD126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2" w15:restartNumberingAfterBreak="0">
    <w:nsid w:val="28CE2B07"/>
    <w:multiLevelType w:val="multilevel"/>
    <w:tmpl w:val="D54EA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3" w15:restartNumberingAfterBreak="0">
    <w:nsid w:val="29210B3C"/>
    <w:multiLevelType w:val="multilevel"/>
    <w:tmpl w:val="4502E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4" w15:restartNumberingAfterBreak="0">
    <w:nsid w:val="292E0D8A"/>
    <w:multiLevelType w:val="multilevel"/>
    <w:tmpl w:val="29AE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5" w15:restartNumberingAfterBreak="0">
    <w:nsid w:val="29395C8C"/>
    <w:multiLevelType w:val="hybridMultilevel"/>
    <w:tmpl w:val="E920274C"/>
    <w:lvl w:ilvl="0" w:tplc="1BA83AE0">
      <w:start w:val="1"/>
      <w:numFmt w:val="bullet"/>
      <w:lvlText w:val=""/>
      <w:lvlJc w:val="left"/>
      <w:pPr>
        <w:ind w:left="720" w:hanging="360"/>
      </w:pPr>
      <w:rPr>
        <w:rFonts w:hint="default" w:ascii="Symbol" w:hAnsi="Symbol"/>
      </w:rPr>
    </w:lvl>
    <w:lvl w:ilvl="1" w:tplc="F1947B7A">
      <w:start w:val="1"/>
      <w:numFmt w:val="bullet"/>
      <w:lvlText w:val="o"/>
      <w:lvlJc w:val="left"/>
      <w:pPr>
        <w:ind w:left="1440" w:hanging="360"/>
      </w:pPr>
      <w:rPr>
        <w:rFonts w:hint="default" w:ascii="Courier New" w:hAnsi="Courier New"/>
      </w:rPr>
    </w:lvl>
    <w:lvl w:ilvl="2" w:tplc="7DE8B556">
      <w:start w:val="1"/>
      <w:numFmt w:val="bullet"/>
      <w:lvlText w:val=""/>
      <w:lvlJc w:val="left"/>
      <w:pPr>
        <w:ind w:left="2160" w:hanging="360"/>
      </w:pPr>
      <w:rPr>
        <w:rFonts w:hint="default" w:ascii="Wingdings" w:hAnsi="Wingdings"/>
      </w:rPr>
    </w:lvl>
    <w:lvl w:ilvl="3" w:tplc="527009A4">
      <w:start w:val="1"/>
      <w:numFmt w:val="bullet"/>
      <w:lvlText w:val=""/>
      <w:lvlJc w:val="left"/>
      <w:pPr>
        <w:ind w:left="2880" w:hanging="360"/>
      </w:pPr>
      <w:rPr>
        <w:rFonts w:hint="default" w:ascii="Symbol" w:hAnsi="Symbol"/>
      </w:rPr>
    </w:lvl>
    <w:lvl w:ilvl="4" w:tplc="5406E872">
      <w:start w:val="1"/>
      <w:numFmt w:val="bullet"/>
      <w:lvlText w:val="o"/>
      <w:lvlJc w:val="left"/>
      <w:pPr>
        <w:ind w:left="3600" w:hanging="360"/>
      </w:pPr>
      <w:rPr>
        <w:rFonts w:hint="default" w:ascii="Courier New" w:hAnsi="Courier New"/>
      </w:rPr>
    </w:lvl>
    <w:lvl w:ilvl="5" w:tplc="0ACE0662">
      <w:start w:val="1"/>
      <w:numFmt w:val="bullet"/>
      <w:lvlText w:val=""/>
      <w:lvlJc w:val="left"/>
      <w:pPr>
        <w:ind w:left="4320" w:hanging="360"/>
      </w:pPr>
      <w:rPr>
        <w:rFonts w:hint="default" w:ascii="Wingdings" w:hAnsi="Wingdings"/>
      </w:rPr>
    </w:lvl>
    <w:lvl w:ilvl="6" w:tplc="552C0E7E">
      <w:start w:val="1"/>
      <w:numFmt w:val="bullet"/>
      <w:lvlText w:val=""/>
      <w:lvlJc w:val="left"/>
      <w:pPr>
        <w:ind w:left="5040" w:hanging="360"/>
      </w:pPr>
      <w:rPr>
        <w:rFonts w:hint="default" w:ascii="Symbol" w:hAnsi="Symbol"/>
      </w:rPr>
    </w:lvl>
    <w:lvl w:ilvl="7" w:tplc="7AA8E4BE">
      <w:start w:val="1"/>
      <w:numFmt w:val="bullet"/>
      <w:lvlText w:val="o"/>
      <w:lvlJc w:val="left"/>
      <w:pPr>
        <w:ind w:left="5760" w:hanging="360"/>
      </w:pPr>
      <w:rPr>
        <w:rFonts w:hint="default" w:ascii="Courier New" w:hAnsi="Courier New"/>
      </w:rPr>
    </w:lvl>
    <w:lvl w:ilvl="8" w:tplc="DFEE64CC">
      <w:start w:val="1"/>
      <w:numFmt w:val="bullet"/>
      <w:lvlText w:val=""/>
      <w:lvlJc w:val="left"/>
      <w:pPr>
        <w:ind w:left="6480" w:hanging="360"/>
      </w:pPr>
      <w:rPr>
        <w:rFonts w:hint="default" w:ascii="Wingdings" w:hAnsi="Wingdings"/>
      </w:rPr>
    </w:lvl>
  </w:abstractNum>
  <w:abstractNum w:abstractNumId="346" w15:restartNumberingAfterBreak="0">
    <w:nsid w:val="293D4168"/>
    <w:multiLevelType w:val="multilevel"/>
    <w:tmpl w:val="C7D82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7" w15:restartNumberingAfterBreak="0">
    <w:nsid w:val="294A23AA"/>
    <w:multiLevelType w:val="multilevel"/>
    <w:tmpl w:val="B0E6E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8" w15:restartNumberingAfterBreak="0">
    <w:nsid w:val="296A72D8"/>
    <w:multiLevelType w:val="multilevel"/>
    <w:tmpl w:val="33000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9" w15:restartNumberingAfterBreak="0">
    <w:nsid w:val="298B6813"/>
    <w:multiLevelType w:val="multilevel"/>
    <w:tmpl w:val="DFE85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0" w15:restartNumberingAfterBreak="0">
    <w:nsid w:val="29904589"/>
    <w:multiLevelType w:val="multilevel"/>
    <w:tmpl w:val="C86EC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1" w15:restartNumberingAfterBreak="0">
    <w:nsid w:val="2995740F"/>
    <w:multiLevelType w:val="multilevel"/>
    <w:tmpl w:val="8BCEB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2" w15:restartNumberingAfterBreak="0">
    <w:nsid w:val="29AA2C65"/>
    <w:multiLevelType w:val="multilevel"/>
    <w:tmpl w:val="D64A6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3" w15:restartNumberingAfterBreak="0">
    <w:nsid w:val="2A0C4729"/>
    <w:multiLevelType w:val="multilevel"/>
    <w:tmpl w:val="4F1E8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4" w15:restartNumberingAfterBreak="0">
    <w:nsid w:val="2A3E557C"/>
    <w:multiLevelType w:val="multilevel"/>
    <w:tmpl w:val="962CA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5" w15:restartNumberingAfterBreak="0">
    <w:nsid w:val="2A676B6E"/>
    <w:multiLevelType w:val="multilevel"/>
    <w:tmpl w:val="53E88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6" w15:restartNumberingAfterBreak="0">
    <w:nsid w:val="2A780B2F"/>
    <w:multiLevelType w:val="multilevel"/>
    <w:tmpl w:val="6344B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7" w15:restartNumberingAfterBreak="0">
    <w:nsid w:val="2A855C65"/>
    <w:multiLevelType w:val="multilevel"/>
    <w:tmpl w:val="B1F80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8" w15:restartNumberingAfterBreak="0">
    <w:nsid w:val="2AB107DA"/>
    <w:multiLevelType w:val="multilevel"/>
    <w:tmpl w:val="BD74A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9" w15:restartNumberingAfterBreak="0">
    <w:nsid w:val="2B2F76B4"/>
    <w:multiLevelType w:val="multilevel"/>
    <w:tmpl w:val="77A20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0" w15:restartNumberingAfterBreak="0">
    <w:nsid w:val="2B337E44"/>
    <w:multiLevelType w:val="multilevel"/>
    <w:tmpl w:val="A1581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1" w15:restartNumberingAfterBreak="0">
    <w:nsid w:val="2B6D2A53"/>
    <w:multiLevelType w:val="multilevel"/>
    <w:tmpl w:val="BCC6A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2" w15:restartNumberingAfterBreak="0">
    <w:nsid w:val="2B7A2DB6"/>
    <w:multiLevelType w:val="multilevel"/>
    <w:tmpl w:val="C5306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3" w15:restartNumberingAfterBreak="0">
    <w:nsid w:val="2B9122BD"/>
    <w:multiLevelType w:val="multilevel"/>
    <w:tmpl w:val="B91E5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4" w15:restartNumberingAfterBreak="0">
    <w:nsid w:val="2B934F0C"/>
    <w:multiLevelType w:val="multilevel"/>
    <w:tmpl w:val="6A967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5" w15:restartNumberingAfterBreak="0">
    <w:nsid w:val="2B976FA2"/>
    <w:multiLevelType w:val="multilevel"/>
    <w:tmpl w:val="CBBC8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6" w15:restartNumberingAfterBreak="0">
    <w:nsid w:val="2BA16C4A"/>
    <w:multiLevelType w:val="multilevel"/>
    <w:tmpl w:val="3466B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7" w15:restartNumberingAfterBreak="0">
    <w:nsid w:val="2BA461F7"/>
    <w:multiLevelType w:val="multilevel"/>
    <w:tmpl w:val="325C4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8" w15:restartNumberingAfterBreak="0">
    <w:nsid w:val="2BA5162E"/>
    <w:multiLevelType w:val="multilevel"/>
    <w:tmpl w:val="4A4E0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9" w15:restartNumberingAfterBreak="0">
    <w:nsid w:val="2BC26F56"/>
    <w:multiLevelType w:val="multilevel"/>
    <w:tmpl w:val="E67CC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0" w15:restartNumberingAfterBreak="0">
    <w:nsid w:val="2BD13913"/>
    <w:multiLevelType w:val="multilevel"/>
    <w:tmpl w:val="967E0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1" w15:restartNumberingAfterBreak="0">
    <w:nsid w:val="2BD30416"/>
    <w:multiLevelType w:val="multilevel"/>
    <w:tmpl w:val="DE3C3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2" w15:restartNumberingAfterBreak="0">
    <w:nsid w:val="2BE11E52"/>
    <w:multiLevelType w:val="multilevel"/>
    <w:tmpl w:val="B41E6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3" w15:restartNumberingAfterBreak="0">
    <w:nsid w:val="2BEC29F0"/>
    <w:multiLevelType w:val="multilevel"/>
    <w:tmpl w:val="4B766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4" w15:restartNumberingAfterBreak="0">
    <w:nsid w:val="2C445D80"/>
    <w:multiLevelType w:val="multilevel"/>
    <w:tmpl w:val="94B8C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5" w15:restartNumberingAfterBreak="0">
    <w:nsid w:val="2C590106"/>
    <w:multiLevelType w:val="multilevel"/>
    <w:tmpl w:val="C9A2F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6" w15:restartNumberingAfterBreak="0">
    <w:nsid w:val="2CD64CB8"/>
    <w:multiLevelType w:val="multilevel"/>
    <w:tmpl w:val="C3EA5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7" w15:restartNumberingAfterBreak="0">
    <w:nsid w:val="2D0006A7"/>
    <w:multiLevelType w:val="multilevel"/>
    <w:tmpl w:val="DF845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8" w15:restartNumberingAfterBreak="0">
    <w:nsid w:val="2D0B29B5"/>
    <w:multiLevelType w:val="multilevel"/>
    <w:tmpl w:val="A4FE2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9" w15:restartNumberingAfterBreak="0">
    <w:nsid w:val="2D0E3B9A"/>
    <w:multiLevelType w:val="multilevel"/>
    <w:tmpl w:val="6512E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0" w15:restartNumberingAfterBreak="0">
    <w:nsid w:val="2D2E72C9"/>
    <w:multiLevelType w:val="multilevel"/>
    <w:tmpl w:val="C4DCC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1" w15:restartNumberingAfterBreak="0">
    <w:nsid w:val="2D3E6775"/>
    <w:multiLevelType w:val="multilevel"/>
    <w:tmpl w:val="6EF89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2" w15:restartNumberingAfterBreak="0">
    <w:nsid w:val="2D427E5C"/>
    <w:multiLevelType w:val="multilevel"/>
    <w:tmpl w:val="E028F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3" w15:restartNumberingAfterBreak="0">
    <w:nsid w:val="2D4A2C61"/>
    <w:multiLevelType w:val="multilevel"/>
    <w:tmpl w:val="95C8A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4" w15:restartNumberingAfterBreak="0">
    <w:nsid w:val="2D723A37"/>
    <w:multiLevelType w:val="multilevel"/>
    <w:tmpl w:val="0C58E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5" w15:restartNumberingAfterBreak="0">
    <w:nsid w:val="2DBF37CF"/>
    <w:multiLevelType w:val="multilevel"/>
    <w:tmpl w:val="7BC4A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6" w15:restartNumberingAfterBreak="0">
    <w:nsid w:val="2DD164F8"/>
    <w:multiLevelType w:val="multilevel"/>
    <w:tmpl w:val="ABE6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7" w15:restartNumberingAfterBreak="0">
    <w:nsid w:val="2DF415F2"/>
    <w:multiLevelType w:val="multilevel"/>
    <w:tmpl w:val="4710C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8" w15:restartNumberingAfterBreak="0">
    <w:nsid w:val="2E0B1014"/>
    <w:multiLevelType w:val="multilevel"/>
    <w:tmpl w:val="022A5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9" w15:restartNumberingAfterBreak="0">
    <w:nsid w:val="2E233C57"/>
    <w:multiLevelType w:val="multilevel"/>
    <w:tmpl w:val="05BC6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0" w15:restartNumberingAfterBreak="0">
    <w:nsid w:val="2E275AA1"/>
    <w:multiLevelType w:val="multilevel"/>
    <w:tmpl w:val="1206C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1" w15:restartNumberingAfterBreak="0">
    <w:nsid w:val="2E342FAA"/>
    <w:multiLevelType w:val="multilevel"/>
    <w:tmpl w:val="A6B60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2" w15:restartNumberingAfterBreak="0">
    <w:nsid w:val="2E7628F4"/>
    <w:multiLevelType w:val="multilevel"/>
    <w:tmpl w:val="C1961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3" w15:restartNumberingAfterBreak="0">
    <w:nsid w:val="2E8B5468"/>
    <w:multiLevelType w:val="multilevel"/>
    <w:tmpl w:val="9F981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4" w15:restartNumberingAfterBreak="0">
    <w:nsid w:val="2E8E2EE5"/>
    <w:multiLevelType w:val="multilevel"/>
    <w:tmpl w:val="AA12E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5" w15:restartNumberingAfterBreak="0">
    <w:nsid w:val="2EAE1711"/>
    <w:multiLevelType w:val="multilevel"/>
    <w:tmpl w:val="59E2C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6" w15:restartNumberingAfterBreak="0">
    <w:nsid w:val="2EB05EC6"/>
    <w:multiLevelType w:val="multilevel"/>
    <w:tmpl w:val="22903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7" w15:restartNumberingAfterBreak="0">
    <w:nsid w:val="2EB77062"/>
    <w:multiLevelType w:val="multilevel"/>
    <w:tmpl w:val="3E96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8" w15:restartNumberingAfterBreak="0">
    <w:nsid w:val="2EC857CF"/>
    <w:multiLevelType w:val="multilevel"/>
    <w:tmpl w:val="C0AC3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9" w15:restartNumberingAfterBreak="0">
    <w:nsid w:val="2ED84DD7"/>
    <w:multiLevelType w:val="multilevel"/>
    <w:tmpl w:val="CF7A0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0" w15:restartNumberingAfterBreak="0">
    <w:nsid w:val="2EDD1232"/>
    <w:multiLevelType w:val="multilevel"/>
    <w:tmpl w:val="6BB4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1" w15:restartNumberingAfterBreak="0">
    <w:nsid w:val="2EEB3707"/>
    <w:multiLevelType w:val="multilevel"/>
    <w:tmpl w:val="79B48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2" w15:restartNumberingAfterBreak="0">
    <w:nsid w:val="2F3E0802"/>
    <w:multiLevelType w:val="multilevel"/>
    <w:tmpl w:val="D9588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3" w15:restartNumberingAfterBreak="0">
    <w:nsid w:val="2F7C51BB"/>
    <w:multiLevelType w:val="multilevel"/>
    <w:tmpl w:val="775C5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4" w15:restartNumberingAfterBreak="0">
    <w:nsid w:val="2F8822AE"/>
    <w:multiLevelType w:val="multilevel"/>
    <w:tmpl w:val="700E5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5" w15:restartNumberingAfterBreak="0">
    <w:nsid w:val="2F8C53A8"/>
    <w:multiLevelType w:val="multilevel"/>
    <w:tmpl w:val="2D0E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6" w15:restartNumberingAfterBreak="0">
    <w:nsid w:val="2F8C53B1"/>
    <w:multiLevelType w:val="multilevel"/>
    <w:tmpl w:val="EEBC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7" w15:restartNumberingAfterBreak="0">
    <w:nsid w:val="2FA80E3C"/>
    <w:multiLevelType w:val="multilevel"/>
    <w:tmpl w:val="A4B2E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8" w15:restartNumberingAfterBreak="0">
    <w:nsid w:val="2FDB1268"/>
    <w:multiLevelType w:val="multilevel"/>
    <w:tmpl w:val="BB8EE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9" w15:restartNumberingAfterBreak="0">
    <w:nsid w:val="30282C5E"/>
    <w:multiLevelType w:val="multilevel"/>
    <w:tmpl w:val="AF06E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0" w15:restartNumberingAfterBreak="0">
    <w:nsid w:val="302A01E0"/>
    <w:multiLevelType w:val="multilevel"/>
    <w:tmpl w:val="44D62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1" w15:restartNumberingAfterBreak="0">
    <w:nsid w:val="30445587"/>
    <w:multiLevelType w:val="multilevel"/>
    <w:tmpl w:val="DDC8C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2" w15:restartNumberingAfterBreak="0">
    <w:nsid w:val="304A5280"/>
    <w:multiLevelType w:val="multilevel"/>
    <w:tmpl w:val="68FA9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3" w15:restartNumberingAfterBreak="0">
    <w:nsid w:val="306A1FEA"/>
    <w:multiLevelType w:val="multilevel"/>
    <w:tmpl w:val="12FEE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4" w15:restartNumberingAfterBreak="0">
    <w:nsid w:val="30C001CE"/>
    <w:multiLevelType w:val="multilevel"/>
    <w:tmpl w:val="F35CD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5" w15:restartNumberingAfterBreak="0">
    <w:nsid w:val="31042733"/>
    <w:multiLevelType w:val="multilevel"/>
    <w:tmpl w:val="FD88D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6" w15:restartNumberingAfterBreak="0">
    <w:nsid w:val="314F5E08"/>
    <w:multiLevelType w:val="multilevel"/>
    <w:tmpl w:val="4630F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7" w15:restartNumberingAfterBreak="0">
    <w:nsid w:val="31525265"/>
    <w:multiLevelType w:val="multilevel"/>
    <w:tmpl w:val="8B34B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8" w15:restartNumberingAfterBreak="0">
    <w:nsid w:val="315541FE"/>
    <w:multiLevelType w:val="multilevel"/>
    <w:tmpl w:val="ECEA7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9" w15:restartNumberingAfterBreak="0">
    <w:nsid w:val="317763E0"/>
    <w:multiLevelType w:val="multilevel"/>
    <w:tmpl w:val="AF6E9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0" w15:restartNumberingAfterBreak="0">
    <w:nsid w:val="318D1C41"/>
    <w:multiLevelType w:val="multilevel"/>
    <w:tmpl w:val="203E4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1" w15:restartNumberingAfterBreak="0">
    <w:nsid w:val="31BD594B"/>
    <w:multiLevelType w:val="multilevel"/>
    <w:tmpl w:val="CE9CC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2" w15:restartNumberingAfterBreak="0">
    <w:nsid w:val="31BE78B3"/>
    <w:multiLevelType w:val="multilevel"/>
    <w:tmpl w:val="85FEF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3" w15:restartNumberingAfterBreak="0">
    <w:nsid w:val="31CA5D5D"/>
    <w:multiLevelType w:val="multilevel"/>
    <w:tmpl w:val="046C1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4" w15:restartNumberingAfterBreak="0">
    <w:nsid w:val="31D02D42"/>
    <w:multiLevelType w:val="multilevel"/>
    <w:tmpl w:val="D522F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5" w15:restartNumberingAfterBreak="0">
    <w:nsid w:val="31D3188E"/>
    <w:multiLevelType w:val="multilevel"/>
    <w:tmpl w:val="8252E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6" w15:restartNumberingAfterBreak="0">
    <w:nsid w:val="322C744C"/>
    <w:multiLevelType w:val="multilevel"/>
    <w:tmpl w:val="8DD21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7" w15:restartNumberingAfterBreak="0">
    <w:nsid w:val="324244F9"/>
    <w:multiLevelType w:val="multilevel"/>
    <w:tmpl w:val="74F8B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8" w15:restartNumberingAfterBreak="0">
    <w:nsid w:val="326E6631"/>
    <w:multiLevelType w:val="multilevel"/>
    <w:tmpl w:val="57409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9" w15:restartNumberingAfterBreak="0">
    <w:nsid w:val="32731B6F"/>
    <w:multiLevelType w:val="multilevel"/>
    <w:tmpl w:val="4AAE7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0" w15:restartNumberingAfterBreak="0">
    <w:nsid w:val="330A31D3"/>
    <w:multiLevelType w:val="multilevel"/>
    <w:tmpl w:val="6638D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1" w15:restartNumberingAfterBreak="0">
    <w:nsid w:val="337E18EA"/>
    <w:multiLevelType w:val="multilevel"/>
    <w:tmpl w:val="DE20F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2" w15:restartNumberingAfterBreak="0">
    <w:nsid w:val="33A15355"/>
    <w:multiLevelType w:val="multilevel"/>
    <w:tmpl w:val="375C4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3" w15:restartNumberingAfterBreak="0">
    <w:nsid w:val="33DD58B0"/>
    <w:multiLevelType w:val="multilevel"/>
    <w:tmpl w:val="2BBAD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4" w15:restartNumberingAfterBreak="0">
    <w:nsid w:val="346F5190"/>
    <w:multiLevelType w:val="multilevel"/>
    <w:tmpl w:val="A3685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5" w15:restartNumberingAfterBreak="0">
    <w:nsid w:val="34747EFE"/>
    <w:multiLevelType w:val="multilevel"/>
    <w:tmpl w:val="6E18E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6" w15:restartNumberingAfterBreak="0">
    <w:nsid w:val="34817556"/>
    <w:multiLevelType w:val="multilevel"/>
    <w:tmpl w:val="4FFC0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7" w15:restartNumberingAfterBreak="0">
    <w:nsid w:val="348348D9"/>
    <w:multiLevelType w:val="multilevel"/>
    <w:tmpl w:val="E4729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8" w15:restartNumberingAfterBreak="0">
    <w:nsid w:val="34991BEB"/>
    <w:multiLevelType w:val="multilevel"/>
    <w:tmpl w:val="58F88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9" w15:restartNumberingAfterBreak="0">
    <w:nsid w:val="34A56422"/>
    <w:multiLevelType w:val="multilevel"/>
    <w:tmpl w:val="5BDC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0" w15:restartNumberingAfterBreak="0">
    <w:nsid w:val="34BC5957"/>
    <w:multiLevelType w:val="multilevel"/>
    <w:tmpl w:val="60342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1" w15:restartNumberingAfterBreak="0">
    <w:nsid w:val="34C64225"/>
    <w:multiLevelType w:val="multilevel"/>
    <w:tmpl w:val="6DE8C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2" w15:restartNumberingAfterBreak="0">
    <w:nsid w:val="34DB6CC2"/>
    <w:multiLevelType w:val="multilevel"/>
    <w:tmpl w:val="1504B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3" w15:restartNumberingAfterBreak="0">
    <w:nsid w:val="34F13FC8"/>
    <w:multiLevelType w:val="multilevel"/>
    <w:tmpl w:val="4720E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4" w15:restartNumberingAfterBreak="0">
    <w:nsid w:val="351A5C38"/>
    <w:multiLevelType w:val="multilevel"/>
    <w:tmpl w:val="3BD0F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5" w15:restartNumberingAfterBreak="0">
    <w:nsid w:val="351A60F5"/>
    <w:multiLevelType w:val="multilevel"/>
    <w:tmpl w:val="A71A0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6" w15:restartNumberingAfterBreak="0">
    <w:nsid w:val="35280B02"/>
    <w:multiLevelType w:val="multilevel"/>
    <w:tmpl w:val="E8D0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7" w15:restartNumberingAfterBreak="0">
    <w:nsid w:val="35332AEC"/>
    <w:multiLevelType w:val="multilevel"/>
    <w:tmpl w:val="D61A3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8" w15:restartNumberingAfterBreak="0">
    <w:nsid w:val="35454A14"/>
    <w:multiLevelType w:val="multilevel"/>
    <w:tmpl w:val="69F6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9" w15:restartNumberingAfterBreak="0">
    <w:nsid w:val="35497C00"/>
    <w:multiLevelType w:val="multilevel"/>
    <w:tmpl w:val="B96E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0" w15:restartNumberingAfterBreak="0">
    <w:nsid w:val="35692B64"/>
    <w:multiLevelType w:val="multilevel"/>
    <w:tmpl w:val="980A2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1" w15:restartNumberingAfterBreak="0">
    <w:nsid w:val="35693192"/>
    <w:multiLevelType w:val="multilevel"/>
    <w:tmpl w:val="D5ACB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2" w15:restartNumberingAfterBreak="0">
    <w:nsid w:val="3576208A"/>
    <w:multiLevelType w:val="multilevel"/>
    <w:tmpl w:val="2C623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3" w15:restartNumberingAfterBreak="0">
    <w:nsid w:val="35815808"/>
    <w:multiLevelType w:val="multilevel"/>
    <w:tmpl w:val="C8724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4" w15:restartNumberingAfterBreak="0">
    <w:nsid w:val="360F08BF"/>
    <w:multiLevelType w:val="multilevel"/>
    <w:tmpl w:val="71542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5" w15:restartNumberingAfterBreak="0">
    <w:nsid w:val="361F75FE"/>
    <w:multiLevelType w:val="multilevel"/>
    <w:tmpl w:val="AB567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6" w15:restartNumberingAfterBreak="0">
    <w:nsid w:val="361F7C21"/>
    <w:multiLevelType w:val="multilevel"/>
    <w:tmpl w:val="AD066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7" w15:restartNumberingAfterBreak="0">
    <w:nsid w:val="36755DA8"/>
    <w:multiLevelType w:val="multilevel"/>
    <w:tmpl w:val="90EE8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8" w15:restartNumberingAfterBreak="0">
    <w:nsid w:val="367E3F7A"/>
    <w:multiLevelType w:val="multilevel"/>
    <w:tmpl w:val="F9EEC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9" w15:restartNumberingAfterBreak="0">
    <w:nsid w:val="369B27FF"/>
    <w:multiLevelType w:val="multilevel"/>
    <w:tmpl w:val="33C2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0" w15:restartNumberingAfterBreak="0">
    <w:nsid w:val="369E1D19"/>
    <w:multiLevelType w:val="multilevel"/>
    <w:tmpl w:val="14348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1" w15:restartNumberingAfterBreak="0">
    <w:nsid w:val="36C84893"/>
    <w:multiLevelType w:val="multilevel"/>
    <w:tmpl w:val="E0906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2" w15:restartNumberingAfterBreak="0">
    <w:nsid w:val="36DC6433"/>
    <w:multiLevelType w:val="multilevel"/>
    <w:tmpl w:val="6E0AF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3" w15:restartNumberingAfterBreak="0">
    <w:nsid w:val="36F64BC3"/>
    <w:multiLevelType w:val="multilevel"/>
    <w:tmpl w:val="662AE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4" w15:restartNumberingAfterBreak="0">
    <w:nsid w:val="36F936BB"/>
    <w:multiLevelType w:val="multilevel"/>
    <w:tmpl w:val="AB56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5" w15:restartNumberingAfterBreak="0">
    <w:nsid w:val="36FB772F"/>
    <w:multiLevelType w:val="multilevel"/>
    <w:tmpl w:val="4CB056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6" w15:restartNumberingAfterBreak="0">
    <w:nsid w:val="371307C0"/>
    <w:multiLevelType w:val="multilevel"/>
    <w:tmpl w:val="E160B7C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72A1728"/>
    <w:multiLevelType w:val="multilevel"/>
    <w:tmpl w:val="250CB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8" w15:restartNumberingAfterBreak="0">
    <w:nsid w:val="372E27E4"/>
    <w:multiLevelType w:val="multilevel"/>
    <w:tmpl w:val="2A5A3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9" w15:restartNumberingAfterBreak="0">
    <w:nsid w:val="378532BE"/>
    <w:multiLevelType w:val="multilevel"/>
    <w:tmpl w:val="C3E0F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0" w15:restartNumberingAfterBreak="0">
    <w:nsid w:val="378F1DA7"/>
    <w:multiLevelType w:val="multilevel"/>
    <w:tmpl w:val="9B80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1" w15:restartNumberingAfterBreak="0">
    <w:nsid w:val="3790409A"/>
    <w:multiLevelType w:val="multilevel"/>
    <w:tmpl w:val="3F562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2" w15:restartNumberingAfterBreak="0">
    <w:nsid w:val="37AF7F57"/>
    <w:multiLevelType w:val="multilevel"/>
    <w:tmpl w:val="F0E8B1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3" w15:restartNumberingAfterBreak="0">
    <w:nsid w:val="37B8499A"/>
    <w:multiLevelType w:val="multilevel"/>
    <w:tmpl w:val="B9F8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4" w15:restartNumberingAfterBreak="0">
    <w:nsid w:val="37E04372"/>
    <w:multiLevelType w:val="multilevel"/>
    <w:tmpl w:val="54DC1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5" w15:restartNumberingAfterBreak="0">
    <w:nsid w:val="383C0A3A"/>
    <w:multiLevelType w:val="multilevel"/>
    <w:tmpl w:val="1598E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6" w15:restartNumberingAfterBreak="0">
    <w:nsid w:val="38501CB4"/>
    <w:multiLevelType w:val="multilevel"/>
    <w:tmpl w:val="DE6C6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7" w15:restartNumberingAfterBreak="0">
    <w:nsid w:val="39413EDB"/>
    <w:multiLevelType w:val="multilevel"/>
    <w:tmpl w:val="1DDCF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8" w15:restartNumberingAfterBreak="0">
    <w:nsid w:val="39437476"/>
    <w:multiLevelType w:val="multilevel"/>
    <w:tmpl w:val="6738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9" w15:restartNumberingAfterBreak="0">
    <w:nsid w:val="397F75E1"/>
    <w:multiLevelType w:val="multilevel"/>
    <w:tmpl w:val="0EAAC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0" w15:restartNumberingAfterBreak="0">
    <w:nsid w:val="399C95D6"/>
    <w:multiLevelType w:val="hybridMultilevel"/>
    <w:tmpl w:val="DB280744"/>
    <w:lvl w:ilvl="0" w:tplc="0DD05764">
      <w:start w:val="1"/>
      <w:numFmt w:val="bullet"/>
      <w:lvlText w:val=""/>
      <w:lvlJc w:val="left"/>
      <w:pPr>
        <w:ind w:left="720" w:hanging="360"/>
      </w:pPr>
      <w:rPr>
        <w:rFonts w:hint="default" w:ascii="Symbol" w:hAnsi="Symbol"/>
      </w:rPr>
    </w:lvl>
    <w:lvl w:ilvl="1" w:tplc="0B122FB8">
      <w:start w:val="1"/>
      <w:numFmt w:val="bullet"/>
      <w:lvlText w:val="o"/>
      <w:lvlJc w:val="left"/>
      <w:pPr>
        <w:ind w:left="1440" w:hanging="360"/>
      </w:pPr>
      <w:rPr>
        <w:rFonts w:hint="default" w:ascii="Courier New" w:hAnsi="Courier New"/>
      </w:rPr>
    </w:lvl>
    <w:lvl w:ilvl="2" w:tplc="2018A25E">
      <w:start w:val="1"/>
      <w:numFmt w:val="bullet"/>
      <w:lvlText w:val=""/>
      <w:lvlJc w:val="left"/>
      <w:pPr>
        <w:ind w:left="2160" w:hanging="360"/>
      </w:pPr>
      <w:rPr>
        <w:rFonts w:hint="default" w:ascii="Wingdings" w:hAnsi="Wingdings"/>
      </w:rPr>
    </w:lvl>
    <w:lvl w:ilvl="3" w:tplc="8D826112">
      <w:start w:val="1"/>
      <w:numFmt w:val="bullet"/>
      <w:lvlText w:val=""/>
      <w:lvlJc w:val="left"/>
      <w:pPr>
        <w:ind w:left="2880" w:hanging="360"/>
      </w:pPr>
      <w:rPr>
        <w:rFonts w:hint="default" w:ascii="Symbol" w:hAnsi="Symbol"/>
      </w:rPr>
    </w:lvl>
    <w:lvl w:ilvl="4" w:tplc="6F6852B6">
      <w:start w:val="1"/>
      <w:numFmt w:val="bullet"/>
      <w:lvlText w:val="o"/>
      <w:lvlJc w:val="left"/>
      <w:pPr>
        <w:ind w:left="3600" w:hanging="360"/>
      </w:pPr>
      <w:rPr>
        <w:rFonts w:hint="default" w:ascii="Courier New" w:hAnsi="Courier New"/>
      </w:rPr>
    </w:lvl>
    <w:lvl w:ilvl="5" w:tplc="875C458E">
      <w:start w:val="1"/>
      <w:numFmt w:val="bullet"/>
      <w:lvlText w:val=""/>
      <w:lvlJc w:val="left"/>
      <w:pPr>
        <w:ind w:left="4320" w:hanging="360"/>
      </w:pPr>
      <w:rPr>
        <w:rFonts w:hint="default" w:ascii="Wingdings" w:hAnsi="Wingdings"/>
      </w:rPr>
    </w:lvl>
    <w:lvl w:ilvl="6" w:tplc="D67CD604">
      <w:start w:val="1"/>
      <w:numFmt w:val="bullet"/>
      <w:lvlText w:val=""/>
      <w:lvlJc w:val="left"/>
      <w:pPr>
        <w:ind w:left="5040" w:hanging="360"/>
      </w:pPr>
      <w:rPr>
        <w:rFonts w:hint="default" w:ascii="Symbol" w:hAnsi="Symbol"/>
      </w:rPr>
    </w:lvl>
    <w:lvl w:ilvl="7" w:tplc="12C8FF8E">
      <w:start w:val="1"/>
      <w:numFmt w:val="bullet"/>
      <w:lvlText w:val="o"/>
      <w:lvlJc w:val="left"/>
      <w:pPr>
        <w:ind w:left="5760" w:hanging="360"/>
      </w:pPr>
      <w:rPr>
        <w:rFonts w:hint="default" w:ascii="Courier New" w:hAnsi="Courier New"/>
      </w:rPr>
    </w:lvl>
    <w:lvl w:ilvl="8" w:tplc="76CA8FAC">
      <w:start w:val="1"/>
      <w:numFmt w:val="bullet"/>
      <w:lvlText w:val=""/>
      <w:lvlJc w:val="left"/>
      <w:pPr>
        <w:ind w:left="6480" w:hanging="360"/>
      </w:pPr>
      <w:rPr>
        <w:rFonts w:hint="default" w:ascii="Wingdings" w:hAnsi="Wingdings"/>
      </w:rPr>
    </w:lvl>
  </w:abstractNum>
  <w:abstractNum w:abstractNumId="481" w15:restartNumberingAfterBreak="0">
    <w:nsid w:val="39B750B9"/>
    <w:multiLevelType w:val="multilevel"/>
    <w:tmpl w:val="42EE3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2" w15:restartNumberingAfterBreak="0">
    <w:nsid w:val="39C15109"/>
    <w:multiLevelType w:val="multilevel"/>
    <w:tmpl w:val="13D2A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3" w15:restartNumberingAfterBreak="0">
    <w:nsid w:val="39E13A59"/>
    <w:multiLevelType w:val="multilevel"/>
    <w:tmpl w:val="51C69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4" w15:restartNumberingAfterBreak="0">
    <w:nsid w:val="39EC446B"/>
    <w:multiLevelType w:val="multilevel"/>
    <w:tmpl w:val="0B10D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5" w15:restartNumberingAfterBreak="0">
    <w:nsid w:val="3A3F511F"/>
    <w:multiLevelType w:val="multilevel"/>
    <w:tmpl w:val="8E96B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6" w15:restartNumberingAfterBreak="0">
    <w:nsid w:val="3A6A2B52"/>
    <w:multiLevelType w:val="multilevel"/>
    <w:tmpl w:val="62DE7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7" w15:restartNumberingAfterBreak="0">
    <w:nsid w:val="3A923B6D"/>
    <w:multiLevelType w:val="multilevel"/>
    <w:tmpl w:val="13CCE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8" w15:restartNumberingAfterBreak="0">
    <w:nsid w:val="3A9E0448"/>
    <w:multiLevelType w:val="multilevel"/>
    <w:tmpl w:val="BBD4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9" w15:restartNumberingAfterBreak="0">
    <w:nsid w:val="3AA21A16"/>
    <w:multiLevelType w:val="multilevel"/>
    <w:tmpl w:val="E72C0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0" w15:restartNumberingAfterBreak="0">
    <w:nsid w:val="3AAC07E2"/>
    <w:multiLevelType w:val="multilevel"/>
    <w:tmpl w:val="1648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1" w15:restartNumberingAfterBreak="0">
    <w:nsid w:val="3AD00719"/>
    <w:multiLevelType w:val="multilevel"/>
    <w:tmpl w:val="F8543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2" w15:restartNumberingAfterBreak="0">
    <w:nsid w:val="3AD952B2"/>
    <w:multiLevelType w:val="multilevel"/>
    <w:tmpl w:val="80DCF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3" w15:restartNumberingAfterBreak="0">
    <w:nsid w:val="3AF62D04"/>
    <w:multiLevelType w:val="multilevel"/>
    <w:tmpl w:val="69C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4" w15:restartNumberingAfterBreak="0">
    <w:nsid w:val="3B474F13"/>
    <w:multiLevelType w:val="multilevel"/>
    <w:tmpl w:val="A2C61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5" w15:restartNumberingAfterBreak="0">
    <w:nsid w:val="3B597AB4"/>
    <w:multiLevelType w:val="multilevel"/>
    <w:tmpl w:val="44783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6" w15:restartNumberingAfterBreak="0">
    <w:nsid w:val="3B5F660C"/>
    <w:multiLevelType w:val="multilevel"/>
    <w:tmpl w:val="6562C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7" w15:restartNumberingAfterBreak="0">
    <w:nsid w:val="3B6B3D2E"/>
    <w:multiLevelType w:val="multilevel"/>
    <w:tmpl w:val="8BCC7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8" w15:restartNumberingAfterBreak="0">
    <w:nsid w:val="3BBD08D1"/>
    <w:multiLevelType w:val="multilevel"/>
    <w:tmpl w:val="C2222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9" w15:restartNumberingAfterBreak="0">
    <w:nsid w:val="3BDD4302"/>
    <w:multiLevelType w:val="multilevel"/>
    <w:tmpl w:val="B1BAA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0" w15:restartNumberingAfterBreak="0">
    <w:nsid w:val="3BFD25B5"/>
    <w:multiLevelType w:val="multilevel"/>
    <w:tmpl w:val="7346D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1" w15:restartNumberingAfterBreak="0">
    <w:nsid w:val="3C706605"/>
    <w:multiLevelType w:val="multilevel"/>
    <w:tmpl w:val="45683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2" w15:restartNumberingAfterBreak="0">
    <w:nsid w:val="3C7F0AC0"/>
    <w:multiLevelType w:val="multilevel"/>
    <w:tmpl w:val="38DC9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3" w15:restartNumberingAfterBreak="0">
    <w:nsid w:val="3C803B00"/>
    <w:multiLevelType w:val="multilevel"/>
    <w:tmpl w:val="4FFE2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4" w15:restartNumberingAfterBreak="0">
    <w:nsid w:val="3C930D63"/>
    <w:multiLevelType w:val="multilevel"/>
    <w:tmpl w:val="62A8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5" w15:restartNumberingAfterBreak="0">
    <w:nsid w:val="3CA13107"/>
    <w:multiLevelType w:val="multilevel"/>
    <w:tmpl w:val="48A2D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6" w15:restartNumberingAfterBreak="0">
    <w:nsid w:val="3CB8124F"/>
    <w:multiLevelType w:val="multilevel"/>
    <w:tmpl w:val="24727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7" w15:restartNumberingAfterBreak="0">
    <w:nsid w:val="3CBD60E2"/>
    <w:multiLevelType w:val="multilevel"/>
    <w:tmpl w:val="18D4B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8" w15:restartNumberingAfterBreak="0">
    <w:nsid w:val="3CCA6356"/>
    <w:multiLevelType w:val="multilevel"/>
    <w:tmpl w:val="5B786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9" w15:restartNumberingAfterBreak="0">
    <w:nsid w:val="3CD4420F"/>
    <w:multiLevelType w:val="multilevel"/>
    <w:tmpl w:val="D31C9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0" w15:restartNumberingAfterBreak="0">
    <w:nsid w:val="3CF40B5D"/>
    <w:multiLevelType w:val="multilevel"/>
    <w:tmpl w:val="312E3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1" w15:restartNumberingAfterBreak="0">
    <w:nsid w:val="3D4A5206"/>
    <w:multiLevelType w:val="hybridMultilevel"/>
    <w:tmpl w:val="540A63B6"/>
    <w:lvl w:ilvl="0" w:tplc="913C3A40">
      <w:start w:val="1"/>
      <w:numFmt w:val="bullet"/>
      <w:lvlText w:val=""/>
      <w:lvlJc w:val="left"/>
      <w:pPr>
        <w:ind w:left="720" w:hanging="360"/>
      </w:pPr>
      <w:rPr>
        <w:rFonts w:hint="default" w:ascii="Symbol" w:hAnsi="Symbol"/>
      </w:rPr>
    </w:lvl>
    <w:lvl w:ilvl="1" w:tplc="2886F9C6">
      <w:start w:val="1"/>
      <w:numFmt w:val="bullet"/>
      <w:lvlText w:val="o"/>
      <w:lvlJc w:val="left"/>
      <w:pPr>
        <w:ind w:left="1440" w:hanging="360"/>
      </w:pPr>
      <w:rPr>
        <w:rFonts w:hint="default" w:ascii="Courier New" w:hAnsi="Courier New"/>
      </w:rPr>
    </w:lvl>
    <w:lvl w:ilvl="2" w:tplc="C562D1D2">
      <w:start w:val="1"/>
      <w:numFmt w:val="bullet"/>
      <w:lvlText w:val=""/>
      <w:lvlJc w:val="left"/>
      <w:pPr>
        <w:ind w:left="2160" w:hanging="360"/>
      </w:pPr>
      <w:rPr>
        <w:rFonts w:hint="default" w:ascii="Wingdings" w:hAnsi="Wingdings"/>
      </w:rPr>
    </w:lvl>
    <w:lvl w:ilvl="3" w:tplc="E878F416">
      <w:start w:val="1"/>
      <w:numFmt w:val="bullet"/>
      <w:lvlText w:val=""/>
      <w:lvlJc w:val="left"/>
      <w:pPr>
        <w:ind w:left="2880" w:hanging="360"/>
      </w:pPr>
      <w:rPr>
        <w:rFonts w:hint="default" w:ascii="Symbol" w:hAnsi="Symbol"/>
      </w:rPr>
    </w:lvl>
    <w:lvl w:ilvl="4" w:tplc="B150BCAA">
      <w:start w:val="1"/>
      <w:numFmt w:val="bullet"/>
      <w:lvlText w:val="o"/>
      <w:lvlJc w:val="left"/>
      <w:pPr>
        <w:ind w:left="3600" w:hanging="360"/>
      </w:pPr>
      <w:rPr>
        <w:rFonts w:hint="default" w:ascii="Courier New" w:hAnsi="Courier New"/>
      </w:rPr>
    </w:lvl>
    <w:lvl w:ilvl="5" w:tplc="5CF2382E">
      <w:start w:val="1"/>
      <w:numFmt w:val="bullet"/>
      <w:lvlText w:val=""/>
      <w:lvlJc w:val="left"/>
      <w:pPr>
        <w:ind w:left="4320" w:hanging="360"/>
      </w:pPr>
      <w:rPr>
        <w:rFonts w:hint="default" w:ascii="Wingdings" w:hAnsi="Wingdings"/>
      </w:rPr>
    </w:lvl>
    <w:lvl w:ilvl="6" w:tplc="CE88F446">
      <w:start w:val="1"/>
      <w:numFmt w:val="bullet"/>
      <w:lvlText w:val=""/>
      <w:lvlJc w:val="left"/>
      <w:pPr>
        <w:ind w:left="5040" w:hanging="360"/>
      </w:pPr>
      <w:rPr>
        <w:rFonts w:hint="default" w:ascii="Symbol" w:hAnsi="Symbol"/>
      </w:rPr>
    </w:lvl>
    <w:lvl w:ilvl="7" w:tplc="CC3A41F6">
      <w:start w:val="1"/>
      <w:numFmt w:val="bullet"/>
      <w:lvlText w:val="o"/>
      <w:lvlJc w:val="left"/>
      <w:pPr>
        <w:ind w:left="5760" w:hanging="360"/>
      </w:pPr>
      <w:rPr>
        <w:rFonts w:hint="default" w:ascii="Courier New" w:hAnsi="Courier New"/>
      </w:rPr>
    </w:lvl>
    <w:lvl w:ilvl="8" w:tplc="F43AEC26">
      <w:start w:val="1"/>
      <w:numFmt w:val="bullet"/>
      <w:lvlText w:val=""/>
      <w:lvlJc w:val="left"/>
      <w:pPr>
        <w:ind w:left="6480" w:hanging="360"/>
      </w:pPr>
      <w:rPr>
        <w:rFonts w:hint="default" w:ascii="Wingdings" w:hAnsi="Wingdings"/>
      </w:rPr>
    </w:lvl>
  </w:abstractNum>
  <w:abstractNum w:abstractNumId="512" w15:restartNumberingAfterBreak="0">
    <w:nsid w:val="3DA80D94"/>
    <w:multiLevelType w:val="multilevel"/>
    <w:tmpl w:val="137CE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3" w15:restartNumberingAfterBreak="0">
    <w:nsid w:val="3DB21400"/>
    <w:multiLevelType w:val="multilevel"/>
    <w:tmpl w:val="03203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4" w15:restartNumberingAfterBreak="0">
    <w:nsid w:val="3DEF3E0D"/>
    <w:multiLevelType w:val="multilevel"/>
    <w:tmpl w:val="55A86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5" w15:restartNumberingAfterBreak="0">
    <w:nsid w:val="3E2A123A"/>
    <w:multiLevelType w:val="multilevel"/>
    <w:tmpl w:val="E912E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6" w15:restartNumberingAfterBreak="0">
    <w:nsid w:val="3E335E12"/>
    <w:multiLevelType w:val="multilevel"/>
    <w:tmpl w:val="26C84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7" w15:restartNumberingAfterBreak="0">
    <w:nsid w:val="3E824CD5"/>
    <w:multiLevelType w:val="multilevel"/>
    <w:tmpl w:val="A372E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8" w15:restartNumberingAfterBreak="0">
    <w:nsid w:val="3E98133C"/>
    <w:multiLevelType w:val="multilevel"/>
    <w:tmpl w:val="203E3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9" w15:restartNumberingAfterBreak="0">
    <w:nsid w:val="3EBE44BC"/>
    <w:multiLevelType w:val="multilevel"/>
    <w:tmpl w:val="37B69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0" w15:restartNumberingAfterBreak="0">
    <w:nsid w:val="3EF04E50"/>
    <w:multiLevelType w:val="multilevel"/>
    <w:tmpl w:val="539AB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1" w15:restartNumberingAfterBreak="0">
    <w:nsid w:val="3EF5730F"/>
    <w:multiLevelType w:val="multilevel"/>
    <w:tmpl w:val="BFF47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2" w15:restartNumberingAfterBreak="0">
    <w:nsid w:val="3F025F5D"/>
    <w:multiLevelType w:val="multilevel"/>
    <w:tmpl w:val="5F526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3" w15:restartNumberingAfterBreak="0">
    <w:nsid w:val="3F090B06"/>
    <w:multiLevelType w:val="multilevel"/>
    <w:tmpl w:val="12E89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4" w15:restartNumberingAfterBreak="0">
    <w:nsid w:val="3F1B1E78"/>
    <w:multiLevelType w:val="multilevel"/>
    <w:tmpl w:val="47D2B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5" w15:restartNumberingAfterBreak="0">
    <w:nsid w:val="3F26561B"/>
    <w:multiLevelType w:val="multilevel"/>
    <w:tmpl w:val="1FC63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6" w15:restartNumberingAfterBreak="0">
    <w:nsid w:val="3F5C6B71"/>
    <w:multiLevelType w:val="multilevel"/>
    <w:tmpl w:val="3180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7" w15:restartNumberingAfterBreak="0">
    <w:nsid w:val="3F892E12"/>
    <w:multiLevelType w:val="multilevel"/>
    <w:tmpl w:val="50C87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8" w15:restartNumberingAfterBreak="0">
    <w:nsid w:val="3F9C7D50"/>
    <w:multiLevelType w:val="multilevel"/>
    <w:tmpl w:val="986AC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9" w15:restartNumberingAfterBreak="0">
    <w:nsid w:val="3FBA153A"/>
    <w:multiLevelType w:val="multilevel"/>
    <w:tmpl w:val="F91A0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0" w15:restartNumberingAfterBreak="0">
    <w:nsid w:val="3FFA1EB4"/>
    <w:multiLevelType w:val="multilevel"/>
    <w:tmpl w:val="0D8C2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1" w15:restartNumberingAfterBreak="0">
    <w:nsid w:val="40257B59"/>
    <w:multiLevelType w:val="multilevel"/>
    <w:tmpl w:val="C218B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2" w15:restartNumberingAfterBreak="0">
    <w:nsid w:val="402D39F0"/>
    <w:multiLevelType w:val="multilevel"/>
    <w:tmpl w:val="B9884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3" w15:restartNumberingAfterBreak="0">
    <w:nsid w:val="407C2464"/>
    <w:multiLevelType w:val="multilevel"/>
    <w:tmpl w:val="6D3AC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4" w15:restartNumberingAfterBreak="0">
    <w:nsid w:val="4089162E"/>
    <w:multiLevelType w:val="multilevel"/>
    <w:tmpl w:val="4962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5" w15:restartNumberingAfterBreak="0">
    <w:nsid w:val="40897DC4"/>
    <w:multiLevelType w:val="multilevel"/>
    <w:tmpl w:val="22CA0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6" w15:restartNumberingAfterBreak="0">
    <w:nsid w:val="4093060C"/>
    <w:multiLevelType w:val="multilevel"/>
    <w:tmpl w:val="3D76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7" w15:restartNumberingAfterBreak="0">
    <w:nsid w:val="40C916DC"/>
    <w:multiLevelType w:val="multilevel"/>
    <w:tmpl w:val="779E4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8" w15:restartNumberingAfterBreak="0">
    <w:nsid w:val="41034E76"/>
    <w:multiLevelType w:val="multilevel"/>
    <w:tmpl w:val="91F60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9" w15:restartNumberingAfterBreak="0">
    <w:nsid w:val="410E0A88"/>
    <w:multiLevelType w:val="multilevel"/>
    <w:tmpl w:val="6616E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0" w15:restartNumberingAfterBreak="0">
    <w:nsid w:val="412310E0"/>
    <w:multiLevelType w:val="multilevel"/>
    <w:tmpl w:val="1B2E2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1" w15:restartNumberingAfterBreak="0">
    <w:nsid w:val="41702183"/>
    <w:multiLevelType w:val="multilevel"/>
    <w:tmpl w:val="9F04C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2" w15:restartNumberingAfterBreak="0">
    <w:nsid w:val="41837D02"/>
    <w:multiLevelType w:val="multilevel"/>
    <w:tmpl w:val="16203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3" w15:restartNumberingAfterBreak="0">
    <w:nsid w:val="418953A1"/>
    <w:multiLevelType w:val="multilevel"/>
    <w:tmpl w:val="33B4E8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4" w15:restartNumberingAfterBreak="0">
    <w:nsid w:val="418E374C"/>
    <w:multiLevelType w:val="multilevel"/>
    <w:tmpl w:val="5FCA3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5" w15:restartNumberingAfterBreak="0">
    <w:nsid w:val="41CD1CD6"/>
    <w:multiLevelType w:val="multilevel"/>
    <w:tmpl w:val="F49E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6" w15:restartNumberingAfterBreak="0">
    <w:nsid w:val="42130600"/>
    <w:multiLevelType w:val="multilevel"/>
    <w:tmpl w:val="DC7E4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7" w15:restartNumberingAfterBreak="0">
    <w:nsid w:val="426305CF"/>
    <w:multiLevelType w:val="multilevel"/>
    <w:tmpl w:val="1B04D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8" w15:restartNumberingAfterBreak="0">
    <w:nsid w:val="42A0299C"/>
    <w:multiLevelType w:val="multilevel"/>
    <w:tmpl w:val="E3AA7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9" w15:restartNumberingAfterBreak="0">
    <w:nsid w:val="42A50726"/>
    <w:multiLevelType w:val="multilevel"/>
    <w:tmpl w:val="BF7EC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0" w15:restartNumberingAfterBreak="0">
    <w:nsid w:val="42A56535"/>
    <w:multiLevelType w:val="multilevel"/>
    <w:tmpl w:val="F5624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1" w15:restartNumberingAfterBreak="0">
    <w:nsid w:val="42C70BBF"/>
    <w:multiLevelType w:val="multilevel"/>
    <w:tmpl w:val="7B947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2" w15:restartNumberingAfterBreak="0">
    <w:nsid w:val="42E87F2C"/>
    <w:multiLevelType w:val="multilevel"/>
    <w:tmpl w:val="23282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3" w15:restartNumberingAfterBreak="0">
    <w:nsid w:val="42E9259E"/>
    <w:multiLevelType w:val="multilevel"/>
    <w:tmpl w:val="CC987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4" w15:restartNumberingAfterBreak="0">
    <w:nsid w:val="43205EAD"/>
    <w:multiLevelType w:val="multilevel"/>
    <w:tmpl w:val="9C0A9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5" w15:restartNumberingAfterBreak="0">
    <w:nsid w:val="43253392"/>
    <w:multiLevelType w:val="multilevel"/>
    <w:tmpl w:val="34E0C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6" w15:restartNumberingAfterBreak="0">
    <w:nsid w:val="43363672"/>
    <w:multiLevelType w:val="multilevel"/>
    <w:tmpl w:val="BFAE1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7" w15:restartNumberingAfterBreak="0">
    <w:nsid w:val="434159A8"/>
    <w:multiLevelType w:val="multilevel"/>
    <w:tmpl w:val="904C5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8" w15:restartNumberingAfterBreak="0">
    <w:nsid w:val="434F6967"/>
    <w:multiLevelType w:val="multilevel"/>
    <w:tmpl w:val="C3866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9" w15:restartNumberingAfterBreak="0">
    <w:nsid w:val="436822E6"/>
    <w:multiLevelType w:val="multilevel"/>
    <w:tmpl w:val="01F6A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0" w15:restartNumberingAfterBreak="0">
    <w:nsid w:val="43792A81"/>
    <w:multiLevelType w:val="multilevel"/>
    <w:tmpl w:val="BD0CF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1" w15:restartNumberingAfterBreak="0">
    <w:nsid w:val="439F71BD"/>
    <w:multiLevelType w:val="multilevel"/>
    <w:tmpl w:val="799CF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2" w15:restartNumberingAfterBreak="0">
    <w:nsid w:val="43E974D6"/>
    <w:multiLevelType w:val="multilevel"/>
    <w:tmpl w:val="0F629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3" w15:restartNumberingAfterBreak="0">
    <w:nsid w:val="43F70B1D"/>
    <w:multiLevelType w:val="multilevel"/>
    <w:tmpl w:val="1ECCC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4" w15:restartNumberingAfterBreak="0">
    <w:nsid w:val="440365F9"/>
    <w:multiLevelType w:val="multilevel"/>
    <w:tmpl w:val="8C46C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5" w15:restartNumberingAfterBreak="0">
    <w:nsid w:val="44077578"/>
    <w:multiLevelType w:val="multilevel"/>
    <w:tmpl w:val="970E7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6" w15:restartNumberingAfterBreak="0">
    <w:nsid w:val="44111486"/>
    <w:multiLevelType w:val="multilevel"/>
    <w:tmpl w:val="2FFC5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7" w15:restartNumberingAfterBreak="0">
    <w:nsid w:val="441F73C8"/>
    <w:multiLevelType w:val="hybridMultilevel"/>
    <w:tmpl w:val="7B201294"/>
    <w:lvl w:ilvl="0" w:tplc="2AD20584">
      <w:start w:val="1"/>
      <w:numFmt w:val="bullet"/>
      <w:lvlText w:val=""/>
      <w:lvlJc w:val="left"/>
      <w:pPr>
        <w:ind w:left="720" w:hanging="360"/>
      </w:pPr>
      <w:rPr>
        <w:rFonts w:hint="default" w:ascii="Symbol" w:hAnsi="Symbol"/>
      </w:rPr>
    </w:lvl>
    <w:lvl w:ilvl="1" w:tplc="DC425A6C">
      <w:start w:val="1"/>
      <w:numFmt w:val="bullet"/>
      <w:lvlText w:val="o"/>
      <w:lvlJc w:val="left"/>
      <w:pPr>
        <w:ind w:left="1440" w:hanging="360"/>
      </w:pPr>
      <w:rPr>
        <w:rFonts w:hint="default" w:ascii="Courier New" w:hAnsi="Courier New"/>
      </w:rPr>
    </w:lvl>
    <w:lvl w:ilvl="2" w:tplc="536E2FCE">
      <w:start w:val="1"/>
      <w:numFmt w:val="bullet"/>
      <w:lvlText w:val=""/>
      <w:lvlJc w:val="left"/>
      <w:pPr>
        <w:ind w:left="2160" w:hanging="360"/>
      </w:pPr>
      <w:rPr>
        <w:rFonts w:hint="default" w:ascii="Wingdings" w:hAnsi="Wingdings"/>
      </w:rPr>
    </w:lvl>
    <w:lvl w:ilvl="3" w:tplc="528E854C">
      <w:start w:val="1"/>
      <w:numFmt w:val="bullet"/>
      <w:lvlText w:val=""/>
      <w:lvlJc w:val="left"/>
      <w:pPr>
        <w:ind w:left="2880" w:hanging="360"/>
      </w:pPr>
      <w:rPr>
        <w:rFonts w:hint="default" w:ascii="Symbol" w:hAnsi="Symbol"/>
      </w:rPr>
    </w:lvl>
    <w:lvl w:ilvl="4" w:tplc="317A6DB4">
      <w:start w:val="1"/>
      <w:numFmt w:val="bullet"/>
      <w:lvlText w:val="o"/>
      <w:lvlJc w:val="left"/>
      <w:pPr>
        <w:ind w:left="3600" w:hanging="360"/>
      </w:pPr>
      <w:rPr>
        <w:rFonts w:hint="default" w:ascii="Courier New" w:hAnsi="Courier New"/>
      </w:rPr>
    </w:lvl>
    <w:lvl w:ilvl="5" w:tplc="F0D830F0">
      <w:start w:val="1"/>
      <w:numFmt w:val="bullet"/>
      <w:lvlText w:val=""/>
      <w:lvlJc w:val="left"/>
      <w:pPr>
        <w:ind w:left="4320" w:hanging="360"/>
      </w:pPr>
      <w:rPr>
        <w:rFonts w:hint="default" w:ascii="Wingdings" w:hAnsi="Wingdings"/>
      </w:rPr>
    </w:lvl>
    <w:lvl w:ilvl="6" w:tplc="E30A70E0">
      <w:start w:val="1"/>
      <w:numFmt w:val="bullet"/>
      <w:lvlText w:val=""/>
      <w:lvlJc w:val="left"/>
      <w:pPr>
        <w:ind w:left="5040" w:hanging="360"/>
      </w:pPr>
      <w:rPr>
        <w:rFonts w:hint="default" w:ascii="Symbol" w:hAnsi="Symbol"/>
      </w:rPr>
    </w:lvl>
    <w:lvl w:ilvl="7" w:tplc="E264CF02">
      <w:start w:val="1"/>
      <w:numFmt w:val="bullet"/>
      <w:lvlText w:val="o"/>
      <w:lvlJc w:val="left"/>
      <w:pPr>
        <w:ind w:left="5760" w:hanging="360"/>
      </w:pPr>
      <w:rPr>
        <w:rFonts w:hint="default" w:ascii="Courier New" w:hAnsi="Courier New"/>
      </w:rPr>
    </w:lvl>
    <w:lvl w:ilvl="8" w:tplc="FD20788E">
      <w:start w:val="1"/>
      <w:numFmt w:val="bullet"/>
      <w:lvlText w:val=""/>
      <w:lvlJc w:val="left"/>
      <w:pPr>
        <w:ind w:left="6480" w:hanging="360"/>
      </w:pPr>
      <w:rPr>
        <w:rFonts w:hint="default" w:ascii="Wingdings" w:hAnsi="Wingdings"/>
      </w:rPr>
    </w:lvl>
  </w:abstractNum>
  <w:abstractNum w:abstractNumId="568" w15:restartNumberingAfterBreak="0">
    <w:nsid w:val="444020C9"/>
    <w:multiLevelType w:val="multilevel"/>
    <w:tmpl w:val="D714C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9" w15:restartNumberingAfterBreak="0">
    <w:nsid w:val="44454C29"/>
    <w:multiLevelType w:val="multilevel"/>
    <w:tmpl w:val="0F603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0" w15:restartNumberingAfterBreak="0">
    <w:nsid w:val="44C868E4"/>
    <w:multiLevelType w:val="multilevel"/>
    <w:tmpl w:val="622C9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1" w15:restartNumberingAfterBreak="0">
    <w:nsid w:val="44E727E7"/>
    <w:multiLevelType w:val="multilevel"/>
    <w:tmpl w:val="099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2" w15:restartNumberingAfterBreak="0">
    <w:nsid w:val="44EF4157"/>
    <w:multiLevelType w:val="multilevel"/>
    <w:tmpl w:val="C1A8C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3" w15:restartNumberingAfterBreak="0">
    <w:nsid w:val="453C4EAE"/>
    <w:multiLevelType w:val="multilevel"/>
    <w:tmpl w:val="5790B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4" w15:restartNumberingAfterBreak="0">
    <w:nsid w:val="459A71A2"/>
    <w:multiLevelType w:val="multilevel"/>
    <w:tmpl w:val="2E4A1C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5" w15:restartNumberingAfterBreak="0">
    <w:nsid w:val="45A76870"/>
    <w:multiLevelType w:val="multilevel"/>
    <w:tmpl w:val="C9F8BD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6" w15:restartNumberingAfterBreak="0">
    <w:nsid w:val="45C43B8B"/>
    <w:multiLevelType w:val="multilevel"/>
    <w:tmpl w:val="E7EA8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7" w15:restartNumberingAfterBreak="0">
    <w:nsid w:val="46113769"/>
    <w:multiLevelType w:val="multilevel"/>
    <w:tmpl w:val="DACC4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8" w15:restartNumberingAfterBreak="0">
    <w:nsid w:val="46213647"/>
    <w:multiLevelType w:val="multilevel"/>
    <w:tmpl w:val="F2D6B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9" w15:restartNumberingAfterBreak="0">
    <w:nsid w:val="463A5E8D"/>
    <w:multiLevelType w:val="multilevel"/>
    <w:tmpl w:val="43381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0" w15:restartNumberingAfterBreak="0">
    <w:nsid w:val="46B421D1"/>
    <w:multiLevelType w:val="multilevel"/>
    <w:tmpl w:val="09E86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1" w15:restartNumberingAfterBreak="0">
    <w:nsid w:val="46D92BA5"/>
    <w:multiLevelType w:val="multilevel"/>
    <w:tmpl w:val="3014E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2" w15:restartNumberingAfterBreak="0">
    <w:nsid w:val="46E75946"/>
    <w:multiLevelType w:val="multilevel"/>
    <w:tmpl w:val="119AB1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3" w15:restartNumberingAfterBreak="0">
    <w:nsid w:val="46FB3E85"/>
    <w:multiLevelType w:val="multilevel"/>
    <w:tmpl w:val="80F0F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4" w15:restartNumberingAfterBreak="0">
    <w:nsid w:val="471E0126"/>
    <w:multiLevelType w:val="multilevel"/>
    <w:tmpl w:val="8AA0B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5" w15:restartNumberingAfterBreak="0">
    <w:nsid w:val="472E6A33"/>
    <w:multiLevelType w:val="multilevel"/>
    <w:tmpl w:val="018A8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6" w15:restartNumberingAfterBreak="0">
    <w:nsid w:val="47391203"/>
    <w:multiLevelType w:val="multilevel"/>
    <w:tmpl w:val="468CF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7" w15:restartNumberingAfterBreak="0">
    <w:nsid w:val="474E3D06"/>
    <w:multiLevelType w:val="multilevel"/>
    <w:tmpl w:val="958CA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8" w15:restartNumberingAfterBreak="0">
    <w:nsid w:val="47746EF9"/>
    <w:multiLevelType w:val="multilevel"/>
    <w:tmpl w:val="3B244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9" w15:restartNumberingAfterBreak="0">
    <w:nsid w:val="47B07DE3"/>
    <w:multiLevelType w:val="multilevel"/>
    <w:tmpl w:val="933E4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0" w15:restartNumberingAfterBreak="0">
    <w:nsid w:val="48080BF3"/>
    <w:multiLevelType w:val="multilevel"/>
    <w:tmpl w:val="2C2CF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1" w15:restartNumberingAfterBreak="0">
    <w:nsid w:val="480D7033"/>
    <w:multiLevelType w:val="multilevel"/>
    <w:tmpl w:val="2F263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2" w15:restartNumberingAfterBreak="0">
    <w:nsid w:val="4830226A"/>
    <w:multiLevelType w:val="multilevel"/>
    <w:tmpl w:val="EC10C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3" w15:restartNumberingAfterBreak="0">
    <w:nsid w:val="4831431B"/>
    <w:multiLevelType w:val="multilevel"/>
    <w:tmpl w:val="606A1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4" w15:restartNumberingAfterBreak="0">
    <w:nsid w:val="489710DA"/>
    <w:multiLevelType w:val="multilevel"/>
    <w:tmpl w:val="6F06D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5" w15:restartNumberingAfterBreak="0">
    <w:nsid w:val="48F05E95"/>
    <w:multiLevelType w:val="hybridMultilevel"/>
    <w:tmpl w:val="16A075EE"/>
    <w:lvl w:ilvl="0" w:tplc="9CB8DC48">
      <w:start w:val="1"/>
      <w:numFmt w:val="bullet"/>
      <w:lvlText w:val=""/>
      <w:lvlJc w:val="left"/>
      <w:pPr>
        <w:ind w:left="720" w:hanging="360"/>
      </w:pPr>
      <w:rPr>
        <w:rFonts w:hint="default" w:ascii="Symbol" w:hAnsi="Symbol"/>
      </w:rPr>
    </w:lvl>
    <w:lvl w:ilvl="1" w:tplc="335A4EC6">
      <w:start w:val="1"/>
      <w:numFmt w:val="bullet"/>
      <w:lvlText w:val="o"/>
      <w:lvlJc w:val="left"/>
      <w:pPr>
        <w:ind w:left="1440" w:hanging="360"/>
      </w:pPr>
      <w:rPr>
        <w:rFonts w:hint="default" w:ascii="Courier New" w:hAnsi="Courier New"/>
      </w:rPr>
    </w:lvl>
    <w:lvl w:ilvl="2" w:tplc="94CA7764">
      <w:start w:val="1"/>
      <w:numFmt w:val="bullet"/>
      <w:lvlText w:val=""/>
      <w:lvlJc w:val="left"/>
      <w:pPr>
        <w:ind w:left="2160" w:hanging="360"/>
      </w:pPr>
      <w:rPr>
        <w:rFonts w:hint="default" w:ascii="Wingdings" w:hAnsi="Wingdings"/>
      </w:rPr>
    </w:lvl>
    <w:lvl w:ilvl="3" w:tplc="A606D32A">
      <w:start w:val="1"/>
      <w:numFmt w:val="bullet"/>
      <w:lvlText w:val=""/>
      <w:lvlJc w:val="left"/>
      <w:pPr>
        <w:ind w:left="2880" w:hanging="360"/>
      </w:pPr>
      <w:rPr>
        <w:rFonts w:hint="default" w:ascii="Symbol" w:hAnsi="Symbol"/>
      </w:rPr>
    </w:lvl>
    <w:lvl w:ilvl="4" w:tplc="767AC564">
      <w:start w:val="1"/>
      <w:numFmt w:val="bullet"/>
      <w:lvlText w:val="o"/>
      <w:lvlJc w:val="left"/>
      <w:pPr>
        <w:ind w:left="3600" w:hanging="360"/>
      </w:pPr>
      <w:rPr>
        <w:rFonts w:hint="default" w:ascii="Courier New" w:hAnsi="Courier New"/>
      </w:rPr>
    </w:lvl>
    <w:lvl w:ilvl="5" w:tplc="41F4B3CA">
      <w:start w:val="1"/>
      <w:numFmt w:val="bullet"/>
      <w:lvlText w:val=""/>
      <w:lvlJc w:val="left"/>
      <w:pPr>
        <w:ind w:left="4320" w:hanging="360"/>
      </w:pPr>
      <w:rPr>
        <w:rFonts w:hint="default" w:ascii="Wingdings" w:hAnsi="Wingdings"/>
      </w:rPr>
    </w:lvl>
    <w:lvl w:ilvl="6" w:tplc="045CA4DE">
      <w:start w:val="1"/>
      <w:numFmt w:val="bullet"/>
      <w:lvlText w:val=""/>
      <w:lvlJc w:val="left"/>
      <w:pPr>
        <w:ind w:left="5040" w:hanging="360"/>
      </w:pPr>
      <w:rPr>
        <w:rFonts w:hint="default" w:ascii="Symbol" w:hAnsi="Symbol"/>
      </w:rPr>
    </w:lvl>
    <w:lvl w:ilvl="7" w:tplc="430C7078">
      <w:start w:val="1"/>
      <w:numFmt w:val="bullet"/>
      <w:lvlText w:val="o"/>
      <w:lvlJc w:val="left"/>
      <w:pPr>
        <w:ind w:left="5760" w:hanging="360"/>
      </w:pPr>
      <w:rPr>
        <w:rFonts w:hint="default" w:ascii="Courier New" w:hAnsi="Courier New"/>
      </w:rPr>
    </w:lvl>
    <w:lvl w:ilvl="8" w:tplc="41641E5C">
      <w:start w:val="1"/>
      <w:numFmt w:val="bullet"/>
      <w:lvlText w:val=""/>
      <w:lvlJc w:val="left"/>
      <w:pPr>
        <w:ind w:left="6480" w:hanging="360"/>
      </w:pPr>
      <w:rPr>
        <w:rFonts w:hint="default" w:ascii="Wingdings" w:hAnsi="Wingdings"/>
      </w:rPr>
    </w:lvl>
  </w:abstractNum>
  <w:abstractNum w:abstractNumId="596" w15:restartNumberingAfterBreak="0">
    <w:nsid w:val="49476607"/>
    <w:multiLevelType w:val="multilevel"/>
    <w:tmpl w:val="AD507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7" w15:restartNumberingAfterBreak="0">
    <w:nsid w:val="49701866"/>
    <w:multiLevelType w:val="multilevel"/>
    <w:tmpl w:val="70B41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8" w15:restartNumberingAfterBreak="0">
    <w:nsid w:val="4974312A"/>
    <w:multiLevelType w:val="multilevel"/>
    <w:tmpl w:val="A7F86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9" w15:restartNumberingAfterBreak="0">
    <w:nsid w:val="498A721C"/>
    <w:multiLevelType w:val="multilevel"/>
    <w:tmpl w:val="F9A61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0" w15:restartNumberingAfterBreak="0">
    <w:nsid w:val="499058B0"/>
    <w:multiLevelType w:val="multilevel"/>
    <w:tmpl w:val="21B68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1" w15:restartNumberingAfterBreak="0">
    <w:nsid w:val="49922C7B"/>
    <w:multiLevelType w:val="multilevel"/>
    <w:tmpl w:val="43E0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2" w15:restartNumberingAfterBreak="0">
    <w:nsid w:val="49AA394E"/>
    <w:multiLevelType w:val="multilevel"/>
    <w:tmpl w:val="4B8CCE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3" w15:restartNumberingAfterBreak="0">
    <w:nsid w:val="49E4649E"/>
    <w:multiLevelType w:val="multilevel"/>
    <w:tmpl w:val="B58C4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4" w15:restartNumberingAfterBreak="0">
    <w:nsid w:val="49F15468"/>
    <w:multiLevelType w:val="multilevel"/>
    <w:tmpl w:val="A164F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5" w15:restartNumberingAfterBreak="0">
    <w:nsid w:val="49F157E0"/>
    <w:multiLevelType w:val="multilevel"/>
    <w:tmpl w:val="CED0B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6" w15:restartNumberingAfterBreak="0">
    <w:nsid w:val="4A0D24C2"/>
    <w:multiLevelType w:val="multilevel"/>
    <w:tmpl w:val="AB020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7" w15:restartNumberingAfterBreak="0">
    <w:nsid w:val="4A450F04"/>
    <w:multiLevelType w:val="multilevel"/>
    <w:tmpl w:val="75E40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8" w15:restartNumberingAfterBreak="0">
    <w:nsid w:val="4A4F09A4"/>
    <w:multiLevelType w:val="multilevel"/>
    <w:tmpl w:val="26D05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9" w15:restartNumberingAfterBreak="0">
    <w:nsid w:val="4A4F0D6A"/>
    <w:multiLevelType w:val="multilevel"/>
    <w:tmpl w:val="A6E06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0" w15:restartNumberingAfterBreak="0">
    <w:nsid w:val="4A5E334F"/>
    <w:multiLevelType w:val="multilevel"/>
    <w:tmpl w:val="34FE8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1" w15:restartNumberingAfterBreak="0">
    <w:nsid w:val="4A6D001E"/>
    <w:multiLevelType w:val="multilevel"/>
    <w:tmpl w:val="7108C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2" w15:restartNumberingAfterBreak="0">
    <w:nsid w:val="4ACC264C"/>
    <w:multiLevelType w:val="multilevel"/>
    <w:tmpl w:val="DEB8E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3" w15:restartNumberingAfterBreak="0">
    <w:nsid w:val="4B082756"/>
    <w:multiLevelType w:val="multilevel"/>
    <w:tmpl w:val="9FAE8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4" w15:restartNumberingAfterBreak="0">
    <w:nsid w:val="4B084990"/>
    <w:multiLevelType w:val="multilevel"/>
    <w:tmpl w:val="AC90C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5" w15:restartNumberingAfterBreak="0">
    <w:nsid w:val="4B2630CA"/>
    <w:multiLevelType w:val="multilevel"/>
    <w:tmpl w:val="C79A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6" w15:restartNumberingAfterBreak="0">
    <w:nsid w:val="4B4E4421"/>
    <w:multiLevelType w:val="multilevel"/>
    <w:tmpl w:val="D2ACBA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7" w15:restartNumberingAfterBreak="0">
    <w:nsid w:val="4B5D0305"/>
    <w:multiLevelType w:val="multilevel"/>
    <w:tmpl w:val="EE20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8" w15:restartNumberingAfterBreak="0">
    <w:nsid w:val="4B77156D"/>
    <w:multiLevelType w:val="hybridMultilevel"/>
    <w:tmpl w:val="D8468B46"/>
    <w:lvl w:ilvl="0" w:tplc="94B6B000">
      <w:start w:val="1"/>
      <w:numFmt w:val="bullet"/>
      <w:lvlText w:val=""/>
      <w:lvlJc w:val="left"/>
      <w:pPr>
        <w:ind w:left="720" w:hanging="360"/>
      </w:pPr>
      <w:rPr>
        <w:rFonts w:hint="default" w:ascii="Symbol" w:hAnsi="Symbol"/>
      </w:rPr>
    </w:lvl>
    <w:lvl w:ilvl="1" w:tplc="9A5411A4">
      <w:start w:val="1"/>
      <w:numFmt w:val="bullet"/>
      <w:lvlText w:val="o"/>
      <w:lvlJc w:val="left"/>
      <w:pPr>
        <w:ind w:left="1440" w:hanging="360"/>
      </w:pPr>
      <w:rPr>
        <w:rFonts w:hint="default" w:ascii="Courier New" w:hAnsi="Courier New"/>
      </w:rPr>
    </w:lvl>
    <w:lvl w:ilvl="2" w:tplc="38E03A0E">
      <w:start w:val="1"/>
      <w:numFmt w:val="bullet"/>
      <w:lvlText w:val=""/>
      <w:lvlJc w:val="left"/>
      <w:pPr>
        <w:ind w:left="2160" w:hanging="360"/>
      </w:pPr>
      <w:rPr>
        <w:rFonts w:hint="default" w:ascii="Wingdings" w:hAnsi="Wingdings"/>
      </w:rPr>
    </w:lvl>
    <w:lvl w:ilvl="3" w:tplc="B9EAC198">
      <w:start w:val="1"/>
      <w:numFmt w:val="bullet"/>
      <w:lvlText w:val=""/>
      <w:lvlJc w:val="left"/>
      <w:pPr>
        <w:ind w:left="2880" w:hanging="360"/>
      </w:pPr>
      <w:rPr>
        <w:rFonts w:hint="default" w:ascii="Symbol" w:hAnsi="Symbol"/>
      </w:rPr>
    </w:lvl>
    <w:lvl w:ilvl="4" w:tplc="74262F90">
      <w:start w:val="1"/>
      <w:numFmt w:val="bullet"/>
      <w:lvlText w:val="o"/>
      <w:lvlJc w:val="left"/>
      <w:pPr>
        <w:ind w:left="3600" w:hanging="360"/>
      </w:pPr>
      <w:rPr>
        <w:rFonts w:hint="default" w:ascii="Courier New" w:hAnsi="Courier New"/>
      </w:rPr>
    </w:lvl>
    <w:lvl w:ilvl="5" w:tplc="F5B24394">
      <w:start w:val="1"/>
      <w:numFmt w:val="bullet"/>
      <w:lvlText w:val=""/>
      <w:lvlJc w:val="left"/>
      <w:pPr>
        <w:ind w:left="4320" w:hanging="360"/>
      </w:pPr>
      <w:rPr>
        <w:rFonts w:hint="default" w:ascii="Wingdings" w:hAnsi="Wingdings"/>
      </w:rPr>
    </w:lvl>
    <w:lvl w:ilvl="6" w:tplc="F950F312">
      <w:start w:val="1"/>
      <w:numFmt w:val="bullet"/>
      <w:lvlText w:val=""/>
      <w:lvlJc w:val="left"/>
      <w:pPr>
        <w:ind w:left="5040" w:hanging="360"/>
      </w:pPr>
      <w:rPr>
        <w:rFonts w:hint="default" w:ascii="Symbol" w:hAnsi="Symbol"/>
      </w:rPr>
    </w:lvl>
    <w:lvl w:ilvl="7" w:tplc="A654789E">
      <w:start w:val="1"/>
      <w:numFmt w:val="bullet"/>
      <w:lvlText w:val="o"/>
      <w:lvlJc w:val="left"/>
      <w:pPr>
        <w:ind w:left="5760" w:hanging="360"/>
      </w:pPr>
      <w:rPr>
        <w:rFonts w:hint="default" w:ascii="Courier New" w:hAnsi="Courier New"/>
      </w:rPr>
    </w:lvl>
    <w:lvl w:ilvl="8" w:tplc="D5D83AFC">
      <w:start w:val="1"/>
      <w:numFmt w:val="bullet"/>
      <w:lvlText w:val=""/>
      <w:lvlJc w:val="left"/>
      <w:pPr>
        <w:ind w:left="6480" w:hanging="360"/>
      </w:pPr>
      <w:rPr>
        <w:rFonts w:hint="default" w:ascii="Wingdings" w:hAnsi="Wingdings"/>
      </w:rPr>
    </w:lvl>
  </w:abstractNum>
  <w:abstractNum w:abstractNumId="619" w15:restartNumberingAfterBreak="0">
    <w:nsid w:val="4B7757E7"/>
    <w:multiLevelType w:val="multilevel"/>
    <w:tmpl w:val="EBB8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0" w15:restartNumberingAfterBreak="0">
    <w:nsid w:val="4BB07537"/>
    <w:multiLevelType w:val="multilevel"/>
    <w:tmpl w:val="3A5A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1" w15:restartNumberingAfterBreak="0">
    <w:nsid w:val="4BB80DAC"/>
    <w:multiLevelType w:val="multilevel"/>
    <w:tmpl w:val="6DDC1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2" w15:restartNumberingAfterBreak="0">
    <w:nsid w:val="4BC21A85"/>
    <w:multiLevelType w:val="hybridMultilevel"/>
    <w:tmpl w:val="A378C00E"/>
    <w:lvl w:ilvl="0" w:tplc="7E7256F8">
      <w:start w:val="1"/>
      <w:numFmt w:val="bullet"/>
      <w:lvlText w:val=""/>
      <w:lvlJc w:val="left"/>
      <w:pPr>
        <w:ind w:left="720" w:hanging="360"/>
      </w:pPr>
      <w:rPr>
        <w:rFonts w:hint="default" w:ascii="Symbol" w:hAnsi="Symbol"/>
      </w:rPr>
    </w:lvl>
    <w:lvl w:ilvl="1" w:tplc="F6801B0E">
      <w:start w:val="1"/>
      <w:numFmt w:val="bullet"/>
      <w:lvlText w:val="o"/>
      <w:lvlJc w:val="left"/>
      <w:pPr>
        <w:ind w:left="1440" w:hanging="360"/>
      </w:pPr>
      <w:rPr>
        <w:rFonts w:hint="default" w:ascii="Courier New" w:hAnsi="Courier New"/>
      </w:rPr>
    </w:lvl>
    <w:lvl w:ilvl="2" w:tplc="408EE3B6">
      <w:start w:val="1"/>
      <w:numFmt w:val="bullet"/>
      <w:lvlText w:val=""/>
      <w:lvlJc w:val="left"/>
      <w:pPr>
        <w:ind w:left="2160" w:hanging="360"/>
      </w:pPr>
      <w:rPr>
        <w:rFonts w:hint="default" w:ascii="Wingdings" w:hAnsi="Wingdings"/>
      </w:rPr>
    </w:lvl>
    <w:lvl w:ilvl="3" w:tplc="6E46D3C0">
      <w:start w:val="1"/>
      <w:numFmt w:val="bullet"/>
      <w:lvlText w:val=""/>
      <w:lvlJc w:val="left"/>
      <w:pPr>
        <w:ind w:left="2880" w:hanging="360"/>
      </w:pPr>
      <w:rPr>
        <w:rFonts w:hint="default" w:ascii="Symbol" w:hAnsi="Symbol"/>
      </w:rPr>
    </w:lvl>
    <w:lvl w:ilvl="4" w:tplc="29F4FBE6">
      <w:start w:val="1"/>
      <w:numFmt w:val="bullet"/>
      <w:lvlText w:val="o"/>
      <w:lvlJc w:val="left"/>
      <w:pPr>
        <w:ind w:left="3600" w:hanging="360"/>
      </w:pPr>
      <w:rPr>
        <w:rFonts w:hint="default" w:ascii="Courier New" w:hAnsi="Courier New"/>
      </w:rPr>
    </w:lvl>
    <w:lvl w:ilvl="5" w:tplc="536244B6">
      <w:start w:val="1"/>
      <w:numFmt w:val="bullet"/>
      <w:lvlText w:val=""/>
      <w:lvlJc w:val="left"/>
      <w:pPr>
        <w:ind w:left="4320" w:hanging="360"/>
      </w:pPr>
      <w:rPr>
        <w:rFonts w:hint="default" w:ascii="Wingdings" w:hAnsi="Wingdings"/>
      </w:rPr>
    </w:lvl>
    <w:lvl w:ilvl="6" w:tplc="58B22AB0">
      <w:start w:val="1"/>
      <w:numFmt w:val="bullet"/>
      <w:lvlText w:val=""/>
      <w:lvlJc w:val="left"/>
      <w:pPr>
        <w:ind w:left="5040" w:hanging="360"/>
      </w:pPr>
      <w:rPr>
        <w:rFonts w:hint="default" w:ascii="Symbol" w:hAnsi="Symbol"/>
      </w:rPr>
    </w:lvl>
    <w:lvl w:ilvl="7" w:tplc="2938ADD2">
      <w:start w:val="1"/>
      <w:numFmt w:val="bullet"/>
      <w:lvlText w:val="o"/>
      <w:lvlJc w:val="left"/>
      <w:pPr>
        <w:ind w:left="5760" w:hanging="360"/>
      </w:pPr>
      <w:rPr>
        <w:rFonts w:hint="default" w:ascii="Courier New" w:hAnsi="Courier New"/>
      </w:rPr>
    </w:lvl>
    <w:lvl w:ilvl="8" w:tplc="DDDCF652">
      <w:start w:val="1"/>
      <w:numFmt w:val="bullet"/>
      <w:lvlText w:val=""/>
      <w:lvlJc w:val="left"/>
      <w:pPr>
        <w:ind w:left="6480" w:hanging="360"/>
      </w:pPr>
      <w:rPr>
        <w:rFonts w:hint="default" w:ascii="Wingdings" w:hAnsi="Wingdings"/>
      </w:rPr>
    </w:lvl>
  </w:abstractNum>
  <w:abstractNum w:abstractNumId="623" w15:restartNumberingAfterBreak="0">
    <w:nsid w:val="4BF37BB8"/>
    <w:multiLevelType w:val="multilevel"/>
    <w:tmpl w:val="3D9A9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4" w15:restartNumberingAfterBreak="0">
    <w:nsid w:val="4BFD78F8"/>
    <w:multiLevelType w:val="multilevel"/>
    <w:tmpl w:val="30128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5" w15:restartNumberingAfterBreak="0">
    <w:nsid w:val="4C047520"/>
    <w:multiLevelType w:val="multilevel"/>
    <w:tmpl w:val="56A8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6" w15:restartNumberingAfterBreak="0">
    <w:nsid w:val="4C4F4022"/>
    <w:multiLevelType w:val="multilevel"/>
    <w:tmpl w:val="28687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7" w15:restartNumberingAfterBreak="0">
    <w:nsid w:val="4C551B06"/>
    <w:multiLevelType w:val="multilevel"/>
    <w:tmpl w:val="F51E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8" w15:restartNumberingAfterBreak="0">
    <w:nsid w:val="4C6E5ED0"/>
    <w:multiLevelType w:val="multilevel"/>
    <w:tmpl w:val="55B8F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9" w15:restartNumberingAfterBreak="0">
    <w:nsid w:val="4C790730"/>
    <w:multiLevelType w:val="multilevel"/>
    <w:tmpl w:val="B9405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0" w15:restartNumberingAfterBreak="0">
    <w:nsid w:val="4C82BC5B"/>
    <w:multiLevelType w:val="hybridMultilevel"/>
    <w:tmpl w:val="B21EA4C6"/>
    <w:lvl w:ilvl="0" w:tplc="BE507C1C">
      <w:start w:val="1"/>
      <w:numFmt w:val="bullet"/>
      <w:lvlText w:val=""/>
      <w:lvlJc w:val="left"/>
      <w:pPr>
        <w:ind w:left="720" w:hanging="360"/>
      </w:pPr>
      <w:rPr>
        <w:rFonts w:hint="default" w:ascii="Symbol" w:hAnsi="Symbol"/>
      </w:rPr>
    </w:lvl>
    <w:lvl w:ilvl="1" w:tplc="A03EF2B2">
      <w:start w:val="1"/>
      <w:numFmt w:val="bullet"/>
      <w:lvlText w:val="o"/>
      <w:lvlJc w:val="left"/>
      <w:pPr>
        <w:ind w:left="1440" w:hanging="360"/>
      </w:pPr>
      <w:rPr>
        <w:rFonts w:hint="default" w:ascii="Courier New" w:hAnsi="Courier New"/>
      </w:rPr>
    </w:lvl>
    <w:lvl w:ilvl="2" w:tplc="18B66038">
      <w:start w:val="1"/>
      <w:numFmt w:val="bullet"/>
      <w:lvlText w:val=""/>
      <w:lvlJc w:val="left"/>
      <w:pPr>
        <w:ind w:left="2160" w:hanging="360"/>
      </w:pPr>
      <w:rPr>
        <w:rFonts w:hint="default" w:ascii="Wingdings" w:hAnsi="Wingdings"/>
      </w:rPr>
    </w:lvl>
    <w:lvl w:ilvl="3" w:tplc="CEA4E5BA">
      <w:start w:val="1"/>
      <w:numFmt w:val="bullet"/>
      <w:lvlText w:val=""/>
      <w:lvlJc w:val="left"/>
      <w:pPr>
        <w:ind w:left="2880" w:hanging="360"/>
      </w:pPr>
      <w:rPr>
        <w:rFonts w:hint="default" w:ascii="Symbol" w:hAnsi="Symbol"/>
      </w:rPr>
    </w:lvl>
    <w:lvl w:ilvl="4" w:tplc="C23878E8">
      <w:start w:val="1"/>
      <w:numFmt w:val="bullet"/>
      <w:lvlText w:val="o"/>
      <w:lvlJc w:val="left"/>
      <w:pPr>
        <w:ind w:left="3600" w:hanging="360"/>
      </w:pPr>
      <w:rPr>
        <w:rFonts w:hint="default" w:ascii="Courier New" w:hAnsi="Courier New"/>
      </w:rPr>
    </w:lvl>
    <w:lvl w:ilvl="5" w:tplc="D2AA4DB6">
      <w:start w:val="1"/>
      <w:numFmt w:val="bullet"/>
      <w:lvlText w:val=""/>
      <w:lvlJc w:val="left"/>
      <w:pPr>
        <w:ind w:left="4320" w:hanging="360"/>
      </w:pPr>
      <w:rPr>
        <w:rFonts w:hint="default" w:ascii="Wingdings" w:hAnsi="Wingdings"/>
      </w:rPr>
    </w:lvl>
    <w:lvl w:ilvl="6" w:tplc="90FEED14">
      <w:start w:val="1"/>
      <w:numFmt w:val="bullet"/>
      <w:lvlText w:val=""/>
      <w:lvlJc w:val="left"/>
      <w:pPr>
        <w:ind w:left="5040" w:hanging="360"/>
      </w:pPr>
      <w:rPr>
        <w:rFonts w:hint="default" w:ascii="Symbol" w:hAnsi="Symbol"/>
      </w:rPr>
    </w:lvl>
    <w:lvl w:ilvl="7" w:tplc="CAF25F88">
      <w:start w:val="1"/>
      <w:numFmt w:val="bullet"/>
      <w:lvlText w:val="o"/>
      <w:lvlJc w:val="left"/>
      <w:pPr>
        <w:ind w:left="5760" w:hanging="360"/>
      </w:pPr>
      <w:rPr>
        <w:rFonts w:hint="default" w:ascii="Courier New" w:hAnsi="Courier New"/>
      </w:rPr>
    </w:lvl>
    <w:lvl w:ilvl="8" w:tplc="455C4994">
      <w:start w:val="1"/>
      <w:numFmt w:val="bullet"/>
      <w:lvlText w:val=""/>
      <w:lvlJc w:val="left"/>
      <w:pPr>
        <w:ind w:left="6480" w:hanging="360"/>
      </w:pPr>
      <w:rPr>
        <w:rFonts w:hint="default" w:ascii="Wingdings" w:hAnsi="Wingdings"/>
      </w:rPr>
    </w:lvl>
  </w:abstractNum>
  <w:abstractNum w:abstractNumId="631" w15:restartNumberingAfterBreak="0">
    <w:nsid w:val="4C870D22"/>
    <w:multiLevelType w:val="multilevel"/>
    <w:tmpl w:val="125CA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2" w15:restartNumberingAfterBreak="0">
    <w:nsid w:val="4C872B3E"/>
    <w:multiLevelType w:val="multilevel"/>
    <w:tmpl w:val="68E45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3" w15:restartNumberingAfterBreak="0">
    <w:nsid w:val="4CBF030E"/>
    <w:multiLevelType w:val="multilevel"/>
    <w:tmpl w:val="99A0F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4" w15:restartNumberingAfterBreak="0">
    <w:nsid w:val="4CCF5A48"/>
    <w:multiLevelType w:val="multilevel"/>
    <w:tmpl w:val="94A87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5" w15:restartNumberingAfterBreak="0">
    <w:nsid w:val="4D41443D"/>
    <w:multiLevelType w:val="hybridMultilevel"/>
    <w:tmpl w:val="C76AB53E"/>
    <w:lvl w:ilvl="0" w:tplc="A03238CA">
      <w:start w:val="1"/>
      <w:numFmt w:val="bullet"/>
      <w:lvlText w:val=""/>
      <w:lvlJc w:val="left"/>
      <w:pPr>
        <w:ind w:left="720" w:hanging="360"/>
      </w:pPr>
      <w:rPr>
        <w:rFonts w:hint="default" w:ascii="Symbol" w:hAnsi="Symbol"/>
      </w:rPr>
    </w:lvl>
    <w:lvl w:ilvl="1" w:tplc="FDEAB866">
      <w:start w:val="1"/>
      <w:numFmt w:val="bullet"/>
      <w:lvlText w:val="o"/>
      <w:lvlJc w:val="left"/>
      <w:pPr>
        <w:ind w:left="1440" w:hanging="360"/>
      </w:pPr>
      <w:rPr>
        <w:rFonts w:hint="default" w:ascii="Courier New" w:hAnsi="Courier New"/>
      </w:rPr>
    </w:lvl>
    <w:lvl w:ilvl="2" w:tplc="93DC08CE">
      <w:start w:val="1"/>
      <w:numFmt w:val="bullet"/>
      <w:lvlText w:val=""/>
      <w:lvlJc w:val="left"/>
      <w:pPr>
        <w:ind w:left="2160" w:hanging="360"/>
      </w:pPr>
      <w:rPr>
        <w:rFonts w:hint="default" w:ascii="Wingdings" w:hAnsi="Wingdings"/>
      </w:rPr>
    </w:lvl>
    <w:lvl w:ilvl="3" w:tplc="385EC2F6">
      <w:start w:val="1"/>
      <w:numFmt w:val="bullet"/>
      <w:lvlText w:val=""/>
      <w:lvlJc w:val="left"/>
      <w:pPr>
        <w:ind w:left="2880" w:hanging="360"/>
      </w:pPr>
      <w:rPr>
        <w:rFonts w:hint="default" w:ascii="Symbol" w:hAnsi="Symbol"/>
      </w:rPr>
    </w:lvl>
    <w:lvl w:ilvl="4" w:tplc="C8F62F74">
      <w:start w:val="1"/>
      <w:numFmt w:val="bullet"/>
      <w:lvlText w:val="o"/>
      <w:lvlJc w:val="left"/>
      <w:pPr>
        <w:ind w:left="3600" w:hanging="360"/>
      </w:pPr>
      <w:rPr>
        <w:rFonts w:hint="default" w:ascii="Courier New" w:hAnsi="Courier New"/>
      </w:rPr>
    </w:lvl>
    <w:lvl w:ilvl="5" w:tplc="E8905DBE">
      <w:start w:val="1"/>
      <w:numFmt w:val="bullet"/>
      <w:lvlText w:val=""/>
      <w:lvlJc w:val="left"/>
      <w:pPr>
        <w:ind w:left="4320" w:hanging="360"/>
      </w:pPr>
      <w:rPr>
        <w:rFonts w:hint="default" w:ascii="Wingdings" w:hAnsi="Wingdings"/>
      </w:rPr>
    </w:lvl>
    <w:lvl w:ilvl="6" w:tplc="A4B2D1F8">
      <w:start w:val="1"/>
      <w:numFmt w:val="bullet"/>
      <w:lvlText w:val=""/>
      <w:lvlJc w:val="left"/>
      <w:pPr>
        <w:ind w:left="5040" w:hanging="360"/>
      </w:pPr>
      <w:rPr>
        <w:rFonts w:hint="default" w:ascii="Symbol" w:hAnsi="Symbol"/>
      </w:rPr>
    </w:lvl>
    <w:lvl w:ilvl="7" w:tplc="ADB0D29A">
      <w:start w:val="1"/>
      <w:numFmt w:val="bullet"/>
      <w:lvlText w:val="o"/>
      <w:lvlJc w:val="left"/>
      <w:pPr>
        <w:ind w:left="5760" w:hanging="360"/>
      </w:pPr>
      <w:rPr>
        <w:rFonts w:hint="default" w:ascii="Courier New" w:hAnsi="Courier New"/>
      </w:rPr>
    </w:lvl>
    <w:lvl w:ilvl="8" w:tplc="D5A22528">
      <w:start w:val="1"/>
      <w:numFmt w:val="bullet"/>
      <w:lvlText w:val=""/>
      <w:lvlJc w:val="left"/>
      <w:pPr>
        <w:ind w:left="6480" w:hanging="360"/>
      </w:pPr>
      <w:rPr>
        <w:rFonts w:hint="default" w:ascii="Wingdings" w:hAnsi="Wingdings"/>
      </w:rPr>
    </w:lvl>
  </w:abstractNum>
  <w:abstractNum w:abstractNumId="636" w15:restartNumberingAfterBreak="0">
    <w:nsid w:val="4D4938F2"/>
    <w:multiLevelType w:val="multilevel"/>
    <w:tmpl w:val="CD7A6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7" w15:restartNumberingAfterBreak="0">
    <w:nsid w:val="4DCB22C4"/>
    <w:multiLevelType w:val="multilevel"/>
    <w:tmpl w:val="F28C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8" w15:restartNumberingAfterBreak="0">
    <w:nsid w:val="4E3A4DE8"/>
    <w:multiLevelType w:val="multilevel"/>
    <w:tmpl w:val="F86E5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9" w15:restartNumberingAfterBreak="0">
    <w:nsid w:val="4E4617C6"/>
    <w:multiLevelType w:val="multilevel"/>
    <w:tmpl w:val="56289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0" w15:restartNumberingAfterBreak="0">
    <w:nsid w:val="4E5A18FB"/>
    <w:multiLevelType w:val="multilevel"/>
    <w:tmpl w:val="1406A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1" w15:restartNumberingAfterBreak="0">
    <w:nsid w:val="4EB84193"/>
    <w:multiLevelType w:val="multilevel"/>
    <w:tmpl w:val="BABA0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2" w15:restartNumberingAfterBreak="0">
    <w:nsid w:val="4EB948CB"/>
    <w:multiLevelType w:val="multilevel"/>
    <w:tmpl w:val="BA20E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3" w15:restartNumberingAfterBreak="0">
    <w:nsid w:val="4EC20AA4"/>
    <w:multiLevelType w:val="hybridMultilevel"/>
    <w:tmpl w:val="4524DD4E"/>
    <w:lvl w:ilvl="0" w:tplc="8F8A1BB2">
      <w:start w:val="1"/>
      <w:numFmt w:val="bullet"/>
      <w:lvlText w:val=""/>
      <w:lvlJc w:val="left"/>
      <w:pPr>
        <w:ind w:left="720" w:hanging="360"/>
      </w:pPr>
      <w:rPr>
        <w:rFonts w:hint="default" w:ascii="Symbol" w:hAnsi="Symbol"/>
      </w:rPr>
    </w:lvl>
    <w:lvl w:ilvl="1" w:tplc="E9C25D4C">
      <w:start w:val="1"/>
      <w:numFmt w:val="bullet"/>
      <w:lvlText w:val="o"/>
      <w:lvlJc w:val="left"/>
      <w:pPr>
        <w:ind w:left="1440" w:hanging="360"/>
      </w:pPr>
      <w:rPr>
        <w:rFonts w:hint="default" w:ascii="Courier New" w:hAnsi="Courier New"/>
      </w:rPr>
    </w:lvl>
    <w:lvl w:ilvl="2" w:tplc="8A508DDE">
      <w:start w:val="1"/>
      <w:numFmt w:val="bullet"/>
      <w:lvlText w:val=""/>
      <w:lvlJc w:val="left"/>
      <w:pPr>
        <w:ind w:left="2160" w:hanging="360"/>
      </w:pPr>
      <w:rPr>
        <w:rFonts w:hint="default" w:ascii="Wingdings" w:hAnsi="Wingdings"/>
      </w:rPr>
    </w:lvl>
    <w:lvl w:ilvl="3" w:tplc="2820B770">
      <w:start w:val="1"/>
      <w:numFmt w:val="bullet"/>
      <w:lvlText w:val=""/>
      <w:lvlJc w:val="left"/>
      <w:pPr>
        <w:ind w:left="2880" w:hanging="360"/>
      </w:pPr>
      <w:rPr>
        <w:rFonts w:hint="default" w:ascii="Symbol" w:hAnsi="Symbol"/>
      </w:rPr>
    </w:lvl>
    <w:lvl w:ilvl="4" w:tplc="D2A4822E">
      <w:start w:val="1"/>
      <w:numFmt w:val="bullet"/>
      <w:lvlText w:val="o"/>
      <w:lvlJc w:val="left"/>
      <w:pPr>
        <w:ind w:left="3600" w:hanging="360"/>
      </w:pPr>
      <w:rPr>
        <w:rFonts w:hint="default" w:ascii="Courier New" w:hAnsi="Courier New"/>
      </w:rPr>
    </w:lvl>
    <w:lvl w:ilvl="5" w:tplc="ABAC92F6">
      <w:start w:val="1"/>
      <w:numFmt w:val="bullet"/>
      <w:lvlText w:val=""/>
      <w:lvlJc w:val="left"/>
      <w:pPr>
        <w:ind w:left="4320" w:hanging="360"/>
      </w:pPr>
      <w:rPr>
        <w:rFonts w:hint="default" w:ascii="Wingdings" w:hAnsi="Wingdings"/>
      </w:rPr>
    </w:lvl>
    <w:lvl w:ilvl="6" w:tplc="5BB82E90">
      <w:start w:val="1"/>
      <w:numFmt w:val="bullet"/>
      <w:lvlText w:val=""/>
      <w:lvlJc w:val="left"/>
      <w:pPr>
        <w:ind w:left="5040" w:hanging="360"/>
      </w:pPr>
      <w:rPr>
        <w:rFonts w:hint="default" w:ascii="Symbol" w:hAnsi="Symbol"/>
      </w:rPr>
    </w:lvl>
    <w:lvl w:ilvl="7" w:tplc="8E804BFC">
      <w:start w:val="1"/>
      <w:numFmt w:val="bullet"/>
      <w:lvlText w:val="o"/>
      <w:lvlJc w:val="left"/>
      <w:pPr>
        <w:ind w:left="5760" w:hanging="360"/>
      </w:pPr>
      <w:rPr>
        <w:rFonts w:hint="default" w:ascii="Courier New" w:hAnsi="Courier New"/>
      </w:rPr>
    </w:lvl>
    <w:lvl w:ilvl="8" w:tplc="76FAE290">
      <w:start w:val="1"/>
      <w:numFmt w:val="bullet"/>
      <w:lvlText w:val=""/>
      <w:lvlJc w:val="left"/>
      <w:pPr>
        <w:ind w:left="6480" w:hanging="360"/>
      </w:pPr>
      <w:rPr>
        <w:rFonts w:hint="default" w:ascii="Wingdings" w:hAnsi="Wingdings"/>
      </w:rPr>
    </w:lvl>
  </w:abstractNum>
  <w:abstractNum w:abstractNumId="644" w15:restartNumberingAfterBreak="0">
    <w:nsid w:val="4EF02311"/>
    <w:multiLevelType w:val="multilevel"/>
    <w:tmpl w:val="ECC26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5" w15:restartNumberingAfterBreak="0">
    <w:nsid w:val="4F2C0C67"/>
    <w:multiLevelType w:val="multilevel"/>
    <w:tmpl w:val="F39AD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6" w15:restartNumberingAfterBreak="0">
    <w:nsid w:val="4F315A8C"/>
    <w:multiLevelType w:val="multilevel"/>
    <w:tmpl w:val="DE2A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7" w15:restartNumberingAfterBreak="0">
    <w:nsid w:val="4F535FA1"/>
    <w:multiLevelType w:val="multilevel"/>
    <w:tmpl w:val="EDFEC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8" w15:restartNumberingAfterBreak="0">
    <w:nsid w:val="4F5A02F1"/>
    <w:multiLevelType w:val="multilevel"/>
    <w:tmpl w:val="F31E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9" w15:restartNumberingAfterBreak="0">
    <w:nsid w:val="4F681AB4"/>
    <w:multiLevelType w:val="multilevel"/>
    <w:tmpl w:val="21F40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0" w15:restartNumberingAfterBreak="0">
    <w:nsid w:val="4F7A4D13"/>
    <w:multiLevelType w:val="multilevel"/>
    <w:tmpl w:val="09962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1" w15:restartNumberingAfterBreak="0">
    <w:nsid w:val="4F7E53EA"/>
    <w:multiLevelType w:val="multilevel"/>
    <w:tmpl w:val="F9EA4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2" w15:restartNumberingAfterBreak="0">
    <w:nsid w:val="4F82614F"/>
    <w:multiLevelType w:val="multilevel"/>
    <w:tmpl w:val="B94E5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3" w15:restartNumberingAfterBreak="0">
    <w:nsid w:val="4FD609E8"/>
    <w:multiLevelType w:val="multilevel"/>
    <w:tmpl w:val="711CB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4" w15:restartNumberingAfterBreak="0">
    <w:nsid w:val="4FDE33BE"/>
    <w:multiLevelType w:val="multilevel"/>
    <w:tmpl w:val="741C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4FDE45F7"/>
    <w:multiLevelType w:val="multilevel"/>
    <w:tmpl w:val="8C425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6" w15:restartNumberingAfterBreak="0">
    <w:nsid w:val="4FEB26C3"/>
    <w:multiLevelType w:val="multilevel"/>
    <w:tmpl w:val="6AF49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7" w15:restartNumberingAfterBreak="0">
    <w:nsid w:val="4FF7732B"/>
    <w:multiLevelType w:val="multilevel"/>
    <w:tmpl w:val="F9C24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8" w15:restartNumberingAfterBreak="0">
    <w:nsid w:val="503008DF"/>
    <w:multiLevelType w:val="multilevel"/>
    <w:tmpl w:val="F5A8E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9" w15:restartNumberingAfterBreak="0">
    <w:nsid w:val="503122C1"/>
    <w:multiLevelType w:val="multilevel"/>
    <w:tmpl w:val="04D0E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0" w15:restartNumberingAfterBreak="0">
    <w:nsid w:val="50535272"/>
    <w:multiLevelType w:val="multilevel"/>
    <w:tmpl w:val="612E8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1" w15:restartNumberingAfterBreak="0">
    <w:nsid w:val="50646402"/>
    <w:multiLevelType w:val="multilevel"/>
    <w:tmpl w:val="E7F43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2" w15:restartNumberingAfterBreak="0">
    <w:nsid w:val="508413BF"/>
    <w:multiLevelType w:val="multilevel"/>
    <w:tmpl w:val="60E81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3" w15:restartNumberingAfterBreak="0">
    <w:nsid w:val="50B859CA"/>
    <w:multiLevelType w:val="multilevel"/>
    <w:tmpl w:val="BF8E4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4" w15:restartNumberingAfterBreak="0">
    <w:nsid w:val="50BC7535"/>
    <w:multiLevelType w:val="multilevel"/>
    <w:tmpl w:val="63FC2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5" w15:restartNumberingAfterBreak="0">
    <w:nsid w:val="510210C6"/>
    <w:multiLevelType w:val="multilevel"/>
    <w:tmpl w:val="4732B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6" w15:restartNumberingAfterBreak="0">
    <w:nsid w:val="510614E4"/>
    <w:multiLevelType w:val="multilevel"/>
    <w:tmpl w:val="69066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7" w15:restartNumberingAfterBreak="0">
    <w:nsid w:val="51515B57"/>
    <w:multiLevelType w:val="multilevel"/>
    <w:tmpl w:val="AF968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8" w15:restartNumberingAfterBreak="0">
    <w:nsid w:val="517114DC"/>
    <w:multiLevelType w:val="multilevel"/>
    <w:tmpl w:val="05AA9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9" w15:restartNumberingAfterBreak="0">
    <w:nsid w:val="51864AEC"/>
    <w:multiLevelType w:val="multilevel"/>
    <w:tmpl w:val="06EAC2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0" w15:restartNumberingAfterBreak="0">
    <w:nsid w:val="51E32708"/>
    <w:multiLevelType w:val="multilevel"/>
    <w:tmpl w:val="554A8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1" w15:restartNumberingAfterBreak="0">
    <w:nsid w:val="52030393"/>
    <w:multiLevelType w:val="multilevel"/>
    <w:tmpl w:val="9C748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2" w15:restartNumberingAfterBreak="0">
    <w:nsid w:val="522D45F0"/>
    <w:multiLevelType w:val="multilevel"/>
    <w:tmpl w:val="8B54B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3" w15:restartNumberingAfterBreak="0">
    <w:nsid w:val="52321C9E"/>
    <w:multiLevelType w:val="multilevel"/>
    <w:tmpl w:val="FA5EB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4" w15:restartNumberingAfterBreak="0">
    <w:nsid w:val="52513252"/>
    <w:multiLevelType w:val="multilevel"/>
    <w:tmpl w:val="7BB8A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5" w15:restartNumberingAfterBreak="0">
    <w:nsid w:val="52640FBC"/>
    <w:multiLevelType w:val="multilevel"/>
    <w:tmpl w:val="A46A0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6" w15:restartNumberingAfterBreak="0">
    <w:nsid w:val="52710B63"/>
    <w:multiLevelType w:val="multilevel"/>
    <w:tmpl w:val="11683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7" w15:restartNumberingAfterBreak="0">
    <w:nsid w:val="52750925"/>
    <w:multiLevelType w:val="multilevel"/>
    <w:tmpl w:val="1CE02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8" w15:restartNumberingAfterBreak="0">
    <w:nsid w:val="527E7217"/>
    <w:multiLevelType w:val="multilevel"/>
    <w:tmpl w:val="5B72A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9" w15:restartNumberingAfterBreak="0">
    <w:nsid w:val="529D1A13"/>
    <w:multiLevelType w:val="multilevel"/>
    <w:tmpl w:val="E9D4F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3577DA0"/>
    <w:multiLevelType w:val="multilevel"/>
    <w:tmpl w:val="52A61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1" w15:restartNumberingAfterBreak="0">
    <w:nsid w:val="539966D2"/>
    <w:multiLevelType w:val="multilevel"/>
    <w:tmpl w:val="AD066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2" w15:restartNumberingAfterBreak="0">
    <w:nsid w:val="539C3EDB"/>
    <w:multiLevelType w:val="multilevel"/>
    <w:tmpl w:val="1BD4F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3" w15:restartNumberingAfterBreak="0">
    <w:nsid w:val="53CD17B5"/>
    <w:multiLevelType w:val="multilevel"/>
    <w:tmpl w:val="4A7E3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4" w15:restartNumberingAfterBreak="0">
    <w:nsid w:val="546312FA"/>
    <w:multiLevelType w:val="multilevel"/>
    <w:tmpl w:val="51220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5" w15:restartNumberingAfterBreak="0">
    <w:nsid w:val="547B27B7"/>
    <w:multiLevelType w:val="multilevel"/>
    <w:tmpl w:val="BC127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6" w15:restartNumberingAfterBreak="0">
    <w:nsid w:val="547B3CD4"/>
    <w:multiLevelType w:val="multilevel"/>
    <w:tmpl w:val="AA563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7" w15:restartNumberingAfterBreak="0">
    <w:nsid w:val="547C5CD0"/>
    <w:multiLevelType w:val="multilevel"/>
    <w:tmpl w:val="DF4C0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8" w15:restartNumberingAfterBreak="0">
    <w:nsid w:val="54C26D3B"/>
    <w:multiLevelType w:val="multilevel"/>
    <w:tmpl w:val="91607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9" w15:restartNumberingAfterBreak="0">
    <w:nsid w:val="55027A90"/>
    <w:multiLevelType w:val="multilevel"/>
    <w:tmpl w:val="4DDEA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0" w15:restartNumberingAfterBreak="0">
    <w:nsid w:val="55086B5A"/>
    <w:multiLevelType w:val="multilevel"/>
    <w:tmpl w:val="78B08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1" w15:restartNumberingAfterBreak="0">
    <w:nsid w:val="551F49FC"/>
    <w:multiLevelType w:val="multilevel"/>
    <w:tmpl w:val="1EC4C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2" w15:restartNumberingAfterBreak="0">
    <w:nsid w:val="55241801"/>
    <w:multiLevelType w:val="multilevel"/>
    <w:tmpl w:val="4B8CC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3" w15:restartNumberingAfterBreak="0">
    <w:nsid w:val="5595092A"/>
    <w:multiLevelType w:val="multilevel"/>
    <w:tmpl w:val="6E6E0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4" w15:restartNumberingAfterBreak="0">
    <w:nsid w:val="55990EEC"/>
    <w:multiLevelType w:val="multilevel"/>
    <w:tmpl w:val="43661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5" w15:restartNumberingAfterBreak="0">
    <w:nsid w:val="55C76D6E"/>
    <w:multiLevelType w:val="multilevel"/>
    <w:tmpl w:val="B840F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6" w15:restartNumberingAfterBreak="0">
    <w:nsid w:val="56000226"/>
    <w:multiLevelType w:val="multilevel"/>
    <w:tmpl w:val="103C0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7" w15:restartNumberingAfterBreak="0">
    <w:nsid w:val="5605462C"/>
    <w:multiLevelType w:val="multilevel"/>
    <w:tmpl w:val="B13E2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8" w15:restartNumberingAfterBreak="0">
    <w:nsid w:val="560B3A31"/>
    <w:multiLevelType w:val="multilevel"/>
    <w:tmpl w:val="3224E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9" w15:restartNumberingAfterBreak="0">
    <w:nsid w:val="56274D73"/>
    <w:multiLevelType w:val="multilevel"/>
    <w:tmpl w:val="FB56B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0" w15:restartNumberingAfterBreak="0">
    <w:nsid w:val="56331F6A"/>
    <w:multiLevelType w:val="multilevel"/>
    <w:tmpl w:val="AA925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1" w15:restartNumberingAfterBreak="0">
    <w:nsid w:val="56456C91"/>
    <w:multiLevelType w:val="multilevel"/>
    <w:tmpl w:val="A4889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2" w15:restartNumberingAfterBreak="0">
    <w:nsid w:val="564A1F19"/>
    <w:multiLevelType w:val="multilevel"/>
    <w:tmpl w:val="724A0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3" w15:restartNumberingAfterBreak="0">
    <w:nsid w:val="56A23D49"/>
    <w:multiLevelType w:val="multilevel"/>
    <w:tmpl w:val="B04CC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4" w15:restartNumberingAfterBreak="0">
    <w:nsid w:val="5756548B"/>
    <w:multiLevelType w:val="multilevel"/>
    <w:tmpl w:val="53DC9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5" w15:restartNumberingAfterBreak="0">
    <w:nsid w:val="577278B7"/>
    <w:multiLevelType w:val="multilevel"/>
    <w:tmpl w:val="CC4AD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6" w15:restartNumberingAfterBreak="0">
    <w:nsid w:val="57800ECC"/>
    <w:multiLevelType w:val="multilevel"/>
    <w:tmpl w:val="BCF22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7" w15:restartNumberingAfterBreak="0">
    <w:nsid w:val="57884564"/>
    <w:multiLevelType w:val="multilevel"/>
    <w:tmpl w:val="8BA26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8" w15:restartNumberingAfterBreak="0">
    <w:nsid w:val="57D41713"/>
    <w:multiLevelType w:val="multilevel"/>
    <w:tmpl w:val="E7788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9" w15:restartNumberingAfterBreak="0">
    <w:nsid w:val="57DA13FB"/>
    <w:multiLevelType w:val="multilevel"/>
    <w:tmpl w:val="934AF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0" w15:restartNumberingAfterBreak="0">
    <w:nsid w:val="57EA78A4"/>
    <w:multiLevelType w:val="multilevel"/>
    <w:tmpl w:val="DCCC3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1" w15:restartNumberingAfterBreak="0">
    <w:nsid w:val="581565F5"/>
    <w:multiLevelType w:val="multilevel"/>
    <w:tmpl w:val="4FB8B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2" w15:restartNumberingAfterBreak="0">
    <w:nsid w:val="583D5D6B"/>
    <w:multiLevelType w:val="multilevel"/>
    <w:tmpl w:val="3072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3" w15:restartNumberingAfterBreak="0">
    <w:nsid w:val="58587B23"/>
    <w:multiLevelType w:val="multilevel"/>
    <w:tmpl w:val="7068C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4" w15:restartNumberingAfterBreak="0">
    <w:nsid w:val="58F0260F"/>
    <w:multiLevelType w:val="multilevel"/>
    <w:tmpl w:val="A26C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5" w15:restartNumberingAfterBreak="0">
    <w:nsid w:val="59002841"/>
    <w:multiLevelType w:val="multilevel"/>
    <w:tmpl w:val="12803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6" w15:restartNumberingAfterBreak="0">
    <w:nsid w:val="590C61DC"/>
    <w:multiLevelType w:val="multilevel"/>
    <w:tmpl w:val="F64E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7" w15:restartNumberingAfterBreak="0">
    <w:nsid w:val="590D0B96"/>
    <w:multiLevelType w:val="multilevel"/>
    <w:tmpl w:val="78F02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8" w15:restartNumberingAfterBreak="0">
    <w:nsid w:val="59112306"/>
    <w:multiLevelType w:val="multilevel"/>
    <w:tmpl w:val="B8229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9" w15:restartNumberingAfterBreak="0">
    <w:nsid w:val="59142212"/>
    <w:multiLevelType w:val="multilevel"/>
    <w:tmpl w:val="7A408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0" w15:restartNumberingAfterBreak="0">
    <w:nsid w:val="59531659"/>
    <w:multiLevelType w:val="multilevel"/>
    <w:tmpl w:val="07B4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1" w15:restartNumberingAfterBreak="0">
    <w:nsid w:val="595A095D"/>
    <w:multiLevelType w:val="multilevel"/>
    <w:tmpl w:val="D604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2" w15:restartNumberingAfterBreak="0">
    <w:nsid w:val="59722C58"/>
    <w:multiLevelType w:val="multilevel"/>
    <w:tmpl w:val="AAB8C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3" w15:restartNumberingAfterBreak="0">
    <w:nsid w:val="59A847F8"/>
    <w:multiLevelType w:val="multilevel"/>
    <w:tmpl w:val="5E0C8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4" w15:restartNumberingAfterBreak="0">
    <w:nsid w:val="59FD02D5"/>
    <w:multiLevelType w:val="multilevel"/>
    <w:tmpl w:val="956E0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5" w15:restartNumberingAfterBreak="0">
    <w:nsid w:val="5A070102"/>
    <w:multiLevelType w:val="multilevel"/>
    <w:tmpl w:val="A372B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6" w15:restartNumberingAfterBreak="0">
    <w:nsid w:val="5A09603B"/>
    <w:multiLevelType w:val="multilevel"/>
    <w:tmpl w:val="22F0A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7" w15:restartNumberingAfterBreak="0">
    <w:nsid w:val="5A0F4AF1"/>
    <w:multiLevelType w:val="multilevel"/>
    <w:tmpl w:val="94480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8" w15:restartNumberingAfterBreak="0">
    <w:nsid w:val="5A134EBB"/>
    <w:multiLevelType w:val="multilevel"/>
    <w:tmpl w:val="46E8A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9" w15:restartNumberingAfterBreak="0">
    <w:nsid w:val="5A663A21"/>
    <w:multiLevelType w:val="multilevel"/>
    <w:tmpl w:val="809EA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0" w15:restartNumberingAfterBreak="0">
    <w:nsid w:val="5AB47486"/>
    <w:multiLevelType w:val="multilevel"/>
    <w:tmpl w:val="287A5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1" w15:restartNumberingAfterBreak="0">
    <w:nsid w:val="5AE95E68"/>
    <w:multiLevelType w:val="multilevel"/>
    <w:tmpl w:val="0BBCA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2" w15:restartNumberingAfterBreak="0">
    <w:nsid w:val="5B6E6207"/>
    <w:multiLevelType w:val="multilevel"/>
    <w:tmpl w:val="DC60E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3" w15:restartNumberingAfterBreak="0">
    <w:nsid w:val="5B84241A"/>
    <w:multiLevelType w:val="multilevel"/>
    <w:tmpl w:val="623C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5B8713AD"/>
    <w:multiLevelType w:val="multilevel"/>
    <w:tmpl w:val="F93E4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5" w15:restartNumberingAfterBreak="0">
    <w:nsid w:val="5BAB047B"/>
    <w:multiLevelType w:val="multilevel"/>
    <w:tmpl w:val="05889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6" w15:restartNumberingAfterBreak="0">
    <w:nsid w:val="5BD94FB4"/>
    <w:multiLevelType w:val="multilevel"/>
    <w:tmpl w:val="CB5C3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7" w15:restartNumberingAfterBreak="0">
    <w:nsid w:val="5C196ABF"/>
    <w:multiLevelType w:val="multilevel"/>
    <w:tmpl w:val="F13AC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8" w15:restartNumberingAfterBreak="0">
    <w:nsid w:val="5C211BA5"/>
    <w:multiLevelType w:val="multilevel"/>
    <w:tmpl w:val="94726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9" w15:restartNumberingAfterBreak="0">
    <w:nsid w:val="5C2A7086"/>
    <w:multiLevelType w:val="multilevel"/>
    <w:tmpl w:val="432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0" w15:restartNumberingAfterBreak="0">
    <w:nsid w:val="5C2F3650"/>
    <w:multiLevelType w:val="multilevel"/>
    <w:tmpl w:val="9214B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1" w15:restartNumberingAfterBreak="0">
    <w:nsid w:val="5C4D3B16"/>
    <w:multiLevelType w:val="multilevel"/>
    <w:tmpl w:val="10781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2" w15:restartNumberingAfterBreak="0">
    <w:nsid w:val="5C527E8E"/>
    <w:multiLevelType w:val="multilevel"/>
    <w:tmpl w:val="A13AD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3" w15:restartNumberingAfterBreak="0">
    <w:nsid w:val="5C6D0525"/>
    <w:multiLevelType w:val="multilevel"/>
    <w:tmpl w:val="FA786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4" w15:restartNumberingAfterBreak="0">
    <w:nsid w:val="5C7137D3"/>
    <w:multiLevelType w:val="multilevel"/>
    <w:tmpl w:val="B9F21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5" w15:restartNumberingAfterBreak="0">
    <w:nsid w:val="5C9473E2"/>
    <w:multiLevelType w:val="multilevel"/>
    <w:tmpl w:val="FA36A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6" w15:restartNumberingAfterBreak="0">
    <w:nsid w:val="5C9F1B62"/>
    <w:multiLevelType w:val="multilevel"/>
    <w:tmpl w:val="5094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7" w15:restartNumberingAfterBreak="0">
    <w:nsid w:val="5CAF78A3"/>
    <w:multiLevelType w:val="multilevel"/>
    <w:tmpl w:val="8A661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8" w15:restartNumberingAfterBreak="0">
    <w:nsid w:val="5CC11CC1"/>
    <w:multiLevelType w:val="multilevel"/>
    <w:tmpl w:val="90E41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9" w15:restartNumberingAfterBreak="0">
    <w:nsid w:val="5CD2363B"/>
    <w:multiLevelType w:val="multilevel"/>
    <w:tmpl w:val="8B385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0" w15:restartNumberingAfterBreak="0">
    <w:nsid w:val="5CF3209E"/>
    <w:multiLevelType w:val="multilevel"/>
    <w:tmpl w:val="1B0CD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1" w15:restartNumberingAfterBreak="0">
    <w:nsid w:val="5D2A6B9E"/>
    <w:multiLevelType w:val="multilevel"/>
    <w:tmpl w:val="CB96F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2" w15:restartNumberingAfterBreak="0">
    <w:nsid w:val="5D2A7124"/>
    <w:multiLevelType w:val="multilevel"/>
    <w:tmpl w:val="6696E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3" w15:restartNumberingAfterBreak="0">
    <w:nsid w:val="5D431F10"/>
    <w:multiLevelType w:val="multilevel"/>
    <w:tmpl w:val="ABDC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4" w15:restartNumberingAfterBreak="0">
    <w:nsid w:val="5D4B403A"/>
    <w:multiLevelType w:val="multilevel"/>
    <w:tmpl w:val="66A2E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5" w15:restartNumberingAfterBreak="0">
    <w:nsid w:val="5D6B1B31"/>
    <w:multiLevelType w:val="multilevel"/>
    <w:tmpl w:val="A6D4A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6" w15:restartNumberingAfterBreak="0">
    <w:nsid w:val="5D9151B7"/>
    <w:multiLevelType w:val="multilevel"/>
    <w:tmpl w:val="21C00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7" w15:restartNumberingAfterBreak="0">
    <w:nsid w:val="5DAB4044"/>
    <w:multiLevelType w:val="multilevel"/>
    <w:tmpl w:val="83EC6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8" w15:restartNumberingAfterBreak="0">
    <w:nsid w:val="5E134612"/>
    <w:multiLevelType w:val="multilevel"/>
    <w:tmpl w:val="A4246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9" w15:restartNumberingAfterBreak="0">
    <w:nsid w:val="5E193B40"/>
    <w:multiLevelType w:val="multilevel"/>
    <w:tmpl w:val="963E7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0" w15:restartNumberingAfterBreak="0">
    <w:nsid w:val="5E565777"/>
    <w:multiLevelType w:val="multilevel"/>
    <w:tmpl w:val="5B6A4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1" w15:restartNumberingAfterBreak="0">
    <w:nsid w:val="5E594158"/>
    <w:multiLevelType w:val="multilevel"/>
    <w:tmpl w:val="FBCA2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2" w15:restartNumberingAfterBreak="0">
    <w:nsid w:val="5E7454E1"/>
    <w:multiLevelType w:val="multilevel"/>
    <w:tmpl w:val="220A4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3" w15:restartNumberingAfterBreak="0">
    <w:nsid w:val="5E95400E"/>
    <w:multiLevelType w:val="multilevel"/>
    <w:tmpl w:val="18D4C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4" w15:restartNumberingAfterBreak="0">
    <w:nsid w:val="5EB47733"/>
    <w:multiLevelType w:val="multilevel"/>
    <w:tmpl w:val="3DCC1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5" w15:restartNumberingAfterBreak="0">
    <w:nsid w:val="5ED319A0"/>
    <w:multiLevelType w:val="multilevel"/>
    <w:tmpl w:val="89D41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6" w15:restartNumberingAfterBreak="0">
    <w:nsid w:val="5EE00A68"/>
    <w:multiLevelType w:val="multilevel"/>
    <w:tmpl w:val="DC50A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7" w15:restartNumberingAfterBreak="0">
    <w:nsid w:val="5EEF4BEA"/>
    <w:multiLevelType w:val="multilevel"/>
    <w:tmpl w:val="10E6A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8" w15:restartNumberingAfterBreak="0">
    <w:nsid w:val="5F1B6810"/>
    <w:multiLevelType w:val="multilevel"/>
    <w:tmpl w:val="EDF6A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9" w15:restartNumberingAfterBreak="0">
    <w:nsid w:val="5F370BC8"/>
    <w:multiLevelType w:val="multilevel"/>
    <w:tmpl w:val="38F21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0" w15:restartNumberingAfterBreak="0">
    <w:nsid w:val="5F4B08B8"/>
    <w:multiLevelType w:val="multilevel"/>
    <w:tmpl w:val="4830C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1" w15:restartNumberingAfterBreak="0">
    <w:nsid w:val="5F522158"/>
    <w:multiLevelType w:val="multilevel"/>
    <w:tmpl w:val="D9927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2" w15:restartNumberingAfterBreak="0">
    <w:nsid w:val="5F940A09"/>
    <w:multiLevelType w:val="multilevel"/>
    <w:tmpl w:val="7B6C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3" w15:restartNumberingAfterBreak="0">
    <w:nsid w:val="5FA61F34"/>
    <w:multiLevelType w:val="multilevel"/>
    <w:tmpl w:val="AFEED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4" w15:restartNumberingAfterBreak="0">
    <w:nsid w:val="5FB01C13"/>
    <w:multiLevelType w:val="multilevel"/>
    <w:tmpl w:val="6E0C1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5" w15:restartNumberingAfterBreak="0">
    <w:nsid w:val="601E2770"/>
    <w:multiLevelType w:val="multilevel"/>
    <w:tmpl w:val="5594A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6" w15:restartNumberingAfterBreak="0">
    <w:nsid w:val="6038056C"/>
    <w:multiLevelType w:val="multilevel"/>
    <w:tmpl w:val="5D167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7" w15:restartNumberingAfterBreak="0">
    <w:nsid w:val="603E070D"/>
    <w:multiLevelType w:val="multilevel"/>
    <w:tmpl w:val="7D70A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8" w15:restartNumberingAfterBreak="0">
    <w:nsid w:val="603F16D3"/>
    <w:multiLevelType w:val="multilevel"/>
    <w:tmpl w:val="A468B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9" w15:restartNumberingAfterBreak="0">
    <w:nsid w:val="605974E1"/>
    <w:multiLevelType w:val="multilevel"/>
    <w:tmpl w:val="73B6A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0" w15:restartNumberingAfterBreak="0">
    <w:nsid w:val="60C05FC7"/>
    <w:multiLevelType w:val="multilevel"/>
    <w:tmpl w:val="48A2D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1" w15:restartNumberingAfterBreak="0">
    <w:nsid w:val="60E201DE"/>
    <w:multiLevelType w:val="multilevel"/>
    <w:tmpl w:val="B630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60EF76A4"/>
    <w:multiLevelType w:val="multilevel"/>
    <w:tmpl w:val="68D29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3" w15:restartNumberingAfterBreak="0">
    <w:nsid w:val="60FD0731"/>
    <w:multiLevelType w:val="multilevel"/>
    <w:tmpl w:val="065C6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4" w15:restartNumberingAfterBreak="0">
    <w:nsid w:val="60FD1F8F"/>
    <w:multiLevelType w:val="multilevel"/>
    <w:tmpl w:val="CF6E6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5" w15:restartNumberingAfterBreak="0">
    <w:nsid w:val="610C42DE"/>
    <w:multiLevelType w:val="multilevel"/>
    <w:tmpl w:val="24425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6" w15:restartNumberingAfterBreak="0">
    <w:nsid w:val="61136703"/>
    <w:multiLevelType w:val="multilevel"/>
    <w:tmpl w:val="689CA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7" w15:restartNumberingAfterBreak="0">
    <w:nsid w:val="6125018C"/>
    <w:multiLevelType w:val="multilevel"/>
    <w:tmpl w:val="15269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8" w15:restartNumberingAfterBreak="0">
    <w:nsid w:val="6156764A"/>
    <w:multiLevelType w:val="multilevel"/>
    <w:tmpl w:val="9F6EB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9" w15:restartNumberingAfterBreak="0">
    <w:nsid w:val="61588535"/>
    <w:multiLevelType w:val="hybridMultilevel"/>
    <w:tmpl w:val="EFA2DD80"/>
    <w:lvl w:ilvl="0" w:tplc="2E2CDB5C">
      <w:start w:val="1"/>
      <w:numFmt w:val="bullet"/>
      <w:lvlText w:val=""/>
      <w:lvlJc w:val="left"/>
      <w:pPr>
        <w:ind w:left="720" w:hanging="360"/>
      </w:pPr>
      <w:rPr>
        <w:rFonts w:hint="default" w:ascii="Symbol" w:hAnsi="Symbol"/>
      </w:rPr>
    </w:lvl>
    <w:lvl w:ilvl="1" w:tplc="FD5E83EE">
      <w:start w:val="1"/>
      <w:numFmt w:val="bullet"/>
      <w:lvlText w:val="o"/>
      <w:lvlJc w:val="left"/>
      <w:pPr>
        <w:ind w:left="1440" w:hanging="360"/>
      </w:pPr>
      <w:rPr>
        <w:rFonts w:hint="default" w:ascii="Courier New" w:hAnsi="Courier New"/>
      </w:rPr>
    </w:lvl>
    <w:lvl w:ilvl="2" w:tplc="C7E0506E">
      <w:start w:val="1"/>
      <w:numFmt w:val="bullet"/>
      <w:lvlText w:val=""/>
      <w:lvlJc w:val="left"/>
      <w:pPr>
        <w:ind w:left="2160" w:hanging="360"/>
      </w:pPr>
      <w:rPr>
        <w:rFonts w:hint="default" w:ascii="Wingdings" w:hAnsi="Wingdings"/>
      </w:rPr>
    </w:lvl>
    <w:lvl w:ilvl="3" w:tplc="0DCEEBF0">
      <w:start w:val="1"/>
      <w:numFmt w:val="bullet"/>
      <w:lvlText w:val=""/>
      <w:lvlJc w:val="left"/>
      <w:pPr>
        <w:ind w:left="2880" w:hanging="360"/>
      </w:pPr>
      <w:rPr>
        <w:rFonts w:hint="default" w:ascii="Symbol" w:hAnsi="Symbol"/>
      </w:rPr>
    </w:lvl>
    <w:lvl w:ilvl="4" w:tplc="E588215C">
      <w:start w:val="1"/>
      <w:numFmt w:val="bullet"/>
      <w:lvlText w:val="o"/>
      <w:lvlJc w:val="left"/>
      <w:pPr>
        <w:ind w:left="3600" w:hanging="360"/>
      </w:pPr>
      <w:rPr>
        <w:rFonts w:hint="default" w:ascii="Courier New" w:hAnsi="Courier New"/>
      </w:rPr>
    </w:lvl>
    <w:lvl w:ilvl="5" w:tplc="4E98A1BC">
      <w:start w:val="1"/>
      <w:numFmt w:val="bullet"/>
      <w:lvlText w:val=""/>
      <w:lvlJc w:val="left"/>
      <w:pPr>
        <w:ind w:left="4320" w:hanging="360"/>
      </w:pPr>
      <w:rPr>
        <w:rFonts w:hint="default" w:ascii="Wingdings" w:hAnsi="Wingdings"/>
      </w:rPr>
    </w:lvl>
    <w:lvl w:ilvl="6" w:tplc="1A521FB8">
      <w:start w:val="1"/>
      <w:numFmt w:val="bullet"/>
      <w:lvlText w:val=""/>
      <w:lvlJc w:val="left"/>
      <w:pPr>
        <w:ind w:left="5040" w:hanging="360"/>
      </w:pPr>
      <w:rPr>
        <w:rFonts w:hint="default" w:ascii="Symbol" w:hAnsi="Symbol"/>
      </w:rPr>
    </w:lvl>
    <w:lvl w:ilvl="7" w:tplc="28BAF608">
      <w:start w:val="1"/>
      <w:numFmt w:val="bullet"/>
      <w:lvlText w:val="o"/>
      <w:lvlJc w:val="left"/>
      <w:pPr>
        <w:ind w:left="5760" w:hanging="360"/>
      </w:pPr>
      <w:rPr>
        <w:rFonts w:hint="default" w:ascii="Courier New" w:hAnsi="Courier New"/>
      </w:rPr>
    </w:lvl>
    <w:lvl w:ilvl="8" w:tplc="1834D800">
      <w:start w:val="1"/>
      <w:numFmt w:val="bullet"/>
      <w:lvlText w:val=""/>
      <w:lvlJc w:val="left"/>
      <w:pPr>
        <w:ind w:left="6480" w:hanging="360"/>
      </w:pPr>
      <w:rPr>
        <w:rFonts w:hint="default" w:ascii="Wingdings" w:hAnsi="Wingdings"/>
      </w:rPr>
    </w:lvl>
  </w:abstractNum>
  <w:abstractNum w:abstractNumId="790" w15:restartNumberingAfterBreak="0">
    <w:nsid w:val="617350FA"/>
    <w:multiLevelType w:val="multilevel"/>
    <w:tmpl w:val="8AFC7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1" w15:restartNumberingAfterBreak="0">
    <w:nsid w:val="61A01421"/>
    <w:multiLevelType w:val="multilevel"/>
    <w:tmpl w:val="B718C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2" w15:restartNumberingAfterBreak="0">
    <w:nsid w:val="61C627E0"/>
    <w:multiLevelType w:val="multilevel"/>
    <w:tmpl w:val="0F2A3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3" w15:restartNumberingAfterBreak="0">
    <w:nsid w:val="61D168B5"/>
    <w:multiLevelType w:val="multilevel"/>
    <w:tmpl w:val="46BE6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4" w15:restartNumberingAfterBreak="0">
    <w:nsid w:val="62063F3F"/>
    <w:multiLevelType w:val="multilevel"/>
    <w:tmpl w:val="3ABED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5" w15:restartNumberingAfterBreak="0">
    <w:nsid w:val="623D0638"/>
    <w:multiLevelType w:val="multilevel"/>
    <w:tmpl w:val="A02EA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6" w15:restartNumberingAfterBreak="0">
    <w:nsid w:val="625646FD"/>
    <w:multiLevelType w:val="multilevel"/>
    <w:tmpl w:val="1588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7" w15:restartNumberingAfterBreak="0">
    <w:nsid w:val="62580EEA"/>
    <w:multiLevelType w:val="multilevel"/>
    <w:tmpl w:val="A142D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8" w15:restartNumberingAfterBreak="0">
    <w:nsid w:val="62AF18F7"/>
    <w:multiLevelType w:val="multilevel"/>
    <w:tmpl w:val="CB8C3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9" w15:restartNumberingAfterBreak="0">
    <w:nsid w:val="62D24D01"/>
    <w:multiLevelType w:val="multilevel"/>
    <w:tmpl w:val="E2DCC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0" w15:restartNumberingAfterBreak="0">
    <w:nsid w:val="62EA0629"/>
    <w:multiLevelType w:val="multilevel"/>
    <w:tmpl w:val="0232A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1" w15:restartNumberingAfterBreak="0">
    <w:nsid w:val="62F47414"/>
    <w:multiLevelType w:val="multilevel"/>
    <w:tmpl w:val="02D8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2" w15:restartNumberingAfterBreak="0">
    <w:nsid w:val="63102A30"/>
    <w:multiLevelType w:val="multilevel"/>
    <w:tmpl w:val="3F34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3" w15:restartNumberingAfterBreak="0">
    <w:nsid w:val="633D5C8D"/>
    <w:multiLevelType w:val="multilevel"/>
    <w:tmpl w:val="8BD00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4" w15:restartNumberingAfterBreak="0">
    <w:nsid w:val="634632D4"/>
    <w:multiLevelType w:val="multilevel"/>
    <w:tmpl w:val="4E84A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5" w15:restartNumberingAfterBreak="0">
    <w:nsid w:val="634A657D"/>
    <w:multiLevelType w:val="multilevel"/>
    <w:tmpl w:val="7E422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6" w15:restartNumberingAfterBreak="0">
    <w:nsid w:val="638706B1"/>
    <w:multiLevelType w:val="hybridMultilevel"/>
    <w:tmpl w:val="F7147C4A"/>
    <w:lvl w:ilvl="0" w:tplc="B172DF38">
      <w:start w:val="1"/>
      <w:numFmt w:val="bullet"/>
      <w:lvlText w:val=""/>
      <w:lvlJc w:val="left"/>
      <w:pPr>
        <w:ind w:left="720" w:hanging="360"/>
      </w:pPr>
      <w:rPr>
        <w:rFonts w:hint="default" w:ascii="Symbol" w:hAnsi="Symbol"/>
      </w:rPr>
    </w:lvl>
    <w:lvl w:ilvl="1" w:tplc="1674AA0A">
      <w:start w:val="1"/>
      <w:numFmt w:val="bullet"/>
      <w:lvlText w:val="o"/>
      <w:lvlJc w:val="left"/>
      <w:pPr>
        <w:ind w:left="1440" w:hanging="360"/>
      </w:pPr>
      <w:rPr>
        <w:rFonts w:hint="default" w:ascii="Courier New" w:hAnsi="Courier New"/>
      </w:rPr>
    </w:lvl>
    <w:lvl w:ilvl="2" w:tplc="C2A01DC2">
      <w:start w:val="1"/>
      <w:numFmt w:val="bullet"/>
      <w:lvlText w:val=""/>
      <w:lvlJc w:val="left"/>
      <w:pPr>
        <w:ind w:left="2160" w:hanging="360"/>
      </w:pPr>
      <w:rPr>
        <w:rFonts w:hint="default" w:ascii="Wingdings" w:hAnsi="Wingdings"/>
      </w:rPr>
    </w:lvl>
    <w:lvl w:ilvl="3" w:tplc="F7C288B0">
      <w:start w:val="1"/>
      <w:numFmt w:val="bullet"/>
      <w:lvlText w:val=""/>
      <w:lvlJc w:val="left"/>
      <w:pPr>
        <w:ind w:left="2880" w:hanging="360"/>
      </w:pPr>
      <w:rPr>
        <w:rFonts w:hint="default" w:ascii="Symbol" w:hAnsi="Symbol"/>
      </w:rPr>
    </w:lvl>
    <w:lvl w:ilvl="4" w:tplc="621AE3E0">
      <w:start w:val="1"/>
      <w:numFmt w:val="bullet"/>
      <w:lvlText w:val="o"/>
      <w:lvlJc w:val="left"/>
      <w:pPr>
        <w:ind w:left="3600" w:hanging="360"/>
      </w:pPr>
      <w:rPr>
        <w:rFonts w:hint="default" w:ascii="Courier New" w:hAnsi="Courier New"/>
      </w:rPr>
    </w:lvl>
    <w:lvl w:ilvl="5" w:tplc="A01A92F6">
      <w:start w:val="1"/>
      <w:numFmt w:val="bullet"/>
      <w:lvlText w:val=""/>
      <w:lvlJc w:val="left"/>
      <w:pPr>
        <w:ind w:left="4320" w:hanging="360"/>
      </w:pPr>
      <w:rPr>
        <w:rFonts w:hint="default" w:ascii="Wingdings" w:hAnsi="Wingdings"/>
      </w:rPr>
    </w:lvl>
    <w:lvl w:ilvl="6" w:tplc="4C34E206">
      <w:start w:val="1"/>
      <w:numFmt w:val="bullet"/>
      <w:lvlText w:val=""/>
      <w:lvlJc w:val="left"/>
      <w:pPr>
        <w:ind w:left="5040" w:hanging="360"/>
      </w:pPr>
      <w:rPr>
        <w:rFonts w:hint="default" w:ascii="Symbol" w:hAnsi="Symbol"/>
      </w:rPr>
    </w:lvl>
    <w:lvl w:ilvl="7" w:tplc="988CA314">
      <w:start w:val="1"/>
      <w:numFmt w:val="bullet"/>
      <w:lvlText w:val="o"/>
      <w:lvlJc w:val="left"/>
      <w:pPr>
        <w:ind w:left="5760" w:hanging="360"/>
      </w:pPr>
      <w:rPr>
        <w:rFonts w:hint="default" w:ascii="Courier New" w:hAnsi="Courier New"/>
      </w:rPr>
    </w:lvl>
    <w:lvl w:ilvl="8" w:tplc="E7FAF05E">
      <w:start w:val="1"/>
      <w:numFmt w:val="bullet"/>
      <w:lvlText w:val=""/>
      <w:lvlJc w:val="left"/>
      <w:pPr>
        <w:ind w:left="6480" w:hanging="360"/>
      </w:pPr>
      <w:rPr>
        <w:rFonts w:hint="default" w:ascii="Wingdings" w:hAnsi="Wingdings"/>
      </w:rPr>
    </w:lvl>
  </w:abstractNum>
  <w:abstractNum w:abstractNumId="807" w15:restartNumberingAfterBreak="0">
    <w:nsid w:val="63AF049B"/>
    <w:multiLevelType w:val="multilevel"/>
    <w:tmpl w:val="CB9A6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8" w15:restartNumberingAfterBreak="0">
    <w:nsid w:val="63F9B50C"/>
    <w:multiLevelType w:val="hybridMultilevel"/>
    <w:tmpl w:val="5D305D34"/>
    <w:lvl w:ilvl="0" w:tplc="0890E758">
      <w:start w:val="1"/>
      <w:numFmt w:val="bullet"/>
      <w:lvlText w:val=""/>
      <w:lvlJc w:val="left"/>
      <w:pPr>
        <w:ind w:left="720" w:hanging="360"/>
      </w:pPr>
      <w:rPr>
        <w:rFonts w:hint="default" w:ascii="Symbol" w:hAnsi="Symbol"/>
      </w:rPr>
    </w:lvl>
    <w:lvl w:ilvl="1" w:tplc="C8061644">
      <w:start w:val="1"/>
      <w:numFmt w:val="bullet"/>
      <w:lvlText w:val="o"/>
      <w:lvlJc w:val="left"/>
      <w:pPr>
        <w:ind w:left="1440" w:hanging="360"/>
      </w:pPr>
      <w:rPr>
        <w:rFonts w:hint="default" w:ascii="Courier New" w:hAnsi="Courier New"/>
      </w:rPr>
    </w:lvl>
    <w:lvl w:ilvl="2" w:tplc="6F744D50">
      <w:start w:val="1"/>
      <w:numFmt w:val="bullet"/>
      <w:lvlText w:val=""/>
      <w:lvlJc w:val="left"/>
      <w:pPr>
        <w:ind w:left="2160" w:hanging="360"/>
      </w:pPr>
      <w:rPr>
        <w:rFonts w:hint="default" w:ascii="Wingdings" w:hAnsi="Wingdings"/>
      </w:rPr>
    </w:lvl>
    <w:lvl w:ilvl="3" w:tplc="78E2E344">
      <w:start w:val="1"/>
      <w:numFmt w:val="bullet"/>
      <w:lvlText w:val=""/>
      <w:lvlJc w:val="left"/>
      <w:pPr>
        <w:ind w:left="2880" w:hanging="360"/>
      </w:pPr>
      <w:rPr>
        <w:rFonts w:hint="default" w:ascii="Symbol" w:hAnsi="Symbol"/>
      </w:rPr>
    </w:lvl>
    <w:lvl w:ilvl="4" w:tplc="289C7450">
      <w:start w:val="1"/>
      <w:numFmt w:val="bullet"/>
      <w:lvlText w:val="o"/>
      <w:lvlJc w:val="left"/>
      <w:pPr>
        <w:ind w:left="3600" w:hanging="360"/>
      </w:pPr>
      <w:rPr>
        <w:rFonts w:hint="default" w:ascii="Courier New" w:hAnsi="Courier New"/>
      </w:rPr>
    </w:lvl>
    <w:lvl w:ilvl="5" w:tplc="9CE68952">
      <w:start w:val="1"/>
      <w:numFmt w:val="bullet"/>
      <w:lvlText w:val=""/>
      <w:lvlJc w:val="left"/>
      <w:pPr>
        <w:ind w:left="4320" w:hanging="360"/>
      </w:pPr>
      <w:rPr>
        <w:rFonts w:hint="default" w:ascii="Wingdings" w:hAnsi="Wingdings"/>
      </w:rPr>
    </w:lvl>
    <w:lvl w:ilvl="6" w:tplc="B2B2E0C8">
      <w:start w:val="1"/>
      <w:numFmt w:val="bullet"/>
      <w:lvlText w:val=""/>
      <w:lvlJc w:val="left"/>
      <w:pPr>
        <w:ind w:left="5040" w:hanging="360"/>
      </w:pPr>
      <w:rPr>
        <w:rFonts w:hint="default" w:ascii="Symbol" w:hAnsi="Symbol"/>
      </w:rPr>
    </w:lvl>
    <w:lvl w:ilvl="7" w:tplc="13C24416">
      <w:start w:val="1"/>
      <w:numFmt w:val="bullet"/>
      <w:lvlText w:val="o"/>
      <w:lvlJc w:val="left"/>
      <w:pPr>
        <w:ind w:left="5760" w:hanging="360"/>
      </w:pPr>
      <w:rPr>
        <w:rFonts w:hint="default" w:ascii="Courier New" w:hAnsi="Courier New"/>
      </w:rPr>
    </w:lvl>
    <w:lvl w:ilvl="8" w:tplc="574C64E6">
      <w:start w:val="1"/>
      <w:numFmt w:val="bullet"/>
      <w:lvlText w:val=""/>
      <w:lvlJc w:val="left"/>
      <w:pPr>
        <w:ind w:left="6480" w:hanging="360"/>
      </w:pPr>
      <w:rPr>
        <w:rFonts w:hint="default" w:ascii="Wingdings" w:hAnsi="Wingdings"/>
      </w:rPr>
    </w:lvl>
  </w:abstractNum>
  <w:abstractNum w:abstractNumId="809" w15:restartNumberingAfterBreak="0">
    <w:nsid w:val="6422427F"/>
    <w:multiLevelType w:val="multilevel"/>
    <w:tmpl w:val="6EE84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0" w15:restartNumberingAfterBreak="0">
    <w:nsid w:val="64487576"/>
    <w:multiLevelType w:val="multilevel"/>
    <w:tmpl w:val="ECF66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1" w15:restartNumberingAfterBreak="0">
    <w:nsid w:val="647101C4"/>
    <w:multiLevelType w:val="multilevel"/>
    <w:tmpl w:val="B2B66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2" w15:restartNumberingAfterBreak="0">
    <w:nsid w:val="64833E29"/>
    <w:multiLevelType w:val="multilevel"/>
    <w:tmpl w:val="C97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3" w15:restartNumberingAfterBreak="0">
    <w:nsid w:val="648A4406"/>
    <w:multiLevelType w:val="multilevel"/>
    <w:tmpl w:val="B588D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4" w15:restartNumberingAfterBreak="0">
    <w:nsid w:val="64B11935"/>
    <w:multiLevelType w:val="multilevel"/>
    <w:tmpl w:val="663ED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5" w15:restartNumberingAfterBreak="0">
    <w:nsid w:val="64D170F3"/>
    <w:multiLevelType w:val="multilevel"/>
    <w:tmpl w:val="EEF0F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6" w15:restartNumberingAfterBreak="0">
    <w:nsid w:val="64D7537E"/>
    <w:multiLevelType w:val="multilevel"/>
    <w:tmpl w:val="9E9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7" w15:restartNumberingAfterBreak="0">
    <w:nsid w:val="64E26F76"/>
    <w:multiLevelType w:val="multilevel"/>
    <w:tmpl w:val="ADD67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8" w15:restartNumberingAfterBreak="0">
    <w:nsid w:val="650D7642"/>
    <w:multiLevelType w:val="multilevel"/>
    <w:tmpl w:val="227C4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9" w15:restartNumberingAfterBreak="0">
    <w:nsid w:val="65105D7B"/>
    <w:multiLevelType w:val="multilevel"/>
    <w:tmpl w:val="F9561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0" w15:restartNumberingAfterBreak="0">
    <w:nsid w:val="65122C8B"/>
    <w:multiLevelType w:val="multilevel"/>
    <w:tmpl w:val="09C88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1" w15:restartNumberingAfterBreak="0">
    <w:nsid w:val="6526335B"/>
    <w:multiLevelType w:val="multilevel"/>
    <w:tmpl w:val="C1B0F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2" w15:restartNumberingAfterBreak="0">
    <w:nsid w:val="65626004"/>
    <w:multiLevelType w:val="hybridMultilevel"/>
    <w:tmpl w:val="8A94C948"/>
    <w:lvl w:ilvl="0" w:tplc="6B36760A">
      <w:start w:val="1"/>
      <w:numFmt w:val="bullet"/>
      <w:lvlText w:val=""/>
      <w:lvlJc w:val="left"/>
      <w:pPr>
        <w:ind w:left="720" w:hanging="360"/>
      </w:pPr>
      <w:rPr>
        <w:rFonts w:hint="default" w:ascii="Symbol" w:hAnsi="Symbol"/>
      </w:rPr>
    </w:lvl>
    <w:lvl w:ilvl="1" w:tplc="C1BA87FC">
      <w:start w:val="1"/>
      <w:numFmt w:val="bullet"/>
      <w:lvlText w:val="o"/>
      <w:lvlJc w:val="left"/>
      <w:pPr>
        <w:ind w:left="1440" w:hanging="360"/>
      </w:pPr>
      <w:rPr>
        <w:rFonts w:hint="default" w:ascii="Courier New" w:hAnsi="Courier New"/>
      </w:rPr>
    </w:lvl>
    <w:lvl w:ilvl="2" w:tplc="6ED692A0">
      <w:start w:val="1"/>
      <w:numFmt w:val="bullet"/>
      <w:lvlText w:val=""/>
      <w:lvlJc w:val="left"/>
      <w:pPr>
        <w:ind w:left="2160" w:hanging="360"/>
      </w:pPr>
      <w:rPr>
        <w:rFonts w:hint="default" w:ascii="Wingdings" w:hAnsi="Wingdings"/>
      </w:rPr>
    </w:lvl>
    <w:lvl w:ilvl="3" w:tplc="A1F6F282">
      <w:start w:val="1"/>
      <w:numFmt w:val="bullet"/>
      <w:lvlText w:val=""/>
      <w:lvlJc w:val="left"/>
      <w:pPr>
        <w:ind w:left="2880" w:hanging="360"/>
      </w:pPr>
      <w:rPr>
        <w:rFonts w:hint="default" w:ascii="Symbol" w:hAnsi="Symbol"/>
      </w:rPr>
    </w:lvl>
    <w:lvl w:ilvl="4" w:tplc="22DA523A">
      <w:start w:val="1"/>
      <w:numFmt w:val="bullet"/>
      <w:lvlText w:val="o"/>
      <w:lvlJc w:val="left"/>
      <w:pPr>
        <w:ind w:left="3600" w:hanging="360"/>
      </w:pPr>
      <w:rPr>
        <w:rFonts w:hint="default" w:ascii="Courier New" w:hAnsi="Courier New"/>
      </w:rPr>
    </w:lvl>
    <w:lvl w:ilvl="5" w:tplc="07F4940C">
      <w:start w:val="1"/>
      <w:numFmt w:val="bullet"/>
      <w:lvlText w:val=""/>
      <w:lvlJc w:val="left"/>
      <w:pPr>
        <w:ind w:left="4320" w:hanging="360"/>
      </w:pPr>
      <w:rPr>
        <w:rFonts w:hint="default" w:ascii="Wingdings" w:hAnsi="Wingdings"/>
      </w:rPr>
    </w:lvl>
    <w:lvl w:ilvl="6" w:tplc="311EA3DA">
      <w:start w:val="1"/>
      <w:numFmt w:val="bullet"/>
      <w:lvlText w:val=""/>
      <w:lvlJc w:val="left"/>
      <w:pPr>
        <w:ind w:left="5040" w:hanging="360"/>
      </w:pPr>
      <w:rPr>
        <w:rFonts w:hint="default" w:ascii="Symbol" w:hAnsi="Symbol"/>
      </w:rPr>
    </w:lvl>
    <w:lvl w:ilvl="7" w:tplc="6046CD86">
      <w:start w:val="1"/>
      <w:numFmt w:val="bullet"/>
      <w:lvlText w:val="o"/>
      <w:lvlJc w:val="left"/>
      <w:pPr>
        <w:ind w:left="5760" w:hanging="360"/>
      </w:pPr>
      <w:rPr>
        <w:rFonts w:hint="default" w:ascii="Courier New" w:hAnsi="Courier New"/>
      </w:rPr>
    </w:lvl>
    <w:lvl w:ilvl="8" w:tplc="041AAA9A">
      <w:start w:val="1"/>
      <w:numFmt w:val="bullet"/>
      <w:lvlText w:val=""/>
      <w:lvlJc w:val="left"/>
      <w:pPr>
        <w:ind w:left="6480" w:hanging="360"/>
      </w:pPr>
      <w:rPr>
        <w:rFonts w:hint="default" w:ascii="Wingdings" w:hAnsi="Wingdings"/>
      </w:rPr>
    </w:lvl>
  </w:abstractNum>
  <w:abstractNum w:abstractNumId="823" w15:restartNumberingAfterBreak="0">
    <w:nsid w:val="656939C7"/>
    <w:multiLevelType w:val="multilevel"/>
    <w:tmpl w:val="83C0D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4" w15:restartNumberingAfterBreak="0">
    <w:nsid w:val="657B5DA0"/>
    <w:multiLevelType w:val="multilevel"/>
    <w:tmpl w:val="FC2CC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5" w15:restartNumberingAfterBreak="0">
    <w:nsid w:val="658A1E71"/>
    <w:multiLevelType w:val="multilevel"/>
    <w:tmpl w:val="28B29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6" w15:restartNumberingAfterBreak="0">
    <w:nsid w:val="65CC1B13"/>
    <w:multiLevelType w:val="multilevel"/>
    <w:tmpl w:val="B74C8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7" w15:restartNumberingAfterBreak="0">
    <w:nsid w:val="65DA2977"/>
    <w:multiLevelType w:val="multilevel"/>
    <w:tmpl w:val="03C60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8" w15:restartNumberingAfterBreak="0">
    <w:nsid w:val="65DE5305"/>
    <w:multiLevelType w:val="multilevel"/>
    <w:tmpl w:val="48C2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9" w15:restartNumberingAfterBreak="0">
    <w:nsid w:val="661CA39C"/>
    <w:multiLevelType w:val="hybridMultilevel"/>
    <w:tmpl w:val="C9880872"/>
    <w:lvl w:ilvl="0" w:tplc="7658A496">
      <w:start w:val="1"/>
      <w:numFmt w:val="bullet"/>
      <w:lvlText w:val=""/>
      <w:lvlJc w:val="left"/>
      <w:pPr>
        <w:ind w:left="720" w:hanging="360"/>
      </w:pPr>
      <w:rPr>
        <w:rFonts w:hint="default" w:ascii="Symbol" w:hAnsi="Symbol"/>
      </w:rPr>
    </w:lvl>
    <w:lvl w:ilvl="1" w:tplc="B032170A">
      <w:start w:val="1"/>
      <w:numFmt w:val="bullet"/>
      <w:lvlText w:val="o"/>
      <w:lvlJc w:val="left"/>
      <w:pPr>
        <w:ind w:left="1440" w:hanging="360"/>
      </w:pPr>
      <w:rPr>
        <w:rFonts w:hint="default" w:ascii="Courier New" w:hAnsi="Courier New"/>
      </w:rPr>
    </w:lvl>
    <w:lvl w:ilvl="2" w:tplc="4BFEB9BC">
      <w:start w:val="1"/>
      <w:numFmt w:val="bullet"/>
      <w:lvlText w:val=""/>
      <w:lvlJc w:val="left"/>
      <w:pPr>
        <w:ind w:left="2160" w:hanging="360"/>
      </w:pPr>
      <w:rPr>
        <w:rFonts w:hint="default" w:ascii="Wingdings" w:hAnsi="Wingdings"/>
      </w:rPr>
    </w:lvl>
    <w:lvl w:ilvl="3" w:tplc="01B00DFC">
      <w:start w:val="1"/>
      <w:numFmt w:val="bullet"/>
      <w:lvlText w:val=""/>
      <w:lvlJc w:val="left"/>
      <w:pPr>
        <w:ind w:left="2880" w:hanging="360"/>
      </w:pPr>
      <w:rPr>
        <w:rFonts w:hint="default" w:ascii="Symbol" w:hAnsi="Symbol"/>
      </w:rPr>
    </w:lvl>
    <w:lvl w:ilvl="4" w:tplc="C32CE12C">
      <w:start w:val="1"/>
      <w:numFmt w:val="bullet"/>
      <w:lvlText w:val="o"/>
      <w:lvlJc w:val="left"/>
      <w:pPr>
        <w:ind w:left="3600" w:hanging="360"/>
      </w:pPr>
      <w:rPr>
        <w:rFonts w:hint="default" w:ascii="Courier New" w:hAnsi="Courier New"/>
      </w:rPr>
    </w:lvl>
    <w:lvl w:ilvl="5" w:tplc="D40AFF1C">
      <w:start w:val="1"/>
      <w:numFmt w:val="bullet"/>
      <w:lvlText w:val=""/>
      <w:lvlJc w:val="left"/>
      <w:pPr>
        <w:ind w:left="4320" w:hanging="360"/>
      </w:pPr>
      <w:rPr>
        <w:rFonts w:hint="default" w:ascii="Wingdings" w:hAnsi="Wingdings"/>
      </w:rPr>
    </w:lvl>
    <w:lvl w:ilvl="6" w:tplc="5E5AF7E6">
      <w:start w:val="1"/>
      <w:numFmt w:val="bullet"/>
      <w:lvlText w:val=""/>
      <w:lvlJc w:val="left"/>
      <w:pPr>
        <w:ind w:left="5040" w:hanging="360"/>
      </w:pPr>
      <w:rPr>
        <w:rFonts w:hint="default" w:ascii="Symbol" w:hAnsi="Symbol"/>
      </w:rPr>
    </w:lvl>
    <w:lvl w:ilvl="7" w:tplc="F3162DB2">
      <w:start w:val="1"/>
      <w:numFmt w:val="bullet"/>
      <w:lvlText w:val="o"/>
      <w:lvlJc w:val="left"/>
      <w:pPr>
        <w:ind w:left="5760" w:hanging="360"/>
      </w:pPr>
      <w:rPr>
        <w:rFonts w:hint="default" w:ascii="Courier New" w:hAnsi="Courier New"/>
      </w:rPr>
    </w:lvl>
    <w:lvl w:ilvl="8" w:tplc="8D6A824C">
      <w:start w:val="1"/>
      <w:numFmt w:val="bullet"/>
      <w:lvlText w:val=""/>
      <w:lvlJc w:val="left"/>
      <w:pPr>
        <w:ind w:left="6480" w:hanging="360"/>
      </w:pPr>
      <w:rPr>
        <w:rFonts w:hint="default" w:ascii="Wingdings" w:hAnsi="Wingdings"/>
      </w:rPr>
    </w:lvl>
  </w:abstractNum>
  <w:abstractNum w:abstractNumId="830" w15:restartNumberingAfterBreak="0">
    <w:nsid w:val="661DB9E5"/>
    <w:multiLevelType w:val="hybridMultilevel"/>
    <w:tmpl w:val="4D229F28"/>
    <w:lvl w:ilvl="0" w:tplc="5C4E91B4">
      <w:start w:val="1"/>
      <w:numFmt w:val="bullet"/>
      <w:lvlText w:val=""/>
      <w:lvlJc w:val="left"/>
      <w:pPr>
        <w:ind w:left="720" w:hanging="360"/>
      </w:pPr>
      <w:rPr>
        <w:rFonts w:hint="default" w:ascii="Symbol" w:hAnsi="Symbol"/>
      </w:rPr>
    </w:lvl>
    <w:lvl w:ilvl="1" w:tplc="33DE3E24">
      <w:start w:val="1"/>
      <w:numFmt w:val="bullet"/>
      <w:lvlText w:val="o"/>
      <w:lvlJc w:val="left"/>
      <w:pPr>
        <w:ind w:left="1440" w:hanging="360"/>
      </w:pPr>
      <w:rPr>
        <w:rFonts w:hint="default" w:ascii="Courier New" w:hAnsi="Courier New"/>
      </w:rPr>
    </w:lvl>
    <w:lvl w:ilvl="2" w:tplc="4F084CEA">
      <w:start w:val="1"/>
      <w:numFmt w:val="bullet"/>
      <w:lvlText w:val=""/>
      <w:lvlJc w:val="left"/>
      <w:pPr>
        <w:ind w:left="2160" w:hanging="360"/>
      </w:pPr>
      <w:rPr>
        <w:rFonts w:hint="default" w:ascii="Wingdings" w:hAnsi="Wingdings"/>
      </w:rPr>
    </w:lvl>
    <w:lvl w:ilvl="3" w:tplc="44A005DE">
      <w:start w:val="1"/>
      <w:numFmt w:val="bullet"/>
      <w:lvlText w:val=""/>
      <w:lvlJc w:val="left"/>
      <w:pPr>
        <w:ind w:left="2880" w:hanging="360"/>
      </w:pPr>
      <w:rPr>
        <w:rFonts w:hint="default" w:ascii="Symbol" w:hAnsi="Symbol"/>
      </w:rPr>
    </w:lvl>
    <w:lvl w:ilvl="4" w:tplc="672CA16C">
      <w:start w:val="1"/>
      <w:numFmt w:val="bullet"/>
      <w:lvlText w:val="o"/>
      <w:lvlJc w:val="left"/>
      <w:pPr>
        <w:ind w:left="3600" w:hanging="360"/>
      </w:pPr>
      <w:rPr>
        <w:rFonts w:hint="default" w:ascii="Courier New" w:hAnsi="Courier New"/>
      </w:rPr>
    </w:lvl>
    <w:lvl w:ilvl="5" w:tplc="3A588F80">
      <w:start w:val="1"/>
      <w:numFmt w:val="bullet"/>
      <w:lvlText w:val=""/>
      <w:lvlJc w:val="left"/>
      <w:pPr>
        <w:ind w:left="4320" w:hanging="360"/>
      </w:pPr>
      <w:rPr>
        <w:rFonts w:hint="default" w:ascii="Wingdings" w:hAnsi="Wingdings"/>
      </w:rPr>
    </w:lvl>
    <w:lvl w:ilvl="6" w:tplc="B7607980">
      <w:start w:val="1"/>
      <w:numFmt w:val="bullet"/>
      <w:lvlText w:val=""/>
      <w:lvlJc w:val="left"/>
      <w:pPr>
        <w:ind w:left="5040" w:hanging="360"/>
      </w:pPr>
      <w:rPr>
        <w:rFonts w:hint="default" w:ascii="Symbol" w:hAnsi="Symbol"/>
      </w:rPr>
    </w:lvl>
    <w:lvl w:ilvl="7" w:tplc="87D0C40C">
      <w:start w:val="1"/>
      <w:numFmt w:val="bullet"/>
      <w:lvlText w:val="o"/>
      <w:lvlJc w:val="left"/>
      <w:pPr>
        <w:ind w:left="5760" w:hanging="360"/>
      </w:pPr>
      <w:rPr>
        <w:rFonts w:hint="default" w:ascii="Courier New" w:hAnsi="Courier New"/>
      </w:rPr>
    </w:lvl>
    <w:lvl w:ilvl="8" w:tplc="A0B03010">
      <w:start w:val="1"/>
      <w:numFmt w:val="bullet"/>
      <w:lvlText w:val=""/>
      <w:lvlJc w:val="left"/>
      <w:pPr>
        <w:ind w:left="6480" w:hanging="360"/>
      </w:pPr>
      <w:rPr>
        <w:rFonts w:hint="default" w:ascii="Wingdings" w:hAnsi="Wingdings"/>
      </w:rPr>
    </w:lvl>
  </w:abstractNum>
  <w:abstractNum w:abstractNumId="831" w15:restartNumberingAfterBreak="0">
    <w:nsid w:val="663C6734"/>
    <w:multiLevelType w:val="multilevel"/>
    <w:tmpl w:val="E4DC7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2" w15:restartNumberingAfterBreak="0">
    <w:nsid w:val="66595BF2"/>
    <w:multiLevelType w:val="hybridMultilevel"/>
    <w:tmpl w:val="0DFCE8E4"/>
    <w:lvl w:ilvl="0" w:tplc="22962A7A">
      <w:start w:val="1"/>
      <w:numFmt w:val="bullet"/>
      <w:lvlText w:val=""/>
      <w:lvlJc w:val="left"/>
      <w:pPr>
        <w:ind w:left="720" w:hanging="360"/>
      </w:pPr>
      <w:rPr>
        <w:rFonts w:hint="default" w:ascii="Symbol" w:hAnsi="Symbol"/>
      </w:rPr>
    </w:lvl>
    <w:lvl w:ilvl="1" w:tplc="090EDC72">
      <w:start w:val="1"/>
      <w:numFmt w:val="bullet"/>
      <w:lvlText w:val="o"/>
      <w:lvlJc w:val="left"/>
      <w:pPr>
        <w:ind w:left="1440" w:hanging="360"/>
      </w:pPr>
      <w:rPr>
        <w:rFonts w:hint="default" w:ascii="Courier New" w:hAnsi="Courier New"/>
      </w:rPr>
    </w:lvl>
    <w:lvl w:ilvl="2" w:tplc="C05C238A">
      <w:start w:val="1"/>
      <w:numFmt w:val="bullet"/>
      <w:lvlText w:val=""/>
      <w:lvlJc w:val="left"/>
      <w:pPr>
        <w:ind w:left="2160" w:hanging="360"/>
      </w:pPr>
      <w:rPr>
        <w:rFonts w:hint="default" w:ascii="Wingdings" w:hAnsi="Wingdings"/>
      </w:rPr>
    </w:lvl>
    <w:lvl w:ilvl="3" w:tplc="E474F44E">
      <w:start w:val="1"/>
      <w:numFmt w:val="bullet"/>
      <w:lvlText w:val=""/>
      <w:lvlJc w:val="left"/>
      <w:pPr>
        <w:ind w:left="2880" w:hanging="360"/>
      </w:pPr>
      <w:rPr>
        <w:rFonts w:hint="default" w:ascii="Symbol" w:hAnsi="Symbol"/>
      </w:rPr>
    </w:lvl>
    <w:lvl w:ilvl="4" w:tplc="E292A012">
      <w:start w:val="1"/>
      <w:numFmt w:val="bullet"/>
      <w:lvlText w:val="o"/>
      <w:lvlJc w:val="left"/>
      <w:pPr>
        <w:ind w:left="3600" w:hanging="360"/>
      </w:pPr>
      <w:rPr>
        <w:rFonts w:hint="default" w:ascii="Courier New" w:hAnsi="Courier New"/>
      </w:rPr>
    </w:lvl>
    <w:lvl w:ilvl="5" w:tplc="7528DD1A">
      <w:start w:val="1"/>
      <w:numFmt w:val="bullet"/>
      <w:lvlText w:val=""/>
      <w:lvlJc w:val="left"/>
      <w:pPr>
        <w:ind w:left="4320" w:hanging="360"/>
      </w:pPr>
      <w:rPr>
        <w:rFonts w:hint="default" w:ascii="Wingdings" w:hAnsi="Wingdings"/>
      </w:rPr>
    </w:lvl>
    <w:lvl w:ilvl="6" w:tplc="A9967224">
      <w:start w:val="1"/>
      <w:numFmt w:val="bullet"/>
      <w:lvlText w:val=""/>
      <w:lvlJc w:val="left"/>
      <w:pPr>
        <w:ind w:left="5040" w:hanging="360"/>
      </w:pPr>
      <w:rPr>
        <w:rFonts w:hint="default" w:ascii="Symbol" w:hAnsi="Symbol"/>
      </w:rPr>
    </w:lvl>
    <w:lvl w:ilvl="7" w:tplc="4B0A137C">
      <w:start w:val="1"/>
      <w:numFmt w:val="bullet"/>
      <w:lvlText w:val="o"/>
      <w:lvlJc w:val="left"/>
      <w:pPr>
        <w:ind w:left="5760" w:hanging="360"/>
      </w:pPr>
      <w:rPr>
        <w:rFonts w:hint="default" w:ascii="Courier New" w:hAnsi="Courier New"/>
      </w:rPr>
    </w:lvl>
    <w:lvl w:ilvl="8" w:tplc="C12E8512">
      <w:start w:val="1"/>
      <w:numFmt w:val="bullet"/>
      <w:lvlText w:val=""/>
      <w:lvlJc w:val="left"/>
      <w:pPr>
        <w:ind w:left="6480" w:hanging="360"/>
      </w:pPr>
      <w:rPr>
        <w:rFonts w:hint="default" w:ascii="Wingdings" w:hAnsi="Wingdings"/>
      </w:rPr>
    </w:lvl>
  </w:abstractNum>
  <w:abstractNum w:abstractNumId="833" w15:restartNumberingAfterBreak="0">
    <w:nsid w:val="66895B15"/>
    <w:multiLevelType w:val="multilevel"/>
    <w:tmpl w:val="14742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4" w15:restartNumberingAfterBreak="0">
    <w:nsid w:val="66C4475F"/>
    <w:multiLevelType w:val="multilevel"/>
    <w:tmpl w:val="91D64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5" w15:restartNumberingAfterBreak="0">
    <w:nsid w:val="66E82CA4"/>
    <w:multiLevelType w:val="multilevel"/>
    <w:tmpl w:val="B40A5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6" w15:restartNumberingAfterBreak="0">
    <w:nsid w:val="6751600A"/>
    <w:multiLevelType w:val="multilevel"/>
    <w:tmpl w:val="3F1C8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7" w15:restartNumberingAfterBreak="0">
    <w:nsid w:val="67561D6F"/>
    <w:multiLevelType w:val="multilevel"/>
    <w:tmpl w:val="E6CCB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8" w15:restartNumberingAfterBreak="0">
    <w:nsid w:val="67805FDE"/>
    <w:multiLevelType w:val="multilevel"/>
    <w:tmpl w:val="40C2C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9" w15:restartNumberingAfterBreak="0">
    <w:nsid w:val="678B1961"/>
    <w:multiLevelType w:val="multilevel"/>
    <w:tmpl w:val="B510D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0" w15:restartNumberingAfterBreak="0">
    <w:nsid w:val="678F2DB5"/>
    <w:multiLevelType w:val="multilevel"/>
    <w:tmpl w:val="55D08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1" w15:restartNumberingAfterBreak="0">
    <w:nsid w:val="67903BB7"/>
    <w:multiLevelType w:val="multilevel"/>
    <w:tmpl w:val="16CE2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2" w15:restartNumberingAfterBreak="0">
    <w:nsid w:val="67B560C8"/>
    <w:multiLevelType w:val="multilevel"/>
    <w:tmpl w:val="3BB4D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3" w15:restartNumberingAfterBreak="0">
    <w:nsid w:val="67E51541"/>
    <w:multiLevelType w:val="multilevel"/>
    <w:tmpl w:val="348A1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4" w15:restartNumberingAfterBreak="0">
    <w:nsid w:val="67EF7A0B"/>
    <w:multiLevelType w:val="multilevel"/>
    <w:tmpl w:val="B2306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5" w15:restartNumberingAfterBreak="0">
    <w:nsid w:val="67F4459A"/>
    <w:multiLevelType w:val="multilevel"/>
    <w:tmpl w:val="CCB85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6" w15:restartNumberingAfterBreak="0">
    <w:nsid w:val="681006B2"/>
    <w:multiLevelType w:val="multilevel"/>
    <w:tmpl w:val="2C809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7" w15:restartNumberingAfterBreak="0">
    <w:nsid w:val="68217DE5"/>
    <w:multiLevelType w:val="multilevel"/>
    <w:tmpl w:val="0D0E5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8" w15:restartNumberingAfterBreak="0">
    <w:nsid w:val="682E6C74"/>
    <w:multiLevelType w:val="multilevel"/>
    <w:tmpl w:val="DD20A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9" w15:restartNumberingAfterBreak="0">
    <w:nsid w:val="684E55E5"/>
    <w:multiLevelType w:val="multilevel"/>
    <w:tmpl w:val="DB1C5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0" w15:restartNumberingAfterBreak="0">
    <w:nsid w:val="687D61BF"/>
    <w:multiLevelType w:val="multilevel"/>
    <w:tmpl w:val="4D74B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1" w15:restartNumberingAfterBreak="0">
    <w:nsid w:val="689A23B2"/>
    <w:multiLevelType w:val="multilevel"/>
    <w:tmpl w:val="24B45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2" w15:restartNumberingAfterBreak="0">
    <w:nsid w:val="68AF46B5"/>
    <w:multiLevelType w:val="multilevel"/>
    <w:tmpl w:val="AF7A4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3" w15:restartNumberingAfterBreak="0">
    <w:nsid w:val="68B834C4"/>
    <w:multiLevelType w:val="multilevel"/>
    <w:tmpl w:val="F31E4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4" w15:restartNumberingAfterBreak="0">
    <w:nsid w:val="68C04E65"/>
    <w:multiLevelType w:val="multilevel"/>
    <w:tmpl w:val="70C00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5" w15:restartNumberingAfterBreak="0">
    <w:nsid w:val="68C928A3"/>
    <w:multiLevelType w:val="multilevel"/>
    <w:tmpl w:val="8152C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6" w15:restartNumberingAfterBreak="0">
    <w:nsid w:val="692A4206"/>
    <w:multiLevelType w:val="multilevel"/>
    <w:tmpl w:val="35FA2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7" w15:restartNumberingAfterBreak="0">
    <w:nsid w:val="692C7804"/>
    <w:multiLevelType w:val="multilevel"/>
    <w:tmpl w:val="2CEC9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8" w15:restartNumberingAfterBreak="0">
    <w:nsid w:val="69565CE7"/>
    <w:multiLevelType w:val="multilevel"/>
    <w:tmpl w:val="929E3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9" w15:restartNumberingAfterBreak="0">
    <w:nsid w:val="69A11761"/>
    <w:multiLevelType w:val="multilevel"/>
    <w:tmpl w:val="3976E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0" w15:restartNumberingAfterBreak="0">
    <w:nsid w:val="69AA5E6E"/>
    <w:multiLevelType w:val="multilevel"/>
    <w:tmpl w:val="B3CE7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1" w15:restartNumberingAfterBreak="0">
    <w:nsid w:val="69D56384"/>
    <w:multiLevelType w:val="multilevel"/>
    <w:tmpl w:val="1EC27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2" w15:restartNumberingAfterBreak="0">
    <w:nsid w:val="69E954DA"/>
    <w:multiLevelType w:val="multilevel"/>
    <w:tmpl w:val="0B80A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3" w15:restartNumberingAfterBreak="0">
    <w:nsid w:val="6A063FE6"/>
    <w:multiLevelType w:val="multilevel"/>
    <w:tmpl w:val="51C2F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4" w15:restartNumberingAfterBreak="0">
    <w:nsid w:val="6A29C7D8"/>
    <w:multiLevelType w:val="hybridMultilevel"/>
    <w:tmpl w:val="F2AAF8B8"/>
    <w:lvl w:ilvl="0" w:tplc="6FFEF818">
      <w:start w:val="1"/>
      <w:numFmt w:val="bullet"/>
      <w:lvlText w:val=""/>
      <w:lvlJc w:val="left"/>
      <w:pPr>
        <w:ind w:left="720" w:hanging="360"/>
      </w:pPr>
      <w:rPr>
        <w:rFonts w:hint="default" w:ascii="Symbol" w:hAnsi="Symbol"/>
      </w:rPr>
    </w:lvl>
    <w:lvl w:ilvl="1" w:tplc="5A84D9B4">
      <w:start w:val="1"/>
      <w:numFmt w:val="bullet"/>
      <w:lvlText w:val="o"/>
      <w:lvlJc w:val="left"/>
      <w:pPr>
        <w:ind w:left="1440" w:hanging="360"/>
      </w:pPr>
      <w:rPr>
        <w:rFonts w:hint="default" w:ascii="Courier New" w:hAnsi="Courier New"/>
      </w:rPr>
    </w:lvl>
    <w:lvl w:ilvl="2" w:tplc="7A64B890">
      <w:start w:val="1"/>
      <w:numFmt w:val="bullet"/>
      <w:lvlText w:val=""/>
      <w:lvlJc w:val="left"/>
      <w:pPr>
        <w:ind w:left="2160" w:hanging="360"/>
      </w:pPr>
      <w:rPr>
        <w:rFonts w:hint="default" w:ascii="Wingdings" w:hAnsi="Wingdings"/>
      </w:rPr>
    </w:lvl>
    <w:lvl w:ilvl="3" w:tplc="F4842468">
      <w:start w:val="1"/>
      <w:numFmt w:val="bullet"/>
      <w:lvlText w:val=""/>
      <w:lvlJc w:val="left"/>
      <w:pPr>
        <w:ind w:left="2880" w:hanging="360"/>
      </w:pPr>
      <w:rPr>
        <w:rFonts w:hint="default" w:ascii="Symbol" w:hAnsi="Symbol"/>
      </w:rPr>
    </w:lvl>
    <w:lvl w:ilvl="4" w:tplc="F87C35D6">
      <w:start w:val="1"/>
      <w:numFmt w:val="bullet"/>
      <w:lvlText w:val="o"/>
      <w:lvlJc w:val="left"/>
      <w:pPr>
        <w:ind w:left="3600" w:hanging="360"/>
      </w:pPr>
      <w:rPr>
        <w:rFonts w:hint="default" w:ascii="Courier New" w:hAnsi="Courier New"/>
      </w:rPr>
    </w:lvl>
    <w:lvl w:ilvl="5" w:tplc="A3300E9A">
      <w:start w:val="1"/>
      <w:numFmt w:val="bullet"/>
      <w:lvlText w:val=""/>
      <w:lvlJc w:val="left"/>
      <w:pPr>
        <w:ind w:left="4320" w:hanging="360"/>
      </w:pPr>
      <w:rPr>
        <w:rFonts w:hint="default" w:ascii="Wingdings" w:hAnsi="Wingdings"/>
      </w:rPr>
    </w:lvl>
    <w:lvl w:ilvl="6" w:tplc="8924B75E">
      <w:start w:val="1"/>
      <w:numFmt w:val="bullet"/>
      <w:lvlText w:val=""/>
      <w:lvlJc w:val="left"/>
      <w:pPr>
        <w:ind w:left="5040" w:hanging="360"/>
      </w:pPr>
      <w:rPr>
        <w:rFonts w:hint="default" w:ascii="Symbol" w:hAnsi="Symbol"/>
      </w:rPr>
    </w:lvl>
    <w:lvl w:ilvl="7" w:tplc="20B6386C">
      <w:start w:val="1"/>
      <w:numFmt w:val="bullet"/>
      <w:lvlText w:val="o"/>
      <w:lvlJc w:val="left"/>
      <w:pPr>
        <w:ind w:left="5760" w:hanging="360"/>
      </w:pPr>
      <w:rPr>
        <w:rFonts w:hint="default" w:ascii="Courier New" w:hAnsi="Courier New"/>
      </w:rPr>
    </w:lvl>
    <w:lvl w:ilvl="8" w:tplc="EBD274E0">
      <w:start w:val="1"/>
      <w:numFmt w:val="bullet"/>
      <w:lvlText w:val=""/>
      <w:lvlJc w:val="left"/>
      <w:pPr>
        <w:ind w:left="6480" w:hanging="360"/>
      </w:pPr>
      <w:rPr>
        <w:rFonts w:hint="default" w:ascii="Wingdings" w:hAnsi="Wingdings"/>
      </w:rPr>
    </w:lvl>
  </w:abstractNum>
  <w:abstractNum w:abstractNumId="865" w15:restartNumberingAfterBreak="0">
    <w:nsid w:val="6A5467CB"/>
    <w:multiLevelType w:val="multilevel"/>
    <w:tmpl w:val="597C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6" w15:restartNumberingAfterBreak="0">
    <w:nsid w:val="6A811EBF"/>
    <w:multiLevelType w:val="multilevel"/>
    <w:tmpl w:val="581A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7" w15:restartNumberingAfterBreak="0">
    <w:nsid w:val="6AEA62B6"/>
    <w:multiLevelType w:val="multilevel"/>
    <w:tmpl w:val="333A8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8" w15:restartNumberingAfterBreak="0">
    <w:nsid w:val="6AFB7742"/>
    <w:multiLevelType w:val="multilevel"/>
    <w:tmpl w:val="E1866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9" w15:restartNumberingAfterBreak="0">
    <w:nsid w:val="6B1F4B65"/>
    <w:multiLevelType w:val="multilevel"/>
    <w:tmpl w:val="2C287C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0" w15:restartNumberingAfterBreak="0">
    <w:nsid w:val="6B281D7C"/>
    <w:multiLevelType w:val="multilevel"/>
    <w:tmpl w:val="A3AA3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1" w15:restartNumberingAfterBreak="0">
    <w:nsid w:val="6B340A43"/>
    <w:multiLevelType w:val="multilevel"/>
    <w:tmpl w:val="A546E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2" w15:restartNumberingAfterBreak="0">
    <w:nsid w:val="6B6135AF"/>
    <w:multiLevelType w:val="multilevel"/>
    <w:tmpl w:val="710E8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3" w15:restartNumberingAfterBreak="0">
    <w:nsid w:val="6BBD0AAD"/>
    <w:multiLevelType w:val="multilevel"/>
    <w:tmpl w:val="9D1E1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4" w15:restartNumberingAfterBreak="0">
    <w:nsid w:val="6BEA4BF2"/>
    <w:multiLevelType w:val="multilevel"/>
    <w:tmpl w:val="A0A68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5" w15:restartNumberingAfterBreak="0">
    <w:nsid w:val="6C204634"/>
    <w:multiLevelType w:val="multilevel"/>
    <w:tmpl w:val="EBFE2D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6" w15:restartNumberingAfterBreak="0">
    <w:nsid w:val="6C5013A8"/>
    <w:multiLevelType w:val="multilevel"/>
    <w:tmpl w:val="A71E9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7" w15:restartNumberingAfterBreak="0">
    <w:nsid w:val="6C8C03DD"/>
    <w:multiLevelType w:val="hybridMultilevel"/>
    <w:tmpl w:val="6BFAC6B2"/>
    <w:lvl w:ilvl="0" w:tplc="34F87994">
      <w:start w:val="1"/>
      <w:numFmt w:val="bullet"/>
      <w:lvlText w:val=""/>
      <w:lvlJc w:val="left"/>
      <w:pPr>
        <w:ind w:left="720" w:hanging="360"/>
      </w:pPr>
      <w:rPr>
        <w:rFonts w:hint="default" w:ascii="Symbol" w:hAnsi="Symbol"/>
      </w:rPr>
    </w:lvl>
    <w:lvl w:ilvl="1" w:tplc="C5E0B35A">
      <w:start w:val="1"/>
      <w:numFmt w:val="bullet"/>
      <w:lvlText w:val="o"/>
      <w:lvlJc w:val="left"/>
      <w:pPr>
        <w:ind w:left="1440" w:hanging="360"/>
      </w:pPr>
      <w:rPr>
        <w:rFonts w:hint="default" w:ascii="Courier New" w:hAnsi="Courier New"/>
      </w:rPr>
    </w:lvl>
    <w:lvl w:ilvl="2" w:tplc="108E6B1E">
      <w:start w:val="1"/>
      <w:numFmt w:val="bullet"/>
      <w:lvlText w:val=""/>
      <w:lvlJc w:val="left"/>
      <w:pPr>
        <w:ind w:left="2160" w:hanging="360"/>
      </w:pPr>
      <w:rPr>
        <w:rFonts w:hint="default" w:ascii="Wingdings" w:hAnsi="Wingdings"/>
      </w:rPr>
    </w:lvl>
    <w:lvl w:ilvl="3" w:tplc="D8DE64FE">
      <w:start w:val="1"/>
      <w:numFmt w:val="bullet"/>
      <w:lvlText w:val=""/>
      <w:lvlJc w:val="left"/>
      <w:pPr>
        <w:ind w:left="2880" w:hanging="360"/>
      </w:pPr>
      <w:rPr>
        <w:rFonts w:hint="default" w:ascii="Symbol" w:hAnsi="Symbol"/>
      </w:rPr>
    </w:lvl>
    <w:lvl w:ilvl="4" w:tplc="FBBCECF2">
      <w:start w:val="1"/>
      <w:numFmt w:val="bullet"/>
      <w:lvlText w:val="o"/>
      <w:lvlJc w:val="left"/>
      <w:pPr>
        <w:ind w:left="3600" w:hanging="360"/>
      </w:pPr>
      <w:rPr>
        <w:rFonts w:hint="default" w:ascii="Courier New" w:hAnsi="Courier New"/>
      </w:rPr>
    </w:lvl>
    <w:lvl w:ilvl="5" w:tplc="B8681E04">
      <w:start w:val="1"/>
      <w:numFmt w:val="bullet"/>
      <w:lvlText w:val=""/>
      <w:lvlJc w:val="left"/>
      <w:pPr>
        <w:ind w:left="4320" w:hanging="360"/>
      </w:pPr>
      <w:rPr>
        <w:rFonts w:hint="default" w:ascii="Wingdings" w:hAnsi="Wingdings"/>
      </w:rPr>
    </w:lvl>
    <w:lvl w:ilvl="6" w:tplc="0290C920">
      <w:start w:val="1"/>
      <w:numFmt w:val="bullet"/>
      <w:lvlText w:val=""/>
      <w:lvlJc w:val="left"/>
      <w:pPr>
        <w:ind w:left="5040" w:hanging="360"/>
      </w:pPr>
      <w:rPr>
        <w:rFonts w:hint="default" w:ascii="Symbol" w:hAnsi="Symbol"/>
      </w:rPr>
    </w:lvl>
    <w:lvl w:ilvl="7" w:tplc="57C2297A">
      <w:start w:val="1"/>
      <w:numFmt w:val="bullet"/>
      <w:lvlText w:val="o"/>
      <w:lvlJc w:val="left"/>
      <w:pPr>
        <w:ind w:left="5760" w:hanging="360"/>
      </w:pPr>
      <w:rPr>
        <w:rFonts w:hint="default" w:ascii="Courier New" w:hAnsi="Courier New"/>
      </w:rPr>
    </w:lvl>
    <w:lvl w:ilvl="8" w:tplc="AB4889FA">
      <w:start w:val="1"/>
      <w:numFmt w:val="bullet"/>
      <w:lvlText w:val=""/>
      <w:lvlJc w:val="left"/>
      <w:pPr>
        <w:ind w:left="6480" w:hanging="360"/>
      </w:pPr>
      <w:rPr>
        <w:rFonts w:hint="default" w:ascii="Wingdings" w:hAnsi="Wingdings"/>
      </w:rPr>
    </w:lvl>
  </w:abstractNum>
  <w:abstractNum w:abstractNumId="878" w15:restartNumberingAfterBreak="0">
    <w:nsid w:val="6CA2BB67"/>
    <w:multiLevelType w:val="hybridMultilevel"/>
    <w:tmpl w:val="002287B8"/>
    <w:lvl w:ilvl="0" w:tplc="391C6394">
      <w:start w:val="1"/>
      <w:numFmt w:val="bullet"/>
      <w:lvlText w:val=""/>
      <w:lvlJc w:val="left"/>
      <w:pPr>
        <w:ind w:left="720" w:hanging="360"/>
      </w:pPr>
      <w:rPr>
        <w:rFonts w:hint="default" w:ascii="Symbol" w:hAnsi="Symbol"/>
      </w:rPr>
    </w:lvl>
    <w:lvl w:ilvl="1" w:tplc="7B2E0594">
      <w:start w:val="1"/>
      <w:numFmt w:val="bullet"/>
      <w:lvlText w:val="o"/>
      <w:lvlJc w:val="left"/>
      <w:pPr>
        <w:ind w:left="1440" w:hanging="360"/>
      </w:pPr>
      <w:rPr>
        <w:rFonts w:hint="default" w:ascii="Courier New" w:hAnsi="Courier New"/>
      </w:rPr>
    </w:lvl>
    <w:lvl w:ilvl="2" w:tplc="725E1564">
      <w:start w:val="1"/>
      <w:numFmt w:val="bullet"/>
      <w:lvlText w:val=""/>
      <w:lvlJc w:val="left"/>
      <w:pPr>
        <w:ind w:left="2160" w:hanging="360"/>
      </w:pPr>
      <w:rPr>
        <w:rFonts w:hint="default" w:ascii="Wingdings" w:hAnsi="Wingdings"/>
      </w:rPr>
    </w:lvl>
    <w:lvl w:ilvl="3" w:tplc="F4FC0932">
      <w:start w:val="1"/>
      <w:numFmt w:val="bullet"/>
      <w:lvlText w:val=""/>
      <w:lvlJc w:val="left"/>
      <w:pPr>
        <w:ind w:left="2880" w:hanging="360"/>
      </w:pPr>
      <w:rPr>
        <w:rFonts w:hint="default" w:ascii="Symbol" w:hAnsi="Symbol"/>
      </w:rPr>
    </w:lvl>
    <w:lvl w:ilvl="4" w:tplc="196214B8">
      <w:start w:val="1"/>
      <w:numFmt w:val="bullet"/>
      <w:lvlText w:val="o"/>
      <w:lvlJc w:val="left"/>
      <w:pPr>
        <w:ind w:left="3600" w:hanging="360"/>
      </w:pPr>
      <w:rPr>
        <w:rFonts w:hint="default" w:ascii="Courier New" w:hAnsi="Courier New"/>
      </w:rPr>
    </w:lvl>
    <w:lvl w:ilvl="5" w:tplc="304C4D14">
      <w:start w:val="1"/>
      <w:numFmt w:val="bullet"/>
      <w:lvlText w:val=""/>
      <w:lvlJc w:val="left"/>
      <w:pPr>
        <w:ind w:left="4320" w:hanging="360"/>
      </w:pPr>
      <w:rPr>
        <w:rFonts w:hint="default" w:ascii="Wingdings" w:hAnsi="Wingdings"/>
      </w:rPr>
    </w:lvl>
    <w:lvl w:ilvl="6" w:tplc="657EEE78">
      <w:start w:val="1"/>
      <w:numFmt w:val="bullet"/>
      <w:lvlText w:val=""/>
      <w:lvlJc w:val="left"/>
      <w:pPr>
        <w:ind w:left="5040" w:hanging="360"/>
      </w:pPr>
      <w:rPr>
        <w:rFonts w:hint="default" w:ascii="Symbol" w:hAnsi="Symbol"/>
      </w:rPr>
    </w:lvl>
    <w:lvl w:ilvl="7" w:tplc="25D48BA4">
      <w:start w:val="1"/>
      <w:numFmt w:val="bullet"/>
      <w:lvlText w:val="o"/>
      <w:lvlJc w:val="left"/>
      <w:pPr>
        <w:ind w:left="5760" w:hanging="360"/>
      </w:pPr>
      <w:rPr>
        <w:rFonts w:hint="default" w:ascii="Courier New" w:hAnsi="Courier New"/>
      </w:rPr>
    </w:lvl>
    <w:lvl w:ilvl="8" w:tplc="924ABBEC">
      <w:start w:val="1"/>
      <w:numFmt w:val="bullet"/>
      <w:lvlText w:val=""/>
      <w:lvlJc w:val="left"/>
      <w:pPr>
        <w:ind w:left="6480" w:hanging="360"/>
      </w:pPr>
      <w:rPr>
        <w:rFonts w:hint="default" w:ascii="Wingdings" w:hAnsi="Wingdings"/>
      </w:rPr>
    </w:lvl>
  </w:abstractNum>
  <w:abstractNum w:abstractNumId="879" w15:restartNumberingAfterBreak="0">
    <w:nsid w:val="6CF8327E"/>
    <w:multiLevelType w:val="multilevel"/>
    <w:tmpl w:val="780C0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0" w15:restartNumberingAfterBreak="0">
    <w:nsid w:val="6D0348A2"/>
    <w:multiLevelType w:val="multilevel"/>
    <w:tmpl w:val="4BE64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1" w15:restartNumberingAfterBreak="0">
    <w:nsid w:val="6D715BE6"/>
    <w:multiLevelType w:val="multilevel"/>
    <w:tmpl w:val="AD54D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2" w15:restartNumberingAfterBreak="0">
    <w:nsid w:val="6D79182B"/>
    <w:multiLevelType w:val="multilevel"/>
    <w:tmpl w:val="A0F42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3" w15:restartNumberingAfterBreak="0">
    <w:nsid w:val="6D8A0AF5"/>
    <w:multiLevelType w:val="multilevel"/>
    <w:tmpl w:val="F6BE9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4" w15:restartNumberingAfterBreak="0">
    <w:nsid w:val="6DBB6647"/>
    <w:multiLevelType w:val="multilevel"/>
    <w:tmpl w:val="DDD82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5" w15:restartNumberingAfterBreak="0">
    <w:nsid w:val="6DBE6699"/>
    <w:multiLevelType w:val="multilevel"/>
    <w:tmpl w:val="6EF88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6" w15:restartNumberingAfterBreak="0">
    <w:nsid w:val="6E62728C"/>
    <w:multiLevelType w:val="multilevel"/>
    <w:tmpl w:val="729AE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7" w15:restartNumberingAfterBreak="0">
    <w:nsid w:val="6E90595D"/>
    <w:multiLevelType w:val="multilevel"/>
    <w:tmpl w:val="23980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8" w15:restartNumberingAfterBreak="0">
    <w:nsid w:val="6EBC3DD9"/>
    <w:multiLevelType w:val="hybridMultilevel"/>
    <w:tmpl w:val="819A632C"/>
    <w:lvl w:ilvl="0" w:tplc="04B61A26">
      <w:start w:val="1"/>
      <w:numFmt w:val="bullet"/>
      <w:lvlText w:val=""/>
      <w:lvlJc w:val="left"/>
      <w:pPr>
        <w:ind w:left="720" w:hanging="360"/>
      </w:pPr>
      <w:rPr>
        <w:rFonts w:hint="default" w:ascii="Symbol" w:hAnsi="Symbol"/>
      </w:rPr>
    </w:lvl>
    <w:lvl w:ilvl="1" w:tplc="A000A25E">
      <w:start w:val="1"/>
      <w:numFmt w:val="bullet"/>
      <w:lvlText w:val="o"/>
      <w:lvlJc w:val="left"/>
      <w:pPr>
        <w:ind w:left="1440" w:hanging="360"/>
      </w:pPr>
      <w:rPr>
        <w:rFonts w:hint="default" w:ascii="Courier New" w:hAnsi="Courier New"/>
      </w:rPr>
    </w:lvl>
    <w:lvl w:ilvl="2" w:tplc="67FE1990">
      <w:start w:val="1"/>
      <w:numFmt w:val="bullet"/>
      <w:lvlText w:val=""/>
      <w:lvlJc w:val="left"/>
      <w:pPr>
        <w:ind w:left="2160" w:hanging="360"/>
      </w:pPr>
      <w:rPr>
        <w:rFonts w:hint="default" w:ascii="Wingdings" w:hAnsi="Wingdings"/>
      </w:rPr>
    </w:lvl>
    <w:lvl w:ilvl="3" w:tplc="23F6D99A">
      <w:start w:val="1"/>
      <w:numFmt w:val="bullet"/>
      <w:lvlText w:val=""/>
      <w:lvlJc w:val="left"/>
      <w:pPr>
        <w:ind w:left="2880" w:hanging="360"/>
      </w:pPr>
      <w:rPr>
        <w:rFonts w:hint="default" w:ascii="Symbol" w:hAnsi="Symbol"/>
      </w:rPr>
    </w:lvl>
    <w:lvl w:ilvl="4" w:tplc="6CDE1F06">
      <w:start w:val="1"/>
      <w:numFmt w:val="bullet"/>
      <w:lvlText w:val="o"/>
      <w:lvlJc w:val="left"/>
      <w:pPr>
        <w:ind w:left="3600" w:hanging="360"/>
      </w:pPr>
      <w:rPr>
        <w:rFonts w:hint="default" w:ascii="Courier New" w:hAnsi="Courier New"/>
      </w:rPr>
    </w:lvl>
    <w:lvl w:ilvl="5" w:tplc="AC34F1D2">
      <w:start w:val="1"/>
      <w:numFmt w:val="bullet"/>
      <w:lvlText w:val=""/>
      <w:lvlJc w:val="left"/>
      <w:pPr>
        <w:ind w:left="4320" w:hanging="360"/>
      </w:pPr>
      <w:rPr>
        <w:rFonts w:hint="default" w:ascii="Wingdings" w:hAnsi="Wingdings"/>
      </w:rPr>
    </w:lvl>
    <w:lvl w:ilvl="6" w:tplc="8506A0DE">
      <w:start w:val="1"/>
      <w:numFmt w:val="bullet"/>
      <w:lvlText w:val=""/>
      <w:lvlJc w:val="left"/>
      <w:pPr>
        <w:ind w:left="5040" w:hanging="360"/>
      </w:pPr>
      <w:rPr>
        <w:rFonts w:hint="default" w:ascii="Symbol" w:hAnsi="Symbol"/>
      </w:rPr>
    </w:lvl>
    <w:lvl w:ilvl="7" w:tplc="D9C4D966">
      <w:start w:val="1"/>
      <w:numFmt w:val="bullet"/>
      <w:lvlText w:val="o"/>
      <w:lvlJc w:val="left"/>
      <w:pPr>
        <w:ind w:left="5760" w:hanging="360"/>
      </w:pPr>
      <w:rPr>
        <w:rFonts w:hint="default" w:ascii="Courier New" w:hAnsi="Courier New"/>
      </w:rPr>
    </w:lvl>
    <w:lvl w:ilvl="8" w:tplc="962A5D52">
      <w:start w:val="1"/>
      <w:numFmt w:val="bullet"/>
      <w:lvlText w:val=""/>
      <w:lvlJc w:val="left"/>
      <w:pPr>
        <w:ind w:left="6480" w:hanging="360"/>
      </w:pPr>
      <w:rPr>
        <w:rFonts w:hint="default" w:ascii="Wingdings" w:hAnsi="Wingdings"/>
      </w:rPr>
    </w:lvl>
  </w:abstractNum>
  <w:abstractNum w:abstractNumId="889" w15:restartNumberingAfterBreak="0">
    <w:nsid w:val="6F4A34D8"/>
    <w:multiLevelType w:val="multilevel"/>
    <w:tmpl w:val="21285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0" w15:restartNumberingAfterBreak="0">
    <w:nsid w:val="6F735C2E"/>
    <w:multiLevelType w:val="multilevel"/>
    <w:tmpl w:val="5314A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1" w15:restartNumberingAfterBreak="0">
    <w:nsid w:val="6F7E0F6C"/>
    <w:multiLevelType w:val="multilevel"/>
    <w:tmpl w:val="B0EAA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2" w15:restartNumberingAfterBreak="0">
    <w:nsid w:val="6F85235A"/>
    <w:multiLevelType w:val="multilevel"/>
    <w:tmpl w:val="C64AA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3" w15:restartNumberingAfterBreak="0">
    <w:nsid w:val="6F9571A5"/>
    <w:multiLevelType w:val="multilevel"/>
    <w:tmpl w:val="38989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4" w15:restartNumberingAfterBreak="0">
    <w:nsid w:val="6FAF6C4E"/>
    <w:multiLevelType w:val="multilevel"/>
    <w:tmpl w:val="770A5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5" w15:restartNumberingAfterBreak="0">
    <w:nsid w:val="6FCF1FC0"/>
    <w:multiLevelType w:val="multilevel"/>
    <w:tmpl w:val="5BDC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6" w15:restartNumberingAfterBreak="0">
    <w:nsid w:val="6FDF02B6"/>
    <w:multiLevelType w:val="multilevel"/>
    <w:tmpl w:val="569E6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7" w15:restartNumberingAfterBreak="0">
    <w:nsid w:val="6FF56B85"/>
    <w:multiLevelType w:val="multilevel"/>
    <w:tmpl w:val="28627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8" w15:restartNumberingAfterBreak="0">
    <w:nsid w:val="701059A0"/>
    <w:multiLevelType w:val="multilevel"/>
    <w:tmpl w:val="33E68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9" w15:restartNumberingAfterBreak="0">
    <w:nsid w:val="70472BCA"/>
    <w:multiLevelType w:val="multilevel"/>
    <w:tmpl w:val="2A8A7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0" w15:restartNumberingAfterBreak="0">
    <w:nsid w:val="70583799"/>
    <w:multiLevelType w:val="multilevel"/>
    <w:tmpl w:val="4210D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1" w15:restartNumberingAfterBreak="0">
    <w:nsid w:val="70937729"/>
    <w:multiLevelType w:val="multilevel"/>
    <w:tmpl w:val="64EAE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2" w15:restartNumberingAfterBreak="0">
    <w:nsid w:val="709A171E"/>
    <w:multiLevelType w:val="multilevel"/>
    <w:tmpl w:val="11960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3" w15:restartNumberingAfterBreak="0">
    <w:nsid w:val="709C5A17"/>
    <w:multiLevelType w:val="multilevel"/>
    <w:tmpl w:val="D2CEB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4" w15:restartNumberingAfterBreak="0">
    <w:nsid w:val="70AF28B9"/>
    <w:multiLevelType w:val="multilevel"/>
    <w:tmpl w:val="DC12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5" w15:restartNumberingAfterBreak="0">
    <w:nsid w:val="70AF3754"/>
    <w:multiLevelType w:val="multilevel"/>
    <w:tmpl w:val="A5C62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6" w15:restartNumberingAfterBreak="0">
    <w:nsid w:val="70B472DA"/>
    <w:multiLevelType w:val="multilevel"/>
    <w:tmpl w:val="DB2A6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7" w15:restartNumberingAfterBreak="0">
    <w:nsid w:val="70D32F7E"/>
    <w:multiLevelType w:val="multilevel"/>
    <w:tmpl w:val="7264F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8" w15:restartNumberingAfterBreak="0">
    <w:nsid w:val="70D749BA"/>
    <w:multiLevelType w:val="multilevel"/>
    <w:tmpl w:val="445002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9" w15:restartNumberingAfterBreak="0">
    <w:nsid w:val="70E97D3C"/>
    <w:multiLevelType w:val="multilevel"/>
    <w:tmpl w:val="8EC25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0" w15:restartNumberingAfterBreak="0">
    <w:nsid w:val="70EC4FC7"/>
    <w:multiLevelType w:val="multilevel"/>
    <w:tmpl w:val="9D5C5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1" w15:restartNumberingAfterBreak="0">
    <w:nsid w:val="710D4CAA"/>
    <w:multiLevelType w:val="multilevel"/>
    <w:tmpl w:val="DC3EE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2" w15:restartNumberingAfterBreak="0">
    <w:nsid w:val="71216216"/>
    <w:multiLevelType w:val="multilevel"/>
    <w:tmpl w:val="6004D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3" w15:restartNumberingAfterBreak="0">
    <w:nsid w:val="71226860"/>
    <w:multiLevelType w:val="multilevel"/>
    <w:tmpl w:val="00064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4" w15:restartNumberingAfterBreak="0">
    <w:nsid w:val="712C6A1E"/>
    <w:multiLevelType w:val="multilevel"/>
    <w:tmpl w:val="A2C4C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5" w15:restartNumberingAfterBreak="0">
    <w:nsid w:val="71326B6B"/>
    <w:multiLevelType w:val="multilevel"/>
    <w:tmpl w:val="6C600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6" w15:restartNumberingAfterBreak="0">
    <w:nsid w:val="71396254"/>
    <w:multiLevelType w:val="multilevel"/>
    <w:tmpl w:val="D9D66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7" w15:restartNumberingAfterBreak="0">
    <w:nsid w:val="713B34AE"/>
    <w:multiLevelType w:val="multilevel"/>
    <w:tmpl w:val="4E904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8" w15:restartNumberingAfterBreak="0">
    <w:nsid w:val="715F1ABD"/>
    <w:multiLevelType w:val="multilevel"/>
    <w:tmpl w:val="F3CA3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9" w15:restartNumberingAfterBreak="0">
    <w:nsid w:val="716D454D"/>
    <w:multiLevelType w:val="multilevel"/>
    <w:tmpl w:val="AFD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0" w15:restartNumberingAfterBreak="0">
    <w:nsid w:val="717558DF"/>
    <w:multiLevelType w:val="multilevel"/>
    <w:tmpl w:val="633A3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1" w15:restartNumberingAfterBreak="0">
    <w:nsid w:val="719A74BB"/>
    <w:multiLevelType w:val="multilevel"/>
    <w:tmpl w:val="EB28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2" w15:restartNumberingAfterBreak="0">
    <w:nsid w:val="71E06DB5"/>
    <w:multiLevelType w:val="multilevel"/>
    <w:tmpl w:val="219A9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3" w15:restartNumberingAfterBreak="0">
    <w:nsid w:val="72254315"/>
    <w:multiLevelType w:val="multilevel"/>
    <w:tmpl w:val="7056F2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4" w15:restartNumberingAfterBreak="0">
    <w:nsid w:val="7231089B"/>
    <w:multiLevelType w:val="multilevel"/>
    <w:tmpl w:val="BF4C5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5" w15:restartNumberingAfterBreak="0">
    <w:nsid w:val="725D2139"/>
    <w:multiLevelType w:val="multilevel"/>
    <w:tmpl w:val="9CE80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6" w15:restartNumberingAfterBreak="0">
    <w:nsid w:val="7270034A"/>
    <w:multiLevelType w:val="multilevel"/>
    <w:tmpl w:val="A9A6F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7" w15:restartNumberingAfterBreak="0">
    <w:nsid w:val="727714E0"/>
    <w:multiLevelType w:val="multilevel"/>
    <w:tmpl w:val="28780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8" w15:restartNumberingAfterBreak="0">
    <w:nsid w:val="72865ECE"/>
    <w:multiLevelType w:val="multilevel"/>
    <w:tmpl w:val="7E2AB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9" w15:restartNumberingAfterBreak="0">
    <w:nsid w:val="728A5FAE"/>
    <w:multiLevelType w:val="multilevel"/>
    <w:tmpl w:val="B37AC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0" w15:restartNumberingAfterBreak="0">
    <w:nsid w:val="729875E8"/>
    <w:multiLevelType w:val="multilevel"/>
    <w:tmpl w:val="16BA4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1" w15:restartNumberingAfterBreak="0">
    <w:nsid w:val="72C12F16"/>
    <w:multiLevelType w:val="multilevel"/>
    <w:tmpl w:val="5A70F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2" w15:restartNumberingAfterBreak="0">
    <w:nsid w:val="72F20284"/>
    <w:multiLevelType w:val="multilevel"/>
    <w:tmpl w:val="7AA0D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3" w15:restartNumberingAfterBreak="0">
    <w:nsid w:val="7312473F"/>
    <w:multiLevelType w:val="multilevel"/>
    <w:tmpl w:val="F09E6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4" w15:restartNumberingAfterBreak="0">
    <w:nsid w:val="736B2B3B"/>
    <w:multiLevelType w:val="multilevel"/>
    <w:tmpl w:val="4052D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5" w15:restartNumberingAfterBreak="0">
    <w:nsid w:val="73CF23B7"/>
    <w:multiLevelType w:val="multilevel"/>
    <w:tmpl w:val="DEC26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6" w15:restartNumberingAfterBreak="0">
    <w:nsid w:val="74192F14"/>
    <w:multiLevelType w:val="multilevel"/>
    <w:tmpl w:val="8EB65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7" w15:restartNumberingAfterBreak="0">
    <w:nsid w:val="7423461C"/>
    <w:multiLevelType w:val="multilevel"/>
    <w:tmpl w:val="C076F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8" w15:restartNumberingAfterBreak="0">
    <w:nsid w:val="743F568A"/>
    <w:multiLevelType w:val="multilevel"/>
    <w:tmpl w:val="891C7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9" w15:restartNumberingAfterBreak="0">
    <w:nsid w:val="744140DA"/>
    <w:multiLevelType w:val="multilevel"/>
    <w:tmpl w:val="5B2C3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0" w15:restartNumberingAfterBreak="0">
    <w:nsid w:val="744C4E8A"/>
    <w:multiLevelType w:val="multilevel"/>
    <w:tmpl w:val="6F0C9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1" w15:restartNumberingAfterBreak="0">
    <w:nsid w:val="74EA03B1"/>
    <w:multiLevelType w:val="multilevel"/>
    <w:tmpl w:val="94A86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2" w15:restartNumberingAfterBreak="0">
    <w:nsid w:val="75076734"/>
    <w:multiLevelType w:val="multilevel"/>
    <w:tmpl w:val="2430D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3" w15:restartNumberingAfterBreak="0">
    <w:nsid w:val="751452DB"/>
    <w:multiLevelType w:val="multilevel"/>
    <w:tmpl w:val="BA2A9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4" w15:restartNumberingAfterBreak="0">
    <w:nsid w:val="752863B7"/>
    <w:multiLevelType w:val="multilevel"/>
    <w:tmpl w:val="4A7C0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5" w15:restartNumberingAfterBreak="0">
    <w:nsid w:val="755B6E01"/>
    <w:multiLevelType w:val="multilevel"/>
    <w:tmpl w:val="CBBC7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6" w15:restartNumberingAfterBreak="0">
    <w:nsid w:val="757263B2"/>
    <w:multiLevelType w:val="multilevel"/>
    <w:tmpl w:val="C8167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7" w15:restartNumberingAfterBreak="0">
    <w:nsid w:val="75947AE8"/>
    <w:multiLevelType w:val="multilevel"/>
    <w:tmpl w:val="E2987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8" w15:restartNumberingAfterBreak="0">
    <w:nsid w:val="759F1EE6"/>
    <w:multiLevelType w:val="multilevel"/>
    <w:tmpl w:val="0D306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9" w15:restartNumberingAfterBreak="0">
    <w:nsid w:val="760C73DC"/>
    <w:multiLevelType w:val="multilevel"/>
    <w:tmpl w:val="0CB02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0" w15:restartNumberingAfterBreak="0">
    <w:nsid w:val="76654359"/>
    <w:multiLevelType w:val="multilevel"/>
    <w:tmpl w:val="0246A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1" w15:restartNumberingAfterBreak="0">
    <w:nsid w:val="766A139B"/>
    <w:multiLevelType w:val="multilevel"/>
    <w:tmpl w:val="BF7EC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2" w15:restartNumberingAfterBreak="0">
    <w:nsid w:val="767409FE"/>
    <w:multiLevelType w:val="multilevel"/>
    <w:tmpl w:val="F2B6E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3" w15:restartNumberingAfterBreak="0">
    <w:nsid w:val="76777E47"/>
    <w:multiLevelType w:val="multilevel"/>
    <w:tmpl w:val="97B44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4" w15:restartNumberingAfterBreak="0">
    <w:nsid w:val="768E677A"/>
    <w:multiLevelType w:val="multilevel"/>
    <w:tmpl w:val="EE365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5" w15:restartNumberingAfterBreak="0">
    <w:nsid w:val="76B0095A"/>
    <w:multiLevelType w:val="multilevel"/>
    <w:tmpl w:val="09E05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6" w15:restartNumberingAfterBreak="0">
    <w:nsid w:val="76B41842"/>
    <w:multiLevelType w:val="multilevel"/>
    <w:tmpl w:val="AF0E1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7" w15:restartNumberingAfterBreak="0">
    <w:nsid w:val="76CB0A86"/>
    <w:multiLevelType w:val="multilevel"/>
    <w:tmpl w:val="F5626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8" w15:restartNumberingAfterBreak="0">
    <w:nsid w:val="77567EFC"/>
    <w:multiLevelType w:val="multilevel"/>
    <w:tmpl w:val="AD0C4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9" w15:restartNumberingAfterBreak="0">
    <w:nsid w:val="7768131C"/>
    <w:multiLevelType w:val="multilevel"/>
    <w:tmpl w:val="93F6D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0" w15:restartNumberingAfterBreak="0">
    <w:nsid w:val="77763A82"/>
    <w:multiLevelType w:val="multilevel"/>
    <w:tmpl w:val="B17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1" w15:restartNumberingAfterBreak="0">
    <w:nsid w:val="777A628F"/>
    <w:multiLevelType w:val="multilevel"/>
    <w:tmpl w:val="AD007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2" w15:restartNumberingAfterBreak="0">
    <w:nsid w:val="77B073E4"/>
    <w:multiLevelType w:val="multilevel"/>
    <w:tmpl w:val="7E949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3" w15:restartNumberingAfterBreak="0">
    <w:nsid w:val="77CF1B50"/>
    <w:multiLevelType w:val="multilevel"/>
    <w:tmpl w:val="23CEF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4" w15:restartNumberingAfterBreak="0">
    <w:nsid w:val="77FF3558"/>
    <w:multiLevelType w:val="multilevel"/>
    <w:tmpl w:val="5D46B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5" w15:restartNumberingAfterBreak="0">
    <w:nsid w:val="780641EA"/>
    <w:multiLevelType w:val="multilevel"/>
    <w:tmpl w:val="FB9C3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6" w15:restartNumberingAfterBreak="0">
    <w:nsid w:val="780C2CF6"/>
    <w:multiLevelType w:val="multilevel"/>
    <w:tmpl w:val="5010F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7" w15:restartNumberingAfterBreak="0">
    <w:nsid w:val="784C3F12"/>
    <w:multiLevelType w:val="multilevel"/>
    <w:tmpl w:val="884C2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8" w15:restartNumberingAfterBreak="0">
    <w:nsid w:val="787D3407"/>
    <w:multiLevelType w:val="multilevel"/>
    <w:tmpl w:val="37F8A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9" w15:restartNumberingAfterBreak="0">
    <w:nsid w:val="7885631A"/>
    <w:multiLevelType w:val="multilevel"/>
    <w:tmpl w:val="75526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0" w15:restartNumberingAfterBreak="0">
    <w:nsid w:val="78897D66"/>
    <w:multiLevelType w:val="multilevel"/>
    <w:tmpl w:val="0E5C5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1" w15:restartNumberingAfterBreak="0">
    <w:nsid w:val="78A053E8"/>
    <w:multiLevelType w:val="multilevel"/>
    <w:tmpl w:val="41084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2" w15:restartNumberingAfterBreak="0">
    <w:nsid w:val="78B91608"/>
    <w:multiLevelType w:val="multilevel"/>
    <w:tmpl w:val="AE72B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3" w15:restartNumberingAfterBreak="0">
    <w:nsid w:val="78BF14F9"/>
    <w:multiLevelType w:val="multilevel"/>
    <w:tmpl w:val="8558E6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4" w15:restartNumberingAfterBreak="0">
    <w:nsid w:val="78CB6647"/>
    <w:multiLevelType w:val="multilevel"/>
    <w:tmpl w:val="02387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5" w15:restartNumberingAfterBreak="0">
    <w:nsid w:val="78F23D1C"/>
    <w:multiLevelType w:val="multilevel"/>
    <w:tmpl w:val="34AA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6" w15:restartNumberingAfterBreak="0">
    <w:nsid w:val="78F928A9"/>
    <w:multiLevelType w:val="multilevel"/>
    <w:tmpl w:val="11D21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7" w15:restartNumberingAfterBreak="0">
    <w:nsid w:val="796A25B9"/>
    <w:multiLevelType w:val="multilevel"/>
    <w:tmpl w:val="AB243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8" w15:restartNumberingAfterBreak="0">
    <w:nsid w:val="7972544E"/>
    <w:multiLevelType w:val="multilevel"/>
    <w:tmpl w:val="0B86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9" w15:restartNumberingAfterBreak="0">
    <w:nsid w:val="798A7EEB"/>
    <w:multiLevelType w:val="hybridMultilevel"/>
    <w:tmpl w:val="49084498"/>
    <w:lvl w:ilvl="0" w:tplc="E69A34BA">
      <w:start w:val="1"/>
      <w:numFmt w:val="bullet"/>
      <w:lvlText w:val=""/>
      <w:lvlJc w:val="left"/>
      <w:pPr>
        <w:ind w:left="720" w:hanging="360"/>
      </w:pPr>
      <w:rPr>
        <w:rFonts w:hint="default" w:ascii="Symbol" w:hAnsi="Symbol"/>
      </w:rPr>
    </w:lvl>
    <w:lvl w:ilvl="1" w:tplc="3C06060E">
      <w:start w:val="1"/>
      <w:numFmt w:val="bullet"/>
      <w:lvlText w:val="o"/>
      <w:lvlJc w:val="left"/>
      <w:pPr>
        <w:ind w:left="1440" w:hanging="360"/>
      </w:pPr>
      <w:rPr>
        <w:rFonts w:hint="default" w:ascii="Courier New" w:hAnsi="Courier New"/>
      </w:rPr>
    </w:lvl>
    <w:lvl w:ilvl="2" w:tplc="95569496">
      <w:start w:val="1"/>
      <w:numFmt w:val="bullet"/>
      <w:lvlText w:val=""/>
      <w:lvlJc w:val="left"/>
      <w:pPr>
        <w:ind w:left="2160" w:hanging="360"/>
      </w:pPr>
      <w:rPr>
        <w:rFonts w:hint="default" w:ascii="Wingdings" w:hAnsi="Wingdings"/>
      </w:rPr>
    </w:lvl>
    <w:lvl w:ilvl="3" w:tplc="EA0ED4A0">
      <w:start w:val="1"/>
      <w:numFmt w:val="bullet"/>
      <w:lvlText w:val=""/>
      <w:lvlJc w:val="left"/>
      <w:pPr>
        <w:ind w:left="2880" w:hanging="360"/>
      </w:pPr>
      <w:rPr>
        <w:rFonts w:hint="default" w:ascii="Symbol" w:hAnsi="Symbol"/>
      </w:rPr>
    </w:lvl>
    <w:lvl w:ilvl="4" w:tplc="B5FC0B1E">
      <w:start w:val="1"/>
      <w:numFmt w:val="bullet"/>
      <w:lvlText w:val="o"/>
      <w:lvlJc w:val="left"/>
      <w:pPr>
        <w:ind w:left="3600" w:hanging="360"/>
      </w:pPr>
      <w:rPr>
        <w:rFonts w:hint="default" w:ascii="Courier New" w:hAnsi="Courier New"/>
      </w:rPr>
    </w:lvl>
    <w:lvl w:ilvl="5" w:tplc="ED428EFA">
      <w:start w:val="1"/>
      <w:numFmt w:val="bullet"/>
      <w:lvlText w:val=""/>
      <w:lvlJc w:val="left"/>
      <w:pPr>
        <w:ind w:left="4320" w:hanging="360"/>
      </w:pPr>
      <w:rPr>
        <w:rFonts w:hint="default" w:ascii="Wingdings" w:hAnsi="Wingdings"/>
      </w:rPr>
    </w:lvl>
    <w:lvl w:ilvl="6" w:tplc="B42229FC">
      <w:start w:val="1"/>
      <w:numFmt w:val="bullet"/>
      <w:lvlText w:val=""/>
      <w:lvlJc w:val="left"/>
      <w:pPr>
        <w:ind w:left="5040" w:hanging="360"/>
      </w:pPr>
      <w:rPr>
        <w:rFonts w:hint="default" w:ascii="Symbol" w:hAnsi="Symbol"/>
      </w:rPr>
    </w:lvl>
    <w:lvl w:ilvl="7" w:tplc="2D58D16A">
      <w:start w:val="1"/>
      <w:numFmt w:val="bullet"/>
      <w:lvlText w:val="o"/>
      <w:lvlJc w:val="left"/>
      <w:pPr>
        <w:ind w:left="5760" w:hanging="360"/>
      </w:pPr>
      <w:rPr>
        <w:rFonts w:hint="default" w:ascii="Courier New" w:hAnsi="Courier New"/>
      </w:rPr>
    </w:lvl>
    <w:lvl w:ilvl="8" w:tplc="78A02928">
      <w:start w:val="1"/>
      <w:numFmt w:val="bullet"/>
      <w:lvlText w:val=""/>
      <w:lvlJc w:val="left"/>
      <w:pPr>
        <w:ind w:left="6480" w:hanging="360"/>
      </w:pPr>
      <w:rPr>
        <w:rFonts w:hint="default" w:ascii="Wingdings" w:hAnsi="Wingdings"/>
      </w:rPr>
    </w:lvl>
  </w:abstractNum>
  <w:abstractNum w:abstractNumId="980" w15:restartNumberingAfterBreak="0">
    <w:nsid w:val="79C71997"/>
    <w:multiLevelType w:val="multilevel"/>
    <w:tmpl w:val="B494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1" w15:restartNumberingAfterBreak="0">
    <w:nsid w:val="79CB3AD4"/>
    <w:multiLevelType w:val="multilevel"/>
    <w:tmpl w:val="33BA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2" w15:restartNumberingAfterBreak="0">
    <w:nsid w:val="7A1846FE"/>
    <w:multiLevelType w:val="multilevel"/>
    <w:tmpl w:val="71A08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3" w15:restartNumberingAfterBreak="0">
    <w:nsid w:val="7A37733B"/>
    <w:multiLevelType w:val="hybridMultilevel"/>
    <w:tmpl w:val="4C6A0D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4" w15:restartNumberingAfterBreak="0">
    <w:nsid w:val="7A5A2A63"/>
    <w:multiLevelType w:val="multilevel"/>
    <w:tmpl w:val="A36CF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5" w15:restartNumberingAfterBreak="0">
    <w:nsid w:val="7A6963C1"/>
    <w:multiLevelType w:val="multilevel"/>
    <w:tmpl w:val="76CCF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6" w15:restartNumberingAfterBreak="0">
    <w:nsid w:val="7A6A053C"/>
    <w:multiLevelType w:val="multilevel"/>
    <w:tmpl w:val="1E4C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7" w15:restartNumberingAfterBreak="0">
    <w:nsid w:val="7A6E2739"/>
    <w:multiLevelType w:val="multilevel"/>
    <w:tmpl w:val="C91CC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8" w15:restartNumberingAfterBreak="0">
    <w:nsid w:val="7A9734B8"/>
    <w:multiLevelType w:val="multilevel"/>
    <w:tmpl w:val="8F52B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9" w15:restartNumberingAfterBreak="0">
    <w:nsid w:val="7A9A3178"/>
    <w:multiLevelType w:val="multilevel"/>
    <w:tmpl w:val="FB7E9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0" w15:restartNumberingAfterBreak="0">
    <w:nsid w:val="7AF60FB4"/>
    <w:multiLevelType w:val="multilevel"/>
    <w:tmpl w:val="18FE1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1" w15:restartNumberingAfterBreak="0">
    <w:nsid w:val="7B02591A"/>
    <w:multiLevelType w:val="multilevel"/>
    <w:tmpl w:val="FA4E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2" w15:restartNumberingAfterBreak="0">
    <w:nsid w:val="7B1A6C83"/>
    <w:multiLevelType w:val="multilevel"/>
    <w:tmpl w:val="5C1C0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3" w15:restartNumberingAfterBreak="0">
    <w:nsid w:val="7B292D36"/>
    <w:multiLevelType w:val="multilevel"/>
    <w:tmpl w:val="7BE47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4" w15:restartNumberingAfterBreak="0">
    <w:nsid w:val="7B5C3EC7"/>
    <w:multiLevelType w:val="multilevel"/>
    <w:tmpl w:val="48320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5" w15:restartNumberingAfterBreak="0">
    <w:nsid w:val="7B7A3845"/>
    <w:multiLevelType w:val="multilevel"/>
    <w:tmpl w:val="C2E44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6" w15:restartNumberingAfterBreak="0">
    <w:nsid w:val="7BF06786"/>
    <w:multiLevelType w:val="multilevel"/>
    <w:tmpl w:val="B78AA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7" w15:restartNumberingAfterBreak="0">
    <w:nsid w:val="7C017BA1"/>
    <w:multiLevelType w:val="multilevel"/>
    <w:tmpl w:val="5FB2B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8" w15:restartNumberingAfterBreak="0">
    <w:nsid w:val="7C13378F"/>
    <w:multiLevelType w:val="multilevel"/>
    <w:tmpl w:val="59D24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9" w15:restartNumberingAfterBreak="0">
    <w:nsid w:val="7C371948"/>
    <w:multiLevelType w:val="multilevel"/>
    <w:tmpl w:val="2690E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0" w15:restartNumberingAfterBreak="0">
    <w:nsid w:val="7C7A215E"/>
    <w:multiLevelType w:val="multilevel"/>
    <w:tmpl w:val="A3D8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1" w15:restartNumberingAfterBreak="0">
    <w:nsid w:val="7C9903EE"/>
    <w:multiLevelType w:val="hybridMultilevel"/>
    <w:tmpl w:val="F654A972"/>
    <w:lvl w:ilvl="0" w:tplc="F086D056">
      <w:start w:val="1"/>
      <w:numFmt w:val="bullet"/>
      <w:lvlText w:val=""/>
      <w:lvlJc w:val="left"/>
      <w:pPr>
        <w:ind w:left="720" w:hanging="360"/>
      </w:pPr>
      <w:rPr>
        <w:rFonts w:hint="default" w:ascii="Symbol" w:hAnsi="Symbol"/>
      </w:rPr>
    </w:lvl>
    <w:lvl w:ilvl="1" w:tplc="EB34DD26">
      <w:start w:val="1"/>
      <w:numFmt w:val="bullet"/>
      <w:lvlText w:val="o"/>
      <w:lvlJc w:val="left"/>
      <w:pPr>
        <w:ind w:left="1440" w:hanging="360"/>
      </w:pPr>
      <w:rPr>
        <w:rFonts w:hint="default" w:ascii="Courier New" w:hAnsi="Courier New"/>
      </w:rPr>
    </w:lvl>
    <w:lvl w:ilvl="2" w:tplc="B002BA7E">
      <w:start w:val="1"/>
      <w:numFmt w:val="bullet"/>
      <w:lvlText w:val=""/>
      <w:lvlJc w:val="left"/>
      <w:pPr>
        <w:ind w:left="2160" w:hanging="360"/>
      </w:pPr>
      <w:rPr>
        <w:rFonts w:hint="default" w:ascii="Wingdings" w:hAnsi="Wingdings"/>
      </w:rPr>
    </w:lvl>
    <w:lvl w:ilvl="3" w:tplc="0C50CFDC">
      <w:start w:val="1"/>
      <w:numFmt w:val="bullet"/>
      <w:lvlText w:val=""/>
      <w:lvlJc w:val="left"/>
      <w:pPr>
        <w:ind w:left="2880" w:hanging="360"/>
      </w:pPr>
      <w:rPr>
        <w:rFonts w:hint="default" w:ascii="Symbol" w:hAnsi="Symbol"/>
      </w:rPr>
    </w:lvl>
    <w:lvl w:ilvl="4" w:tplc="C0423A38">
      <w:start w:val="1"/>
      <w:numFmt w:val="bullet"/>
      <w:lvlText w:val="o"/>
      <w:lvlJc w:val="left"/>
      <w:pPr>
        <w:ind w:left="3600" w:hanging="360"/>
      </w:pPr>
      <w:rPr>
        <w:rFonts w:hint="default" w:ascii="Courier New" w:hAnsi="Courier New"/>
      </w:rPr>
    </w:lvl>
    <w:lvl w:ilvl="5" w:tplc="F4B8D778">
      <w:start w:val="1"/>
      <w:numFmt w:val="bullet"/>
      <w:lvlText w:val=""/>
      <w:lvlJc w:val="left"/>
      <w:pPr>
        <w:ind w:left="4320" w:hanging="360"/>
      </w:pPr>
      <w:rPr>
        <w:rFonts w:hint="default" w:ascii="Wingdings" w:hAnsi="Wingdings"/>
      </w:rPr>
    </w:lvl>
    <w:lvl w:ilvl="6" w:tplc="A59834AE">
      <w:start w:val="1"/>
      <w:numFmt w:val="bullet"/>
      <w:lvlText w:val=""/>
      <w:lvlJc w:val="left"/>
      <w:pPr>
        <w:ind w:left="5040" w:hanging="360"/>
      </w:pPr>
      <w:rPr>
        <w:rFonts w:hint="default" w:ascii="Symbol" w:hAnsi="Symbol"/>
      </w:rPr>
    </w:lvl>
    <w:lvl w:ilvl="7" w:tplc="6172F216">
      <w:start w:val="1"/>
      <w:numFmt w:val="bullet"/>
      <w:lvlText w:val="o"/>
      <w:lvlJc w:val="left"/>
      <w:pPr>
        <w:ind w:left="5760" w:hanging="360"/>
      </w:pPr>
      <w:rPr>
        <w:rFonts w:hint="default" w:ascii="Courier New" w:hAnsi="Courier New"/>
      </w:rPr>
    </w:lvl>
    <w:lvl w:ilvl="8" w:tplc="E2B4C1EC">
      <w:start w:val="1"/>
      <w:numFmt w:val="bullet"/>
      <w:lvlText w:val=""/>
      <w:lvlJc w:val="left"/>
      <w:pPr>
        <w:ind w:left="6480" w:hanging="360"/>
      </w:pPr>
      <w:rPr>
        <w:rFonts w:hint="default" w:ascii="Wingdings" w:hAnsi="Wingdings"/>
      </w:rPr>
    </w:lvl>
  </w:abstractNum>
  <w:abstractNum w:abstractNumId="1002" w15:restartNumberingAfterBreak="0">
    <w:nsid w:val="7CBA3970"/>
    <w:multiLevelType w:val="multilevel"/>
    <w:tmpl w:val="5CF6D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3" w15:restartNumberingAfterBreak="0">
    <w:nsid w:val="7CCB5B08"/>
    <w:multiLevelType w:val="multilevel"/>
    <w:tmpl w:val="3BF0B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4" w15:restartNumberingAfterBreak="0">
    <w:nsid w:val="7CDE19BE"/>
    <w:multiLevelType w:val="multilevel"/>
    <w:tmpl w:val="73006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5" w15:restartNumberingAfterBreak="0">
    <w:nsid w:val="7CE126D2"/>
    <w:multiLevelType w:val="multilevel"/>
    <w:tmpl w:val="F5624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6" w15:restartNumberingAfterBreak="0">
    <w:nsid w:val="7CF350FB"/>
    <w:multiLevelType w:val="multilevel"/>
    <w:tmpl w:val="F1D03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7" w15:restartNumberingAfterBreak="0">
    <w:nsid w:val="7D4804D0"/>
    <w:multiLevelType w:val="multilevel"/>
    <w:tmpl w:val="89089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8" w15:restartNumberingAfterBreak="0">
    <w:nsid w:val="7D92200D"/>
    <w:multiLevelType w:val="multilevel"/>
    <w:tmpl w:val="8F648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9" w15:restartNumberingAfterBreak="0">
    <w:nsid w:val="7DB96426"/>
    <w:multiLevelType w:val="multilevel"/>
    <w:tmpl w:val="C8FE6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0" w15:restartNumberingAfterBreak="0">
    <w:nsid w:val="7DE478A3"/>
    <w:multiLevelType w:val="multilevel"/>
    <w:tmpl w:val="8F9A9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1" w15:restartNumberingAfterBreak="0">
    <w:nsid w:val="7E207495"/>
    <w:multiLevelType w:val="multilevel"/>
    <w:tmpl w:val="86864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2" w15:restartNumberingAfterBreak="0">
    <w:nsid w:val="7EAC50A4"/>
    <w:multiLevelType w:val="multilevel"/>
    <w:tmpl w:val="E3F84C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3" w15:restartNumberingAfterBreak="0">
    <w:nsid w:val="7EC22159"/>
    <w:multiLevelType w:val="multilevel"/>
    <w:tmpl w:val="23FCE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4" w15:restartNumberingAfterBreak="0">
    <w:nsid w:val="7F535730"/>
    <w:multiLevelType w:val="multilevel"/>
    <w:tmpl w:val="05CE3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5" w15:restartNumberingAfterBreak="0">
    <w:nsid w:val="7F843BF6"/>
    <w:multiLevelType w:val="multilevel"/>
    <w:tmpl w:val="188AB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6" w15:restartNumberingAfterBreak="0">
    <w:nsid w:val="7F860DB6"/>
    <w:multiLevelType w:val="multilevel"/>
    <w:tmpl w:val="740A2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7" w15:restartNumberingAfterBreak="0">
    <w:nsid w:val="7F8D2AC8"/>
    <w:multiLevelType w:val="multilevel"/>
    <w:tmpl w:val="E7809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8" w15:restartNumberingAfterBreak="0">
    <w:nsid w:val="7F9B32AB"/>
    <w:multiLevelType w:val="multilevel"/>
    <w:tmpl w:val="EFE47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9" w15:restartNumberingAfterBreak="0">
    <w:nsid w:val="7FA775B3"/>
    <w:multiLevelType w:val="multilevel"/>
    <w:tmpl w:val="2E248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0" w15:restartNumberingAfterBreak="0">
    <w:nsid w:val="7FC57B50"/>
    <w:multiLevelType w:val="multilevel"/>
    <w:tmpl w:val="E1647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1" w15:restartNumberingAfterBreak="0">
    <w:nsid w:val="7FD26036"/>
    <w:multiLevelType w:val="multilevel"/>
    <w:tmpl w:val="A46C5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2" w15:restartNumberingAfterBreak="0">
    <w:nsid w:val="7FD448E9"/>
    <w:multiLevelType w:val="multilevel"/>
    <w:tmpl w:val="BDE82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48945170">
    <w:abstractNumId w:val="643"/>
  </w:num>
  <w:num w:numId="2" w16cid:durableId="1037050301">
    <w:abstractNumId w:val="635"/>
  </w:num>
  <w:num w:numId="3" w16cid:durableId="1691640255">
    <w:abstractNumId w:val="89"/>
  </w:num>
  <w:num w:numId="4" w16cid:durableId="1712457497">
    <w:abstractNumId w:val="822"/>
  </w:num>
  <w:num w:numId="5" w16cid:durableId="1324352704">
    <w:abstractNumId w:val="618"/>
  </w:num>
  <w:num w:numId="6" w16cid:durableId="817459459">
    <w:abstractNumId w:val="567"/>
  </w:num>
  <w:num w:numId="7" w16cid:durableId="801387262">
    <w:abstractNumId w:val="73"/>
  </w:num>
  <w:num w:numId="8" w16cid:durableId="170341428">
    <w:abstractNumId w:val="129"/>
  </w:num>
  <w:num w:numId="9" w16cid:durableId="223028368">
    <w:abstractNumId w:val="832"/>
  </w:num>
  <w:num w:numId="10" w16cid:durableId="618028416">
    <w:abstractNumId w:val="829"/>
  </w:num>
  <w:num w:numId="11" w16cid:durableId="1732263445">
    <w:abstractNumId w:val="511"/>
  </w:num>
  <w:num w:numId="12" w16cid:durableId="871648054">
    <w:abstractNumId w:val="830"/>
  </w:num>
  <w:num w:numId="13" w16cid:durableId="381177837">
    <w:abstractNumId w:val="806"/>
  </w:num>
  <w:num w:numId="14" w16cid:durableId="1011875991">
    <w:abstractNumId w:val="124"/>
  </w:num>
  <w:num w:numId="15" w16cid:durableId="1457793491">
    <w:abstractNumId w:val="68"/>
  </w:num>
  <w:num w:numId="16" w16cid:durableId="1591111699">
    <w:abstractNumId w:val="888"/>
  </w:num>
  <w:num w:numId="17" w16cid:durableId="1650791830">
    <w:abstractNumId w:val="595"/>
  </w:num>
  <w:num w:numId="18" w16cid:durableId="148249206">
    <w:abstractNumId w:val="630"/>
  </w:num>
  <w:num w:numId="19" w16cid:durableId="1845973867">
    <w:abstractNumId w:val="345"/>
  </w:num>
  <w:num w:numId="20" w16cid:durableId="282423542">
    <w:abstractNumId w:val="864"/>
  </w:num>
  <w:num w:numId="21" w16cid:durableId="79957514">
    <w:abstractNumId w:val="622"/>
  </w:num>
  <w:num w:numId="22" w16cid:durableId="1269435407">
    <w:abstractNumId w:val="808"/>
  </w:num>
  <w:num w:numId="23" w16cid:durableId="130945563">
    <w:abstractNumId w:val="480"/>
  </w:num>
  <w:num w:numId="24" w16cid:durableId="25760364">
    <w:abstractNumId w:val="979"/>
  </w:num>
  <w:num w:numId="25" w16cid:durableId="1965915604">
    <w:abstractNumId w:val="877"/>
  </w:num>
  <w:num w:numId="26" w16cid:durableId="120660395">
    <w:abstractNumId w:val="878"/>
  </w:num>
  <w:num w:numId="27" w16cid:durableId="536088340">
    <w:abstractNumId w:val="196"/>
  </w:num>
  <w:num w:numId="28" w16cid:durableId="2015843623">
    <w:abstractNumId w:val="1001"/>
  </w:num>
  <w:num w:numId="29" w16cid:durableId="1352222420">
    <w:abstractNumId w:val="306"/>
  </w:num>
  <w:num w:numId="30" w16cid:durableId="90972090">
    <w:abstractNumId w:val="789"/>
  </w:num>
  <w:num w:numId="31" w16cid:durableId="1867212447">
    <w:abstractNumId w:val="21"/>
  </w:num>
  <w:num w:numId="32" w16cid:durableId="1169562855">
    <w:abstractNumId w:val="733"/>
  </w:num>
  <w:num w:numId="33" w16cid:durableId="1514034216">
    <w:abstractNumId w:val="332"/>
  </w:num>
  <w:num w:numId="34" w16cid:durableId="768279100">
    <w:abstractNumId w:val="292"/>
  </w:num>
  <w:num w:numId="35" w16cid:durableId="613903953">
    <w:abstractNumId w:val="781"/>
  </w:num>
  <w:num w:numId="36" w16cid:durableId="1897545743">
    <w:abstractNumId w:val="654"/>
  </w:num>
  <w:num w:numId="37" w16cid:durableId="1473601219">
    <w:abstractNumId w:val="167"/>
  </w:num>
  <w:num w:numId="38" w16cid:durableId="1809395408">
    <w:abstractNumId w:val="239"/>
  </w:num>
  <w:num w:numId="39" w16cid:durableId="1399866942">
    <w:abstractNumId w:val="114"/>
  </w:num>
  <w:num w:numId="40" w16cid:durableId="610431320">
    <w:abstractNumId w:val="24"/>
  </w:num>
  <w:num w:numId="41" w16cid:durableId="688334843">
    <w:abstractNumId w:val="115"/>
  </w:num>
  <w:num w:numId="42" w16cid:durableId="41908839">
    <w:abstractNumId w:val="901"/>
  </w:num>
  <w:num w:numId="43" w16cid:durableId="484052210">
    <w:abstractNumId w:val="223"/>
  </w:num>
  <w:num w:numId="44" w16cid:durableId="296692082">
    <w:abstractNumId w:val="378"/>
  </w:num>
  <w:num w:numId="45" w16cid:durableId="2125348968">
    <w:abstractNumId w:val="458"/>
  </w:num>
  <w:num w:numId="46" w16cid:durableId="1775587235">
    <w:abstractNumId w:val="193"/>
  </w:num>
  <w:num w:numId="47" w16cid:durableId="1272855690">
    <w:abstractNumId w:val="769"/>
  </w:num>
  <w:num w:numId="48" w16cid:durableId="1700230254">
    <w:abstractNumId w:val="594"/>
  </w:num>
  <w:num w:numId="49" w16cid:durableId="530188698">
    <w:abstractNumId w:val="893"/>
  </w:num>
  <w:num w:numId="50" w16cid:durableId="789469860">
    <w:abstractNumId w:val="77"/>
  </w:num>
  <w:num w:numId="51" w16cid:durableId="655112390">
    <w:abstractNumId w:val="27"/>
  </w:num>
  <w:num w:numId="52" w16cid:durableId="102387595">
    <w:abstractNumId w:val="600"/>
  </w:num>
  <w:num w:numId="53" w16cid:durableId="981348118">
    <w:abstractNumId w:val="626"/>
  </w:num>
  <w:num w:numId="54" w16cid:durableId="1643926149">
    <w:abstractNumId w:val="260"/>
  </w:num>
  <w:num w:numId="55" w16cid:durableId="1546679952">
    <w:abstractNumId w:val="917"/>
  </w:num>
  <w:num w:numId="56" w16cid:durableId="94831444">
    <w:abstractNumId w:val="593"/>
  </w:num>
  <w:num w:numId="57" w16cid:durableId="1301762177">
    <w:abstractNumId w:val="821"/>
  </w:num>
  <w:num w:numId="58" w16cid:durableId="144707216">
    <w:abstractNumId w:val="351"/>
  </w:num>
  <w:num w:numId="59" w16cid:durableId="37095507">
    <w:abstractNumId w:val="760"/>
  </w:num>
  <w:num w:numId="60" w16cid:durableId="1746342445">
    <w:abstractNumId w:val="31"/>
  </w:num>
  <w:num w:numId="61" w16cid:durableId="1426657479">
    <w:abstractNumId w:val="327"/>
  </w:num>
  <w:num w:numId="62" w16cid:durableId="585304761">
    <w:abstractNumId w:val="710"/>
  </w:num>
  <w:num w:numId="63" w16cid:durableId="197663394">
    <w:abstractNumId w:val="81"/>
  </w:num>
  <w:num w:numId="64" w16cid:durableId="1606644939">
    <w:abstractNumId w:val="912"/>
  </w:num>
  <w:num w:numId="65" w16cid:durableId="913516496">
    <w:abstractNumId w:val="807"/>
  </w:num>
  <w:num w:numId="66" w16cid:durableId="375282714">
    <w:abstractNumId w:val="69"/>
  </w:num>
  <w:num w:numId="67" w16cid:durableId="336886145">
    <w:abstractNumId w:val="118"/>
  </w:num>
  <w:num w:numId="68" w16cid:durableId="346640086">
    <w:abstractNumId w:val="150"/>
  </w:num>
  <w:num w:numId="69" w16cid:durableId="712921118">
    <w:abstractNumId w:val="500"/>
  </w:num>
  <w:num w:numId="70" w16cid:durableId="895050496">
    <w:abstractNumId w:val="802"/>
  </w:num>
  <w:num w:numId="71" w16cid:durableId="1648628662">
    <w:abstractNumId w:val="909"/>
  </w:num>
  <w:num w:numId="72" w16cid:durableId="1328824449">
    <w:abstractNumId w:val="759"/>
  </w:num>
  <w:num w:numId="73" w16cid:durableId="1219971231">
    <w:abstractNumId w:val="804"/>
  </w:num>
  <w:num w:numId="74" w16cid:durableId="833688139">
    <w:abstractNumId w:val="892"/>
  </w:num>
  <w:num w:numId="75" w16cid:durableId="1350376229">
    <w:abstractNumId w:val="988"/>
  </w:num>
  <w:num w:numId="76" w16cid:durableId="1812089841">
    <w:abstractNumId w:val="576"/>
  </w:num>
  <w:num w:numId="77" w16cid:durableId="264385501">
    <w:abstractNumId w:val="251"/>
  </w:num>
  <w:num w:numId="78" w16cid:durableId="1763993897">
    <w:abstractNumId w:val="690"/>
  </w:num>
  <w:num w:numId="79" w16cid:durableId="55978622">
    <w:abstractNumId w:val="104"/>
  </w:num>
  <w:num w:numId="80" w16cid:durableId="612632958">
    <w:abstractNumId w:val="873"/>
  </w:num>
  <w:num w:numId="81" w16cid:durableId="1496988709">
    <w:abstractNumId w:val="613"/>
  </w:num>
  <w:num w:numId="82" w16cid:durableId="1810900128">
    <w:abstractNumId w:val="110"/>
  </w:num>
  <w:num w:numId="83" w16cid:durableId="1126922683">
    <w:abstractNumId w:val="689"/>
  </w:num>
  <w:num w:numId="84" w16cid:durableId="658581936">
    <w:abstractNumId w:val="667"/>
  </w:num>
  <w:num w:numId="85" w16cid:durableId="1948002886">
    <w:abstractNumId w:val="22"/>
  </w:num>
  <w:num w:numId="86" w16cid:durableId="1622489862">
    <w:abstractNumId w:val="915"/>
  </w:num>
  <w:num w:numId="87" w16cid:durableId="1610505578">
    <w:abstractNumId w:val="210"/>
  </w:num>
  <w:num w:numId="88" w16cid:durableId="306250234">
    <w:abstractNumId w:val="951"/>
  </w:num>
  <w:num w:numId="89" w16cid:durableId="131562024">
    <w:abstractNumId w:val="1013"/>
  </w:num>
  <w:num w:numId="90" w16cid:durableId="630094894">
    <w:abstractNumId w:val="336"/>
  </w:num>
  <w:num w:numId="91" w16cid:durableId="2054882417">
    <w:abstractNumId w:val="521"/>
  </w:num>
  <w:num w:numId="92" w16cid:durableId="323314940">
    <w:abstractNumId w:val="250"/>
  </w:num>
  <w:num w:numId="93" w16cid:durableId="1512139903">
    <w:abstractNumId w:val="895"/>
  </w:num>
  <w:num w:numId="94" w16cid:durableId="943684782">
    <w:abstractNumId w:val="212"/>
  </w:num>
  <w:num w:numId="95" w16cid:durableId="1313874646">
    <w:abstractNumId w:val="876"/>
  </w:num>
  <w:num w:numId="96" w16cid:durableId="1913392806">
    <w:abstractNumId w:val="278"/>
  </w:num>
  <w:num w:numId="97" w16cid:durableId="1310861827">
    <w:abstractNumId w:val="218"/>
  </w:num>
  <w:num w:numId="98" w16cid:durableId="815145299">
    <w:abstractNumId w:val="968"/>
  </w:num>
  <w:num w:numId="99" w16cid:durableId="1033966406">
    <w:abstractNumId w:val="165"/>
  </w:num>
  <w:num w:numId="100" w16cid:durableId="153885220">
    <w:abstractNumId w:val="102"/>
  </w:num>
  <w:num w:numId="101" w16cid:durableId="8609489">
    <w:abstractNumId w:val="47"/>
  </w:num>
  <w:num w:numId="102" w16cid:durableId="1251550508">
    <w:abstractNumId w:val="436"/>
  </w:num>
  <w:num w:numId="103" w16cid:durableId="974526111">
    <w:abstractNumId w:val="433"/>
  </w:num>
  <w:num w:numId="104" w16cid:durableId="1278902056">
    <w:abstractNumId w:val="960"/>
  </w:num>
  <w:num w:numId="105" w16cid:durableId="1507405412">
    <w:abstractNumId w:val="834"/>
  </w:num>
  <w:num w:numId="106" w16cid:durableId="1182012523">
    <w:abstractNumId w:val="858"/>
  </w:num>
  <w:num w:numId="107" w16cid:durableId="2101245559">
    <w:abstractNumId w:val="900"/>
  </w:num>
  <w:num w:numId="108" w16cid:durableId="617104949">
    <w:abstractNumId w:val="959"/>
  </w:num>
  <w:num w:numId="109" w16cid:durableId="1558278520">
    <w:abstractNumId w:val="421"/>
  </w:num>
  <w:num w:numId="110" w16cid:durableId="1075080906">
    <w:abstractNumId w:val="666"/>
  </w:num>
  <w:num w:numId="111" w16cid:durableId="653147592">
    <w:abstractNumId w:val="1007"/>
  </w:num>
  <w:num w:numId="112" w16cid:durableId="1265959419">
    <w:abstractNumId w:val="861"/>
  </w:num>
  <w:num w:numId="113" w16cid:durableId="1857694939">
    <w:abstractNumId w:val="461"/>
  </w:num>
  <w:num w:numId="114" w16cid:durableId="296645662">
    <w:abstractNumId w:val="954"/>
  </w:num>
  <w:num w:numId="115" w16cid:durableId="204295403">
    <w:abstractNumId w:val="797"/>
  </w:num>
  <w:num w:numId="116" w16cid:durableId="1616643060">
    <w:abstractNumId w:val="187"/>
  </w:num>
  <w:num w:numId="117" w16cid:durableId="636645596">
    <w:abstractNumId w:val="581"/>
  </w:num>
  <w:num w:numId="118" w16cid:durableId="1556814814">
    <w:abstractNumId w:val="948"/>
  </w:num>
  <w:num w:numId="119" w16cid:durableId="1340961606">
    <w:abstractNumId w:val="704"/>
  </w:num>
  <w:num w:numId="120" w16cid:durableId="266814803">
    <w:abstractNumId w:val="295"/>
  </w:num>
  <w:num w:numId="121" w16cid:durableId="46882157">
    <w:abstractNumId w:val="476"/>
  </w:num>
  <w:num w:numId="122" w16cid:durableId="1275288588">
    <w:abstractNumId w:val="498"/>
  </w:num>
  <w:num w:numId="123" w16cid:durableId="1004014032">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4" w16cid:durableId="1447503197">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5" w16cid:durableId="1987707073">
    <w:abstractNumId w:val="1014"/>
  </w:num>
  <w:num w:numId="126" w16cid:durableId="1870948376">
    <w:abstractNumId w:val="274"/>
  </w:num>
  <w:num w:numId="127" w16cid:durableId="1176073030">
    <w:abstractNumId w:val="236"/>
  </w:num>
  <w:num w:numId="128" w16cid:durableId="92169103">
    <w:abstractNumId w:val="84"/>
  </w:num>
  <w:num w:numId="129" w16cid:durableId="1720737792">
    <w:abstractNumId w:val="394"/>
  </w:num>
  <w:num w:numId="130" w16cid:durableId="555043540">
    <w:abstractNumId w:val="423"/>
  </w:num>
  <w:num w:numId="131" w16cid:durableId="396711496">
    <w:abstractNumId w:val="768"/>
  </w:num>
  <w:num w:numId="132" w16cid:durableId="664017339">
    <w:abstractNumId w:val="545"/>
  </w:num>
  <w:num w:numId="133" w16cid:durableId="1181041791">
    <w:abstractNumId w:val="683"/>
  </w:num>
  <w:num w:numId="134" w16cid:durableId="1988589709">
    <w:abstractNumId w:val="961"/>
  </w:num>
  <w:num w:numId="135" w16cid:durableId="1088965429">
    <w:abstractNumId w:val="305"/>
  </w:num>
  <w:num w:numId="136" w16cid:durableId="173229149">
    <w:abstractNumId w:val="851"/>
  </w:num>
  <w:num w:numId="137" w16cid:durableId="2086218428">
    <w:abstractNumId w:val="825"/>
  </w:num>
  <w:num w:numId="138" w16cid:durableId="1707637417">
    <w:abstractNumId w:val="217"/>
  </w:num>
  <w:num w:numId="139" w16cid:durableId="1563321903">
    <w:abstractNumId w:val="984"/>
  </w:num>
  <w:num w:numId="140" w16cid:durableId="661549238">
    <w:abstractNumId w:val="692"/>
  </w:num>
  <w:num w:numId="141" w16cid:durableId="1566601224">
    <w:abstractNumId w:val="623"/>
  </w:num>
  <w:num w:numId="142" w16cid:durableId="1960065639">
    <w:abstractNumId w:val="560"/>
  </w:num>
  <w:num w:numId="143" w16cid:durableId="38287959">
    <w:abstractNumId w:val="443"/>
  </w:num>
  <w:num w:numId="144" w16cid:durableId="350494826">
    <w:abstractNumId w:val="907"/>
  </w:num>
  <w:num w:numId="145" w16cid:durableId="1506285061">
    <w:abstractNumId w:val="366"/>
  </w:num>
  <w:num w:numId="146" w16cid:durableId="1118256971">
    <w:abstractNumId w:val="894"/>
  </w:num>
  <w:num w:numId="147" w16cid:durableId="2121559590">
    <w:abstractNumId w:val="784"/>
  </w:num>
  <w:num w:numId="148" w16cid:durableId="1646664436">
    <w:abstractNumId w:val="853"/>
  </w:num>
  <w:num w:numId="149" w16cid:durableId="1140150017">
    <w:abstractNumId w:val="420"/>
  </w:num>
  <w:num w:numId="150" w16cid:durableId="443234290">
    <w:abstractNumId w:val="227"/>
  </w:num>
  <w:num w:numId="151" w16cid:durableId="482355394">
    <w:abstractNumId w:val="883"/>
  </w:num>
  <w:num w:numId="152" w16cid:durableId="1169128955">
    <w:abstractNumId w:val="661"/>
  </w:num>
  <w:num w:numId="153" w16cid:durableId="562133685">
    <w:abstractNumId w:val="640"/>
  </w:num>
  <w:num w:numId="154" w16cid:durableId="240600996">
    <w:abstractNumId w:val="620"/>
  </w:num>
  <w:num w:numId="155" w16cid:durableId="264850859">
    <w:abstractNumId w:val="211"/>
  </w:num>
  <w:num w:numId="156" w16cid:durableId="444740984">
    <w:abstractNumId w:val="868"/>
  </w:num>
  <w:num w:numId="157" w16cid:durableId="1486894692">
    <w:abstractNumId w:val="82"/>
  </w:num>
  <w:num w:numId="158" w16cid:durableId="239675777">
    <w:abstractNumId w:val="722"/>
  </w:num>
  <w:num w:numId="159" w16cid:durableId="885530894">
    <w:abstractNumId w:val="1008"/>
  </w:num>
  <w:num w:numId="160" w16cid:durableId="1791169616">
    <w:abstractNumId w:val="706"/>
  </w:num>
  <w:num w:numId="161" w16cid:durableId="1355888090">
    <w:abstractNumId w:val="29"/>
  </w:num>
  <w:num w:numId="162" w16cid:durableId="1790275488">
    <w:abstractNumId w:val="312"/>
  </w:num>
  <w:num w:numId="163" w16cid:durableId="1641885064">
    <w:abstractNumId w:val="109"/>
  </w:num>
  <w:num w:numId="164" w16cid:durableId="582568929">
    <w:abstractNumId w:val="848"/>
  </w:num>
  <w:num w:numId="165" w16cid:durableId="1185169475">
    <w:abstractNumId w:val="393"/>
  </w:num>
  <w:num w:numId="166" w16cid:durableId="669720154">
    <w:abstractNumId w:val="1019"/>
  </w:num>
  <w:num w:numId="167" w16cid:durableId="1200360014">
    <w:abstractNumId w:val="172"/>
  </w:num>
  <w:num w:numId="168" w16cid:durableId="1832791920">
    <w:abstractNumId w:val="39"/>
  </w:num>
  <w:num w:numId="169" w16cid:durableId="295767252">
    <w:abstractNumId w:val="296"/>
  </w:num>
  <w:num w:numId="170" w16cid:durableId="126244095">
    <w:abstractNumId w:val="598"/>
  </w:num>
  <w:num w:numId="171" w16cid:durableId="1422600162">
    <w:abstractNumId w:val="66"/>
  </w:num>
  <w:num w:numId="172" w16cid:durableId="1652296812">
    <w:abstractNumId w:val="441"/>
  </w:num>
  <w:num w:numId="173" w16cid:durableId="273482797">
    <w:abstractNumId w:val="437"/>
  </w:num>
  <w:num w:numId="174" w16cid:durableId="1962151183">
    <w:abstractNumId w:val="916"/>
  </w:num>
  <w:num w:numId="175" w16cid:durableId="1307780175">
    <w:abstractNumId w:val="329"/>
  </w:num>
  <w:num w:numId="176" w16cid:durableId="1092580469">
    <w:abstractNumId w:val="272"/>
  </w:num>
  <w:num w:numId="177" w16cid:durableId="1757707065">
    <w:abstractNumId w:val="111"/>
  </w:num>
  <w:num w:numId="178" w16cid:durableId="592708485">
    <w:abstractNumId w:val="229"/>
  </w:num>
  <w:num w:numId="179" w16cid:durableId="236091377">
    <w:abstractNumId w:val="331"/>
  </w:num>
  <w:num w:numId="180" w16cid:durableId="743140794">
    <w:abstractNumId w:val="386"/>
  </w:num>
  <w:num w:numId="181" w16cid:durableId="315232048">
    <w:abstractNumId w:val="721"/>
  </w:num>
  <w:num w:numId="182" w16cid:durableId="226453788">
    <w:abstractNumId w:val="619"/>
  </w:num>
  <w:num w:numId="183" w16cid:durableId="1550265224">
    <w:abstractNumId w:val="335"/>
  </w:num>
  <w:num w:numId="184" w16cid:durableId="832453372">
    <w:abstractNumId w:val="410"/>
  </w:num>
  <w:num w:numId="185" w16cid:durableId="151724196">
    <w:abstractNumId w:val="100"/>
  </w:num>
  <w:num w:numId="186" w16cid:durableId="2009554087">
    <w:abstractNumId w:val="996"/>
  </w:num>
  <w:num w:numId="187" w16cid:durableId="728765522">
    <w:abstractNumId w:val="455"/>
  </w:num>
  <w:num w:numId="188" w16cid:durableId="2060741667">
    <w:abstractNumId w:val="599"/>
  </w:num>
  <w:num w:numId="189" w16cid:durableId="1980113642">
    <w:abstractNumId w:val="586"/>
  </w:num>
  <w:num w:numId="190" w16cid:durableId="1522428564">
    <w:abstractNumId w:val="161"/>
  </w:num>
  <w:num w:numId="191" w16cid:durableId="706029878">
    <w:abstractNumId w:val="944"/>
  </w:num>
  <w:num w:numId="192" w16cid:durableId="1923367180">
    <w:abstractNumId w:val="395"/>
  </w:num>
  <w:num w:numId="193" w16cid:durableId="1844971580">
    <w:abstractNumId w:val="415"/>
  </w:num>
  <w:num w:numId="194" w16cid:durableId="671494083">
    <w:abstractNumId w:val="173"/>
  </w:num>
  <w:num w:numId="195" w16cid:durableId="733428235">
    <w:abstractNumId w:val="189"/>
  </w:num>
  <w:num w:numId="196" w16cid:durableId="930814023">
    <w:abstractNumId w:val="945"/>
  </w:num>
  <w:num w:numId="197" w16cid:durableId="1817798784">
    <w:abstractNumId w:val="119"/>
  </w:num>
  <w:num w:numId="198" w16cid:durableId="583026370">
    <w:abstractNumId w:val="659"/>
  </w:num>
  <w:num w:numId="199" w16cid:durableId="175078167">
    <w:abstractNumId w:val="471"/>
  </w:num>
  <w:num w:numId="200" w16cid:durableId="1087724259">
    <w:abstractNumId w:val="1015"/>
  </w:num>
  <w:num w:numId="201" w16cid:durableId="633801039">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2" w16cid:durableId="1338922300">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3" w16cid:durableId="325285793">
    <w:abstractNumId w:val="483"/>
  </w:num>
  <w:num w:numId="204" w16cid:durableId="1588228096">
    <w:abstractNumId w:val="425"/>
  </w:num>
  <w:num w:numId="205" w16cid:durableId="1781488569">
    <w:abstractNumId w:val="937"/>
  </w:num>
  <w:num w:numId="206" w16cid:durableId="1666471529">
    <w:abstractNumId w:val="261"/>
  </w:num>
  <w:num w:numId="207" w16cid:durableId="605815554">
    <w:abstractNumId w:val="515"/>
  </w:num>
  <w:num w:numId="208" w16cid:durableId="188765332">
    <w:abstractNumId w:val="291"/>
  </w:num>
  <w:num w:numId="209" w16cid:durableId="682587234">
    <w:abstractNumId w:val="61"/>
  </w:num>
  <w:num w:numId="210" w16cid:durableId="1590306088">
    <w:abstractNumId w:val="376"/>
  </w:num>
  <w:num w:numId="211" w16cid:durableId="639723742">
    <w:abstractNumId w:val="467"/>
  </w:num>
  <w:num w:numId="212" w16cid:durableId="1823424832">
    <w:abstractNumId w:val="670"/>
  </w:num>
  <w:num w:numId="213" w16cid:durableId="487091483">
    <w:abstractNumId w:val="930"/>
  </w:num>
  <w:num w:numId="214" w16cid:durableId="945117920">
    <w:abstractNumId w:val="1021"/>
  </w:num>
  <w:num w:numId="215" w16cid:durableId="1326397279">
    <w:abstractNumId w:val="258"/>
  </w:num>
  <w:num w:numId="216" w16cid:durableId="734745109">
    <w:abstractNumId w:val="837"/>
  </w:num>
  <w:num w:numId="217" w16cid:durableId="227227136">
    <w:abstractNumId w:val="579"/>
  </w:num>
  <w:num w:numId="218" w16cid:durableId="868571492">
    <w:abstractNumId w:val="714"/>
  </w:num>
  <w:num w:numId="219" w16cid:durableId="1814710310">
    <w:abstractNumId w:val="234"/>
  </w:num>
  <w:num w:numId="220" w16cid:durableId="1587574601">
    <w:abstractNumId w:val="360"/>
  </w:num>
  <w:num w:numId="221" w16cid:durableId="1892571132">
    <w:abstractNumId w:val="932"/>
  </w:num>
  <w:num w:numId="222" w16cid:durableId="1858537177">
    <w:abstractNumId w:val="254"/>
  </w:num>
  <w:num w:numId="223" w16cid:durableId="1755860683">
    <w:abstractNumId w:val="809"/>
  </w:num>
  <w:num w:numId="224" w16cid:durableId="1345519763">
    <w:abstractNumId w:val="997"/>
  </w:num>
  <w:num w:numId="225" w16cid:durableId="1321696354">
    <w:abstractNumId w:val="405"/>
  </w:num>
  <w:num w:numId="226" w16cid:durableId="274944202">
    <w:abstractNumId w:val="148"/>
  </w:num>
  <w:num w:numId="227" w16cid:durableId="1605503761">
    <w:abstractNumId w:val="219"/>
  </w:num>
  <w:num w:numId="228" w16cid:durableId="1121606140">
    <w:abstractNumId w:val="105"/>
  </w:num>
  <w:num w:numId="229" w16cid:durableId="1321495054">
    <w:abstractNumId w:val="782"/>
  </w:num>
  <w:num w:numId="230" w16cid:durableId="1822192177">
    <w:abstractNumId w:val="731"/>
  </w:num>
  <w:num w:numId="231" w16cid:durableId="582837891">
    <w:abstractNumId w:val="141"/>
  </w:num>
  <w:num w:numId="232" w16cid:durableId="2082478376">
    <w:abstractNumId w:val="981"/>
  </w:num>
  <w:num w:numId="233" w16cid:durableId="409351101">
    <w:abstractNumId w:val="462"/>
  </w:num>
  <w:num w:numId="234" w16cid:durableId="1082072072">
    <w:abstractNumId w:val="337"/>
  </w:num>
  <w:num w:numId="235" w16cid:durableId="74476967">
    <w:abstractNumId w:val="133"/>
  </w:num>
  <w:num w:numId="236" w16cid:durableId="1326474119">
    <w:abstractNumId w:val="805"/>
  </w:num>
  <w:num w:numId="237" w16cid:durableId="522597229">
    <w:abstractNumId w:val="938"/>
  </w:num>
  <w:num w:numId="238" w16cid:durableId="184251647">
    <w:abstractNumId w:val="76"/>
  </w:num>
  <w:num w:numId="239" w16cid:durableId="1378315808">
    <w:abstractNumId w:val="368"/>
  </w:num>
  <w:num w:numId="240" w16cid:durableId="1264192603">
    <w:abstractNumId w:val="198"/>
  </w:num>
  <w:num w:numId="241" w16cid:durableId="834227249">
    <w:abstractNumId w:val="488"/>
  </w:num>
  <w:num w:numId="242" w16cid:durableId="1154569488">
    <w:abstractNumId w:val="346"/>
  </w:num>
  <w:num w:numId="243" w16cid:durableId="235164441">
    <w:abstractNumId w:val="98"/>
  </w:num>
  <w:num w:numId="244" w16cid:durableId="7562895">
    <w:abstractNumId w:val="388"/>
  </w:num>
  <w:num w:numId="245" w16cid:durableId="885406990">
    <w:abstractNumId w:val="607"/>
  </w:num>
  <w:num w:numId="246" w16cid:durableId="89813113">
    <w:abstractNumId w:val="933"/>
  </w:num>
  <w:num w:numId="247" w16cid:durableId="1002512834">
    <w:abstractNumId w:val="390"/>
  </w:num>
  <w:num w:numId="248" w16cid:durableId="502159894">
    <w:abstractNumId w:val="470"/>
  </w:num>
  <w:num w:numId="249" w16cid:durableId="1169322792">
    <w:abstractNumId w:val="434"/>
  </w:num>
  <w:num w:numId="250" w16cid:durableId="741948547">
    <w:abstractNumId w:val="276"/>
  </w:num>
  <w:num w:numId="251" w16cid:durableId="470292916">
    <w:abstractNumId w:val="363"/>
  </w:num>
  <w:num w:numId="252" w16cid:durableId="1349484271">
    <w:abstractNumId w:val="569"/>
  </w:num>
  <w:num w:numId="253" w16cid:durableId="1032072489">
    <w:abstractNumId w:val="787"/>
  </w:num>
  <w:num w:numId="254" w16cid:durableId="1427925594">
    <w:abstractNumId w:val="442"/>
  </w:num>
  <w:num w:numId="255" w16cid:durableId="482159319">
    <w:abstractNumId w:val="709"/>
  </w:num>
  <w:num w:numId="256" w16cid:durableId="1926916218">
    <w:abstractNumId w:val="573"/>
  </w:num>
  <w:num w:numId="257" w16cid:durableId="337853866">
    <w:abstractNumId w:val="702"/>
  </w:num>
  <w:num w:numId="258" w16cid:durableId="1874267928">
    <w:abstractNumId w:val="875"/>
  </w:num>
  <w:num w:numId="259" w16cid:durableId="1687444756">
    <w:abstractNumId w:val="427"/>
  </w:num>
  <w:num w:numId="260" w16cid:durableId="1562210039">
    <w:abstractNumId w:val="48"/>
  </w:num>
  <w:num w:numId="261" w16cid:durableId="2111506621">
    <w:abstractNumId w:val="621"/>
  </w:num>
  <w:num w:numId="262" w16cid:durableId="583150428">
    <w:abstractNumId w:val="908"/>
  </w:num>
  <w:num w:numId="263" w16cid:durableId="232203928">
    <w:abstractNumId w:val="449"/>
  </w:num>
  <w:num w:numId="264" w16cid:durableId="1952324971">
    <w:abstractNumId w:val="608"/>
  </w:num>
  <w:num w:numId="265" w16cid:durableId="449326585">
    <w:abstractNumId w:val="457"/>
  </w:num>
  <w:num w:numId="266" w16cid:durableId="1131481200">
    <w:abstractNumId w:val="775"/>
  </w:num>
  <w:num w:numId="267" w16cid:durableId="1678774522">
    <w:abstractNumId w:val="744"/>
  </w:num>
  <w:num w:numId="268" w16cid:durableId="532884126">
    <w:abstractNumId w:val="1011"/>
  </w:num>
  <w:num w:numId="269" w16cid:durableId="1324774998">
    <w:abstractNumId w:val="245"/>
  </w:num>
  <w:num w:numId="270" w16cid:durableId="723411644">
    <w:abstractNumId w:val="290"/>
  </w:num>
  <w:num w:numId="271" w16cid:durableId="823356426">
    <w:abstractNumId w:val="149"/>
  </w:num>
  <w:num w:numId="272" w16cid:durableId="903879705">
    <w:abstractNumId w:val="184"/>
  </w:num>
  <w:num w:numId="273" w16cid:durableId="1537233748">
    <w:abstractNumId w:val="440"/>
  </w:num>
  <w:num w:numId="274" w16cid:durableId="548608984">
    <w:abstractNumId w:val="46"/>
  </w:num>
  <w:num w:numId="275" w16cid:durableId="823401396">
    <w:abstractNumId w:val="844"/>
  </w:num>
  <w:num w:numId="276" w16cid:durableId="344594136">
    <w:abstractNumId w:val="101"/>
  </w:num>
  <w:num w:numId="277" w16cid:durableId="616257387">
    <w:abstractNumId w:val="38"/>
  </w:num>
  <w:num w:numId="278" w16cid:durableId="547298041">
    <w:abstractNumId w:val="762"/>
  </w:num>
  <w:num w:numId="279" w16cid:durableId="1209147042">
    <w:abstractNumId w:val="977"/>
  </w:num>
  <w:num w:numId="280" w16cid:durableId="1709796355">
    <w:abstractNumId w:val="668"/>
  </w:num>
  <w:num w:numId="281" w16cid:durableId="465659594">
    <w:abstractNumId w:val="990"/>
  </w:num>
  <w:num w:numId="282" w16cid:durableId="300497255">
    <w:abstractNumId w:val="166"/>
  </w:num>
  <w:num w:numId="283" w16cid:durableId="1200124545">
    <w:abstractNumId w:val="739"/>
  </w:num>
  <w:num w:numId="284" w16cid:durableId="605770501">
    <w:abstractNumId w:val="99"/>
  </w:num>
  <w:num w:numId="285" w16cid:durableId="1623221519">
    <w:abstractNumId w:val="344"/>
  </w:num>
  <w:num w:numId="286" w16cid:durableId="1334381680">
    <w:abstractNumId w:val="475"/>
  </w:num>
  <w:num w:numId="287" w16cid:durableId="1876963141">
    <w:abstractNumId w:val="563"/>
  </w:num>
  <w:num w:numId="288" w16cid:durableId="944850334">
    <w:abstractNumId w:val="371"/>
  </w:num>
  <w:num w:numId="289" w16cid:durableId="1382174439">
    <w:abstractNumId w:val="999"/>
  </w:num>
  <w:num w:numId="290" w16cid:durableId="641733182">
    <w:abstractNumId w:val="564"/>
  </w:num>
  <w:num w:numId="291" w16cid:durableId="857811320">
    <w:abstractNumId w:val="969"/>
  </w:num>
  <w:num w:numId="292" w16cid:durableId="329215945">
    <w:abstractNumId w:val="313"/>
  </w:num>
  <w:num w:numId="293" w16cid:durableId="962887363">
    <w:abstractNumId w:val="632"/>
  </w:num>
  <w:num w:numId="294" w16cid:durableId="430050081">
    <w:abstractNumId w:val="691"/>
  </w:num>
  <w:num w:numId="295" w16cid:durableId="684670295">
    <w:abstractNumId w:val="142"/>
  </w:num>
  <w:num w:numId="296" w16cid:durableId="1919631531">
    <w:abstractNumId w:val="35"/>
  </w:num>
  <w:num w:numId="297" w16cid:durableId="537090540">
    <w:abstractNumId w:val="192"/>
  </w:num>
  <w:num w:numId="298" w16cid:durableId="572156492">
    <w:abstractNumId w:val="998"/>
  </w:num>
  <w:num w:numId="299" w16cid:durableId="1448502153">
    <w:abstractNumId w:val="431"/>
  </w:num>
  <w:num w:numId="300" w16cid:durableId="1153107117">
    <w:abstractNumId w:val="574"/>
  </w:num>
  <w:num w:numId="301" w16cid:durableId="1574394288">
    <w:abstractNumId w:val="132"/>
  </w:num>
  <w:num w:numId="302" w16cid:durableId="1602642378">
    <w:abstractNumId w:val="9"/>
  </w:num>
  <w:num w:numId="303" w16cid:durableId="1601833958">
    <w:abstractNumId w:val="522"/>
  </w:num>
  <w:num w:numId="304" w16cid:durableId="1675063754">
    <w:abstractNumId w:val="403"/>
  </w:num>
  <w:num w:numId="305" w16cid:durableId="1192035615">
    <w:abstractNumId w:val="700"/>
  </w:num>
  <w:num w:numId="306" w16cid:durableId="958339604">
    <w:abstractNumId w:val="208"/>
  </w:num>
  <w:num w:numId="307" w16cid:durableId="2138906572">
    <w:abstractNumId w:val="341"/>
  </w:num>
  <w:num w:numId="308" w16cid:durableId="2109496005">
    <w:abstractNumId w:val="159"/>
  </w:num>
  <w:num w:numId="309" w16cid:durableId="611867486">
    <w:abstractNumId w:val="117"/>
  </w:num>
  <w:num w:numId="310" w16cid:durableId="2011710275">
    <w:abstractNumId w:val="815"/>
  </w:num>
  <w:num w:numId="311" w16cid:durableId="1466007100">
    <w:abstractNumId w:val="178"/>
  </w:num>
  <w:num w:numId="312" w16cid:durableId="1432555612">
    <w:abstractNumId w:val="128"/>
  </w:num>
  <w:num w:numId="313" w16cid:durableId="969363226">
    <w:abstractNumId w:val="525"/>
  </w:num>
  <w:num w:numId="314" w16cid:durableId="310673237">
    <w:abstractNumId w:val="824"/>
  </w:num>
  <w:num w:numId="315" w16cid:durableId="1306861442">
    <w:abstractNumId w:val="404"/>
  </w:num>
  <w:num w:numId="316" w16cid:durableId="1997491753">
    <w:abstractNumId w:val="817"/>
  </w:num>
  <w:num w:numId="317" w16cid:durableId="648484806">
    <w:abstractNumId w:val="526"/>
  </w:num>
  <w:num w:numId="318" w16cid:durableId="1015884199">
    <w:abstractNumId w:val="382"/>
  </w:num>
  <w:num w:numId="319" w16cid:durableId="1220895281">
    <w:abstractNumId w:val="271"/>
  </w:num>
  <w:num w:numId="320" w16cid:durableId="1779056007">
    <w:abstractNumId w:val="546"/>
  </w:num>
  <w:num w:numId="321" w16cid:durableId="914165081">
    <w:abstractNumId w:val="314"/>
  </w:num>
  <w:num w:numId="322" w16cid:durableId="946350885">
    <w:abstractNumId w:val="627"/>
  </w:num>
  <w:num w:numId="323" w16cid:durableId="69666219">
    <w:abstractNumId w:val="770"/>
  </w:num>
  <w:num w:numId="324" w16cid:durableId="947393552">
    <w:abstractNumId w:val="350"/>
  </w:num>
  <w:num w:numId="325" w16cid:durableId="190194511">
    <w:abstractNumId w:val="786"/>
  </w:num>
  <w:num w:numId="326" w16cid:durableId="979267055">
    <w:abstractNumId w:val="562"/>
  </w:num>
  <w:num w:numId="327" w16cid:durableId="2060205261">
    <w:abstractNumId w:val="352"/>
  </w:num>
  <w:num w:numId="328" w16cid:durableId="1806971511">
    <w:abstractNumId w:val="681"/>
  </w:num>
  <w:num w:numId="329" w16cid:durableId="284582962">
    <w:abstractNumId w:val="456"/>
  </w:num>
  <w:num w:numId="330" w16cid:durableId="1872645102">
    <w:abstractNumId w:val="355"/>
  </w:num>
  <w:num w:numId="331" w16cid:durableId="1864126303">
    <w:abstractNumId w:val="428"/>
  </w:num>
  <w:num w:numId="332" w16cid:durableId="1209873785">
    <w:abstractNumId w:val="578"/>
  </w:num>
  <w:num w:numId="333" w16cid:durableId="223031864">
    <w:abstractNumId w:val="418"/>
  </w:num>
  <w:num w:numId="334" w16cid:durableId="505828694">
    <w:abstractNumId w:val="637"/>
  </w:num>
  <w:num w:numId="335" w16cid:durableId="725488021">
    <w:abstractNumId w:val="993"/>
  </w:num>
  <w:num w:numId="336" w16cid:durableId="108281487">
    <w:abstractNumId w:val="556"/>
  </w:num>
  <w:num w:numId="337" w16cid:durableId="64572872">
    <w:abstractNumId w:val="317"/>
  </w:num>
  <w:num w:numId="338" w16cid:durableId="778911382">
    <w:abstractNumId w:val="497"/>
  </w:num>
  <w:num w:numId="339" w16cid:durableId="1231160776">
    <w:abstractNumId w:val="684"/>
  </w:num>
  <w:num w:numId="340" w16cid:durableId="1147280849">
    <w:abstractNumId w:val="56"/>
  </w:num>
  <w:num w:numId="341" w16cid:durableId="199325027">
    <w:abstractNumId w:val="134"/>
  </w:num>
  <w:num w:numId="342" w16cid:durableId="1572615691">
    <w:abstractNumId w:val="199"/>
  </w:num>
  <w:num w:numId="343" w16cid:durableId="1595475483">
    <w:abstractNumId w:val="23"/>
  </w:num>
  <w:num w:numId="344" w16cid:durableId="278687665">
    <w:abstractNumId w:val="740"/>
  </w:num>
  <w:num w:numId="345" w16cid:durableId="1507131943">
    <w:abstractNumId w:val="215"/>
  </w:num>
  <w:num w:numId="346" w16cid:durableId="576521828">
    <w:abstractNumId w:val="454"/>
  </w:num>
  <w:num w:numId="347" w16cid:durableId="1868761860">
    <w:abstractNumId w:val="745"/>
  </w:num>
  <w:num w:numId="348" w16cid:durableId="1328243785">
    <w:abstractNumId w:val="724"/>
  </w:num>
  <w:num w:numId="349" w16cid:durableId="1027413920">
    <w:abstractNumId w:val="243"/>
  </w:num>
  <w:num w:numId="350" w16cid:durableId="1479299862">
    <w:abstractNumId w:val="52"/>
  </w:num>
  <w:num w:numId="351" w16cid:durableId="87968698">
    <w:abstractNumId w:val="340"/>
  </w:num>
  <w:num w:numId="352" w16cid:durableId="1612275459">
    <w:abstractNumId w:val="696"/>
  </w:num>
  <w:num w:numId="353" w16cid:durableId="472139616">
    <w:abstractNumId w:val="587"/>
  </w:num>
  <w:num w:numId="354" w16cid:durableId="902300413">
    <w:abstractNumId w:val="956"/>
  </w:num>
  <w:num w:numId="355" w16cid:durableId="776363498">
    <w:abstractNumId w:val="766"/>
  </w:num>
  <w:num w:numId="356" w16cid:durableId="1916936041">
    <w:abstractNumId w:val="315"/>
  </w:num>
  <w:num w:numId="357" w16cid:durableId="1351368882">
    <w:abstractNumId w:val="473"/>
  </w:num>
  <w:num w:numId="358" w16cid:durableId="1636834083">
    <w:abstractNumId w:val="519"/>
  </w:num>
  <w:num w:numId="359" w16cid:durableId="1761438965">
    <w:abstractNumId w:val="507"/>
  </w:num>
  <w:num w:numId="360" w16cid:durableId="733049483">
    <w:abstractNumId w:val="534"/>
  </w:num>
  <w:num w:numId="361" w16cid:durableId="501820509">
    <w:abstractNumId w:val="11"/>
  </w:num>
  <w:num w:numId="362" w16cid:durableId="51664095">
    <w:abstractNumId w:val="479"/>
  </w:num>
  <w:num w:numId="363" w16cid:durableId="675956968">
    <w:abstractNumId w:val="566"/>
  </w:num>
  <w:num w:numId="364" w16cid:durableId="122500996">
    <w:abstractNumId w:val="550"/>
  </w:num>
  <w:num w:numId="365" w16cid:durableId="65147662">
    <w:abstractNumId w:val="939"/>
  </w:num>
  <w:num w:numId="366" w16cid:durableId="1650399445">
    <w:abstractNumId w:val="396"/>
  </w:num>
  <w:num w:numId="367" w16cid:durableId="218782590">
    <w:abstractNumId w:val="728"/>
  </w:num>
  <w:num w:numId="368" w16cid:durableId="1130124968">
    <w:abstractNumId w:val="510"/>
  </w:num>
  <w:num w:numId="369" w16cid:durableId="1985546236">
    <w:abstractNumId w:val="509"/>
  </w:num>
  <w:num w:numId="370" w16cid:durableId="90199252">
    <w:abstractNumId w:val="72"/>
  </w:num>
  <w:num w:numId="371" w16cid:durableId="1964581446">
    <w:abstractNumId w:val="191"/>
  </w:num>
  <w:num w:numId="372" w16cid:durableId="1558786721">
    <w:abstractNumId w:val="220"/>
  </w:num>
  <w:num w:numId="373" w16cid:durableId="295525298">
    <w:abstractNumId w:val="25"/>
  </w:num>
  <w:num w:numId="374" w16cid:durableId="1342125928">
    <w:abstractNumId w:val="143"/>
  </w:num>
  <w:num w:numId="375" w16cid:durableId="940259879">
    <w:abstractNumId w:val="605"/>
  </w:num>
  <w:num w:numId="376" w16cid:durableId="1210217510">
    <w:abstractNumId w:val="247"/>
  </w:num>
  <w:num w:numId="377" w16cid:durableId="1678120669">
    <w:abstractNumId w:val="180"/>
  </w:num>
  <w:num w:numId="378" w16cid:durableId="1370258243">
    <w:abstractNumId w:val="677"/>
  </w:num>
  <w:num w:numId="379" w16cid:durableId="1357804848">
    <w:abstractNumId w:val="92"/>
  </w:num>
  <w:num w:numId="380" w16cid:durableId="1291785209">
    <w:abstractNumId w:val="130"/>
  </w:num>
  <w:num w:numId="381" w16cid:durableId="1645961560">
    <w:abstractNumId w:val="764"/>
  </w:num>
  <w:num w:numId="382" w16cid:durableId="1299610097">
    <w:abstractNumId w:val="609"/>
  </w:num>
  <w:num w:numId="383" w16cid:durableId="681321529">
    <w:abstractNumId w:val="674"/>
  </w:num>
  <w:num w:numId="384" w16cid:durableId="1877959839">
    <w:abstractNumId w:val="720"/>
  </w:num>
  <w:num w:numId="385" w16cid:durableId="773789952">
    <w:abstractNumId w:val="800"/>
  </w:num>
  <w:num w:numId="386" w16cid:durableId="643048603">
    <w:abstractNumId w:val="518"/>
  </w:num>
  <w:num w:numId="387" w16cid:durableId="1355231863">
    <w:abstractNumId w:val="943"/>
  </w:num>
  <w:num w:numId="388" w16cid:durableId="981734756">
    <w:abstractNumId w:val="514"/>
  </w:num>
  <w:num w:numId="389" w16cid:durableId="1098063000">
    <w:abstractNumId w:val="738"/>
  </w:num>
  <w:num w:numId="390" w16cid:durableId="497309044">
    <w:abstractNumId w:val="284"/>
  </w:num>
  <w:num w:numId="391" w16cid:durableId="1731414700">
    <w:abstractNumId w:val="12"/>
  </w:num>
  <w:num w:numId="392" w16cid:durableId="1055935023">
    <w:abstractNumId w:val="962"/>
  </w:num>
  <w:num w:numId="393" w16cid:durableId="2092924349">
    <w:abstractNumId w:val="464"/>
  </w:num>
  <w:num w:numId="394" w16cid:durableId="206988788">
    <w:abstractNumId w:val="106"/>
  </w:num>
  <w:num w:numId="395" w16cid:durableId="1029918951">
    <w:abstractNumId w:val="171"/>
  </w:num>
  <w:num w:numId="396" w16cid:durableId="1245071219">
    <w:abstractNumId w:val="45"/>
  </w:num>
  <w:num w:numId="397" w16cid:durableId="1682976388">
    <w:abstractNumId w:val="513"/>
  </w:num>
  <w:num w:numId="398" w16cid:durableId="1364136258">
    <w:abstractNumId w:val="535"/>
  </w:num>
  <w:num w:numId="399" w16cid:durableId="1042905704">
    <w:abstractNumId w:val="590"/>
  </w:num>
  <w:num w:numId="400" w16cid:durableId="440799927">
    <w:abstractNumId w:val="481"/>
  </w:num>
  <w:num w:numId="401" w16cid:durableId="923337490">
    <w:abstractNumId w:val="429"/>
  </w:num>
  <w:num w:numId="402" w16cid:durableId="1592273875">
    <w:abstractNumId w:val="889"/>
  </w:num>
  <w:num w:numId="403" w16cid:durableId="1284195665">
    <w:abstractNumId w:val="1012"/>
  </w:num>
  <w:num w:numId="404" w16cid:durableId="2017993947">
    <w:abstractNumId w:val="36"/>
  </w:num>
  <w:num w:numId="405" w16cid:durableId="1463965073">
    <w:abstractNumId w:val="279"/>
  </w:num>
  <w:num w:numId="406" w16cid:durableId="769466877">
    <w:abstractNumId w:val="923"/>
  </w:num>
  <w:num w:numId="407" w16cid:durableId="1455254072">
    <w:abstractNumId w:val="230"/>
  </w:num>
  <w:num w:numId="408" w16cid:durableId="524754993">
    <w:abstractNumId w:val="541"/>
  </w:num>
  <w:num w:numId="409" w16cid:durableId="761877517">
    <w:abstractNumId w:val="551"/>
  </w:num>
  <w:num w:numId="410" w16cid:durableId="1500344100">
    <w:abstractNumId w:val="582"/>
  </w:num>
  <w:num w:numId="411" w16cid:durableId="641735367">
    <w:abstractNumId w:val="185"/>
  </w:num>
  <w:num w:numId="412" w16cid:durableId="97530230">
    <w:abstractNumId w:val="941"/>
  </w:num>
  <w:num w:numId="413" w16cid:durableId="1862623778">
    <w:abstractNumId w:val="491"/>
  </w:num>
  <w:num w:numId="414" w16cid:durableId="1436056360">
    <w:abstractNumId w:val="74"/>
  </w:num>
  <w:num w:numId="415" w16cid:durableId="1280532427">
    <w:abstractNumId w:val="94"/>
  </w:num>
  <w:num w:numId="416" w16cid:durableId="1820420801">
    <w:abstractNumId w:val="505"/>
  </w:num>
  <w:num w:numId="417" w16cid:durableId="918826410">
    <w:abstractNumId w:val="412"/>
  </w:num>
  <w:num w:numId="418" w16cid:durableId="1307008998">
    <w:abstractNumId w:val="1003"/>
  </w:num>
  <w:num w:numId="419" w16cid:durableId="1390766797">
    <w:abstractNumId w:val="469"/>
  </w:num>
  <w:num w:numId="420" w16cid:durableId="619149659">
    <w:abstractNumId w:val="228"/>
  </w:num>
  <w:num w:numId="421" w16cid:durableId="195586440">
    <w:abstractNumId w:val="927"/>
  </w:num>
  <w:num w:numId="422" w16cid:durableId="1189023654">
    <w:abstractNumId w:val="647"/>
  </w:num>
  <w:num w:numId="423" w16cid:durableId="1804494691">
    <w:abstractNumId w:val="176"/>
  </w:num>
  <w:num w:numId="424" w16cid:durableId="372006303">
    <w:abstractNumId w:val="95"/>
  </w:num>
  <w:num w:numId="425" w16cid:durableId="1562403338">
    <w:abstractNumId w:val="957"/>
  </w:num>
  <w:num w:numId="426" w16cid:durableId="841822550">
    <w:abstractNumId w:val="746"/>
  </w:num>
  <w:num w:numId="427" w16cid:durableId="1331836478">
    <w:abstractNumId w:val="1009"/>
  </w:num>
  <w:num w:numId="428" w16cid:durableId="1755081673">
    <w:abstractNumId w:val="175"/>
  </w:num>
  <w:num w:numId="429" w16cid:durableId="111167186">
    <w:abstractNumId w:val="1010"/>
  </w:num>
  <w:num w:numId="430" w16cid:durableId="1953398700">
    <w:abstractNumId w:val="201"/>
  </w:num>
  <w:num w:numId="431" w16cid:durableId="1682121342">
    <w:abstractNumId w:val="447"/>
  </w:num>
  <w:num w:numId="432" w16cid:durableId="1326737401">
    <w:abstractNumId w:val="14"/>
  </w:num>
  <w:num w:numId="433" w16cid:durableId="541985961">
    <w:abstractNumId w:val="186"/>
  </w:num>
  <w:num w:numId="434" w16cid:durableId="345255046">
    <w:abstractNumId w:val="819"/>
  </w:num>
  <w:num w:numId="435" w16cid:durableId="1145314724">
    <w:abstractNumId w:val="697"/>
  </w:num>
  <w:num w:numId="436" w16cid:durableId="501357451">
    <w:abstractNumId w:val="676"/>
  </w:num>
  <w:num w:numId="437" w16cid:durableId="40444865">
    <w:abstractNumId w:val="734"/>
  </w:num>
  <w:num w:numId="438" w16cid:durableId="358093457">
    <w:abstractNumId w:val="719"/>
  </w:num>
  <w:num w:numId="439" w16cid:durableId="2026666353">
    <w:abstractNumId w:val="53"/>
  </w:num>
  <w:num w:numId="440" w16cid:durableId="608320651">
    <w:abstractNumId w:val="381"/>
  </w:num>
  <w:num w:numId="441" w16cid:durableId="2091077506">
    <w:abstractNumId w:val="840"/>
  </w:num>
  <w:num w:numId="442" w16cid:durableId="504395929">
    <w:abstractNumId w:val="814"/>
  </w:num>
  <w:num w:numId="443" w16cid:durableId="171459858">
    <w:abstractNumId w:val="645"/>
  </w:num>
  <w:num w:numId="444" w16cid:durableId="913853400">
    <w:abstractNumId w:val="86"/>
  </w:num>
  <w:num w:numId="445" w16cid:durableId="781147457">
    <w:abstractNumId w:val="715"/>
  </w:num>
  <w:num w:numId="446" w16cid:durableId="950017488">
    <w:abstractNumId w:val="798"/>
  </w:num>
  <w:num w:numId="447" w16cid:durableId="1922911071">
    <w:abstractNumId w:val="890"/>
  </w:num>
  <w:num w:numId="448" w16cid:durableId="160780976">
    <w:abstractNumId w:val="450"/>
  </w:num>
  <w:num w:numId="449" w16cid:durableId="107047268">
    <w:abstractNumId w:val="1004"/>
  </w:num>
  <w:num w:numId="450" w16cid:durableId="713768551">
    <w:abstractNumId w:val="826"/>
  </w:num>
  <w:num w:numId="451" w16cid:durableId="678389309">
    <w:abstractNumId w:val="716"/>
  </w:num>
  <w:num w:numId="452" w16cid:durableId="850610874">
    <w:abstractNumId w:val="44"/>
  </w:num>
  <w:num w:numId="453" w16cid:durableId="818423004">
    <w:abstractNumId w:val="62"/>
  </w:num>
  <w:num w:numId="454" w16cid:durableId="74517203">
    <w:abstractNumId w:val="452"/>
  </w:num>
  <w:num w:numId="455" w16cid:durableId="261110280">
    <w:abstractNumId w:val="874"/>
  </w:num>
  <w:num w:numId="456" w16cid:durableId="1848861051">
    <w:abstractNumId w:val="936"/>
  </w:num>
  <w:num w:numId="457" w16cid:durableId="1095058320">
    <w:abstractNumId w:val="812"/>
  </w:num>
  <w:num w:numId="458" w16cid:durableId="722488012">
    <w:abstractNumId w:val="277"/>
  </w:num>
  <w:num w:numId="459" w16cid:durableId="206068953">
    <w:abstractNumId w:val="554"/>
  </w:num>
  <w:num w:numId="460" w16cid:durableId="117840011">
    <w:abstractNumId w:val="406"/>
  </w:num>
  <w:num w:numId="461" w16cid:durableId="1984577546">
    <w:abstractNumId w:val="655"/>
  </w:num>
  <w:num w:numId="462" w16cid:durableId="1865055473">
    <w:abstractNumId w:val="958"/>
  </w:num>
  <w:num w:numId="463" w16cid:durableId="1917981990">
    <w:abstractNumId w:val="83"/>
  </w:num>
  <w:num w:numId="464" w16cid:durableId="1837263867">
    <w:abstractNumId w:val="16"/>
  </w:num>
  <w:num w:numId="465" w16cid:durableId="905723233">
    <w:abstractNumId w:val="601"/>
  </w:num>
  <w:num w:numId="466" w16cid:durableId="1676374309">
    <w:abstractNumId w:val="863"/>
  </w:num>
  <w:num w:numId="467" w16cid:durableId="553389769">
    <w:abstractNumId w:val="870"/>
  </w:num>
  <w:num w:numId="468" w16cid:durableId="289752992">
    <w:abstractNumId w:val="857"/>
  </w:num>
  <w:num w:numId="469" w16cid:durableId="1529102838">
    <w:abstractNumId w:val="144"/>
  </w:num>
  <w:num w:numId="470" w16cid:durableId="183911302">
    <w:abstractNumId w:val="373"/>
  </w:num>
  <w:num w:numId="471" w16cid:durableId="1511680820">
    <w:abstractNumId w:val="756"/>
  </w:num>
  <w:num w:numId="472" w16cid:durableId="584266951">
    <w:abstractNumId w:val="835"/>
  </w:num>
  <w:num w:numId="473" w16cid:durableId="731270031">
    <w:abstractNumId w:val="975"/>
  </w:num>
  <w:num w:numId="474" w16cid:durableId="125854834">
    <w:abstractNumId w:val="771"/>
  </w:num>
  <w:num w:numId="475" w16cid:durableId="166940859">
    <w:abstractNumId w:val="426"/>
  </w:num>
  <w:num w:numId="476" w16cid:durableId="1810322906">
    <w:abstractNumId w:val="785"/>
  </w:num>
  <w:num w:numId="477" w16cid:durableId="487868364">
    <w:abstractNumId w:val="638"/>
  </w:num>
  <w:num w:numId="478" w16cid:durableId="1784153111">
    <w:abstractNumId w:val="364"/>
  </w:num>
  <w:num w:numId="479" w16cid:durableId="1347714577">
    <w:abstractNumId w:val="246"/>
  </w:num>
  <w:num w:numId="480" w16cid:durableId="226115928">
    <w:abstractNumId w:val="294"/>
  </w:num>
  <w:num w:numId="481" w16cid:durableId="63070224">
    <w:abstractNumId w:val="13"/>
  </w:num>
  <w:num w:numId="482" w16cid:durableId="1650793342">
    <w:abstractNumId w:val="235"/>
  </w:num>
  <w:num w:numId="483" w16cid:durableId="971787641">
    <w:abstractNumId w:val="922"/>
  </w:num>
  <w:num w:numId="484" w16cid:durableId="145322997">
    <w:abstractNumId w:val="718"/>
  </w:num>
  <w:num w:numId="485" w16cid:durableId="1034312053">
    <w:abstractNumId w:val="742"/>
  </w:num>
  <w:num w:numId="486" w16cid:durableId="1336610383">
    <w:abstractNumId w:val="354"/>
  </w:num>
  <w:num w:numId="487" w16cid:durableId="1785808589">
    <w:abstractNumId w:val="262"/>
  </w:num>
  <w:num w:numId="488" w16cid:durableId="816728773">
    <w:abstractNumId w:val="902"/>
  </w:num>
  <w:num w:numId="489" w16cid:durableId="1685477772">
    <w:abstractNumId w:val="266"/>
  </w:num>
  <w:num w:numId="490" w16cid:durableId="1325621729">
    <w:abstractNumId w:val="205"/>
  </w:num>
  <w:num w:numId="491" w16cid:durableId="278026246">
    <w:abstractNumId w:val="617"/>
  </w:num>
  <w:num w:numId="492" w16cid:durableId="1766342422">
    <w:abstractNumId w:val="482"/>
  </w:num>
  <w:num w:numId="493" w16cid:durableId="644243820">
    <w:abstractNumId w:val="865"/>
  </w:num>
  <w:num w:numId="494" w16cid:durableId="722024618">
    <w:abstractNumId w:val="445"/>
  </w:num>
  <w:num w:numId="495" w16cid:durableId="1385526679">
    <w:abstractNumId w:val="162"/>
  </w:num>
  <w:num w:numId="496" w16cid:durableId="1718312670">
    <w:abstractNumId w:val="866"/>
  </w:num>
  <w:num w:numId="497" w16cid:durableId="1797992632">
    <w:abstractNumId w:val="487"/>
  </w:num>
  <w:num w:numId="498" w16cid:durableId="1814561966">
    <w:abstractNumId w:val="591"/>
  </w:num>
  <w:num w:numId="499" w16cid:durableId="457376127">
    <w:abstractNumId w:val="459"/>
  </w:num>
  <w:num w:numId="500" w16cid:durableId="1366908170">
    <w:abstractNumId w:val="297"/>
  </w:num>
  <w:num w:numId="501" w16cid:durableId="191116670">
    <w:abstractNumId w:val="80"/>
  </w:num>
  <w:num w:numId="502" w16cid:durableId="1151601860">
    <w:abstractNumId w:val="884"/>
  </w:num>
  <w:num w:numId="503" w16cid:durableId="698505535">
    <w:abstractNumId w:val="852"/>
  </w:num>
  <w:num w:numId="504" w16cid:durableId="761877045">
    <w:abstractNumId w:val="17"/>
  </w:num>
  <w:num w:numId="505" w16cid:durableId="121119397">
    <w:abstractNumId w:val="170"/>
  </w:num>
  <w:num w:numId="506" w16cid:durableId="1530487757">
    <w:abstractNumId w:val="763"/>
  </w:num>
  <w:num w:numId="507" w16cid:durableId="878669467">
    <w:abstractNumId w:val="994"/>
  </w:num>
  <w:num w:numId="508" w16cid:durableId="1049458596">
    <w:abstractNumId w:val="398"/>
  </w:num>
  <w:num w:numId="509" w16cid:durableId="691148249">
    <w:abstractNumId w:val="140"/>
  </w:num>
  <w:num w:numId="510" w16cid:durableId="573466996">
    <w:abstractNumId w:val="779"/>
  </w:num>
  <w:num w:numId="511" w16cid:durableId="742534073">
    <w:abstractNumId w:val="725"/>
  </w:num>
  <w:num w:numId="512" w16cid:durableId="2091267228">
    <w:abstractNumId w:val="285"/>
  </w:num>
  <w:num w:numId="513" w16cid:durableId="162287011">
    <w:abstractNumId w:val="64"/>
  </w:num>
  <w:num w:numId="514" w16cid:durableId="1092506672">
    <w:abstractNumId w:val="307"/>
  </w:num>
  <w:num w:numId="515" w16cid:durableId="1512601890">
    <w:abstractNumId w:val="985"/>
  </w:num>
  <w:num w:numId="516" w16cid:durableId="670914082">
    <w:abstractNumId w:val="794"/>
  </w:num>
  <w:num w:numId="517" w16cid:durableId="1019165721">
    <w:abstractNumId w:val="164"/>
  </w:num>
  <w:num w:numId="518" w16cid:durableId="924799334">
    <w:abstractNumId w:val="614"/>
  </w:num>
  <w:num w:numId="519" w16cid:durableId="425271421">
    <w:abstractNumId w:val="950"/>
  </w:num>
  <w:num w:numId="520" w16cid:durableId="696468659">
    <w:abstractNumId w:val="792"/>
  </w:num>
  <w:num w:numId="521" w16cid:durableId="115607755">
    <w:abstractNumId w:val="496"/>
  </w:num>
  <w:num w:numId="522" w16cid:durableId="1797290791">
    <w:abstractNumId w:val="79"/>
  </w:num>
  <w:num w:numId="523" w16cid:durableId="233469837">
    <w:abstractNumId w:val="358"/>
  </w:num>
  <w:num w:numId="524" w16cid:durableId="1264917136">
    <w:abstractNumId w:val="477"/>
  </w:num>
  <w:num w:numId="525" w16cid:durableId="1265965641">
    <w:abstractNumId w:val="705"/>
  </w:num>
  <w:num w:numId="526" w16cid:durableId="1361977632">
    <w:abstractNumId w:val="816"/>
  </w:num>
  <w:num w:numId="527" w16cid:durableId="249123782">
    <w:abstractNumId w:val="987"/>
  </w:num>
  <w:num w:numId="528" w16cid:durableId="285893914">
    <w:abstractNumId w:val="145"/>
  </w:num>
  <w:num w:numId="529" w16cid:durableId="366151040">
    <w:abstractNumId w:val="896"/>
  </w:num>
  <w:num w:numId="530" w16cid:durableId="2073186433">
    <w:abstractNumId w:val="138"/>
  </w:num>
  <w:num w:numId="531" w16cid:durableId="532618748">
    <w:abstractNumId w:val="298"/>
  </w:num>
  <w:num w:numId="532" w16cid:durableId="1865820671">
    <w:abstractNumId w:val="155"/>
  </w:num>
  <w:num w:numId="533" w16cid:durableId="1767922624">
    <w:abstractNumId w:val="1002"/>
  </w:num>
  <w:num w:numId="534" w16cid:durableId="1169640891">
    <w:abstractNumId w:val="232"/>
  </w:num>
  <w:num w:numId="535" w16cid:durableId="1914193743">
    <w:abstractNumId w:val="583"/>
  </w:num>
  <w:num w:numId="536" w16cid:durableId="868448700">
    <w:abstractNumId w:val="699"/>
  </w:num>
  <w:num w:numId="537" w16cid:durableId="1347295626">
    <w:abstractNumId w:val="886"/>
  </w:num>
  <w:num w:numId="538" w16cid:durableId="60181533">
    <w:abstractNumId w:val="26"/>
  </w:num>
  <w:num w:numId="539" w16cid:durableId="521355881">
    <w:abstractNumId w:val="30"/>
  </w:num>
  <w:num w:numId="540" w16cid:durableId="2000882846">
    <w:abstractNumId w:val="839"/>
  </w:num>
  <w:num w:numId="541" w16cid:durableId="1176000285">
    <w:abstractNumId w:val="416"/>
  </w:num>
  <w:num w:numId="542" w16cid:durableId="2004238481">
    <w:abstractNumId w:val="321"/>
  </w:num>
  <w:num w:numId="543" w16cid:durableId="1030061967">
    <w:abstractNumId w:val="512"/>
  </w:num>
  <w:num w:numId="544" w16cid:durableId="1834878558">
    <w:abstractNumId w:val="688"/>
  </w:num>
  <w:num w:numId="545" w16cid:durableId="266428162">
    <w:abstractNumId w:val="899"/>
  </w:num>
  <w:num w:numId="546" w16cid:durableId="1462378283">
    <w:abstractNumId w:val="375"/>
  </w:num>
  <w:num w:numId="547" w16cid:durableId="326397967">
    <w:abstractNumId w:val="879"/>
  </w:num>
  <w:num w:numId="548" w16cid:durableId="26951455">
    <w:abstractNumId w:val="571"/>
  </w:num>
  <w:num w:numId="549" w16cid:durableId="1406758262">
    <w:abstractNumId w:val="625"/>
  </w:num>
  <w:num w:numId="550" w16cid:durableId="1728452307">
    <w:abstractNumId w:val="796"/>
  </w:num>
  <w:num w:numId="551" w16cid:durableId="982781574">
    <w:abstractNumId w:val="633"/>
  </w:num>
  <w:num w:numId="552" w16cid:durableId="84573707">
    <w:abstractNumId w:val="847"/>
  </w:num>
  <w:num w:numId="553" w16cid:durableId="1501968268">
    <w:abstractNumId w:val="650"/>
  </w:num>
  <w:num w:numId="554" w16cid:durableId="24722058">
    <w:abstractNumId w:val="544"/>
  </w:num>
  <w:num w:numId="555" w16cid:durableId="383136461">
    <w:abstractNumId w:val="940"/>
  </w:num>
  <w:num w:numId="556" w16cid:durableId="1269461350">
    <w:abstractNumId w:val="362"/>
  </w:num>
  <w:num w:numId="557" w16cid:durableId="1514883817">
    <w:abstractNumId w:val="318"/>
  </w:num>
  <w:num w:numId="558" w16cid:durableId="2056390894">
    <w:abstractNumId w:val="237"/>
  </w:num>
  <w:num w:numId="559" w16cid:durableId="194122504">
    <w:abstractNumId w:val="439"/>
  </w:num>
  <w:num w:numId="560" w16cid:durableId="50544815">
    <w:abstractNumId w:val="682"/>
  </w:num>
  <w:num w:numId="561" w16cid:durableId="1121261251">
    <w:abstractNumId w:val="339"/>
  </w:num>
  <w:num w:numId="562" w16cid:durableId="40981087">
    <w:abstractNumId w:val="986"/>
  </w:num>
  <w:num w:numId="563" w16cid:durableId="1479301642">
    <w:abstractNumId w:val="516"/>
  </w:num>
  <w:num w:numId="564" w16cid:durableId="1613131013">
    <w:abstractNumId w:val="976"/>
  </w:num>
  <w:num w:numId="565" w16cid:durableId="133135569">
    <w:abstractNumId w:val="316"/>
  </w:num>
  <w:num w:numId="566" w16cid:durableId="1361005524">
    <w:abstractNumId w:val="259"/>
  </w:num>
  <w:num w:numId="567" w16cid:durableId="1716654906">
    <w:abstractNumId w:val="648"/>
  </w:num>
  <w:num w:numId="568" w16cid:durableId="691493721">
    <w:abstractNumId w:val="726"/>
  </w:num>
  <w:num w:numId="569" w16cid:durableId="463740511">
    <w:abstractNumId w:val="392"/>
  </w:num>
  <w:num w:numId="570" w16cid:durableId="23288443">
    <w:abstractNumId w:val="753"/>
  </w:num>
  <w:num w:numId="571" w16cid:durableId="1754037805">
    <w:abstractNumId w:val="206"/>
  </w:num>
  <w:num w:numId="572" w16cid:durableId="1754163776">
    <w:abstractNumId w:val="660"/>
  </w:num>
  <w:num w:numId="573" w16cid:durableId="71435097">
    <w:abstractNumId w:val="913"/>
  </w:num>
  <w:num w:numId="574" w16cid:durableId="1007905133">
    <w:abstractNumId w:val="334"/>
  </w:num>
  <w:num w:numId="575" w16cid:durableId="1469782450">
    <w:abstractNumId w:val="673"/>
  </w:num>
  <w:num w:numId="576" w16cid:durableId="983387794">
    <w:abstractNumId w:val="849"/>
  </w:num>
  <w:num w:numId="577" w16cid:durableId="435564329">
    <w:abstractNumId w:val="867"/>
  </w:num>
  <w:num w:numId="578" w16cid:durableId="1932815234">
    <w:abstractNumId w:val="1022"/>
  </w:num>
  <w:num w:numId="579" w16cid:durableId="873078533">
    <w:abstractNumId w:val="379"/>
  </w:num>
  <w:num w:numId="580" w16cid:durableId="314258231">
    <w:abstractNumId w:val="353"/>
  </w:num>
  <w:num w:numId="581" w16cid:durableId="1998460887">
    <w:abstractNumId w:val="136"/>
  </w:num>
  <w:num w:numId="582" w16cid:durableId="118841929">
    <w:abstractNumId w:val="557"/>
  </w:num>
  <w:num w:numId="583" w16cid:durableId="144132813">
    <w:abstractNumId w:val="795"/>
  </w:num>
  <w:num w:numId="584" w16cid:durableId="922640990">
    <w:abstractNumId w:val="780"/>
  </w:num>
  <w:num w:numId="585" w16cid:durableId="493879451">
    <w:abstractNumId w:val="126"/>
  </w:num>
  <w:num w:numId="586" w16cid:durableId="522059810">
    <w:abstractNumId w:val="843"/>
  </w:num>
  <w:num w:numId="587" w16cid:durableId="787428021">
    <w:abstractNumId w:val="432"/>
  </w:num>
  <w:num w:numId="588" w16cid:durableId="234898781">
    <w:abstractNumId w:val="174"/>
  </w:num>
  <w:num w:numId="589" w16cid:durableId="1768502842">
    <w:abstractNumId w:val="451"/>
  </w:num>
  <w:num w:numId="590" w16cid:durableId="765347856">
    <w:abstractNumId w:val="50"/>
  </w:num>
  <w:num w:numId="591" w16cid:durableId="2044861480">
    <w:abstractNumId w:val="687"/>
  </w:num>
  <w:num w:numId="592" w16cid:durableId="978877682">
    <w:abstractNumId w:val="671"/>
  </w:num>
  <w:num w:numId="593" w16cid:durableId="1065688987">
    <w:abstractNumId w:val="419"/>
  </w:num>
  <w:num w:numId="594" w16cid:durableId="1195192614">
    <w:abstractNumId w:val="517"/>
  </w:num>
  <w:num w:numId="595" w16cid:durableId="1609465816">
    <w:abstractNumId w:val="791"/>
  </w:num>
  <w:num w:numId="596" w16cid:durableId="28341784">
    <w:abstractNumId w:val="772"/>
  </w:num>
  <w:num w:numId="597" w16cid:durableId="168452998">
    <w:abstractNumId w:val="508"/>
  </w:num>
  <w:num w:numId="598" w16cid:durableId="608925555">
    <w:abstractNumId w:val="611"/>
  </w:num>
  <w:num w:numId="599" w16cid:durableId="1437409762">
    <w:abstractNumId w:val="503"/>
  </w:num>
  <w:num w:numId="600" w16cid:durableId="1946189062">
    <w:abstractNumId w:val="116"/>
  </w:num>
  <w:num w:numId="601" w16cid:durableId="2014018833">
    <w:abstractNumId w:val="154"/>
  </w:num>
  <w:num w:numId="602" w16cid:durableId="454444787">
    <w:abstractNumId w:val="502"/>
  </w:num>
  <w:num w:numId="603" w16cid:durableId="275062060">
    <w:abstractNumId w:val="203"/>
  </w:num>
  <w:num w:numId="604" w16cid:durableId="542257841">
    <w:abstractNumId w:val="748"/>
  </w:num>
  <w:num w:numId="605" w16cid:durableId="687828165">
    <w:abstractNumId w:val="872"/>
  </w:num>
  <w:num w:numId="606" w16cid:durableId="1518428525">
    <w:abstractNumId w:val="67"/>
  </w:num>
  <w:num w:numId="607" w16cid:durableId="537741743">
    <w:abstractNumId w:val="665"/>
  </w:num>
  <w:num w:numId="608" w16cid:durableId="2035883536">
    <w:abstractNumId w:val="160"/>
  </w:num>
  <w:num w:numId="609" w16cid:durableId="1775397225">
    <w:abstractNumId w:val="1000"/>
  </w:num>
  <w:num w:numId="610" w16cid:durableId="2079205598">
    <w:abstractNumId w:val="463"/>
  </w:num>
  <w:num w:numId="611" w16cid:durableId="1818104447">
    <w:abstractNumId w:val="991"/>
  </w:num>
  <w:num w:numId="612" w16cid:durableId="521944709">
    <w:abstractNumId w:val="657"/>
  </w:num>
  <w:num w:numId="613" w16cid:durableId="813108096">
    <w:abstractNumId w:val="589"/>
  </w:num>
  <w:num w:numId="614" w16cid:durableId="1047072240">
    <w:abstractNumId w:val="656"/>
  </w:num>
  <w:num w:numId="615" w16cid:durableId="1371413146">
    <w:abstractNumId w:val="924"/>
  </w:num>
  <w:num w:numId="616" w16cid:durableId="961156044">
    <w:abstractNumId w:val="391"/>
  </w:num>
  <w:num w:numId="617" w16cid:durableId="1010521718">
    <w:abstractNumId w:val="489"/>
  </w:num>
  <w:num w:numId="618" w16cid:durableId="343826091">
    <w:abstractNumId w:val="584"/>
  </w:num>
  <w:num w:numId="619" w16cid:durableId="70734251">
    <w:abstractNumId w:val="257"/>
  </w:num>
  <w:num w:numId="620" w16cid:durableId="1050299188">
    <w:abstractNumId w:val="703"/>
  </w:num>
  <w:num w:numId="621" w16cid:durableId="1117217432">
    <w:abstractNumId w:val="520"/>
  </w:num>
  <w:num w:numId="622" w16cid:durableId="1372880156">
    <w:abstractNumId w:val="374"/>
  </w:num>
  <w:num w:numId="623" w16cid:durableId="2127963759">
    <w:abstractNumId w:val="838"/>
  </w:num>
  <w:num w:numId="624" w16cid:durableId="1498615403">
    <w:abstractNumId w:val="282"/>
  </w:num>
  <w:num w:numId="625" w16cid:durableId="949237353">
    <w:abstractNumId w:val="966"/>
  </w:num>
  <w:num w:numId="626" w16cid:durableId="751045957">
    <w:abstractNumId w:val="163"/>
  </w:num>
  <w:num w:numId="627" w16cid:durableId="1465387054">
    <w:abstractNumId w:val="559"/>
  </w:num>
  <w:num w:numId="628" w16cid:durableId="666372028">
    <w:abstractNumId w:val="103"/>
  </w:num>
  <w:num w:numId="629" w16cid:durableId="1991059746">
    <w:abstractNumId w:val="752"/>
  </w:num>
  <w:num w:numId="630" w16cid:durableId="2013027205">
    <w:abstractNumId w:val="558"/>
  </w:num>
  <w:num w:numId="631" w16cid:durableId="195654686">
    <w:abstractNumId w:val="713"/>
  </w:num>
  <w:num w:numId="632" w16cid:durableId="810175524">
    <w:abstractNumId w:val="845"/>
  </w:num>
  <w:num w:numId="633" w16cid:durableId="637102608">
    <w:abstractNumId w:val="580"/>
  </w:num>
  <w:num w:numId="634" w16cid:durableId="1209754749">
    <w:abstractNumId w:val="348"/>
  </w:num>
  <w:num w:numId="635" w16cid:durableId="1179932534">
    <w:abstractNumId w:val="885"/>
  </w:num>
  <w:num w:numId="636" w16cid:durableId="1806698992">
    <w:abstractNumId w:val="1018"/>
  </w:num>
  <w:num w:numId="637" w16cid:durableId="714545940">
    <w:abstractNumId w:val="836"/>
  </w:num>
  <w:num w:numId="638" w16cid:durableId="1484734502">
    <w:abstractNumId w:val="10"/>
  </w:num>
  <w:num w:numId="639" w16cid:durableId="533082400">
    <w:abstractNumId w:val="409"/>
  </w:num>
  <w:num w:numId="640" w16cid:durableId="1902984381">
    <w:abstractNumId w:val="634"/>
  </w:num>
  <w:num w:numId="641" w16cid:durableId="1522548346">
    <w:abstractNumId w:val="755"/>
  </w:num>
  <w:num w:numId="642" w16cid:durableId="2047948646">
    <w:abstractNumId w:val="18"/>
  </w:num>
  <w:num w:numId="643" w16cid:durableId="284697464">
    <w:abstractNumId w:val="1020"/>
  </w:num>
  <w:num w:numId="644" w16cid:durableId="2095471036">
    <w:abstractNumId w:val="729"/>
  </w:num>
  <w:num w:numId="645" w16cid:durableId="798497902">
    <w:abstractNumId w:val="669"/>
  </w:num>
  <w:num w:numId="646" w16cid:durableId="177551060">
    <w:abstractNumId w:val="641"/>
  </w:num>
  <w:num w:numId="647" w16cid:durableId="1552578141">
    <w:abstractNumId w:val="214"/>
  </w:num>
  <w:num w:numId="648" w16cid:durableId="1121923389">
    <w:abstractNumId w:val="389"/>
  </w:num>
  <w:num w:numId="649" w16cid:durableId="1304652716">
    <w:abstractNumId w:val="330"/>
  </w:num>
  <w:num w:numId="650" w16cid:durableId="491531677">
    <w:abstractNumId w:val="974"/>
  </w:num>
  <w:num w:numId="651" w16cid:durableId="536740920">
    <w:abstractNumId w:val="153"/>
  </w:num>
  <w:num w:numId="652" w16cid:durableId="482508297">
    <w:abstractNumId w:val="955"/>
  </w:num>
  <w:num w:numId="653" w16cid:durableId="1603684508">
    <w:abstractNumId w:val="41"/>
  </w:num>
  <w:num w:numId="654" w16cid:durableId="1325667991">
    <w:abstractNumId w:val="672"/>
  </w:num>
  <w:num w:numId="655" w16cid:durableId="1039282249">
    <w:abstractNumId w:val="717"/>
  </w:num>
  <w:num w:numId="656" w16cid:durableId="650527820">
    <w:abstractNumId w:val="302"/>
  </w:num>
  <w:num w:numId="657" w16cid:durableId="878661862">
    <w:abstractNumId w:val="664"/>
  </w:num>
  <w:num w:numId="658" w16cid:durableId="663241642">
    <w:abstractNumId w:val="494"/>
  </w:num>
  <w:num w:numId="659" w16cid:durableId="1082679704">
    <w:abstractNumId w:val="301"/>
  </w:num>
  <w:num w:numId="660" w16cid:durableId="236938150">
    <w:abstractNumId w:val="749"/>
  </w:num>
  <w:num w:numId="661" w16cid:durableId="1321235550">
    <w:abstractNumId w:val="401"/>
  </w:num>
  <w:num w:numId="662" w16cid:durableId="28266754">
    <w:abstractNumId w:val="970"/>
  </w:num>
  <w:num w:numId="663" w16cid:durableId="1273442908">
    <w:abstractNumId w:val="906"/>
  </w:num>
  <w:num w:numId="664" w16cid:durableId="405880150">
    <w:abstractNumId w:val="326"/>
  </w:num>
  <w:num w:numId="665" w16cid:durableId="1539702937">
    <w:abstractNumId w:val="538"/>
  </w:num>
  <w:num w:numId="666" w16cid:durableId="675502900">
    <w:abstractNumId w:val="387"/>
  </w:num>
  <w:num w:numId="667" w16cid:durableId="205265272">
    <w:abstractNumId w:val="400"/>
  </w:num>
  <w:num w:numId="668" w16cid:durableId="1124999816">
    <w:abstractNumId w:val="448"/>
  </w:num>
  <w:num w:numId="669" w16cid:durableId="515734267">
    <w:abstractNumId w:val="905"/>
  </w:num>
  <w:num w:numId="670" w16cid:durableId="1843929662">
    <w:abstractNumId w:val="651"/>
  </w:num>
  <w:num w:numId="671" w16cid:durableId="1666469147">
    <w:abstractNumId w:val="735"/>
  </w:num>
  <w:num w:numId="672" w16cid:durableId="1220171553">
    <w:abstractNumId w:val="693"/>
  </w:num>
  <w:num w:numId="673" w16cid:durableId="1825387079">
    <w:abstractNumId w:val="644"/>
  </w:num>
  <w:num w:numId="674" w16cid:durableId="1242832382">
    <w:abstractNumId w:val="1016"/>
  </w:num>
  <w:num w:numId="675" w16cid:durableId="1037047244">
    <w:abstractNumId w:val="793"/>
  </w:num>
  <w:num w:numId="676" w16cid:durableId="974800914">
    <w:abstractNumId w:val="882"/>
  </w:num>
  <w:num w:numId="677" w16cid:durableId="1303387132">
    <w:abstractNumId w:val="367"/>
  </w:num>
  <w:num w:numId="678" w16cid:durableId="174152724">
    <w:abstractNumId w:val="694"/>
  </w:num>
  <w:num w:numId="679" w16cid:durableId="1780830630">
    <w:abstractNumId w:val="490"/>
  </w:num>
  <w:num w:numId="680" w16cid:durableId="1081871982">
    <w:abstractNumId w:val="242"/>
  </w:num>
  <w:num w:numId="681" w16cid:durableId="203249808">
    <w:abstractNumId w:val="575"/>
  </w:num>
  <w:num w:numId="682" w16cid:durableId="1155493242">
    <w:abstractNumId w:val="597"/>
  </w:num>
  <w:num w:numId="683" w16cid:durableId="1901361686">
    <w:abstractNumId w:val="361"/>
  </w:num>
  <w:num w:numId="684" w16cid:durableId="1183711756">
    <w:abstractNumId w:val="914"/>
  </w:num>
  <w:num w:numId="685" w16cid:durableId="1055009028">
    <w:abstractNumId w:val="369"/>
  </w:num>
  <w:num w:numId="686" w16cid:durableId="645937930">
    <w:abstractNumId w:val="616"/>
  </w:num>
  <w:num w:numId="687" w16cid:durableId="2095276007">
    <w:abstractNumId w:val="478"/>
  </w:num>
  <w:num w:numId="688" w16cid:durableId="1025640758">
    <w:abstractNumId w:val="736"/>
  </w:num>
  <w:num w:numId="689" w16cid:durableId="38088283">
    <w:abstractNumId w:val="157"/>
  </w:num>
  <w:num w:numId="690" w16cid:durableId="1966692834">
    <w:abstractNumId w:val="55"/>
  </w:num>
  <w:num w:numId="691" w16cid:durableId="421991597">
    <w:abstractNumId w:val="925"/>
  </w:num>
  <w:num w:numId="692" w16cid:durableId="799495217">
    <w:abstractNumId w:val="842"/>
  </w:num>
  <w:num w:numId="693" w16cid:durableId="2135561091">
    <w:abstractNumId w:val="357"/>
  </w:num>
  <w:num w:numId="694" w16cid:durableId="1897282280">
    <w:abstractNumId w:val="540"/>
  </w:num>
  <w:num w:numId="695" w16cid:durableId="1235703170">
    <w:abstractNumId w:val="264"/>
  </w:num>
  <w:num w:numId="696" w16cid:durableId="181013830">
    <w:abstractNumId w:val="213"/>
  </w:num>
  <w:num w:numId="697" w16cid:durableId="1492990951">
    <w:abstractNumId w:val="827"/>
  </w:num>
  <w:num w:numId="698" w16cid:durableId="193926809">
    <w:abstractNumId w:val="743"/>
  </w:num>
  <w:num w:numId="699" w16cid:durableId="1486629002">
    <w:abstractNumId w:val="221"/>
  </w:num>
  <w:num w:numId="700" w16cid:durableId="601383193">
    <w:abstractNumId w:val="810"/>
  </w:num>
  <w:num w:numId="701" w16cid:durableId="683871383">
    <w:abstractNumId w:val="624"/>
  </w:num>
  <w:num w:numId="702" w16cid:durableId="654994481">
    <w:abstractNumId w:val="311"/>
  </w:num>
  <w:num w:numId="703" w16cid:durableId="665397371">
    <w:abstractNumId w:val="663"/>
  </w:num>
  <w:num w:numId="704" w16cid:durableId="685182154">
    <w:abstractNumId w:val="493"/>
  </w:num>
  <w:num w:numId="705" w16cid:durableId="241959199">
    <w:abstractNumId w:val="747"/>
  </w:num>
  <w:num w:numId="706" w16cid:durableId="2059741102">
    <w:abstractNumId w:val="543"/>
  </w:num>
  <w:num w:numId="707" w16cid:durableId="472143624">
    <w:abstractNumId w:val="964"/>
  </w:num>
  <w:num w:numId="708" w16cid:durableId="1790781891">
    <w:abstractNumId w:val="60"/>
  </w:num>
  <w:num w:numId="709" w16cid:durableId="407507043">
    <w:abstractNumId w:val="757"/>
  </w:num>
  <w:num w:numId="710" w16cid:durableId="926841266">
    <w:abstractNumId w:val="833"/>
  </w:num>
  <w:num w:numId="711" w16cid:durableId="1588882361">
    <w:abstractNumId w:val="946"/>
  </w:num>
  <w:num w:numId="712" w16cid:durableId="904417770">
    <w:abstractNumId w:val="911"/>
  </w:num>
  <w:num w:numId="713" w16cid:durableId="1407344037">
    <w:abstractNumId w:val="708"/>
  </w:num>
  <w:num w:numId="714" w16cid:durableId="1430152952">
    <w:abstractNumId w:val="530"/>
  </w:num>
  <w:num w:numId="715" w16cid:durableId="1142239020">
    <w:abstractNumId w:val="952"/>
  </w:num>
  <w:num w:numId="716" w16cid:durableId="182864724">
    <w:abstractNumId w:val="453"/>
  </w:num>
  <w:num w:numId="717" w16cid:durableId="1496801141">
    <w:abstractNumId w:val="131"/>
  </w:num>
  <w:num w:numId="718" w16cid:durableId="1994288138">
    <w:abstractNumId w:val="652"/>
  </w:num>
  <w:num w:numId="719" w16cid:durableId="31350671">
    <w:abstractNumId w:val="20"/>
  </w:num>
  <w:num w:numId="720" w16cid:durableId="2006472519">
    <w:abstractNumId w:val="603"/>
  </w:num>
  <w:num w:numId="721" w16cid:durableId="380710720">
    <w:abstractNumId w:val="28"/>
  </w:num>
  <w:num w:numId="722" w16cid:durableId="1259555415">
    <w:abstractNumId w:val="727"/>
  </w:num>
  <w:num w:numId="723" w16cid:durableId="1438524919">
    <w:abstractNumId w:val="310"/>
  </w:num>
  <w:num w:numId="724" w16cid:durableId="830751501">
    <w:abstractNumId w:val="265"/>
  </w:num>
  <w:num w:numId="725" w16cid:durableId="8606020">
    <w:abstractNumId w:val="982"/>
  </w:num>
  <w:num w:numId="726" w16cid:durableId="937979579">
    <w:abstractNumId w:val="813"/>
  </w:num>
  <w:num w:numId="727" w16cid:durableId="1185291701">
    <w:abstractNumId w:val="741"/>
  </w:num>
  <w:num w:numId="728" w16cid:durableId="1115635853">
    <w:abstractNumId w:val="897"/>
  </w:num>
  <w:num w:numId="729" w16cid:durableId="1347828167">
    <w:abstractNumId w:val="377"/>
  </w:num>
  <w:num w:numId="730" w16cid:durableId="713624788">
    <w:abstractNumId w:val="492"/>
  </w:num>
  <w:num w:numId="731" w16cid:durableId="544945176">
    <w:abstractNumId w:val="604"/>
  </w:num>
  <w:num w:numId="732" w16cid:durableId="1430664225">
    <w:abstractNumId w:val="636"/>
  </w:num>
  <w:num w:numId="733" w16cid:durableId="900412057">
    <w:abstractNumId w:val="204"/>
  </w:num>
  <w:num w:numId="734" w16cid:durableId="260719887">
    <w:abstractNumId w:val="639"/>
  </w:num>
  <w:num w:numId="735" w16cid:durableId="395011220">
    <w:abstractNumId w:val="240"/>
  </w:num>
  <w:num w:numId="736" w16cid:durableId="1513180928">
    <w:abstractNumId w:val="524"/>
  </w:num>
  <w:num w:numId="737" w16cid:durableId="1944071711">
    <w:abstractNumId w:val="7"/>
  </w:num>
  <w:num w:numId="738" w16cid:durableId="1346247373">
    <w:abstractNumId w:val="59"/>
  </w:num>
  <w:num w:numId="739" w16cid:durableId="65225953">
    <w:abstractNumId w:val="871"/>
  </w:num>
  <w:num w:numId="740" w16cid:durableId="252518473">
    <w:abstractNumId w:val="280"/>
  </w:num>
  <w:num w:numId="741" w16cid:durableId="1032078403">
    <w:abstractNumId w:val="615"/>
  </w:num>
  <w:num w:numId="742" w16cid:durableId="468519203">
    <w:abstractNumId w:val="19"/>
  </w:num>
  <w:num w:numId="743" w16cid:durableId="1058013781">
    <w:abstractNumId w:val="568"/>
  </w:num>
  <w:num w:numId="744" w16cid:durableId="1971281587">
    <w:abstractNumId w:val="268"/>
  </w:num>
  <w:num w:numId="745" w16cid:durableId="1670715651">
    <w:abstractNumId w:val="324"/>
  </w:num>
  <w:num w:numId="746" w16cid:durableId="1988127164">
    <w:abstractNumId w:val="529"/>
  </w:num>
  <w:num w:numId="747" w16cid:durableId="525287861">
    <w:abstractNumId w:val="384"/>
  </w:num>
  <w:num w:numId="748" w16cid:durableId="1730418226">
    <w:abstractNumId w:val="971"/>
  </w:num>
  <w:num w:numId="749" w16cid:durableId="1427845063">
    <w:abstractNumId w:val="523"/>
  </w:num>
  <w:num w:numId="750" w16cid:durableId="1007095184">
    <w:abstractNumId w:val="207"/>
  </w:num>
  <w:num w:numId="751" w16cid:durableId="935597217">
    <w:abstractNumId w:val="54"/>
  </w:num>
  <w:num w:numId="752" w16cid:durableId="177163111">
    <w:abstractNumId w:val="328"/>
  </w:num>
  <w:num w:numId="753" w16cid:durableId="1076243865">
    <w:abstractNumId w:val="777"/>
  </w:num>
  <w:num w:numId="754" w16cid:durableId="1488940923">
    <w:abstractNumId w:val="177"/>
  </w:num>
  <w:num w:numId="755" w16cid:durableId="110055347">
    <w:abstractNumId w:val="248"/>
  </w:num>
  <w:num w:numId="756" w16cid:durableId="1719280836">
    <w:abstractNumId w:val="758"/>
  </w:num>
  <w:num w:numId="757" w16cid:durableId="1188256436">
    <w:abstractNumId w:val="222"/>
  </w:num>
  <w:num w:numId="758" w16cid:durableId="878394906">
    <w:abstractNumId w:val="49"/>
  </w:num>
  <w:num w:numId="759" w16cid:durableId="1623265817">
    <w:abstractNumId w:val="231"/>
  </w:num>
  <w:num w:numId="760" w16cid:durableId="1078014323">
    <w:abstractNumId w:val="928"/>
  </w:num>
  <w:num w:numId="761" w16cid:durableId="210849414">
    <w:abstractNumId w:val="528"/>
  </w:num>
  <w:num w:numId="762" w16cid:durableId="813988082">
    <w:abstractNumId w:val="536"/>
  </w:num>
  <w:num w:numId="763" w16cid:durableId="447747353">
    <w:abstractNumId w:val="267"/>
  </w:num>
  <w:num w:numId="764" w16cid:durableId="1826236632">
    <w:abstractNumId w:val="113"/>
  </w:num>
  <w:num w:numId="765" w16cid:durableId="93480919">
    <w:abstractNumId w:val="183"/>
  </w:num>
  <w:num w:numId="766" w16cid:durableId="439182309">
    <w:abstractNumId w:val="995"/>
  </w:num>
  <w:num w:numId="767" w16cid:durableId="2021002067">
    <w:abstractNumId w:val="43"/>
  </w:num>
  <w:num w:numId="768" w16cid:durableId="316885553">
    <w:abstractNumId w:val="370"/>
  </w:num>
  <w:num w:numId="769" w16cid:durableId="90786118">
    <w:abstractNumId w:val="898"/>
  </w:num>
  <w:num w:numId="770" w16cid:durableId="1645501724">
    <w:abstractNumId w:val="444"/>
  </w:num>
  <w:num w:numId="771" w16cid:durableId="1481188244">
    <w:abstractNumId w:val="577"/>
  </w:num>
  <w:num w:numId="772" w16cid:durableId="2126806725">
    <w:abstractNumId w:val="293"/>
  </w:num>
  <w:num w:numId="773" w16cid:durableId="405030436">
    <w:abstractNumId w:val="289"/>
  </w:num>
  <w:num w:numId="774" w16cid:durableId="1236625470">
    <w:abstractNumId w:val="57"/>
  </w:num>
  <w:num w:numId="775" w16cid:durableId="846989665">
    <w:abstractNumId w:val="773"/>
  </w:num>
  <w:num w:numId="776" w16cid:durableId="501704901">
    <w:abstractNumId w:val="6"/>
  </w:num>
  <w:num w:numId="777" w16cid:durableId="1561868722">
    <w:abstractNumId w:val="181"/>
  </w:num>
  <w:num w:numId="778" w16cid:durableId="872766143">
    <w:abstractNumId w:val="226"/>
  </w:num>
  <w:num w:numId="779" w16cid:durableId="740254850">
    <w:abstractNumId w:val="253"/>
  </w:num>
  <w:num w:numId="780" w16cid:durableId="995500107">
    <w:abstractNumId w:val="270"/>
  </w:num>
  <w:num w:numId="781" w16cid:durableId="347607425">
    <w:abstractNumId w:val="323"/>
  </w:num>
  <w:num w:numId="782" w16cid:durableId="236408070">
    <w:abstractNumId w:val="383"/>
  </w:num>
  <w:num w:numId="783" w16cid:durableId="1839418119">
    <w:abstractNumId w:val="438"/>
  </w:num>
  <w:num w:numId="784" w16cid:durableId="220798853">
    <w:abstractNumId w:val="288"/>
  </w:num>
  <w:num w:numId="785" w16cid:durableId="1370642537">
    <w:abstractNumId w:val="855"/>
  </w:num>
  <w:num w:numId="786" w16cid:durableId="955142759">
    <w:abstractNumId w:val="920"/>
  </w:num>
  <w:num w:numId="787" w16cid:durableId="981883907">
    <w:abstractNumId w:val="120"/>
  </w:num>
  <w:num w:numId="788" w16cid:durableId="190461578">
    <w:abstractNumId w:val="407"/>
  </w:num>
  <w:num w:numId="789" w16cid:durableId="1098213796">
    <w:abstractNumId w:val="992"/>
  </w:num>
  <w:num w:numId="790" w16cid:durableId="701900666">
    <w:abstractNumId w:val="65"/>
  </w:num>
  <w:num w:numId="791" w16cid:durableId="2074232449">
    <w:abstractNumId w:val="501"/>
  </w:num>
  <w:num w:numId="792" w16cid:durableId="355542029">
    <w:abstractNumId w:val="151"/>
  </w:num>
  <w:num w:numId="793" w16cid:durableId="1815758477">
    <w:abstractNumId w:val="531"/>
  </w:num>
  <w:num w:numId="794" w16cid:durableId="1298296122">
    <w:abstractNumId w:val="527"/>
  </w:num>
  <w:num w:numId="795" w16cid:durableId="2135826079">
    <w:abstractNumId w:val="252"/>
  </w:num>
  <w:num w:numId="796" w16cid:durableId="1530530044">
    <w:abstractNumId w:val="761"/>
  </w:num>
  <w:num w:numId="797" w16cid:durableId="24714346">
    <w:abstractNumId w:val="649"/>
  </w:num>
  <w:num w:numId="798" w16cid:durableId="192958105">
    <w:abstractNumId w:val="629"/>
  </w:num>
  <w:num w:numId="799" w16cid:durableId="1112434227">
    <w:abstractNumId w:val="989"/>
  </w:num>
  <w:num w:numId="800" w16cid:durableId="1288463715">
    <w:abstractNumId w:val="32"/>
  </w:num>
  <w:num w:numId="801" w16cid:durableId="2077509505">
    <w:abstractNumId w:val="662"/>
  </w:num>
  <w:num w:numId="802" w16cid:durableId="1498577157">
    <w:abstractNumId w:val="860"/>
  </w:num>
  <w:num w:numId="803" w16cid:durableId="1873029431">
    <w:abstractNumId w:val="146"/>
  </w:num>
  <w:num w:numId="804" w16cid:durableId="737627197">
    <w:abstractNumId w:val="788"/>
  </w:num>
  <w:num w:numId="805" w16cid:durableId="2143427336">
    <w:abstractNumId w:val="209"/>
  </w:num>
  <w:num w:numId="806" w16cid:durableId="660044756">
    <w:abstractNumId w:val="343"/>
  </w:num>
  <w:num w:numId="807" w16cid:durableId="1049839141">
    <w:abstractNumId w:val="532"/>
  </w:num>
  <w:num w:numId="808" w16cid:durableId="149441253">
    <w:abstractNumId w:val="474"/>
  </w:num>
  <w:num w:numId="809" w16cid:durableId="516777052">
    <w:abstractNumId w:val="903"/>
  </w:num>
  <w:num w:numId="810" w16cid:durableId="180319718">
    <w:abstractNumId w:val="751"/>
  </w:num>
  <w:num w:numId="811" w16cid:durableId="1702626469">
    <w:abstractNumId w:val="701"/>
  </w:num>
  <w:num w:numId="812" w16cid:durableId="1847671237">
    <w:abstractNumId w:val="774"/>
  </w:num>
  <w:num w:numId="813" w16cid:durableId="366609662">
    <w:abstractNumId w:val="926"/>
  </w:num>
  <w:num w:numId="814" w16cid:durableId="1465780317">
    <w:abstractNumId w:val="417"/>
  </w:num>
  <w:num w:numId="815" w16cid:durableId="1872379852">
    <w:abstractNumId w:val="156"/>
  </w:num>
  <w:num w:numId="816" w16cid:durableId="458843905">
    <w:abstractNumId w:val="506"/>
  </w:num>
  <w:num w:numId="817" w16cid:durableId="1037698163">
    <w:abstractNumId w:val="776"/>
  </w:num>
  <w:num w:numId="818" w16cid:durableId="461923778">
    <w:abstractNumId w:val="723"/>
  </w:num>
  <w:num w:numId="819" w16cid:durableId="1996714210">
    <w:abstractNumId w:val="93"/>
  </w:num>
  <w:num w:numId="820" w16cid:durableId="1897737809">
    <w:abstractNumId w:val="750"/>
  </w:num>
  <w:num w:numId="821" w16cid:durableId="1505975940">
    <w:abstractNumId w:val="135"/>
  </w:num>
  <w:num w:numId="822" w16cid:durableId="1167400885">
    <w:abstractNumId w:val="309"/>
  </w:num>
  <w:num w:numId="823" w16cid:durableId="258683265">
    <w:abstractNumId w:val="121"/>
  </w:num>
  <w:num w:numId="824" w16cid:durableId="1290430441">
    <w:abstractNumId w:val="850"/>
  </w:num>
  <w:num w:numId="825" w16cid:durableId="2038964281">
    <w:abstractNumId w:val="342"/>
  </w:num>
  <w:num w:numId="826" w16cid:durableId="1728726004">
    <w:abstractNumId w:val="707"/>
  </w:num>
  <w:num w:numId="827" w16cid:durableId="75130177">
    <w:abstractNumId w:val="216"/>
  </w:num>
  <w:num w:numId="828" w16cid:durableId="1575428288">
    <w:abstractNumId w:val="565"/>
  </w:num>
  <w:num w:numId="829" w16cid:durableId="1785922682">
    <w:abstractNumId w:val="263"/>
  </w:num>
  <w:num w:numId="830" w16cid:durableId="846284493">
    <w:abstractNumId w:val="949"/>
  </w:num>
  <w:num w:numId="831" w16cid:durableId="1863206397">
    <w:abstractNumId w:val="919"/>
  </w:num>
  <w:num w:numId="832" w16cid:durableId="274027284">
    <w:abstractNumId w:val="380"/>
  </w:num>
  <w:num w:numId="833" w16cid:durableId="1933195173">
    <w:abstractNumId w:val="1017"/>
  </w:num>
  <w:num w:numId="834" w16cid:durableId="1560628834">
    <w:abstractNumId w:val="1006"/>
  </w:num>
  <w:num w:numId="835" w16cid:durableId="918638643">
    <w:abstractNumId w:val="572"/>
  </w:num>
  <w:num w:numId="836" w16cid:durableId="1612130494">
    <w:abstractNumId w:val="880"/>
  </w:num>
  <w:num w:numId="837" w16cid:durableId="701173758">
    <w:abstractNumId w:val="460"/>
  </w:num>
  <w:num w:numId="838" w16cid:durableId="885022259">
    <w:abstractNumId w:val="286"/>
  </w:num>
  <w:num w:numId="839" w16cid:durableId="504177383">
    <w:abstractNumId w:val="152"/>
  </w:num>
  <w:num w:numId="840" w16cid:durableId="396590205">
    <w:abstractNumId w:val="465"/>
  </w:num>
  <w:num w:numId="841" w16cid:durableId="1116408338">
    <w:abstractNumId w:val="88"/>
  </w:num>
  <w:num w:numId="842" w16cid:durableId="1226910524">
    <w:abstractNumId w:val="1005"/>
  </w:num>
  <w:num w:numId="843" w16cid:durableId="1632202576">
    <w:abstractNumId w:val="628"/>
  </w:num>
  <w:num w:numId="844" w16cid:durableId="1904829254">
    <w:abstractNumId w:val="365"/>
  </w:num>
  <w:num w:numId="845" w16cid:durableId="1892420780">
    <w:abstractNumId w:val="472"/>
  </w:num>
  <w:num w:numId="846" w16cid:durableId="917326577">
    <w:abstractNumId w:val="588"/>
  </w:num>
  <w:num w:numId="847" w16cid:durableId="691228130">
    <w:abstractNumId w:val="484"/>
  </w:num>
  <w:num w:numId="848" w16cid:durableId="1206983877">
    <w:abstractNumId w:val="273"/>
  </w:num>
  <w:num w:numId="849" w16cid:durableId="23406924">
    <w:abstractNumId w:val="910"/>
  </w:num>
  <w:num w:numId="850" w16cid:durableId="1838181585">
    <w:abstractNumId w:val="698"/>
  </w:num>
  <w:num w:numId="851" w16cid:durableId="888952505">
    <w:abstractNumId w:val="612"/>
  </w:num>
  <w:num w:numId="852" w16cid:durableId="1109204827">
    <w:abstractNumId w:val="495"/>
  </w:num>
  <w:num w:numId="853" w16cid:durableId="1709841712">
    <w:abstractNumId w:val="385"/>
  </w:num>
  <w:num w:numId="854" w16cid:durableId="1291017107">
    <w:abstractNumId w:val="846"/>
  </w:num>
  <w:num w:numId="855" w16cid:durableId="383143851">
    <w:abstractNumId w:val="799"/>
  </w:num>
  <w:num w:numId="856" w16cid:durableId="1937906645">
    <w:abstractNumId w:val="137"/>
  </w:num>
  <w:num w:numId="857" w16cid:durableId="45570346">
    <w:abstractNumId w:val="818"/>
  </w:num>
  <w:num w:numId="858" w16cid:durableId="1155687516">
    <w:abstractNumId w:val="856"/>
  </w:num>
  <w:num w:numId="859" w16cid:durableId="427819858">
    <w:abstractNumId w:val="935"/>
  </w:num>
  <w:num w:numId="860" w16cid:durableId="661927101">
    <w:abstractNumId w:val="51"/>
  </w:num>
  <w:num w:numId="861" w16cid:durableId="1714309056">
    <w:abstractNumId w:val="413"/>
  </w:num>
  <w:num w:numId="862" w16cid:durableId="1956713157">
    <w:abstractNumId w:val="610"/>
  </w:num>
  <w:num w:numId="863" w16cid:durableId="952632730">
    <w:abstractNumId w:val="486"/>
  </w:num>
  <w:num w:numId="864" w16cid:durableId="1298492100">
    <w:abstractNumId w:val="275"/>
  </w:num>
  <w:num w:numId="865" w16cid:durableId="512688423">
    <w:abstractNumId w:val="499"/>
  </w:num>
  <w:num w:numId="866" w16cid:durableId="1155535935">
    <w:abstractNumId w:val="606"/>
  </w:num>
  <w:num w:numId="867" w16cid:durableId="1548877927">
    <w:abstractNumId w:val="820"/>
  </w:num>
  <w:num w:numId="868" w16cid:durableId="112134556">
    <w:abstractNumId w:val="695"/>
  </w:num>
  <w:num w:numId="869" w16cid:durableId="532112951">
    <w:abstractNumId w:val="592"/>
  </w:num>
  <w:num w:numId="870" w16cid:durableId="1907766659">
    <w:abstractNumId w:val="233"/>
  </w:num>
  <w:num w:numId="871" w16cid:durableId="219443983">
    <w:abstractNumId w:val="85"/>
  </w:num>
  <w:num w:numId="872" w16cid:durableId="1745954373">
    <w:abstractNumId w:val="859"/>
  </w:num>
  <w:num w:numId="873" w16cid:durableId="1815639915">
    <w:abstractNumId w:val="831"/>
  </w:num>
  <w:num w:numId="874" w16cid:durableId="861667723">
    <w:abstractNumId w:val="182"/>
  </w:num>
  <w:num w:numId="875" w16cid:durableId="1290014620">
    <w:abstractNumId w:val="965"/>
  </w:num>
  <w:num w:numId="876" w16cid:durableId="1388607406">
    <w:abstractNumId w:val="78"/>
  </w:num>
  <w:num w:numId="877" w16cid:durableId="1650354727">
    <w:abstractNumId w:val="224"/>
  </w:num>
  <w:num w:numId="878" w16cid:durableId="294877744">
    <w:abstractNumId w:val="283"/>
  </w:num>
  <w:num w:numId="879" w16cid:durableId="325480148">
    <w:abstractNumId w:val="973"/>
  </w:num>
  <w:num w:numId="880" w16cid:durableId="1857968">
    <w:abstractNumId w:val="58"/>
  </w:num>
  <w:num w:numId="881" w16cid:durableId="1107428049">
    <w:abstractNumId w:val="963"/>
  </w:num>
  <w:num w:numId="882" w16cid:durableId="320893711">
    <w:abstractNumId w:val="399"/>
  </w:num>
  <w:num w:numId="883" w16cid:durableId="977999687">
    <w:abstractNumId w:val="658"/>
  </w:num>
  <w:num w:numId="884" w16cid:durableId="597256282">
    <w:abstractNumId w:val="347"/>
  </w:num>
  <w:num w:numId="885" w16cid:durableId="2078741315">
    <w:abstractNumId w:val="255"/>
  </w:num>
  <w:num w:numId="886" w16cid:durableId="1350716191">
    <w:abstractNumId w:val="188"/>
  </w:num>
  <w:num w:numId="887" w16cid:durableId="437991454">
    <w:abstractNumId w:val="338"/>
  </w:num>
  <w:num w:numId="888" w16cid:durableId="173695304">
    <w:abstractNumId w:val="319"/>
  </w:num>
  <w:num w:numId="889" w16cid:durableId="1329283921">
    <w:abstractNumId w:val="685"/>
  </w:num>
  <w:num w:numId="890" w16cid:durableId="1737432081">
    <w:abstractNumId w:val="402"/>
  </w:num>
  <w:num w:numId="891" w16cid:durableId="932006533">
    <w:abstractNumId w:val="778"/>
  </w:num>
  <w:num w:numId="892" w16cid:durableId="1595212598">
    <w:abstractNumId w:val="158"/>
  </w:num>
  <w:num w:numId="893" w16cid:durableId="881937756">
    <w:abstractNumId w:val="803"/>
  </w:num>
  <w:num w:numId="894" w16cid:durableId="1861508345">
    <w:abstractNumId w:val="967"/>
  </w:num>
  <w:num w:numId="895" w16cid:durableId="1589998428">
    <w:abstractNumId w:val="195"/>
  </w:num>
  <w:num w:numId="896" w16cid:durableId="944192316">
    <w:abstractNumId w:val="711"/>
  </w:num>
  <w:num w:numId="897" w16cid:durableId="1426339918">
    <w:abstractNumId w:val="411"/>
  </w:num>
  <w:num w:numId="898" w16cid:durableId="1526552735">
    <w:abstractNumId w:val="561"/>
  </w:num>
  <w:num w:numId="899" w16cid:durableId="757335336">
    <w:abstractNumId w:val="179"/>
  </w:num>
  <w:num w:numId="900" w16cid:durableId="2104764920">
    <w:abstractNumId w:val="108"/>
  </w:num>
  <w:num w:numId="901" w16cid:durableId="530340093">
    <w:abstractNumId w:val="533"/>
  </w:num>
  <w:num w:numId="902" w16cid:durableId="14381337">
    <w:abstractNumId w:val="325"/>
  </w:num>
  <w:num w:numId="903" w16cid:durableId="1694109351">
    <w:abstractNumId w:val="168"/>
  </w:num>
  <w:num w:numId="904" w16cid:durableId="1493057921">
    <w:abstractNumId w:val="790"/>
  </w:num>
  <w:num w:numId="905" w16cid:durableId="1090851640">
    <w:abstractNumId w:val="446"/>
  </w:num>
  <w:num w:numId="906" w16cid:durableId="1552613633">
    <w:abstractNumId w:val="15"/>
  </w:num>
  <w:num w:numId="907" w16cid:durableId="1472672606">
    <w:abstractNumId w:val="300"/>
  </w:num>
  <w:num w:numId="908" w16cid:durableId="1956476224">
    <w:abstractNumId w:val="841"/>
  </w:num>
  <w:num w:numId="909" w16cid:durableId="1971012340">
    <w:abstractNumId w:val="754"/>
  </w:num>
  <w:num w:numId="910" w16cid:durableId="891228792">
    <w:abstractNumId w:val="767"/>
  </w:num>
  <w:num w:numId="911" w16cid:durableId="1061103649">
    <w:abstractNumId w:val="372"/>
  </w:num>
  <w:num w:numId="912" w16cid:durableId="1280798692">
    <w:abstractNumId w:val="435"/>
  </w:num>
  <w:num w:numId="913" w16cid:durableId="181745962">
    <w:abstractNumId w:val="552"/>
  </w:num>
  <w:num w:numId="914" w16cid:durableId="1400785187">
    <w:abstractNumId w:val="397"/>
  </w:num>
  <w:num w:numId="915" w16cid:durableId="154683667">
    <w:abstractNumId w:val="980"/>
  </w:num>
  <w:num w:numId="916" w16cid:durableId="953252603">
    <w:abstractNumId w:val="33"/>
  </w:num>
  <w:num w:numId="917" w16cid:durableId="1794787462">
    <w:abstractNumId w:val="596"/>
  </w:num>
  <w:num w:numId="918" w16cid:durableId="1000735646">
    <w:abstractNumId w:val="63"/>
  </w:num>
  <w:num w:numId="919" w16cid:durableId="144199952">
    <w:abstractNumId w:val="972"/>
  </w:num>
  <w:num w:numId="920" w16cid:durableId="394161852">
    <w:abstractNumId w:val="169"/>
  </w:num>
  <w:num w:numId="921" w16cid:durableId="1190216906">
    <w:abstractNumId w:val="34"/>
  </w:num>
  <w:num w:numId="922" w16cid:durableId="1634943403">
    <w:abstractNumId w:val="537"/>
  </w:num>
  <w:num w:numId="923" w16cid:durableId="1616058783">
    <w:abstractNumId w:val="139"/>
  </w:num>
  <w:num w:numId="924" w16cid:durableId="322859166">
    <w:abstractNumId w:val="197"/>
  </w:num>
  <w:num w:numId="925" w16cid:durableId="806095905">
    <w:abstractNumId w:val="320"/>
  </w:num>
  <w:num w:numId="926" w16cid:durableId="592399266">
    <w:abstractNumId w:val="112"/>
  </w:num>
  <w:num w:numId="927" w16cid:durableId="667362942">
    <w:abstractNumId w:val="485"/>
  </w:num>
  <w:num w:numId="928" w16cid:durableId="2025087075">
    <w:abstractNumId w:val="891"/>
  </w:num>
  <w:num w:numId="929" w16cid:durableId="1661347382">
    <w:abstractNumId w:val="91"/>
  </w:num>
  <w:num w:numId="930" w16cid:durableId="44531256">
    <w:abstractNumId w:val="194"/>
  </w:num>
  <w:num w:numId="931" w16cid:durableId="1015039261">
    <w:abstractNumId w:val="934"/>
  </w:num>
  <w:num w:numId="932" w16cid:durableId="1871726903">
    <w:abstractNumId w:val="322"/>
  </w:num>
  <w:num w:numId="933" w16cid:durableId="1551766267">
    <w:abstractNumId w:val="125"/>
  </w:num>
  <w:num w:numId="934" w16cid:durableId="1331786286">
    <w:abstractNumId w:val="765"/>
  </w:num>
  <w:num w:numId="935" w16cid:durableId="1792168754">
    <w:abstractNumId w:val="359"/>
  </w:num>
  <w:num w:numId="936" w16cid:durableId="1448771242">
    <w:abstractNumId w:val="801"/>
  </w:num>
  <w:num w:numId="937" w16cid:durableId="67462355">
    <w:abstractNumId w:val="287"/>
  </w:num>
  <w:num w:numId="938" w16cid:durableId="523128890">
    <w:abstractNumId w:val="424"/>
  </w:num>
  <w:num w:numId="939" w16cid:durableId="1277564039">
    <w:abstractNumId w:val="147"/>
  </w:num>
  <w:num w:numId="940" w16cid:durableId="852453906">
    <w:abstractNumId w:val="468"/>
  </w:num>
  <w:num w:numId="941" w16cid:durableId="1758363424">
    <w:abstractNumId w:val="678"/>
  </w:num>
  <w:num w:numId="942" w16cid:durableId="978654349">
    <w:abstractNumId w:val="542"/>
  </w:num>
  <w:num w:numId="943" w16cid:durableId="151795420">
    <w:abstractNumId w:val="75"/>
  </w:num>
  <w:num w:numId="944" w16cid:durableId="150105250">
    <w:abstractNumId w:val="686"/>
  </w:num>
  <w:num w:numId="945" w16cid:durableId="1587496296">
    <w:abstractNumId w:val="547"/>
  </w:num>
  <w:num w:numId="946" w16cid:durableId="24452037">
    <w:abstractNumId w:val="854"/>
  </w:num>
  <w:num w:numId="947" w16cid:durableId="870192598">
    <w:abstractNumId w:val="249"/>
  </w:num>
  <w:num w:numId="948" w16cid:durableId="1925602223">
    <w:abstractNumId w:val="931"/>
  </w:num>
  <w:num w:numId="949" w16cid:durableId="414519877">
    <w:abstractNumId w:val="96"/>
  </w:num>
  <w:num w:numId="950" w16cid:durableId="1852453338">
    <w:abstractNumId w:val="87"/>
  </w:num>
  <w:num w:numId="951" w16cid:durableId="642009378">
    <w:abstractNumId w:val="504"/>
  </w:num>
  <w:num w:numId="952" w16cid:durableId="1554074641">
    <w:abstractNumId w:val="732"/>
  </w:num>
  <w:num w:numId="953" w16cid:durableId="1270771602">
    <w:abstractNumId w:val="823"/>
  </w:num>
  <w:num w:numId="954" w16cid:durableId="1510171183">
    <w:abstractNumId w:val="8"/>
  </w:num>
  <w:num w:numId="955" w16cid:durableId="1339843560">
    <w:abstractNumId w:val="811"/>
  </w:num>
  <w:num w:numId="956" w16cid:durableId="1131941164">
    <w:abstractNumId w:val="947"/>
  </w:num>
  <w:num w:numId="957" w16cid:durableId="836070994">
    <w:abstractNumId w:val="921"/>
  </w:num>
  <w:num w:numId="958" w16cid:durableId="1034308714">
    <w:abstractNumId w:val="238"/>
  </w:num>
  <w:num w:numId="959" w16cid:durableId="1451515072">
    <w:abstractNumId w:val="555"/>
  </w:num>
  <w:num w:numId="960" w16cid:durableId="287131619">
    <w:abstractNumId w:val="127"/>
  </w:num>
  <w:num w:numId="961" w16cid:durableId="542786654">
    <w:abstractNumId w:val="70"/>
  </w:num>
  <w:num w:numId="962" w16cid:durableId="391775413">
    <w:abstractNumId w:val="40"/>
  </w:num>
  <w:num w:numId="963" w16cid:durableId="1754351349">
    <w:abstractNumId w:val="430"/>
  </w:num>
  <w:num w:numId="964" w16cid:durableId="1039161043">
    <w:abstractNumId w:val="862"/>
  </w:num>
  <w:num w:numId="965" w16cid:durableId="517356212">
    <w:abstractNumId w:val="881"/>
  </w:num>
  <w:num w:numId="966" w16cid:durableId="1267344671">
    <w:abstractNumId w:val="737"/>
  </w:num>
  <w:num w:numId="967" w16cid:durableId="2091656664">
    <w:abstractNumId w:val="356"/>
  </w:num>
  <w:num w:numId="968" w16cid:durableId="1053307060">
    <w:abstractNumId w:val="202"/>
  </w:num>
  <w:num w:numId="969" w16cid:durableId="1234243663">
    <w:abstractNumId w:val="349"/>
  </w:num>
  <w:num w:numId="970" w16cid:durableId="768307813">
    <w:abstractNumId w:val="225"/>
  </w:num>
  <w:num w:numId="971" w16cid:durableId="1699427569">
    <w:abstractNumId w:val="828"/>
  </w:num>
  <w:num w:numId="972" w16cid:durableId="1260914985">
    <w:abstractNumId w:val="422"/>
  </w:num>
  <w:num w:numId="973" w16cid:durableId="323553672">
    <w:abstractNumId w:val="190"/>
  </w:num>
  <w:num w:numId="974" w16cid:durableId="291986210">
    <w:abstractNumId w:val="730"/>
  </w:num>
  <w:num w:numId="975" w16cid:durableId="95247308">
    <w:abstractNumId w:val="918"/>
  </w:num>
  <w:num w:numId="976" w16cid:durableId="1627617602">
    <w:abstractNumId w:val="783"/>
  </w:num>
  <w:num w:numId="977" w16cid:durableId="1702316211">
    <w:abstractNumId w:val="269"/>
  </w:num>
  <w:num w:numId="978" w16cid:durableId="443770965">
    <w:abstractNumId w:val="549"/>
  </w:num>
  <w:num w:numId="979" w16cid:durableId="1909414177">
    <w:abstractNumId w:val="585"/>
  </w:num>
  <w:num w:numId="980" w16cid:durableId="91099129">
    <w:abstractNumId w:val="37"/>
  </w:num>
  <w:num w:numId="981" w16cid:durableId="2090998809">
    <w:abstractNumId w:val="942"/>
  </w:num>
  <w:num w:numId="982" w16cid:durableId="1854831969">
    <w:abstractNumId w:val="408"/>
  </w:num>
  <w:num w:numId="983" w16cid:durableId="1890871813">
    <w:abstractNumId w:val="553"/>
  </w:num>
  <w:num w:numId="984" w16cid:durableId="1851871242">
    <w:abstractNumId w:val="281"/>
  </w:num>
  <w:num w:numId="985" w16cid:durableId="1041053816">
    <w:abstractNumId w:val="642"/>
  </w:num>
  <w:num w:numId="986" w16cid:durableId="1377703518">
    <w:abstractNumId w:val="570"/>
  </w:num>
  <w:num w:numId="987" w16cid:durableId="238753436">
    <w:abstractNumId w:val="653"/>
  </w:num>
  <w:num w:numId="988" w16cid:durableId="1592276803">
    <w:abstractNumId w:val="42"/>
  </w:num>
  <w:num w:numId="989" w16cid:durableId="1212965310">
    <w:abstractNumId w:val="631"/>
  </w:num>
  <w:num w:numId="990" w16cid:durableId="1204749093">
    <w:abstractNumId w:val="953"/>
  </w:num>
  <w:num w:numId="991" w16cid:durableId="1459646652">
    <w:abstractNumId w:val="712"/>
  </w:num>
  <w:num w:numId="992" w16cid:durableId="331761675">
    <w:abstractNumId w:val="414"/>
  </w:num>
  <w:num w:numId="993" w16cid:durableId="785924781">
    <w:abstractNumId w:val="90"/>
  </w:num>
  <w:num w:numId="994" w16cid:durableId="1997373306">
    <w:abstractNumId w:val="244"/>
  </w:num>
  <w:num w:numId="995" w16cid:durableId="1189681834">
    <w:abstractNumId w:val="548"/>
  </w:num>
  <w:num w:numId="996" w16cid:durableId="1247379205">
    <w:abstractNumId w:val="333"/>
  </w:num>
  <w:num w:numId="997" w16cid:durableId="1825386782">
    <w:abstractNumId w:val="539"/>
  </w:num>
  <w:num w:numId="998" w16cid:durableId="402990936">
    <w:abstractNumId w:val="978"/>
  </w:num>
  <w:num w:numId="999" w16cid:durableId="140468924">
    <w:abstractNumId w:val="299"/>
  </w:num>
  <w:num w:numId="1000" w16cid:durableId="1537236498">
    <w:abstractNumId w:val="200"/>
  </w:num>
  <w:num w:numId="1001" w16cid:durableId="11153331">
    <w:abstractNumId w:val="303"/>
  </w:num>
  <w:num w:numId="1002" w16cid:durableId="935594198">
    <w:abstractNumId w:val="241"/>
  </w:num>
  <w:num w:numId="1003" w16cid:durableId="1013728707">
    <w:abstractNumId w:val="304"/>
  </w:num>
  <w:num w:numId="1004" w16cid:durableId="882014643">
    <w:abstractNumId w:val="97"/>
  </w:num>
  <w:num w:numId="1005" w16cid:durableId="262342466">
    <w:abstractNumId w:val="107"/>
  </w:num>
  <w:num w:numId="1006" w16cid:durableId="1764570521">
    <w:abstractNumId w:val="308"/>
  </w:num>
  <w:num w:numId="1007" w16cid:durableId="427894307">
    <w:abstractNumId w:val="904"/>
  </w:num>
  <w:num w:numId="1008" w16cid:durableId="1006591481">
    <w:abstractNumId w:val="646"/>
  </w:num>
  <w:num w:numId="1009" w16cid:durableId="1114129517">
    <w:abstractNumId w:val="929"/>
  </w:num>
  <w:num w:numId="1010" w16cid:durableId="551424666">
    <w:abstractNumId w:val="675"/>
  </w:num>
  <w:num w:numId="1011" w16cid:durableId="341325459">
    <w:abstractNumId w:val="466"/>
  </w:num>
  <w:num w:numId="1012" w16cid:durableId="901867513">
    <w:abstractNumId w:val="466"/>
    <w:lvlOverride w:ilvl="0">
      <w:lvl w:ilvl="0">
        <w:numFmt w:val="decimal"/>
        <w:lvlText w:val="%1."/>
        <w:lvlJc w:val="left"/>
      </w:lvl>
    </w:lvlOverride>
  </w:num>
  <w:num w:numId="1013" w16cid:durableId="29456200">
    <w:abstractNumId w:val="869"/>
  </w:num>
  <w:num w:numId="1014" w16cid:durableId="1192646124">
    <w:abstractNumId w:val="679"/>
    <w:lvlOverride w:ilvl="0">
      <w:lvl w:ilvl="0">
        <w:numFmt w:val="decimal"/>
        <w:lvlText w:val="%1."/>
        <w:lvlJc w:val="left"/>
      </w:lvl>
    </w:lvlOverride>
  </w:num>
  <w:num w:numId="1015" w16cid:durableId="350961734">
    <w:abstractNumId w:val="123"/>
  </w:num>
  <w:num w:numId="1016" w16cid:durableId="1171523788">
    <w:abstractNumId w:val="71"/>
    <w:lvlOverride w:ilvl="0">
      <w:lvl w:ilvl="0">
        <w:numFmt w:val="decimal"/>
        <w:lvlText w:val="%1."/>
        <w:lvlJc w:val="left"/>
      </w:lvl>
    </w:lvlOverride>
  </w:num>
  <w:num w:numId="1017" w16cid:durableId="38282027">
    <w:abstractNumId w:val="602"/>
  </w:num>
  <w:num w:numId="1018" w16cid:durableId="1414357976">
    <w:abstractNumId w:val="887"/>
  </w:num>
  <w:num w:numId="1019" w16cid:durableId="987396943">
    <w:abstractNumId w:val="256"/>
  </w:num>
  <w:num w:numId="1020" w16cid:durableId="1232034090">
    <w:abstractNumId w:val="680"/>
  </w:num>
  <w:num w:numId="1021" w16cid:durableId="1501000519">
    <w:abstractNumId w:val="5"/>
  </w:num>
  <w:num w:numId="1022" w16cid:durableId="568686337">
    <w:abstractNumId w:val="3"/>
  </w:num>
  <w:num w:numId="1023" w16cid:durableId="1704940455">
    <w:abstractNumId w:val="2"/>
  </w:num>
  <w:num w:numId="1024" w16cid:durableId="974144874">
    <w:abstractNumId w:val="4"/>
  </w:num>
  <w:num w:numId="1025" w16cid:durableId="843472559">
    <w:abstractNumId w:val="1"/>
  </w:num>
  <w:num w:numId="1026" w16cid:durableId="1502550287">
    <w:abstractNumId w:val="0"/>
  </w:num>
  <w:num w:numId="1027" w16cid:durableId="2064986832">
    <w:abstractNumId w:val="122"/>
  </w:num>
  <w:num w:numId="1028" w16cid:durableId="1000543312">
    <w:abstractNumId w:val="983"/>
  </w:num>
  <w:numIdMacAtCleanup w:val="10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activeWritingStyle w:lang="fr-FR" w:vendorID="64" w:dllVersion="4096" w:nlCheck="1" w:checkStyle="0" w:appName="MSWord"/>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4C"/>
    <w:rsid w:val="00000000"/>
    <w:rsid w:val="00006C47"/>
    <w:rsid w:val="00015B74"/>
    <w:rsid w:val="00017647"/>
    <w:rsid w:val="000219C1"/>
    <w:rsid w:val="00022451"/>
    <w:rsid w:val="00051C4C"/>
    <w:rsid w:val="00057076"/>
    <w:rsid w:val="000626FC"/>
    <w:rsid w:val="000630AB"/>
    <w:rsid w:val="00068136"/>
    <w:rsid w:val="00070D63"/>
    <w:rsid w:val="00090D55"/>
    <w:rsid w:val="000A22FB"/>
    <w:rsid w:val="000D691D"/>
    <w:rsid w:val="000E3721"/>
    <w:rsid w:val="000E3A9A"/>
    <w:rsid w:val="000F7C04"/>
    <w:rsid w:val="0010146F"/>
    <w:rsid w:val="001211FB"/>
    <w:rsid w:val="00123FED"/>
    <w:rsid w:val="0013119C"/>
    <w:rsid w:val="00160F09"/>
    <w:rsid w:val="00170B23"/>
    <w:rsid w:val="001766F3"/>
    <w:rsid w:val="0017C0FA"/>
    <w:rsid w:val="00185A4A"/>
    <w:rsid w:val="001945AE"/>
    <w:rsid w:val="001A4A80"/>
    <w:rsid w:val="001A7D97"/>
    <w:rsid w:val="001C09A8"/>
    <w:rsid w:val="001C1791"/>
    <w:rsid w:val="001C2DDE"/>
    <w:rsid w:val="001C3A39"/>
    <w:rsid w:val="001C7086"/>
    <w:rsid w:val="001E59B6"/>
    <w:rsid w:val="00206F1A"/>
    <w:rsid w:val="0020797D"/>
    <w:rsid w:val="00226391"/>
    <w:rsid w:val="0022B1D2"/>
    <w:rsid w:val="00235830"/>
    <w:rsid w:val="00251874"/>
    <w:rsid w:val="00263F62"/>
    <w:rsid w:val="00272180"/>
    <w:rsid w:val="00276E9B"/>
    <w:rsid w:val="00290234"/>
    <w:rsid w:val="0029608F"/>
    <w:rsid w:val="002C3843"/>
    <w:rsid w:val="002D36A6"/>
    <w:rsid w:val="002D63D8"/>
    <w:rsid w:val="002E102C"/>
    <w:rsid w:val="002E621C"/>
    <w:rsid w:val="002F6455"/>
    <w:rsid w:val="0030126F"/>
    <w:rsid w:val="0031236B"/>
    <w:rsid w:val="00312E03"/>
    <w:rsid w:val="00321010"/>
    <w:rsid w:val="00323A13"/>
    <w:rsid w:val="00327B18"/>
    <w:rsid w:val="00334AB5"/>
    <w:rsid w:val="00345591"/>
    <w:rsid w:val="00351AFE"/>
    <w:rsid w:val="003525A1"/>
    <w:rsid w:val="00353A91"/>
    <w:rsid w:val="00355D52"/>
    <w:rsid w:val="00376085"/>
    <w:rsid w:val="00376499"/>
    <w:rsid w:val="0038252A"/>
    <w:rsid w:val="00391BEC"/>
    <w:rsid w:val="003A51DB"/>
    <w:rsid w:val="003B6521"/>
    <w:rsid w:val="003B7648"/>
    <w:rsid w:val="003C0EB7"/>
    <w:rsid w:val="003D1467"/>
    <w:rsid w:val="003F26C4"/>
    <w:rsid w:val="003F2AE0"/>
    <w:rsid w:val="00413E33"/>
    <w:rsid w:val="00417DFB"/>
    <w:rsid w:val="00423CD8"/>
    <w:rsid w:val="00426F19"/>
    <w:rsid w:val="00453BFD"/>
    <w:rsid w:val="004641F9"/>
    <w:rsid w:val="00472758"/>
    <w:rsid w:val="0047420C"/>
    <w:rsid w:val="00492308"/>
    <w:rsid w:val="00497033"/>
    <w:rsid w:val="004A5EC0"/>
    <w:rsid w:val="004B2493"/>
    <w:rsid w:val="004C55D2"/>
    <w:rsid w:val="004D3601"/>
    <w:rsid w:val="004F2DD1"/>
    <w:rsid w:val="0052474E"/>
    <w:rsid w:val="005325FB"/>
    <w:rsid w:val="0054237B"/>
    <w:rsid w:val="00543CA1"/>
    <w:rsid w:val="0055081F"/>
    <w:rsid w:val="00562F63"/>
    <w:rsid w:val="00565607"/>
    <w:rsid w:val="00577472"/>
    <w:rsid w:val="00585BF8"/>
    <w:rsid w:val="00585D2C"/>
    <w:rsid w:val="00597655"/>
    <w:rsid w:val="005C3BE3"/>
    <w:rsid w:val="005D3E39"/>
    <w:rsid w:val="005E3C18"/>
    <w:rsid w:val="00606950"/>
    <w:rsid w:val="00610BD1"/>
    <w:rsid w:val="00636CFF"/>
    <w:rsid w:val="0064297F"/>
    <w:rsid w:val="00645A73"/>
    <w:rsid w:val="006476B0"/>
    <w:rsid w:val="00649B16"/>
    <w:rsid w:val="006515B4"/>
    <w:rsid w:val="00683D2F"/>
    <w:rsid w:val="00695421"/>
    <w:rsid w:val="00695A4C"/>
    <w:rsid w:val="006C01C2"/>
    <w:rsid w:val="006D5FC3"/>
    <w:rsid w:val="006E3EB5"/>
    <w:rsid w:val="00702B14"/>
    <w:rsid w:val="00705B34"/>
    <w:rsid w:val="007067E6"/>
    <w:rsid w:val="00716763"/>
    <w:rsid w:val="00724765"/>
    <w:rsid w:val="00725A5E"/>
    <w:rsid w:val="00753B85"/>
    <w:rsid w:val="00765BD9"/>
    <w:rsid w:val="007729BE"/>
    <w:rsid w:val="00796BE8"/>
    <w:rsid w:val="007A23F3"/>
    <w:rsid w:val="007C2826"/>
    <w:rsid w:val="007D127D"/>
    <w:rsid w:val="007D4D53"/>
    <w:rsid w:val="007EB710"/>
    <w:rsid w:val="007F2BC0"/>
    <w:rsid w:val="007F7EF9"/>
    <w:rsid w:val="00807FD9"/>
    <w:rsid w:val="00832EA4"/>
    <w:rsid w:val="00843F97"/>
    <w:rsid w:val="00851A60"/>
    <w:rsid w:val="00854F77"/>
    <w:rsid w:val="008710AC"/>
    <w:rsid w:val="00875CB6"/>
    <w:rsid w:val="00894D67"/>
    <w:rsid w:val="008A3D82"/>
    <w:rsid w:val="008A7704"/>
    <w:rsid w:val="008B2E07"/>
    <w:rsid w:val="008C45B4"/>
    <w:rsid w:val="008C53C0"/>
    <w:rsid w:val="008C6EA7"/>
    <w:rsid w:val="008E00DF"/>
    <w:rsid w:val="008F0E29"/>
    <w:rsid w:val="008F336C"/>
    <w:rsid w:val="008F57A7"/>
    <w:rsid w:val="009001A6"/>
    <w:rsid w:val="009334E8"/>
    <w:rsid w:val="00947B57"/>
    <w:rsid w:val="009559E8"/>
    <w:rsid w:val="00974251"/>
    <w:rsid w:val="009904F1"/>
    <w:rsid w:val="009B4998"/>
    <w:rsid w:val="009B52FF"/>
    <w:rsid w:val="009C0364"/>
    <w:rsid w:val="009D116D"/>
    <w:rsid w:val="009D5EB9"/>
    <w:rsid w:val="009E303B"/>
    <w:rsid w:val="009E7E70"/>
    <w:rsid w:val="00A053FF"/>
    <w:rsid w:val="00A16D64"/>
    <w:rsid w:val="00A23DA0"/>
    <w:rsid w:val="00A34E3B"/>
    <w:rsid w:val="00A41B76"/>
    <w:rsid w:val="00A42308"/>
    <w:rsid w:val="00A45B34"/>
    <w:rsid w:val="00A501ED"/>
    <w:rsid w:val="00A612DA"/>
    <w:rsid w:val="00A66B9E"/>
    <w:rsid w:val="00A706D8"/>
    <w:rsid w:val="00A70CB6"/>
    <w:rsid w:val="00A8228D"/>
    <w:rsid w:val="00A95646"/>
    <w:rsid w:val="00AA3B21"/>
    <w:rsid w:val="00AA5DF4"/>
    <w:rsid w:val="00AA6F77"/>
    <w:rsid w:val="00AC6114"/>
    <w:rsid w:val="00AD38B4"/>
    <w:rsid w:val="00AE2F80"/>
    <w:rsid w:val="00AE3978"/>
    <w:rsid w:val="00AE4CD0"/>
    <w:rsid w:val="00AE5328"/>
    <w:rsid w:val="00AF1C80"/>
    <w:rsid w:val="00AF48D2"/>
    <w:rsid w:val="00B001FE"/>
    <w:rsid w:val="00B01A79"/>
    <w:rsid w:val="00B020D5"/>
    <w:rsid w:val="00B10F66"/>
    <w:rsid w:val="00B136DB"/>
    <w:rsid w:val="00B214A4"/>
    <w:rsid w:val="00B34980"/>
    <w:rsid w:val="00B43AF6"/>
    <w:rsid w:val="00B50EBC"/>
    <w:rsid w:val="00B54925"/>
    <w:rsid w:val="00B7148E"/>
    <w:rsid w:val="00B952B9"/>
    <w:rsid w:val="00BA728B"/>
    <w:rsid w:val="00BB60DF"/>
    <w:rsid w:val="00BC4D14"/>
    <w:rsid w:val="00BC5280"/>
    <w:rsid w:val="00BF0AED"/>
    <w:rsid w:val="00BF686D"/>
    <w:rsid w:val="00C02147"/>
    <w:rsid w:val="00C0739C"/>
    <w:rsid w:val="00C37920"/>
    <w:rsid w:val="00C40436"/>
    <w:rsid w:val="00C4460B"/>
    <w:rsid w:val="00C46D16"/>
    <w:rsid w:val="00C837D0"/>
    <w:rsid w:val="00C87F14"/>
    <w:rsid w:val="00C95162"/>
    <w:rsid w:val="00C974B4"/>
    <w:rsid w:val="00CA1891"/>
    <w:rsid w:val="00CA1D06"/>
    <w:rsid w:val="00CC1CD2"/>
    <w:rsid w:val="00CC3805"/>
    <w:rsid w:val="00CD5512"/>
    <w:rsid w:val="00CE181D"/>
    <w:rsid w:val="00CF55CD"/>
    <w:rsid w:val="00D07A17"/>
    <w:rsid w:val="00D13C50"/>
    <w:rsid w:val="00D33B45"/>
    <w:rsid w:val="00D37DFC"/>
    <w:rsid w:val="00D47878"/>
    <w:rsid w:val="00D62A8F"/>
    <w:rsid w:val="00D646C7"/>
    <w:rsid w:val="00D80EF1"/>
    <w:rsid w:val="00D86E71"/>
    <w:rsid w:val="00D87C86"/>
    <w:rsid w:val="00D91FBF"/>
    <w:rsid w:val="00D9445B"/>
    <w:rsid w:val="00D973A6"/>
    <w:rsid w:val="00DB3352"/>
    <w:rsid w:val="00DD47A7"/>
    <w:rsid w:val="00DD798E"/>
    <w:rsid w:val="00DE2FCE"/>
    <w:rsid w:val="00DE36C0"/>
    <w:rsid w:val="00DE3715"/>
    <w:rsid w:val="00DF556A"/>
    <w:rsid w:val="00E253EF"/>
    <w:rsid w:val="00E35720"/>
    <w:rsid w:val="00E677F1"/>
    <w:rsid w:val="00E8358B"/>
    <w:rsid w:val="00E900EA"/>
    <w:rsid w:val="00E93C5E"/>
    <w:rsid w:val="00EB4B25"/>
    <w:rsid w:val="00EB5BB3"/>
    <w:rsid w:val="00EC6E05"/>
    <w:rsid w:val="00ED9CEF"/>
    <w:rsid w:val="00EE0672"/>
    <w:rsid w:val="00EE3AD0"/>
    <w:rsid w:val="00EE5B0C"/>
    <w:rsid w:val="00EF1822"/>
    <w:rsid w:val="00F03DD4"/>
    <w:rsid w:val="00F213BD"/>
    <w:rsid w:val="00F22763"/>
    <w:rsid w:val="00F244DB"/>
    <w:rsid w:val="00F367C0"/>
    <w:rsid w:val="00F44C67"/>
    <w:rsid w:val="00F61B9A"/>
    <w:rsid w:val="00F82C34"/>
    <w:rsid w:val="00F86BE2"/>
    <w:rsid w:val="00F914C5"/>
    <w:rsid w:val="00F96C36"/>
    <w:rsid w:val="00F97744"/>
    <w:rsid w:val="00FA6BCF"/>
    <w:rsid w:val="00FB1836"/>
    <w:rsid w:val="00FC26EB"/>
    <w:rsid w:val="00FC3FE0"/>
    <w:rsid w:val="00FC7EF0"/>
    <w:rsid w:val="00FF2198"/>
    <w:rsid w:val="00FF21A4"/>
    <w:rsid w:val="010CF042"/>
    <w:rsid w:val="0123F725"/>
    <w:rsid w:val="01C3BA9F"/>
    <w:rsid w:val="0236427B"/>
    <w:rsid w:val="024456A0"/>
    <w:rsid w:val="024DEB05"/>
    <w:rsid w:val="02E8C0D1"/>
    <w:rsid w:val="033E61E4"/>
    <w:rsid w:val="0344D333"/>
    <w:rsid w:val="03633B42"/>
    <w:rsid w:val="0388CCBB"/>
    <w:rsid w:val="03F52D8E"/>
    <w:rsid w:val="0428297B"/>
    <w:rsid w:val="043D9E05"/>
    <w:rsid w:val="04A64875"/>
    <w:rsid w:val="07593C48"/>
    <w:rsid w:val="07AD294F"/>
    <w:rsid w:val="07D1A132"/>
    <w:rsid w:val="07F6679C"/>
    <w:rsid w:val="08A04B6D"/>
    <w:rsid w:val="0A0592C2"/>
    <w:rsid w:val="0A4ED42B"/>
    <w:rsid w:val="0A82B17E"/>
    <w:rsid w:val="0AEC4C13"/>
    <w:rsid w:val="0AFDB344"/>
    <w:rsid w:val="0B1B1E15"/>
    <w:rsid w:val="0B9089EE"/>
    <w:rsid w:val="0BCF105F"/>
    <w:rsid w:val="0C172C72"/>
    <w:rsid w:val="0C3669A3"/>
    <w:rsid w:val="0C37506E"/>
    <w:rsid w:val="0C520A02"/>
    <w:rsid w:val="0C7CDB9C"/>
    <w:rsid w:val="0CA3F2DA"/>
    <w:rsid w:val="0D1835EE"/>
    <w:rsid w:val="0D521667"/>
    <w:rsid w:val="0DC6A6AF"/>
    <w:rsid w:val="0E79F7A7"/>
    <w:rsid w:val="0EB60DED"/>
    <w:rsid w:val="0F1DBDA6"/>
    <w:rsid w:val="0F75A983"/>
    <w:rsid w:val="0F898BED"/>
    <w:rsid w:val="0F9D9970"/>
    <w:rsid w:val="0FD7A053"/>
    <w:rsid w:val="112A9154"/>
    <w:rsid w:val="129CDE69"/>
    <w:rsid w:val="129FC896"/>
    <w:rsid w:val="130B49AB"/>
    <w:rsid w:val="1391A7EA"/>
    <w:rsid w:val="13AC43AA"/>
    <w:rsid w:val="13DE5300"/>
    <w:rsid w:val="13E9080D"/>
    <w:rsid w:val="141FF692"/>
    <w:rsid w:val="14D5139E"/>
    <w:rsid w:val="14F6D72A"/>
    <w:rsid w:val="150BDBB6"/>
    <w:rsid w:val="1561D24C"/>
    <w:rsid w:val="1562D19B"/>
    <w:rsid w:val="15B2EEDB"/>
    <w:rsid w:val="15CA7DC1"/>
    <w:rsid w:val="15F7DD5A"/>
    <w:rsid w:val="15FF708A"/>
    <w:rsid w:val="1719B9C3"/>
    <w:rsid w:val="175A898F"/>
    <w:rsid w:val="17638AA5"/>
    <w:rsid w:val="17986878"/>
    <w:rsid w:val="17A9CBAF"/>
    <w:rsid w:val="183E3F9F"/>
    <w:rsid w:val="18AC923F"/>
    <w:rsid w:val="18DECE9F"/>
    <w:rsid w:val="193FB48D"/>
    <w:rsid w:val="1948ADD5"/>
    <w:rsid w:val="195D5BDD"/>
    <w:rsid w:val="197CC016"/>
    <w:rsid w:val="19B98351"/>
    <w:rsid w:val="19D62654"/>
    <w:rsid w:val="19DDFA29"/>
    <w:rsid w:val="1A06B4AB"/>
    <w:rsid w:val="1A0B867C"/>
    <w:rsid w:val="1A197A6A"/>
    <w:rsid w:val="1A33A231"/>
    <w:rsid w:val="1A6E23D8"/>
    <w:rsid w:val="1A95F883"/>
    <w:rsid w:val="1BBE6F30"/>
    <w:rsid w:val="1D83DF06"/>
    <w:rsid w:val="1DB1715C"/>
    <w:rsid w:val="1DCD2362"/>
    <w:rsid w:val="1E6CF5CE"/>
    <w:rsid w:val="1EA283FC"/>
    <w:rsid w:val="1EA3D153"/>
    <w:rsid w:val="1EC09DB6"/>
    <w:rsid w:val="1EE47B8B"/>
    <w:rsid w:val="1EEAC64B"/>
    <w:rsid w:val="1F091E1D"/>
    <w:rsid w:val="1F0ADD3A"/>
    <w:rsid w:val="1F678255"/>
    <w:rsid w:val="1F7A491D"/>
    <w:rsid w:val="1FB8C8AC"/>
    <w:rsid w:val="205F99AA"/>
    <w:rsid w:val="207883DB"/>
    <w:rsid w:val="217BEFA0"/>
    <w:rsid w:val="218508D3"/>
    <w:rsid w:val="21F9C8BD"/>
    <w:rsid w:val="22392BC8"/>
    <w:rsid w:val="226090FC"/>
    <w:rsid w:val="22A86903"/>
    <w:rsid w:val="22D026E7"/>
    <w:rsid w:val="22F1E5EC"/>
    <w:rsid w:val="230EE6AD"/>
    <w:rsid w:val="237A6739"/>
    <w:rsid w:val="23953B38"/>
    <w:rsid w:val="24191851"/>
    <w:rsid w:val="246C4019"/>
    <w:rsid w:val="24B7869E"/>
    <w:rsid w:val="25565B47"/>
    <w:rsid w:val="25CF374B"/>
    <w:rsid w:val="2689F980"/>
    <w:rsid w:val="2692BB89"/>
    <w:rsid w:val="26A9D43A"/>
    <w:rsid w:val="26DC06BD"/>
    <w:rsid w:val="272C4650"/>
    <w:rsid w:val="281240E9"/>
    <w:rsid w:val="2893339C"/>
    <w:rsid w:val="28FD3208"/>
    <w:rsid w:val="29280697"/>
    <w:rsid w:val="29460CB0"/>
    <w:rsid w:val="2962A75B"/>
    <w:rsid w:val="2976EFCC"/>
    <w:rsid w:val="2A2D18AD"/>
    <w:rsid w:val="2A5F13E3"/>
    <w:rsid w:val="2A7C65D1"/>
    <w:rsid w:val="2B629B8A"/>
    <w:rsid w:val="2BD4984F"/>
    <w:rsid w:val="2C08D069"/>
    <w:rsid w:val="2CEF16D3"/>
    <w:rsid w:val="2CF6FFAD"/>
    <w:rsid w:val="2CFF8942"/>
    <w:rsid w:val="2D3156E3"/>
    <w:rsid w:val="2DB8C032"/>
    <w:rsid w:val="2E0D3654"/>
    <w:rsid w:val="2E409B67"/>
    <w:rsid w:val="2EB0FBD3"/>
    <w:rsid w:val="2EB92AD0"/>
    <w:rsid w:val="2ED21896"/>
    <w:rsid w:val="2F416980"/>
    <w:rsid w:val="2F43C685"/>
    <w:rsid w:val="2F56FFAA"/>
    <w:rsid w:val="2F78C84E"/>
    <w:rsid w:val="304F6F4C"/>
    <w:rsid w:val="30AF91E7"/>
    <w:rsid w:val="30C1DA5B"/>
    <w:rsid w:val="30FB7B20"/>
    <w:rsid w:val="310AF373"/>
    <w:rsid w:val="318FF75A"/>
    <w:rsid w:val="323A783B"/>
    <w:rsid w:val="3251EB8E"/>
    <w:rsid w:val="32846440"/>
    <w:rsid w:val="32FD4001"/>
    <w:rsid w:val="338AAB3B"/>
    <w:rsid w:val="33AD5996"/>
    <w:rsid w:val="33BB2DBF"/>
    <w:rsid w:val="33C39D2F"/>
    <w:rsid w:val="35B7DA68"/>
    <w:rsid w:val="35C1D25E"/>
    <w:rsid w:val="35CF1F9E"/>
    <w:rsid w:val="3630B1B7"/>
    <w:rsid w:val="3708ABC8"/>
    <w:rsid w:val="371A44AF"/>
    <w:rsid w:val="382D1822"/>
    <w:rsid w:val="38A8D4B3"/>
    <w:rsid w:val="39551260"/>
    <w:rsid w:val="397262B8"/>
    <w:rsid w:val="3B094C9C"/>
    <w:rsid w:val="3C1462DC"/>
    <w:rsid w:val="3C6F8665"/>
    <w:rsid w:val="3CFBD217"/>
    <w:rsid w:val="3D7076FE"/>
    <w:rsid w:val="3D7329A3"/>
    <w:rsid w:val="3D98547E"/>
    <w:rsid w:val="3DDD0FA5"/>
    <w:rsid w:val="3E204B3B"/>
    <w:rsid w:val="3E2F210F"/>
    <w:rsid w:val="3EB8ECB1"/>
    <w:rsid w:val="3F32166C"/>
    <w:rsid w:val="3FD582C5"/>
    <w:rsid w:val="3FD9BF15"/>
    <w:rsid w:val="4032B744"/>
    <w:rsid w:val="403BA96B"/>
    <w:rsid w:val="40791DC7"/>
    <w:rsid w:val="40DBE644"/>
    <w:rsid w:val="40DFBB09"/>
    <w:rsid w:val="418708E1"/>
    <w:rsid w:val="41A5866B"/>
    <w:rsid w:val="421D0FE8"/>
    <w:rsid w:val="422B4BC6"/>
    <w:rsid w:val="424AE552"/>
    <w:rsid w:val="42979B35"/>
    <w:rsid w:val="42FC8EA0"/>
    <w:rsid w:val="4316A279"/>
    <w:rsid w:val="439129D6"/>
    <w:rsid w:val="43D4AFE6"/>
    <w:rsid w:val="44C8A20B"/>
    <w:rsid w:val="4535B7B7"/>
    <w:rsid w:val="454C957E"/>
    <w:rsid w:val="454DC2DD"/>
    <w:rsid w:val="459FA354"/>
    <w:rsid w:val="45EAD288"/>
    <w:rsid w:val="471FCFC8"/>
    <w:rsid w:val="47ABDDF5"/>
    <w:rsid w:val="48765777"/>
    <w:rsid w:val="4877669D"/>
    <w:rsid w:val="48D5EB73"/>
    <w:rsid w:val="496C6574"/>
    <w:rsid w:val="4972704E"/>
    <w:rsid w:val="498C9E3F"/>
    <w:rsid w:val="49EC9924"/>
    <w:rsid w:val="4A8726F0"/>
    <w:rsid w:val="4A9E7F60"/>
    <w:rsid w:val="4AC3D099"/>
    <w:rsid w:val="4B2BDFF6"/>
    <w:rsid w:val="4B584192"/>
    <w:rsid w:val="4B76AB49"/>
    <w:rsid w:val="4B9FD0E2"/>
    <w:rsid w:val="4BE5276D"/>
    <w:rsid w:val="4BFF041B"/>
    <w:rsid w:val="4C0F975F"/>
    <w:rsid w:val="4CAD654F"/>
    <w:rsid w:val="4CCB6621"/>
    <w:rsid w:val="4CF33B80"/>
    <w:rsid w:val="4D84C8B3"/>
    <w:rsid w:val="4DA17D62"/>
    <w:rsid w:val="4DBEC98A"/>
    <w:rsid w:val="4ED25DCA"/>
    <w:rsid w:val="4EF7F6A5"/>
    <w:rsid w:val="4F371F38"/>
    <w:rsid w:val="4F43B9A0"/>
    <w:rsid w:val="4F5AECB3"/>
    <w:rsid w:val="4FADA95C"/>
    <w:rsid w:val="5075062B"/>
    <w:rsid w:val="5176B3EB"/>
    <w:rsid w:val="519B3C2A"/>
    <w:rsid w:val="51AF955A"/>
    <w:rsid w:val="51C06B93"/>
    <w:rsid w:val="522466CC"/>
    <w:rsid w:val="52DC01C0"/>
    <w:rsid w:val="52FB7FDC"/>
    <w:rsid w:val="53430E8E"/>
    <w:rsid w:val="5360B345"/>
    <w:rsid w:val="5372CA90"/>
    <w:rsid w:val="53C7A394"/>
    <w:rsid w:val="53F91F41"/>
    <w:rsid w:val="54590D92"/>
    <w:rsid w:val="54E9377D"/>
    <w:rsid w:val="55B35AF9"/>
    <w:rsid w:val="55C1A157"/>
    <w:rsid w:val="56558874"/>
    <w:rsid w:val="56893DEF"/>
    <w:rsid w:val="56B08280"/>
    <w:rsid w:val="56B934E1"/>
    <w:rsid w:val="56C864D5"/>
    <w:rsid w:val="56F1F97E"/>
    <w:rsid w:val="5708DC87"/>
    <w:rsid w:val="5728AC43"/>
    <w:rsid w:val="57C8F1DB"/>
    <w:rsid w:val="57E40AE0"/>
    <w:rsid w:val="57FD5350"/>
    <w:rsid w:val="58CF249C"/>
    <w:rsid w:val="5959ACB6"/>
    <w:rsid w:val="59813AB8"/>
    <w:rsid w:val="5993F52A"/>
    <w:rsid w:val="59D5B060"/>
    <w:rsid w:val="59D9B7A8"/>
    <w:rsid w:val="59DA188A"/>
    <w:rsid w:val="59E9788E"/>
    <w:rsid w:val="5A06224D"/>
    <w:rsid w:val="5A47E02D"/>
    <w:rsid w:val="5B87421A"/>
    <w:rsid w:val="5C165859"/>
    <w:rsid w:val="5C8FAB2C"/>
    <w:rsid w:val="5D6A6CC2"/>
    <w:rsid w:val="5D705D18"/>
    <w:rsid w:val="5DBD4260"/>
    <w:rsid w:val="5E0AD94B"/>
    <w:rsid w:val="5E0F31DF"/>
    <w:rsid w:val="5E1F6A04"/>
    <w:rsid w:val="5E47ABC6"/>
    <w:rsid w:val="5E5B1BB6"/>
    <w:rsid w:val="5EB1DC1E"/>
    <w:rsid w:val="5EC90996"/>
    <w:rsid w:val="5EFBD32A"/>
    <w:rsid w:val="5F1C3C0A"/>
    <w:rsid w:val="5F3556B1"/>
    <w:rsid w:val="6016D0D0"/>
    <w:rsid w:val="60958DE8"/>
    <w:rsid w:val="60C6F46F"/>
    <w:rsid w:val="610BB739"/>
    <w:rsid w:val="610D0323"/>
    <w:rsid w:val="612595B7"/>
    <w:rsid w:val="61475487"/>
    <w:rsid w:val="6168D707"/>
    <w:rsid w:val="61B4D1B2"/>
    <w:rsid w:val="61E44C23"/>
    <w:rsid w:val="62608447"/>
    <w:rsid w:val="628F170F"/>
    <w:rsid w:val="62CFFEB3"/>
    <w:rsid w:val="62DD8E5A"/>
    <w:rsid w:val="62F747DD"/>
    <w:rsid w:val="63246D75"/>
    <w:rsid w:val="63B8F7D8"/>
    <w:rsid w:val="642A6398"/>
    <w:rsid w:val="64677E6F"/>
    <w:rsid w:val="646D6542"/>
    <w:rsid w:val="647B52D6"/>
    <w:rsid w:val="64B60A80"/>
    <w:rsid w:val="6577BE8C"/>
    <w:rsid w:val="65926E54"/>
    <w:rsid w:val="65A972A9"/>
    <w:rsid w:val="65D17191"/>
    <w:rsid w:val="65E3E5EF"/>
    <w:rsid w:val="65FF53E7"/>
    <w:rsid w:val="66369886"/>
    <w:rsid w:val="66A0E700"/>
    <w:rsid w:val="674D89EE"/>
    <w:rsid w:val="676DB8C0"/>
    <w:rsid w:val="67B6A26E"/>
    <w:rsid w:val="67BB4BF1"/>
    <w:rsid w:val="680FBDCA"/>
    <w:rsid w:val="681E73D2"/>
    <w:rsid w:val="68E219BC"/>
    <w:rsid w:val="694175BE"/>
    <w:rsid w:val="697381F1"/>
    <w:rsid w:val="69772C12"/>
    <w:rsid w:val="69D30F70"/>
    <w:rsid w:val="69E612E3"/>
    <w:rsid w:val="6B78C834"/>
    <w:rsid w:val="6BC956A1"/>
    <w:rsid w:val="6BD8C2C6"/>
    <w:rsid w:val="6BE27374"/>
    <w:rsid w:val="6BE37208"/>
    <w:rsid w:val="6C3B59F7"/>
    <w:rsid w:val="6CD2D4B6"/>
    <w:rsid w:val="6CE206A2"/>
    <w:rsid w:val="6D276902"/>
    <w:rsid w:val="6D803B98"/>
    <w:rsid w:val="6DB5C5DE"/>
    <w:rsid w:val="6E57F914"/>
    <w:rsid w:val="6EB804BE"/>
    <w:rsid w:val="6F70FD25"/>
    <w:rsid w:val="6FBDBCD5"/>
    <w:rsid w:val="6FD4B096"/>
    <w:rsid w:val="6FE4A790"/>
    <w:rsid w:val="7054F7CA"/>
    <w:rsid w:val="70BD85BE"/>
    <w:rsid w:val="70C6F5DF"/>
    <w:rsid w:val="70CB73BE"/>
    <w:rsid w:val="7207678E"/>
    <w:rsid w:val="725B9818"/>
    <w:rsid w:val="72AD4CE9"/>
    <w:rsid w:val="7342BEDE"/>
    <w:rsid w:val="7365809D"/>
    <w:rsid w:val="73BCCAB2"/>
    <w:rsid w:val="73D9A3B8"/>
    <w:rsid w:val="746EAE30"/>
    <w:rsid w:val="7555A021"/>
    <w:rsid w:val="7669E342"/>
    <w:rsid w:val="76B97E83"/>
    <w:rsid w:val="76C3F97B"/>
    <w:rsid w:val="76E155E2"/>
    <w:rsid w:val="76EA8EB6"/>
    <w:rsid w:val="77E8931B"/>
    <w:rsid w:val="781E0CFE"/>
    <w:rsid w:val="7856702D"/>
    <w:rsid w:val="78ADF98E"/>
    <w:rsid w:val="78B6F757"/>
    <w:rsid w:val="78CCAEB0"/>
    <w:rsid w:val="78D7F132"/>
    <w:rsid w:val="795A53A2"/>
    <w:rsid w:val="7A085E49"/>
    <w:rsid w:val="7A7276A2"/>
    <w:rsid w:val="7B1AAF80"/>
    <w:rsid w:val="7BF2E0E4"/>
    <w:rsid w:val="7C301BD1"/>
    <w:rsid w:val="7C5D4634"/>
    <w:rsid w:val="7C87112C"/>
    <w:rsid w:val="7CFB109B"/>
    <w:rsid w:val="7D03F4FD"/>
    <w:rsid w:val="7E50F270"/>
    <w:rsid w:val="7E9B6BA0"/>
    <w:rsid w:val="7FC91C1C"/>
    <w:rsid w:val="7FFE46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2478"/>
  <w15:docId w15:val="{6B6B43D3-2664-45D6-9261-E47C40E0C8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sz w:val="26"/>
      <w:szCs w:val="27"/>
    </w:rPr>
  </w:style>
  <w:style w:type="paragraph" w:styleId="Heading4">
    <w:name w:val="heading 4"/>
    <w:basedOn w:val="Normal"/>
    <w:next w:val="Normal"/>
    <w:link w:val="Heading4Char"/>
    <w:uiPriority w:val="9"/>
    <w:unhideWhenUsed/>
    <w:qFormat/>
    <w:pPr>
      <w:keepNext/>
      <w:keepLines/>
      <w:spacing w:before="160" w:after="80" w:line="360" w:lineRule="auto"/>
      <w:ind w:firstLine="720"/>
      <w:outlineLvl w:val="3"/>
    </w:pPr>
    <w:rPr>
      <w:b/>
      <w:bCs/>
    </w:rPr>
  </w:style>
  <w:style w:type="paragraph" w:styleId="Heading5">
    <w:name w:val="heading 5"/>
    <w:basedOn w:val="Normal"/>
    <w:next w:val="Normal"/>
    <w:link w:val="Heading5Char"/>
    <w:uiPriority w:val="9"/>
    <w:semiHidden/>
    <w:unhideWhenUsed/>
    <w:qFormat/>
    <w:pPr>
      <w:spacing w:before="240" w:line="288" w:lineRule="auto"/>
      <w:outlineLvl w:val="4"/>
    </w:pPr>
    <w:rPr>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A23DA0"/>
    <w:pPr>
      <w:keepNext/>
      <w:keepLines/>
      <w:spacing w:before="200" w:after="0"/>
      <w:jc w:val="left"/>
      <w:outlineLvl w:val="6"/>
    </w:pPr>
    <w:rPr>
      <w:rFonts w:asciiTheme="majorHAnsi" w:hAnsiTheme="majorHAnsi" w:eastAsiaTheme="majorEastAsia" w:cstheme="majorBidi"/>
      <w:i/>
      <w:iCs/>
      <w:color w:val="404040" w:themeColor="text1" w:themeTint="BF"/>
      <w:sz w:val="20"/>
      <w:szCs w:val="22"/>
      <w:lang w:val="en-US"/>
    </w:rPr>
  </w:style>
  <w:style w:type="paragraph" w:styleId="Heading8">
    <w:name w:val="heading 8"/>
    <w:basedOn w:val="Normal"/>
    <w:next w:val="Normal"/>
    <w:link w:val="Heading8Char"/>
    <w:uiPriority w:val="9"/>
    <w:semiHidden/>
    <w:unhideWhenUsed/>
    <w:qFormat/>
    <w:rsid w:val="00A23DA0"/>
    <w:pPr>
      <w:keepNext/>
      <w:keepLines/>
      <w:spacing w:before="200" w:after="0"/>
      <w:jc w:val="left"/>
      <w:outlineLvl w:val="7"/>
    </w:pPr>
    <w:rPr>
      <w:rFonts w:asciiTheme="majorHAnsi" w:hAnsiTheme="majorHAnsi" w:eastAsiaTheme="majorEastAsia"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A23DA0"/>
    <w:pPr>
      <w:keepNext/>
      <w:keepLines/>
      <w:spacing w:before="200" w:after="0"/>
      <w:jc w:val="left"/>
      <w:outlineLvl w:val="8"/>
    </w:pPr>
    <w:rPr>
      <w:rFonts w:asciiTheme="majorHAnsi" w:hAnsiTheme="majorHAnsi" w:eastAsiaTheme="majorEastAsia" w:cstheme="majorBidi"/>
      <w:i/>
      <w:iCs/>
      <w:color w:val="404040" w:themeColor="text1" w:themeTint="BF"/>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3AD0"/>
    <w:rPr>
      <w:rFonts w:ascii="Times New Roman" w:hAnsi="Times New Roman" w:eastAsia="Times New Roman" w:cs="Times New Roman"/>
      <w:b/>
      <w:bCs/>
      <w:sz w:val="28"/>
      <w:szCs w:val="28"/>
    </w:rPr>
  </w:style>
  <w:style w:type="character" w:styleId="Heading2Char" w:customStyle="1">
    <w:name w:val="Heading 2 Char"/>
    <w:basedOn w:val="DefaultParagraphFont"/>
    <w:link w:val="Heading2"/>
    <w:uiPriority w:val="9"/>
    <w:rsid w:val="00EE3AD0"/>
    <w:rPr>
      <w:rFonts w:ascii="Times New Roman" w:hAnsi="Times New Roman" w:eastAsia="Times New Roman" w:cs="Times New Roman"/>
      <w:b/>
      <w:bCs/>
      <w:sz w:val="28"/>
      <w:szCs w:val="28"/>
    </w:rPr>
  </w:style>
  <w:style w:type="character" w:styleId="Heading3Char" w:customStyle="1">
    <w:name w:val="Heading 3 Char"/>
    <w:basedOn w:val="DefaultParagraphFont"/>
    <w:link w:val="Heading3"/>
    <w:uiPriority w:val="9"/>
    <w:rsid w:val="00EE3AD0"/>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EE3AD0"/>
    <w:rPr>
      <w:rFonts w:ascii="Times New Roman" w:hAnsi="Times New Roman" w:eastAsia="Times New Roman" w:cs="Times New Roman"/>
      <w:b/>
      <w:bCs/>
    </w:rPr>
  </w:style>
  <w:style w:type="character" w:styleId="Heading5Char" w:customStyle="1">
    <w:name w:val="Heading 5 Char"/>
    <w:basedOn w:val="DefaultParagraphFont"/>
    <w:link w:val="Heading5"/>
    <w:uiPriority w:val="9"/>
    <w:semiHidden/>
    <w:rsid w:val="00A23DA0"/>
    <w:rPr>
      <w:rFonts w:ascii="Times New Roman" w:hAnsi="Times New Roman" w:eastAsia="Times New Roman" w:cs="Times New Roman"/>
      <w:sz w:val="26"/>
      <w:szCs w:val="26"/>
    </w:rPr>
  </w:style>
  <w:style w:type="character" w:styleId="Heading6Char" w:customStyle="1">
    <w:name w:val="Heading 6 Char"/>
    <w:basedOn w:val="DefaultParagraphFont"/>
    <w:link w:val="Heading6"/>
    <w:uiPriority w:val="9"/>
    <w:semiHidden/>
    <w:rsid w:val="00A23DA0"/>
    <w:rPr>
      <w:rFonts w:ascii="Times New Roman" w:hAnsi="Times New Roman" w:eastAsia="Times New Roman" w:cs="Times New Roman"/>
      <w:b/>
      <w:bCs/>
      <w:sz w:val="20"/>
      <w:szCs w:val="20"/>
    </w:rPr>
  </w:style>
  <w:style w:type="character" w:styleId="Heading7Char" w:customStyle="1">
    <w:name w:val="Heading 7 Char"/>
    <w:basedOn w:val="DefaultParagraphFont"/>
    <w:link w:val="Heading7"/>
    <w:uiPriority w:val="9"/>
    <w:semiHidden/>
    <w:rsid w:val="00A23DA0"/>
    <w:rPr>
      <w:rFonts w:asciiTheme="majorHAnsi" w:hAnsiTheme="majorHAnsi" w:eastAsiaTheme="majorEastAsia" w:cstheme="majorBidi"/>
      <w:i/>
      <w:iCs/>
      <w:color w:val="404040" w:themeColor="text1" w:themeTint="BF"/>
      <w:sz w:val="20"/>
      <w:szCs w:val="22"/>
      <w:lang w:val="en-US"/>
    </w:rPr>
  </w:style>
  <w:style w:type="character" w:styleId="Heading8Char" w:customStyle="1">
    <w:name w:val="Heading 8 Char"/>
    <w:basedOn w:val="DefaultParagraphFont"/>
    <w:link w:val="Heading8"/>
    <w:uiPriority w:val="9"/>
    <w:semiHidden/>
    <w:rsid w:val="00A23DA0"/>
    <w:rPr>
      <w:rFonts w:asciiTheme="majorHAnsi" w:hAnsiTheme="majorHAnsi" w:eastAsiaTheme="majorEastAsia" w:cstheme="majorBidi"/>
      <w:color w:val="4F81BD" w:themeColor="accent1"/>
      <w:sz w:val="20"/>
      <w:szCs w:val="20"/>
      <w:lang w:val="en-US"/>
    </w:rPr>
  </w:style>
  <w:style w:type="character" w:styleId="Heading9Char" w:customStyle="1">
    <w:name w:val="Heading 9 Char"/>
    <w:basedOn w:val="DefaultParagraphFont"/>
    <w:link w:val="Heading9"/>
    <w:uiPriority w:val="9"/>
    <w:semiHidden/>
    <w:rsid w:val="00A23DA0"/>
    <w:rPr>
      <w:rFonts w:asciiTheme="majorHAnsi" w:hAnsiTheme="majorHAnsi" w:eastAsiaTheme="majorEastAsia" w:cstheme="majorBidi"/>
      <w:i/>
      <w:iCs/>
      <w:color w:val="404040" w:themeColor="text1" w:themeTint="BF"/>
      <w:sz w:val="20"/>
      <w:szCs w:val="20"/>
      <w:lang w:val="en-US"/>
    </w:rPr>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360" w:after="360"/>
      <w:jc w:val="center"/>
    </w:pPr>
    <w:rPr>
      <w:color w:val="323E4F"/>
      <w:sz w:val="36"/>
      <w:szCs w:val="36"/>
    </w:rPr>
  </w:style>
  <w:style w:type="character" w:styleId="TitleChar" w:customStyle="1">
    <w:name w:val="Title Char"/>
    <w:basedOn w:val="DefaultParagraphFont"/>
    <w:link w:val="Title"/>
    <w:uiPriority w:val="10"/>
    <w:rsid w:val="00A23DA0"/>
    <w:rPr>
      <w:rFonts w:ascii="Times New Roman" w:hAnsi="Times New Roman" w:eastAsia="Times New Roman" w:cs="Times New Roman"/>
      <w:color w:val="323E4F"/>
      <w:sz w:val="36"/>
      <w:szCs w:val="36"/>
    </w:rPr>
  </w:style>
  <w:style w:type="paragraph" w:styleId="Subtitle">
    <w:name w:val="Subtitle"/>
    <w:basedOn w:val="Normal"/>
    <w:next w:val="Normal"/>
    <w:link w:val="SubtitleChar"/>
    <w:uiPriority w:val="11"/>
    <w:qFormat/>
    <w:pPr>
      <w:keepNext/>
      <w:keepLines/>
      <w:spacing w:before="360" w:after="80"/>
    </w:pPr>
    <w:rPr>
      <w:i/>
      <w:iCs/>
      <w:color w:val="666666"/>
      <w:sz w:val="48"/>
      <w:szCs w:val="48"/>
    </w:rPr>
  </w:style>
  <w:style w:type="character" w:styleId="SubtitleChar" w:customStyle="1">
    <w:name w:val="Subtitle Char"/>
    <w:basedOn w:val="DefaultParagraphFont"/>
    <w:link w:val="Subtitle"/>
    <w:uiPriority w:val="11"/>
    <w:rsid w:val="00A23DA0"/>
    <w:rPr>
      <w:rFonts w:ascii="Times New Roman" w:hAnsi="Times New Roman" w:eastAsia="Times New Roman" w:cs="Times New Roman"/>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2"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3"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4" w:customStyle="1">
    <w:basedOn w:val="TableNormal0"/>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CellMar>
        <w:top w:w="15" w:type="dxa"/>
        <w:left w:w="15" w:type="dxa"/>
        <w:bottom w:w="15" w:type="dxa"/>
        <w:right w:w="15" w:type="dxa"/>
      </w:tblCellMar>
    </w:tblPr>
  </w:style>
  <w:style w:type="table" w:styleId="a6" w:customStyle="1">
    <w:basedOn w:val="TableNormal0"/>
    <w:tblPr>
      <w:tblStyleRowBandSize w:val="1"/>
      <w:tblStyleColBandSize w:val="1"/>
      <w:tblCellMar>
        <w:top w:w="15" w:type="dxa"/>
        <w:left w:w="15" w:type="dxa"/>
        <w:bottom w:w="15" w:type="dxa"/>
        <w:right w:w="15" w:type="dxa"/>
      </w:tblCellMar>
    </w:tblPr>
  </w:style>
  <w:style w:type="table" w:styleId="a7" w:customStyle="1">
    <w:basedOn w:val="TableNormal0"/>
    <w:tblPr>
      <w:tblStyleRowBandSize w:val="1"/>
      <w:tblStyleColBandSize w:val="1"/>
      <w:tblCellMar>
        <w:top w:w="15" w:type="dxa"/>
        <w:left w:w="15" w:type="dxa"/>
        <w:bottom w:w="15" w:type="dxa"/>
        <w:right w:w="15" w:type="dxa"/>
      </w:tblCellMar>
    </w:tblPr>
  </w:style>
  <w:style w:type="table" w:styleId="a8" w:customStyle="1">
    <w:basedOn w:val="TableNormal0"/>
    <w:tblPr>
      <w:tblStyleRowBandSize w:val="1"/>
      <w:tblStyleColBandSize w:val="1"/>
      <w:tblCellMar>
        <w:top w:w="15" w:type="dxa"/>
        <w:left w:w="15" w:type="dxa"/>
        <w:bottom w:w="15" w:type="dxa"/>
        <w:right w:w="15" w:type="dxa"/>
      </w:tblCellMar>
    </w:tblPr>
  </w:style>
  <w:style w:type="table" w:styleId="a9" w:customStyle="1">
    <w:basedOn w:val="TableNormal0"/>
    <w:tblPr>
      <w:tblStyleRowBandSize w:val="1"/>
      <w:tblStyleColBandSize w:val="1"/>
      <w:tblCellMar>
        <w:top w:w="15" w:type="dxa"/>
        <w:left w:w="15" w:type="dxa"/>
        <w:bottom w:w="15" w:type="dxa"/>
        <w:right w:w="15" w:type="dxa"/>
      </w:tblCellMar>
    </w:tblPr>
  </w:style>
  <w:style w:type="table" w:styleId="a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c" w:customStyle="1">
    <w:basedOn w:val="TableNormal0"/>
    <w:tblPr>
      <w:tblStyleRowBandSize w:val="1"/>
      <w:tblStyleColBandSize w:val="1"/>
      <w:tblCellMar>
        <w:top w:w="15" w:type="dxa"/>
        <w:left w:w="15" w:type="dxa"/>
        <w:bottom w:w="15" w:type="dxa"/>
        <w:right w:w="15" w:type="dxa"/>
      </w:tblCellMar>
    </w:tblPr>
  </w:style>
  <w:style w:type="table" w:styleId="ad" w:customStyle="1">
    <w:basedOn w:val="TableNormal0"/>
    <w:tblPr>
      <w:tblStyleRowBandSize w:val="1"/>
      <w:tblStyleColBandSize w:val="1"/>
      <w:tblCellMar>
        <w:top w:w="15" w:type="dxa"/>
        <w:left w:w="15" w:type="dxa"/>
        <w:bottom w:w="15" w:type="dxa"/>
        <w:right w:w="15" w:type="dxa"/>
      </w:tblCellMar>
    </w:tblPr>
  </w:style>
  <w:style w:type="table" w:styleId="ae" w:customStyle="1">
    <w:basedOn w:val="TableNormal0"/>
    <w:tblPr>
      <w:tblStyleRowBandSize w:val="1"/>
      <w:tblStyleColBandSize w:val="1"/>
      <w:tblCellMar>
        <w:top w:w="15" w:type="dxa"/>
        <w:left w:w="15" w:type="dxa"/>
        <w:bottom w:w="15" w:type="dxa"/>
        <w:right w:w="15" w:type="dxa"/>
      </w:tblCellMar>
    </w:tblPr>
  </w:style>
  <w:style w:type="table" w:styleId="af" w:customStyle="1">
    <w:basedOn w:val="TableNormal0"/>
    <w:tblPr>
      <w:tblStyleRowBandSize w:val="1"/>
      <w:tblStyleColBandSize w:val="1"/>
      <w:tblCellMar>
        <w:top w:w="15" w:type="dxa"/>
        <w:left w:w="15" w:type="dxa"/>
        <w:bottom w:w="15" w:type="dxa"/>
        <w:right w:w="15" w:type="dxa"/>
      </w:tblCellMar>
    </w:tblPr>
  </w:style>
  <w:style w:type="table" w:styleId="af0" w:customStyle="1">
    <w:basedOn w:val="TableNormal0"/>
    <w:tblPr>
      <w:tblStyleRowBandSize w:val="1"/>
      <w:tblStyleColBandSize w:val="1"/>
      <w:tblCellMar>
        <w:top w:w="15" w:type="dxa"/>
        <w:left w:w="15" w:type="dxa"/>
        <w:bottom w:w="15" w:type="dxa"/>
        <w:right w:w="15" w:type="dxa"/>
      </w:tblCellMar>
    </w:tblPr>
  </w:style>
  <w:style w:type="table" w:styleId="af1" w:customStyle="1">
    <w:basedOn w:val="TableNormal0"/>
    <w:tblPr>
      <w:tblStyleRowBandSize w:val="1"/>
      <w:tblStyleColBandSize w:val="1"/>
      <w:tblCellMar>
        <w:top w:w="15" w:type="dxa"/>
        <w:left w:w="15" w:type="dxa"/>
        <w:bottom w:w="15" w:type="dxa"/>
        <w:right w:w="15" w:type="dxa"/>
      </w:tblCellMar>
    </w:tblPr>
  </w:style>
  <w:style w:type="table" w:styleId="af2" w:customStyle="1">
    <w:basedOn w:val="TableNormal0"/>
    <w:tblPr>
      <w:tblStyleRowBandSize w:val="1"/>
      <w:tblStyleColBandSize w:val="1"/>
      <w:tblCellMar>
        <w:top w:w="15" w:type="dxa"/>
        <w:left w:w="15" w:type="dxa"/>
        <w:bottom w:w="15" w:type="dxa"/>
        <w:right w:w="15" w:type="dxa"/>
      </w:tblCellMar>
    </w:tblPr>
  </w:style>
  <w:style w:type="table" w:styleId="af3" w:customStyle="1">
    <w:basedOn w:val="TableNormal0"/>
    <w:tblPr>
      <w:tblStyleRowBandSize w:val="1"/>
      <w:tblStyleColBandSize w:val="1"/>
      <w:tblCellMar>
        <w:top w:w="15" w:type="dxa"/>
        <w:left w:w="15" w:type="dxa"/>
        <w:bottom w:w="15" w:type="dxa"/>
        <w:right w:w="15" w:type="dxa"/>
      </w:tblCellMar>
    </w:tblPr>
  </w:style>
  <w:style w:type="table" w:styleId="af4" w:customStyle="1">
    <w:basedOn w:val="TableNormal0"/>
    <w:tblPr>
      <w:tblStyleRowBandSize w:val="1"/>
      <w:tblStyleColBandSize w:val="1"/>
      <w:tblCellMar>
        <w:top w:w="15" w:type="dxa"/>
        <w:left w:w="15" w:type="dxa"/>
        <w:bottom w:w="15" w:type="dxa"/>
        <w:right w:w="15" w:type="dxa"/>
      </w:tblCellMar>
    </w:tblPr>
  </w:style>
  <w:style w:type="table" w:styleId="af5" w:customStyle="1">
    <w:basedOn w:val="TableNormal0"/>
    <w:tblPr>
      <w:tblStyleRowBandSize w:val="1"/>
      <w:tblStyleColBandSize w:val="1"/>
      <w:tblCellMar>
        <w:top w:w="15" w:type="dxa"/>
        <w:left w:w="15" w:type="dxa"/>
        <w:bottom w:w="15" w:type="dxa"/>
        <w:right w:w="15" w:type="dxa"/>
      </w:tblCellMar>
    </w:tblPr>
  </w:style>
  <w:style w:type="table" w:styleId="a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8" w:customStyle="1">
    <w:basedOn w:val="TableNormal0"/>
    <w:tblPr>
      <w:tblStyleRowBandSize w:val="1"/>
      <w:tblStyleColBandSize w:val="1"/>
      <w:tblCellMar>
        <w:top w:w="15" w:type="dxa"/>
        <w:left w:w="15" w:type="dxa"/>
        <w:bottom w:w="15" w:type="dxa"/>
        <w:right w:w="15" w:type="dxa"/>
      </w:tblCellMar>
    </w:tblPr>
  </w:style>
  <w:style w:type="table" w:styleId="af9" w:customStyle="1">
    <w:basedOn w:val="TableNormal0"/>
    <w:tblPr>
      <w:tblStyleRowBandSize w:val="1"/>
      <w:tblStyleColBandSize w:val="1"/>
      <w:tblCellMar>
        <w:top w:w="15" w:type="dxa"/>
        <w:left w:w="15" w:type="dxa"/>
        <w:bottom w:w="15" w:type="dxa"/>
        <w:right w:w="15" w:type="dxa"/>
      </w:tblCellMar>
    </w:tblPr>
  </w:style>
  <w:style w:type="table" w:styleId="afa" w:customStyle="1">
    <w:basedOn w:val="TableNormal0"/>
    <w:tblPr>
      <w:tblStyleRowBandSize w:val="1"/>
      <w:tblStyleColBandSize w:val="1"/>
      <w:tblCellMar>
        <w:top w:w="15" w:type="dxa"/>
        <w:left w:w="15" w:type="dxa"/>
        <w:bottom w:w="15" w:type="dxa"/>
        <w:right w:w="15" w:type="dxa"/>
      </w:tblCellMar>
    </w:tblPr>
  </w:style>
  <w:style w:type="table" w:styleId="afb" w:customStyle="1">
    <w:basedOn w:val="TableNormal0"/>
    <w:tblPr>
      <w:tblStyleRowBandSize w:val="1"/>
      <w:tblStyleColBandSize w:val="1"/>
      <w:tblCellMar>
        <w:top w:w="15" w:type="dxa"/>
        <w:left w:w="15" w:type="dxa"/>
        <w:bottom w:w="15" w:type="dxa"/>
        <w:right w:w="15" w:type="dxa"/>
      </w:tblCellMar>
    </w:tblPr>
  </w:style>
  <w:style w:type="table" w:styleId="afc" w:customStyle="1">
    <w:basedOn w:val="TableNormal0"/>
    <w:tblPr>
      <w:tblStyleRowBandSize w:val="1"/>
      <w:tblStyleColBandSize w:val="1"/>
      <w:tblCellMar>
        <w:top w:w="15" w:type="dxa"/>
        <w:left w:w="15" w:type="dxa"/>
        <w:bottom w:w="15" w:type="dxa"/>
        <w:right w:w="15" w:type="dxa"/>
      </w:tblCellMar>
    </w:tblPr>
  </w:style>
  <w:style w:type="table" w:styleId="afd" w:customStyle="1">
    <w:basedOn w:val="TableNormal0"/>
    <w:tblPr>
      <w:tblStyleRowBandSize w:val="1"/>
      <w:tblStyleColBandSize w:val="1"/>
      <w:tblCellMar>
        <w:top w:w="15" w:type="dxa"/>
        <w:left w:w="15" w:type="dxa"/>
        <w:bottom w:w="15" w:type="dxa"/>
        <w:right w:w="15" w:type="dxa"/>
      </w:tblCellMar>
    </w:tblPr>
  </w:style>
  <w:style w:type="table" w:styleId="afe" w:customStyle="1">
    <w:basedOn w:val="TableNormal0"/>
    <w:tblPr>
      <w:tblStyleRowBandSize w:val="1"/>
      <w:tblStyleColBandSize w:val="1"/>
      <w:tblCellMar>
        <w:top w:w="15" w:type="dxa"/>
        <w:left w:w="15" w:type="dxa"/>
        <w:bottom w:w="15" w:type="dxa"/>
        <w:right w:w="15" w:type="dxa"/>
      </w:tblCellMar>
    </w:tblPr>
  </w:style>
  <w:style w:type="table" w:styleId="aff" w:customStyle="1">
    <w:basedOn w:val="TableNormal0"/>
    <w:tblPr>
      <w:tblStyleRowBandSize w:val="1"/>
      <w:tblStyleColBandSize w:val="1"/>
      <w:tblCellMar>
        <w:top w:w="15" w:type="dxa"/>
        <w:left w:w="15" w:type="dxa"/>
        <w:bottom w:w="15" w:type="dxa"/>
        <w:right w:w="15" w:type="dxa"/>
      </w:tblCellMar>
    </w:tblPr>
  </w:style>
  <w:style w:type="table" w:styleId="a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1" w:customStyle="1">
    <w:basedOn w:val="TableNormal0"/>
    <w:tblPr>
      <w:tblStyleRowBandSize w:val="1"/>
      <w:tblStyleColBandSize w:val="1"/>
      <w:tblCellMar>
        <w:top w:w="15" w:type="dxa"/>
        <w:left w:w="15" w:type="dxa"/>
        <w:bottom w:w="15" w:type="dxa"/>
        <w:right w:w="15" w:type="dxa"/>
      </w:tblCellMar>
    </w:tblPr>
  </w:style>
  <w:style w:type="table" w:styleId="aff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3" w:customStyle="1">
    <w:basedOn w:val="TableNormal0"/>
    <w:tblPr>
      <w:tblStyleRowBandSize w:val="1"/>
      <w:tblStyleColBandSize w:val="1"/>
      <w:tblCellMar>
        <w:top w:w="15" w:type="dxa"/>
        <w:left w:w="15" w:type="dxa"/>
        <w:bottom w:w="15" w:type="dxa"/>
        <w:right w:w="15" w:type="dxa"/>
      </w:tblCellMar>
    </w:tblPr>
  </w:style>
  <w:style w:type="table" w:styleId="aff4" w:customStyle="1">
    <w:basedOn w:val="TableNormal0"/>
    <w:tblPr>
      <w:tblStyleRowBandSize w:val="1"/>
      <w:tblStyleColBandSize w:val="1"/>
      <w:tblCellMar>
        <w:top w:w="15" w:type="dxa"/>
        <w:left w:w="15" w:type="dxa"/>
        <w:bottom w:w="15" w:type="dxa"/>
        <w:right w:w="15" w:type="dxa"/>
      </w:tblCellMar>
    </w:tblPr>
  </w:style>
  <w:style w:type="table" w:styleId="aff5" w:customStyle="1">
    <w:basedOn w:val="TableNormal0"/>
    <w:tblPr>
      <w:tblStyleRowBandSize w:val="1"/>
      <w:tblStyleColBandSize w:val="1"/>
      <w:tblCellMar>
        <w:top w:w="15" w:type="dxa"/>
        <w:left w:w="15" w:type="dxa"/>
        <w:bottom w:w="15" w:type="dxa"/>
        <w:right w:w="15" w:type="dxa"/>
      </w:tblCellMar>
    </w:tblPr>
  </w:style>
  <w:style w:type="table" w:styleId="af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7" w:customStyle="1">
    <w:basedOn w:val="TableNormal0"/>
    <w:tblPr>
      <w:tblStyleRowBandSize w:val="1"/>
      <w:tblStyleColBandSize w:val="1"/>
      <w:tblCellMar>
        <w:top w:w="15" w:type="dxa"/>
        <w:left w:w="15" w:type="dxa"/>
        <w:bottom w:w="15" w:type="dxa"/>
        <w:right w:w="15" w:type="dxa"/>
      </w:tblCellMar>
    </w:tblPr>
  </w:style>
  <w:style w:type="table" w:styleId="aff8" w:customStyle="1">
    <w:basedOn w:val="TableNormal0"/>
    <w:tblPr>
      <w:tblStyleRowBandSize w:val="1"/>
      <w:tblStyleColBandSize w:val="1"/>
      <w:tblCellMar>
        <w:top w:w="15" w:type="dxa"/>
        <w:left w:w="15" w:type="dxa"/>
        <w:bottom w:w="15" w:type="dxa"/>
        <w:right w:w="15" w:type="dxa"/>
      </w:tblCellMar>
    </w:tblPr>
  </w:style>
  <w:style w:type="table" w:styleId="aff9" w:customStyle="1">
    <w:basedOn w:val="TableNormal0"/>
    <w:tblPr>
      <w:tblStyleRowBandSize w:val="1"/>
      <w:tblStyleColBandSize w:val="1"/>
      <w:tblCellMar>
        <w:top w:w="15" w:type="dxa"/>
        <w:left w:w="15" w:type="dxa"/>
        <w:bottom w:w="15" w:type="dxa"/>
        <w:right w:w="15" w:type="dxa"/>
      </w:tblCellMar>
    </w:tblPr>
  </w:style>
  <w:style w:type="table" w:styleId="aff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c"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d"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e"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1" w:customStyle="1">
    <w:basedOn w:val="TableNormal0"/>
    <w:tblPr>
      <w:tblStyleRowBandSize w:val="1"/>
      <w:tblStyleColBandSize w:val="1"/>
      <w:tblCellMar>
        <w:top w:w="15" w:type="dxa"/>
        <w:left w:w="15" w:type="dxa"/>
        <w:bottom w:w="15" w:type="dxa"/>
        <w:right w:w="15" w:type="dxa"/>
      </w:tblCellMar>
    </w:tblPr>
  </w:style>
  <w:style w:type="table" w:styleId="afff2" w:customStyle="1">
    <w:basedOn w:val="TableNormal0"/>
    <w:tblPr>
      <w:tblStyleRowBandSize w:val="1"/>
      <w:tblStyleColBandSize w:val="1"/>
      <w:tblCellMar>
        <w:top w:w="15" w:type="dxa"/>
        <w:left w:w="15" w:type="dxa"/>
        <w:bottom w:w="15" w:type="dxa"/>
        <w:right w:w="15" w:type="dxa"/>
      </w:tblCellMar>
    </w:tblPr>
  </w:style>
  <w:style w:type="table" w:styleId="afff3" w:customStyle="1">
    <w:basedOn w:val="TableNormal0"/>
    <w:tblPr>
      <w:tblStyleRowBandSize w:val="1"/>
      <w:tblStyleColBandSize w:val="1"/>
      <w:tblCellMar>
        <w:top w:w="15" w:type="dxa"/>
        <w:left w:w="15" w:type="dxa"/>
        <w:bottom w:w="15" w:type="dxa"/>
        <w:right w:w="15" w:type="dxa"/>
      </w:tblCellMar>
    </w:tblPr>
  </w:style>
  <w:style w:type="table" w:styleId="afff4" w:customStyle="1">
    <w:basedOn w:val="TableNormal0"/>
    <w:tblPr>
      <w:tblStyleRowBandSize w:val="1"/>
      <w:tblStyleColBandSize w:val="1"/>
      <w:tblCellMar>
        <w:top w:w="15" w:type="dxa"/>
        <w:left w:w="15" w:type="dxa"/>
        <w:bottom w:w="15" w:type="dxa"/>
        <w:right w:w="15" w:type="dxa"/>
      </w:tblCellMar>
    </w:tblPr>
  </w:style>
  <w:style w:type="table" w:styleId="afff5" w:customStyle="1">
    <w:basedOn w:val="TableNormal0"/>
    <w:tblPr>
      <w:tblStyleRowBandSize w:val="1"/>
      <w:tblStyleColBandSize w:val="1"/>
      <w:tblCellMar>
        <w:top w:w="15" w:type="dxa"/>
        <w:left w:w="15" w:type="dxa"/>
        <w:bottom w:w="15" w:type="dxa"/>
        <w:right w:w="15" w:type="dxa"/>
      </w:tblCellMar>
    </w:tblPr>
  </w:style>
  <w:style w:type="table" w:styleId="afff6" w:customStyle="1">
    <w:basedOn w:val="TableNormal0"/>
    <w:tblPr>
      <w:tblStyleRowBandSize w:val="1"/>
      <w:tblStyleColBandSize w:val="1"/>
      <w:tblCellMar>
        <w:top w:w="15" w:type="dxa"/>
        <w:left w:w="15" w:type="dxa"/>
        <w:bottom w:w="15" w:type="dxa"/>
        <w:right w:w="15" w:type="dxa"/>
      </w:tblCellMar>
    </w:tblPr>
  </w:style>
  <w:style w:type="table" w:styleId="afff7" w:customStyle="1">
    <w:basedOn w:val="TableNormal0"/>
    <w:tblPr>
      <w:tblStyleRowBandSize w:val="1"/>
      <w:tblStyleColBandSize w:val="1"/>
      <w:tblCellMar>
        <w:top w:w="15" w:type="dxa"/>
        <w:left w:w="15" w:type="dxa"/>
        <w:bottom w:w="15" w:type="dxa"/>
        <w:right w:w="15" w:type="dxa"/>
      </w:tblCellMar>
    </w:tblPr>
  </w:style>
  <w:style w:type="table" w:styleId="afff8" w:customStyle="1">
    <w:basedOn w:val="TableNormal0"/>
    <w:tblPr>
      <w:tblStyleRowBandSize w:val="1"/>
      <w:tblStyleColBandSize w:val="1"/>
      <w:tblCellMar>
        <w:top w:w="15" w:type="dxa"/>
        <w:left w:w="15" w:type="dxa"/>
        <w:bottom w:w="15" w:type="dxa"/>
        <w:right w:w="15" w:type="dxa"/>
      </w:tblCellMar>
    </w:tblPr>
  </w:style>
  <w:style w:type="table" w:styleId="afff9" w:customStyle="1">
    <w:basedOn w:val="TableNormal0"/>
    <w:tblPr>
      <w:tblStyleRowBandSize w:val="1"/>
      <w:tblStyleColBandSize w:val="1"/>
      <w:tblCellMar>
        <w:top w:w="15" w:type="dxa"/>
        <w:left w:w="15" w:type="dxa"/>
        <w:bottom w:w="15" w:type="dxa"/>
        <w:right w:w="15" w:type="dxa"/>
      </w:tblCellMar>
    </w:tblPr>
  </w:style>
  <w:style w:type="table" w:styleId="afffa" w:customStyle="1">
    <w:basedOn w:val="TableNormal0"/>
    <w:tblPr>
      <w:tblStyleRowBandSize w:val="1"/>
      <w:tblStyleColBandSize w:val="1"/>
      <w:tblCellMar>
        <w:top w:w="15" w:type="dxa"/>
        <w:left w:w="15" w:type="dxa"/>
        <w:bottom w:w="15" w:type="dxa"/>
        <w:right w:w="15" w:type="dxa"/>
      </w:tblCellMar>
    </w:tblPr>
  </w:style>
  <w:style w:type="table" w:styleId="afffb" w:customStyle="1">
    <w:basedOn w:val="TableNormal0"/>
    <w:tblPr>
      <w:tblStyleRowBandSize w:val="1"/>
      <w:tblStyleColBandSize w:val="1"/>
      <w:tblCellMar>
        <w:top w:w="15" w:type="dxa"/>
        <w:left w:w="15" w:type="dxa"/>
        <w:bottom w:w="15" w:type="dxa"/>
        <w:right w:w="15" w:type="dxa"/>
      </w:tblCellMar>
    </w:tblPr>
  </w:style>
  <w:style w:type="table" w:styleId="afffc" w:customStyle="1">
    <w:basedOn w:val="TableNormal0"/>
    <w:tblPr>
      <w:tblStyleRowBandSize w:val="1"/>
      <w:tblStyleColBandSize w:val="1"/>
      <w:tblCellMar>
        <w:top w:w="15" w:type="dxa"/>
        <w:left w:w="15" w:type="dxa"/>
        <w:bottom w:w="15" w:type="dxa"/>
        <w:right w:w="15" w:type="dxa"/>
      </w:tblCellMar>
    </w:tblPr>
  </w:style>
  <w:style w:type="table" w:styleId="afffd" w:customStyle="1">
    <w:basedOn w:val="TableNormal0"/>
    <w:tblPr>
      <w:tblStyleRowBandSize w:val="1"/>
      <w:tblStyleColBandSize w:val="1"/>
      <w:tblCellMar>
        <w:top w:w="15" w:type="dxa"/>
        <w:left w:w="15" w:type="dxa"/>
        <w:bottom w:w="15" w:type="dxa"/>
        <w:right w:w="15" w:type="dxa"/>
      </w:tblCellMar>
    </w:tblPr>
  </w:style>
  <w:style w:type="table" w:styleId="afffe" w:customStyle="1">
    <w:basedOn w:val="TableNormal0"/>
    <w:tblPr>
      <w:tblStyleRowBandSize w:val="1"/>
      <w:tblStyleColBandSize w:val="1"/>
      <w:tblCellMar>
        <w:top w:w="15" w:type="dxa"/>
        <w:left w:w="15" w:type="dxa"/>
        <w:bottom w:w="15" w:type="dxa"/>
        <w:right w:w="15" w:type="dxa"/>
      </w:tblCellMar>
    </w:tblPr>
  </w:style>
  <w:style w:type="table" w:styleId="affff" w:customStyle="1">
    <w:basedOn w:val="TableNormal0"/>
    <w:tblPr>
      <w:tblStyleRowBandSize w:val="1"/>
      <w:tblStyleColBandSize w:val="1"/>
      <w:tblCellMar>
        <w:top w:w="15" w:type="dxa"/>
        <w:left w:w="15" w:type="dxa"/>
        <w:bottom w:w="15" w:type="dxa"/>
        <w:right w:w="15" w:type="dxa"/>
      </w:tblCellMar>
    </w:tblPr>
  </w:style>
  <w:style w:type="table" w:styleId="affff0" w:customStyle="1">
    <w:basedOn w:val="TableNormal0"/>
    <w:tblPr>
      <w:tblStyleRowBandSize w:val="1"/>
      <w:tblStyleColBandSize w:val="1"/>
      <w:tblCellMar>
        <w:top w:w="15" w:type="dxa"/>
        <w:left w:w="15" w:type="dxa"/>
        <w:bottom w:w="15" w:type="dxa"/>
        <w:right w:w="15" w:type="dxa"/>
      </w:tblCellMar>
    </w:tblPr>
  </w:style>
  <w:style w:type="table" w:styleId="affff1" w:customStyle="1">
    <w:basedOn w:val="TableNormal0"/>
    <w:tblPr>
      <w:tblStyleRowBandSize w:val="1"/>
      <w:tblStyleColBandSize w:val="1"/>
      <w:tblCellMar>
        <w:top w:w="0" w:type="dxa"/>
        <w:left w:w="108" w:type="dxa"/>
        <w:bottom w:w="0" w:type="dxa"/>
        <w:right w:w="108" w:type="dxa"/>
      </w:tblCellMar>
    </w:tblPr>
  </w:style>
  <w:style w:type="table" w:styleId="affff2" w:customStyle="1">
    <w:basedOn w:val="TableNormal0"/>
    <w:tblPr>
      <w:tblStyleRowBandSize w:val="1"/>
      <w:tblStyleColBandSize w:val="1"/>
      <w:tblCellMar>
        <w:top w:w="0" w:type="dxa"/>
        <w:left w:w="108" w:type="dxa"/>
        <w:bottom w:w="0" w:type="dxa"/>
        <w:right w:w="108" w:type="dxa"/>
      </w:tblCellMar>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6"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7"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8" w:customStyle="1">
    <w:basedOn w:val="TableNormal0"/>
    <w:tblPr>
      <w:tblStyleRowBandSize w:val="1"/>
      <w:tblStyleColBandSize w:val="1"/>
      <w:tblCellMar>
        <w:top w:w="0" w:type="dxa"/>
        <w:left w:w="108" w:type="dxa"/>
        <w:bottom w:w="0" w:type="dxa"/>
        <w:right w:w="108" w:type="dxa"/>
      </w:tblCellMar>
    </w:tblPr>
  </w:style>
  <w:style w:type="table" w:styleId="affff9" w:customStyle="1">
    <w:basedOn w:val="TableNormal0"/>
    <w:tblPr>
      <w:tblStyleRowBandSize w:val="1"/>
      <w:tblStyleColBandSize w:val="1"/>
      <w:tblCellMar>
        <w:top w:w="0" w:type="dxa"/>
        <w:left w:w="108" w:type="dxa"/>
        <w:bottom w:w="0" w:type="dxa"/>
        <w:right w:w="108" w:type="dxa"/>
      </w:tblCellMar>
    </w:tblPr>
  </w:style>
  <w:style w:type="table" w:styleId="affffa" w:customStyle="1">
    <w:basedOn w:val="TableNormal0"/>
    <w:tblPr>
      <w:tblStyleRowBandSize w:val="1"/>
      <w:tblStyleColBandSize w:val="1"/>
      <w:tblCellMar>
        <w:top w:w="0" w:type="dxa"/>
        <w:left w:w="108" w:type="dxa"/>
        <w:bottom w:w="0" w:type="dxa"/>
        <w:right w:w="108" w:type="dxa"/>
      </w:tblCellMar>
    </w:tblPr>
  </w:style>
  <w:style w:type="table" w:styleId="affffb"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c"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d"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e"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0"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Pr>
      <w:rFonts w:ascii="Times New Roman" w:hAnsi="Times New Roman" w:eastAsia="Times New Roman" w:cs="Times New Roman"/>
      <w:sz w:val="16"/>
      <w:szCs w:val="16"/>
    </w:rPr>
  </w:style>
  <w:style w:type="paragraph" w:styleId="msonormal0" w:customStyle="1">
    <w:name w:val="msonormal"/>
    <w:basedOn w:val="Normal"/>
    <w:rsid w:val="00EE3AD0"/>
    <w:pPr>
      <w:spacing w:before="100" w:beforeAutospacing="1" w:after="100" w:afterAutospacing="1" w:line="240" w:lineRule="auto"/>
      <w:jc w:val="left"/>
    </w:pPr>
    <w:rPr>
      <w:lang w:val="en-US"/>
    </w:rPr>
  </w:style>
  <w:style w:type="paragraph" w:styleId="NormalWeb">
    <w:name w:val="Normal (Web)"/>
    <w:basedOn w:val="Normal"/>
    <w:uiPriority w:val="99"/>
    <w:semiHidden/>
    <w:unhideWhenUsed/>
    <w:rsid w:val="00EE3AD0"/>
    <w:pPr>
      <w:spacing w:before="100" w:beforeAutospacing="1" w:after="100" w:afterAutospacing="1" w:line="240" w:lineRule="auto"/>
      <w:jc w:val="left"/>
    </w:pPr>
    <w:rPr>
      <w:lang w:val="en-US"/>
    </w:rPr>
  </w:style>
  <w:style w:type="character" w:styleId="apple-tab-span" w:customStyle="1">
    <w:name w:val="apple-tab-span"/>
    <w:basedOn w:val="DefaultParagraphFont"/>
    <w:rsid w:val="00EE3AD0"/>
    <w:rPr>
      <w:rFonts w:ascii="Times New Roman" w:hAnsi="Times New Roman" w:eastAsia="Times New Roman" w:cs="Times New Roman"/>
    </w:rPr>
  </w:style>
  <w:style w:type="character" w:styleId="Hyperlink">
    <w:name w:val="Hyperlink"/>
    <w:basedOn w:val="DefaultParagraphFont"/>
    <w:uiPriority w:val="99"/>
    <w:unhideWhenUsed/>
    <w:rsid w:val="00EE3AD0"/>
    <w:rPr>
      <w:rFonts w:ascii="Times New Roman" w:hAnsi="Times New Roman" w:eastAsia="Times New Roman" w:cs="Times New Roman"/>
      <w:color w:val="0000FF"/>
      <w:u w:val="single"/>
    </w:rPr>
  </w:style>
  <w:style w:type="character" w:styleId="FollowedHyperlink">
    <w:name w:val="FollowedHyperlink"/>
    <w:basedOn w:val="DefaultParagraphFont"/>
    <w:uiPriority w:val="99"/>
    <w:semiHidden/>
    <w:unhideWhenUsed/>
    <w:rsid w:val="00EE3AD0"/>
    <w:rPr>
      <w:rFonts w:ascii="Times New Roman" w:hAnsi="Times New Roman" w:eastAsia="Times New Roman" w:cs="Times New Roman"/>
      <w:color w:val="800080"/>
      <w:u w:val="single"/>
    </w:rPr>
  </w:style>
  <w:style w:type="character" w:styleId="UnresolvedMention">
    <w:name w:val="Unresolved Mention"/>
    <w:basedOn w:val="DefaultParagraphFont"/>
    <w:uiPriority w:val="99"/>
    <w:semiHidden/>
    <w:unhideWhenUsed/>
    <w:rsid w:val="00EE3AD0"/>
    <w:rPr>
      <w:rFonts w:ascii="Times New Roman" w:hAnsi="Times New Roman" w:eastAsia="Times New Roman" w:cs="Times New Roman"/>
      <w:color w:val="605E5C"/>
      <w:shd w:val="clear" w:color="auto" w:fill="E1DFDD"/>
    </w:rPr>
  </w:style>
  <w:style w:type="paragraph" w:styleId="ListParagraph">
    <w:name w:val="List Paragraph"/>
    <w:basedOn w:val="Normal"/>
    <w:uiPriority w:val="34"/>
    <w:qFormat/>
    <w:rsid w:val="00A23DA0"/>
    <w:pPr>
      <w:ind w:left="720"/>
      <w:contextualSpacing/>
    </w:pPr>
  </w:style>
  <w:style w:type="paragraph" w:styleId="Header">
    <w:name w:val="header"/>
    <w:basedOn w:val="Normal"/>
    <w:link w:val="Head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HeaderChar" w:customStyle="1">
    <w:name w:val="Header Char"/>
    <w:basedOn w:val="DefaultParagraphFont"/>
    <w:link w:val="Header"/>
    <w:uiPriority w:val="99"/>
    <w:rsid w:val="00A23DA0"/>
    <w:rPr>
      <w:rFonts w:ascii="Times New Roman" w:hAnsi="Times New Roman" w:eastAsia="Times New Roman" w:cstheme="minorBidi"/>
      <w:sz w:val="20"/>
      <w:szCs w:val="22"/>
      <w:lang w:val="en-US"/>
    </w:rPr>
  </w:style>
  <w:style w:type="paragraph" w:styleId="Footer">
    <w:name w:val="footer"/>
    <w:basedOn w:val="Normal"/>
    <w:link w:val="Foot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FooterChar" w:customStyle="1">
    <w:name w:val="Footer Char"/>
    <w:basedOn w:val="DefaultParagraphFont"/>
    <w:link w:val="Footer"/>
    <w:uiPriority w:val="99"/>
    <w:rsid w:val="00A23DA0"/>
    <w:rPr>
      <w:rFonts w:ascii="Times New Roman" w:hAnsi="Times New Roman" w:eastAsia="Times New Roman" w:cstheme="minorBidi"/>
      <w:sz w:val="20"/>
      <w:szCs w:val="22"/>
      <w:lang w:val="en-US"/>
    </w:rPr>
  </w:style>
  <w:style w:type="paragraph" w:styleId="NoSpacing">
    <w:name w:val="No Spacing"/>
    <w:uiPriority w:val="1"/>
    <w:qFormat/>
    <w:rsid w:val="00A23DA0"/>
    <w:pPr>
      <w:spacing w:before="0" w:after="0" w:line="240" w:lineRule="auto"/>
      <w:jc w:val="left"/>
    </w:pPr>
    <w:rPr>
      <w:rFonts w:asciiTheme="minorHAnsi" w:hAnsiTheme="minorHAnsi" w:eastAsiaTheme="minorEastAsia" w:cstheme="minorBidi"/>
      <w:sz w:val="22"/>
      <w:szCs w:val="22"/>
      <w:lang w:val="en-US"/>
    </w:rPr>
  </w:style>
  <w:style w:type="paragraph" w:styleId="BodyText">
    <w:name w:val="Body Text"/>
    <w:basedOn w:val="Normal"/>
    <w:link w:val="BodyTextChar"/>
    <w:uiPriority w:val="99"/>
    <w:unhideWhenUsed/>
    <w:rsid w:val="00A23DA0"/>
    <w:pPr>
      <w:spacing w:before="0" w:after="120"/>
      <w:jc w:val="left"/>
    </w:pPr>
    <w:rPr>
      <w:rFonts w:cstheme="minorBidi"/>
      <w:sz w:val="20"/>
      <w:szCs w:val="22"/>
      <w:lang w:val="en-US"/>
    </w:rPr>
  </w:style>
  <w:style w:type="character" w:styleId="BodyTextChar" w:customStyle="1">
    <w:name w:val="Body Text Char"/>
    <w:basedOn w:val="DefaultParagraphFont"/>
    <w:link w:val="BodyText"/>
    <w:uiPriority w:val="99"/>
    <w:rsid w:val="00A23DA0"/>
    <w:rPr>
      <w:rFonts w:ascii="Times New Roman" w:hAnsi="Times New Roman" w:eastAsia="Times New Roman" w:cstheme="minorBidi"/>
      <w:sz w:val="20"/>
      <w:szCs w:val="22"/>
      <w:lang w:val="en-US"/>
    </w:rPr>
  </w:style>
  <w:style w:type="paragraph" w:styleId="BodyText2">
    <w:name w:val="Body Text 2"/>
    <w:basedOn w:val="Normal"/>
    <w:link w:val="BodyText2Char"/>
    <w:uiPriority w:val="99"/>
    <w:unhideWhenUsed/>
    <w:rsid w:val="00A23DA0"/>
    <w:pPr>
      <w:spacing w:before="0" w:after="120" w:line="480" w:lineRule="auto"/>
      <w:jc w:val="left"/>
    </w:pPr>
    <w:rPr>
      <w:rFonts w:cstheme="minorBidi"/>
      <w:sz w:val="20"/>
      <w:szCs w:val="22"/>
      <w:lang w:val="en-US"/>
    </w:rPr>
  </w:style>
  <w:style w:type="character" w:styleId="BodyText2Char" w:customStyle="1">
    <w:name w:val="Body Text 2 Char"/>
    <w:basedOn w:val="DefaultParagraphFont"/>
    <w:link w:val="BodyText2"/>
    <w:uiPriority w:val="99"/>
    <w:rsid w:val="00A23DA0"/>
    <w:rPr>
      <w:rFonts w:ascii="Times New Roman" w:hAnsi="Times New Roman" w:eastAsia="Times New Roman" w:cstheme="minorBidi"/>
      <w:sz w:val="20"/>
      <w:szCs w:val="22"/>
      <w:lang w:val="en-US"/>
    </w:rPr>
  </w:style>
  <w:style w:type="paragraph" w:styleId="BodyText3">
    <w:name w:val="Body Text 3"/>
    <w:basedOn w:val="Normal"/>
    <w:link w:val="BodyText3Char"/>
    <w:uiPriority w:val="99"/>
    <w:unhideWhenUsed/>
    <w:rsid w:val="00A23DA0"/>
    <w:pPr>
      <w:spacing w:before="0" w:after="120"/>
      <w:jc w:val="left"/>
    </w:pPr>
    <w:rPr>
      <w:rFonts w:cstheme="minorBidi"/>
      <w:sz w:val="16"/>
      <w:szCs w:val="16"/>
      <w:lang w:val="en-US"/>
    </w:rPr>
  </w:style>
  <w:style w:type="character" w:styleId="BodyText3Char" w:customStyle="1">
    <w:name w:val="Body Text 3 Char"/>
    <w:basedOn w:val="DefaultParagraphFont"/>
    <w:link w:val="BodyText3"/>
    <w:uiPriority w:val="99"/>
    <w:rsid w:val="00A23DA0"/>
    <w:rPr>
      <w:rFonts w:ascii="Times New Roman" w:hAnsi="Times New Roman" w:eastAsia="Times New Roman" w:cstheme="minorBidi"/>
      <w:sz w:val="16"/>
      <w:szCs w:val="16"/>
      <w:lang w:val="en-US"/>
    </w:rPr>
  </w:style>
  <w:style w:type="paragraph" w:styleId="List">
    <w:name w:val="List"/>
    <w:basedOn w:val="Normal"/>
    <w:uiPriority w:val="99"/>
    <w:unhideWhenUsed/>
    <w:rsid w:val="00A23DA0"/>
    <w:pPr>
      <w:spacing w:before="0" w:after="200"/>
      <w:ind w:left="360" w:hanging="360"/>
      <w:contextualSpacing/>
      <w:jc w:val="left"/>
    </w:pPr>
    <w:rPr>
      <w:rFonts w:cstheme="minorBidi"/>
      <w:sz w:val="20"/>
      <w:szCs w:val="22"/>
      <w:lang w:val="en-US"/>
    </w:rPr>
  </w:style>
  <w:style w:type="paragraph" w:styleId="List2">
    <w:name w:val="List 2"/>
    <w:basedOn w:val="Normal"/>
    <w:uiPriority w:val="99"/>
    <w:unhideWhenUsed/>
    <w:rsid w:val="00A23DA0"/>
    <w:pPr>
      <w:spacing w:before="0" w:after="200"/>
      <w:ind w:left="720" w:hanging="360"/>
      <w:contextualSpacing/>
      <w:jc w:val="left"/>
    </w:pPr>
    <w:rPr>
      <w:rFonts w:cstheme="minorBidi"/>
      <w:sz w:val="20"/>
      <w:szCs w:val="22"/>
      <w:lang w:val="en-US"/>
    </w:rPr>
  </w:style>
  <w:style w:type="paragraph" w:styleId="List3">
    <w:name w:val="List 3"/>
    <w:basedOn w:val="Normal"/>
    <w:uiPriority w:val="99"/>
    <w:unhideWhenUsed/>
    <w:rsid w:val="00A23DA0"/>
    <w:pPr>
      <w:spacing w:before="0" w:after="200"/>
      <w:ind w:left="1080" w:hanging="360"/>
      <w:contextualSpacing/>
      <w:jc w:val="left"/>
    </w:pPr>
    <w:rPr>
      <w:rFonts w:cstheme="minorBidi"/>
      <w:sz w:val="20"/>
      <w:szCs w:val="22"/>
      <w:lang w:val="en-US"/>
    </w:rPr>
  </w:style>
  <w:style w:type="paragraph" w:styleId="ListBullet">
    <w:name w:val="List Bullet"/>
    <w:basedOn w:val="Normal"/>
    <w:uiPriority w:val="99"/>
    <w:unhideWhenUsed/>
    <w:rsid w:val="00A23DA0"/>
    <w:pPr>
      <w:numPr>
        <w:numId w:val="1021"/>
      </w:numPr>
      <w:tabs>
        <w:tab w:val="clear" w:pos="360"/>
      </w:tabs>
      <w:spacing w:before="0" w:after="200"/>
      <w:ind w:left="0" w:firstLine="0"/>
      <w:contextualSpacing/>
      <w:jc w:val="left"/>
    </w:pPr>
    <w:rPr>
      <w:rFonts w:cstheme="minorBidi"/>
      <w:szCs w:val="22"/>
      <w:lang w:val="en-US"/>
    </w:rPr>
  </w:style>
  <w:style w:type="paragraph" w:styleId="ListBullet2">
    <w:name w:val="List Bullet 2"/>
    <w:basedOn w:val="Normal"/>
    <w:uiPriority w:val="99"/>
    <w:unhideWhenUsed/>
    <w:rsid w:val="00A23DA0"/>
    <w:pPr>
      <w:numPr>
        <w:numId w:val="1022"/>
      </w:numPr>
      <w:tabs>
        <w:tab w:val="clear" w:pos="720"/>
      </w:tabs>
      <w:spacing w:before="0" w:after="200"/>
      <w:ind w:left="0" w:firstLine="0"/>
      <w:contextualSpacing/>
      <w:jc w:val="left"/>
    </w:pPr>
    <w:rPr>
      <w:rFonts w:cstheme="minorBidi"/>
      <w:sz w:val="20"/>
      <w:szCs w:val="22"/>
      <w:lang w:val="en-US"/>
    </w:rPr>
  </w:style>
  <w:style w:type="paragraph" w:styleId="ListBullet3">
    <w:name w:val="List Bullet 3"/>
    <w:basedOn w:val="Normal"/>
    <w:uiPriority w:val="99"/>
    <w:unhideWhenUsed/>
    <w:rsid w:val="00A23DA0"/>
    <w:pPr>
      <w:numPr>
        <w:numId w:val="1023"/>
      </w:numPr>
      <w:tabs>
        <w:tab w:val="clear" w:pos="1080"/>
      </w:tabs>
      <w:spacing w:before="0" w:after="200"/>
      <w:ind w:left="0" w:firstLine="0"/>
      <w:contextualSpacing/>
      <w:jc w:val="left"/>
    </w:pPr>
    <w:rPr>
      <w:rFonts w:cstheme="minorBidi"/>
      <w:sz w:val="20"/>
      <w:szCs w:val="22"/>
      <w:lang w:val="en-US"/>
    </w:rPr>
  </w:style>
  <w:style w:type="paragraph" w:styleId="ListNumber">
    <w:name w:val="List Number"/>
    <w:basedOn w:val="Normal"/>
    <w:uiPriority w:val="99"/>
    <w:unhideWhenUsed/>
    <w:rsid w:val="00A23DA0"/>
    <w:pPr>
      <w:numPr>
        <w:numId w:val="1024"/>
      </w:numPr>
      <w:tabs>
        <w:tab w:val="clear" w:pos="360"/>
      </w:tabs>
      <w:spacing w:before="0" w:after="200"/>
      <w:ind w:left="0" w:firstLine="0"/>
      <w:contextualSpacing/>
      <w:jc w:val="left"/>
    </w:pPr>
    <w:rPr>
      <w:rFonts w:cstheme="minorBidi"/>
      <w:sz w:val="20"/>
      <w:szCs w:val="22"/>
      <w:lang w:val="en-US"/>
    </w:rPr>
  </w:style>
  <w:style w:type="paragraph" w:styleId="ListNumber2">
    <w:name w:val="List Number 2"/>
    <w:basedOn w:val="Normal"/>
    <w:uiPriority w:val="99"/>
    <w:unhideWhenUsed/>
    <w:rsid w:val="00A23DA0"/>
    <w:pPr>
      <w:numPr>
        <w:numId w:val="1025"/>
      </w:numPr>
      <w:tabs>
        <w:tab w:val="clear" w:pos="720"/>
      </w:tabs>
      <w:spacing w:before="0" w:after="200"/>
      <w:ind w:left="0" w:firstLine="0"/>
      <w:contextualSpacing/>
      <w:jc w:val="left"/>
    </w:pPr>
    <w:rPr>
      <w:rFonts w:cstheme="minorBidi"/>
      <w:sz w:val="20"/>
      <w:szCs w:val="22"/>
      <w:lang w:val="en-US"/>
    </w:rPr>
  </w:style>
  <w:style w:type="paragraph" w:styleId="ListNumber3">
    <w:name w:val="List Number 3"/>
    <w:basedOn w:val="Normal"/>
    <w:uiPriority w:val="99"/>
    <w:unhideWhenUsed/>
    <w:rsid w:val="00A23DA0"/>
    <w:pPr>
      <w:numPr>
        <w:numId w:val="1026"/>
      </w:numPr>
      <w:tabs>
        <w:tab w:val="clear" w:pos="1080"/>
      </w:tabs>
      <w:spacing w:before="0" w:after="200"/>
      <w:ind w:left="0" w:firstLine="0"/>
      <w:contextualSpacing/>
      <w:jc w:val="left"/>
    </w:pPr>
    <w:rPr>
      <w:rFonts w:cstheme="minorBidi"/>
      <w:sz w:val="20"/>
      <w:szCs w:val="22"/>
      <w:lang w:val="en-US"/>
    </w:rPr>
  </w:style>
  <w:style w:type="paragraph" w:styleId="ListContinue">
    <w:name w:val="List Continue"/>
    <w:basedOn w:val="Normal"/>
    <w:uiPriority w:val="99"/>
    <w:unhideWhenUsed/>
    <w:rsid w:val="00A23DA0"/>
    <w:pPr>
      <w:spacing w:before="0" w:after="120"/>
      <w:ind w:left="360"/>
      <w:contextualSpacing/>
      <w:jc w:val="left"/>
    </w:pPr>
    <w:rPr>
      <w:rFonts w:cstheme="minorBidi"/>
      <w:sz w:val="20"/>
      <w:szCs w:val="22"/>
      <w:lang w:val="en-US"/>
    </w:rPr>
  </w:style>
  <w:style w:type="paragraph" w:styleId="ListContinue2">
    <w:name w:val="List Continue 2"/>
    <w:basedOn w:val="Normal"/>
    <w:uiPriority w:val="99"/>
    <w:unhideWhenUsed/>
    <w:rsid w:val="00A23DA0"/>
    <w:pPr>
      <w:spacing w:before="0" w:after="120"/>
      <w:ind w:left="720"/>
      <w:contextualSpacing/>
      <w:jc w:val="left"/>
    </w:pPr>
    <w:rPr>
      <w:rFonts w:cstheme="minorBidi"/>
      <w:sz w:val="20"/>
      <w:szCs w:val="22"/>
      <w:lang w:val="en-US"/>
    </w:rPr>
  </w:style>
  <w:style w:type="paragraph" w:styleId="ListContinue3">
    <w:name w:val="List Continue 3"/>
    <w:basedOn w:val="Normal"/>
    <w:uiPriority w:val="99"/>
    <w:unhideWhenUsed/>
    <w:rsid w:val="00A23DA0"/>
    <w:pPr>
      <w:spacing w:before="0" w:after="120"/>
      <w:ind w:left="1080"/>
      <w:contextualSpacing/>
      <w:jc w:val="left"/>
    </w:pPr>
    <w:rPr>
      <w:rFonts w:cstheme="minorBidi"/>
      <w:sz w:val="20"/>
      <w:szCs w:val="22"/>
      <w:lang w:val="en-US"/>
    </w:rPr>
  </w:style>
  <w:style w:type="paragraph" w:styleId="MacroText">
    <w:name w:val="macro"/>
    <w:link w:val="MacroTextChar"/>
    <w:uiPriority w:val="99"/>
    <w:unhideWhenUsed/>
    <w:rsid w:val="00A23DA0"/>
    <w:pPr>
      <w:tabs>
        <w:tab w:val="left" w:pos="576"/>
        <w:tab w:val="left" w:pos="1152"/>
        <w:tab w:val="left" w:pos="1728"/>
        <w:tab w:val="left" w:pos="2304"/>
        <w:tab w:val="left" w:pos="2880"/>
        <w:tab w:val="left" w:pos="3456"/>
        <w:tab w:val="left" w:pos="4032"/>
      </w:tabs>
      <w:spacing w:before="0" w:after="200"/>
      <w:jc w:val="left"/>
    </w:pPr>
    <w:rPr>
      <w:rFonts w:eastAsiaTheme="minorEastAsia" w:cstheme="minorBidi"/>
      <w:sz w:val="20"/>
      <w:szCs w:val="20"/>
      <w:lang w:val="en-US"/>
    </w:rPr>
  </w:style>
  <w:style w:type="character" w:styleId="MacroTextChar" w:customStyle="1">
    <w:name w:val="Macro Text Char"/>
    <w:basedOn w:val="DefaultParagraphFont"/>
    <w:link w:val="MacroText"/>
    <w:uiPriority w:val="99"/>
    <w:rsid w:val="00A23DA0"/>
    <w:rPr>
      <w:rFonts w:ascii="Times New Roman" w:hAnsi="Times New Roman" w:eastAsiaTheme="minorEastAsia" w:cstheme="minorBidi"/>
      <w:sz w:val="20"/>
      <w:szCs w:val="20"/>
      <w:lang w:val="en-US"/>
    </w:rPr>
  </w:style>
  <w:style w:type="paragraph" w:styleId="Quote">
    <w:name w:val="Quote"/>
    <w:basedOn w:val="Normal"/>
    <w:next w:val="Normal"/>
    <w:link w:val="QuoteChar"/>
    <w:uiPriority w:val="29"/>
    <w:qFormat/>
    <w:rsid w:val="00A23DA0"/>
    <w:pPr>
      <w:spacing w:before="0" w:after="200"/>
      <w:jc w:val="left"/>
    </w:pPr>
    <w:rPr>
      <w:rFonts w:cstheme="minorBidi"/>
      <w:i/>
      <w:iCs/>
      <w:color w:val="000000" w:themeColor="text1"/>
      <w:sz w:val="20"/>
      <w:szCs w:val="22"/>
      <w:lang w:val="en-US"/>
    </w:rPr>
  </w:style>
  <w:style w:type="character" w:styleId="QuoteChar" w:customStyle="1">
    <w:name w:val="Quote Char"/>
    <w:basedOn w:val="DefaultParagraphFont"/>
    <w:link w:val="Quote"/>
    <w:uiPriority w:val="29"/>
    <w:rsid w:val="00A23DA0"/>
    <w:rPr>
      <w:rFonts w:ascii="Times New Roman" w:hAnsi="Times New Roman" w:eastAsia="Times New Roman" w:cstheme="minorBidi"/>
      <w:i/>
      <w:iCs/>
      <w:color w:val="000000" w:themeColor="text1"/>
      <w:sz w:val="20"/>
      <w:szCs w:val="22"/>
      <w:lang w:val="en-US"/>
    </w:rPr>
  </w:style>
  <w:style w:type="paragraph" w:styleId="Caption">
    <w:name w:val="caption"/>
    <w:basedOn w:val="Normal"/>
    <w:next w:val="Normal"/>
    <w:uiPriority w:val="35"/>
    <w:semiHidden/>
    <w:unhideWhenUsed/>
    <w:qFormat/>
    <w:rsid w:val="00A23DA0"/>
    <w:pPr>
      <w:spacing w:before="0" w:after="200" w:line="240" w:lineRule="auto"/>
      <w:jc w:val="left"/>
    </w:pPr>
    <w:rPr>
      <w:rFonts w:cstheme="minorBidi"/>
      <w:b/>
      <w:bCs/>
      <w:color w:val="4F81BD" w:themeColor="accent1"/>
      <w:sz w:val="18"/>
      <w:szCs w:val="18"/>
      <w:lang w:val="en-US"/>
    </w:rPr>
  </w:style>
  <w:style w:type="character" w:styleId="Strong">
    <w:name w:val="Strong"/>
    <w:basedOn w:val="DefaultParagraphFont"/>
    <w:uiPriority w:val="22"/>
    <w:qFormat/>
    <w:rsid w:val="00A23DA0"/>
    <w:rPr>
      <w:rFonts w:ascii="Times New Roman" w:hAnsi="Times New Roman" w:eastAsia="Times New Roman" w:cs="Times New Roman"/>
      <w:b/>
      <w:bCs/>
    </w:rPr>
  </w:style>
  <w:style w:type="character" w:styleId="Emphasis">
    <w:name w:val="Emphasis"/>
    <w:basedOn w:val="DefaultParagraphFont"/>
    <w:uiPriority w:val="20"/>
    <w:qFormat/>
    <w:rsid w:val="00A23DA0"/>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A23DA0"/>
    <w:pPr>
      <w:pBdr>
        <w:bottom w:val="single" w:color="4F81BD" w:themeColor="accent1" w:sz="4" w:space="4"/>
      </w:pBdr>
      <w:spacing w:before="200" w:after="280"/>
      <w:ind w:left="936" w:right="936"/>
      <w:jc w:val="left"/>
    </w:pPr>
    <w:rPr>
      <w:rFonts w:cstheme="minorBidi"/>
      <w:b/>
      <w:bCs/>
      <w:i/>
      <w:iCs/>
      <w:color w:val="4F81BD" w:themeColor="accent1"/>
      <w:sz w:val="20"/>
      <w:szCs w:val="22"/>
      <w:lang w:val="en-US"/>
    </w:rPr>
  </w:style>
  <w:style w:type="character" w:styleId="IntenseQuoteChar" w:customStyle="1">
    <w:name w:val="Intense Quote Char"/>
    <w:basedOn w:val="DefaultParagraphFont"/>
    <w:link w:val="IntenseQuote"/>
    <w:uiPriority w:val="30"/>
    <w:rsid w:val="00A23DA0"/>
    <w:rPr>
      <w:rFonts w:ascii="Times New Roman" w:hAnsi="Times New Roman" w:eastAsia="Times New Roman" w:cstheme="minorBidi"/>
      <w:b/>
      <w:bCs/>
      <w:i/>
      <w:iCs/>
      <w:color w:val="4F81BD" w:themeColor="accent1"/>
      <w:sz w:val="20"/>
      <w:szCs w:val="22"/>
      <w:lang w:val="en-US"/>
    </w:rPr>
  </w:style>
  <w:style w:type="character" w:styleId="SubtleEmphasis">
    <w:name w:val="Subtle Emphasis"/>
    <w:basedOn w:val="DefaultParagraphFont"/>
    <w:uiPriority w:val="19"/>
    <w:qFormat/>
    <w:rsid w:val="00A23DA0"/>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A23DA0"/>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A23DA0"/>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A23DA0"/>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A23DA0"/>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A23DA0"/>
    <w:pPr>
      <w:jc w:val="left"/>
      <w:outlineLvl w:val="9"/>
    </w:pPr>
    <w:rPr>
      <w:rFonts w:asciiTheme="majorHAnsi" w:hAnsiTheme="majorHAnsi" w:eastAsiaTheme="majorEastAsia" w:cstheme="majorBidi"/>
      <w:color w:val="006B75"/>
      <w:sz w:val="30"/>
      <w:lang w:val="en-US"/>
    </w:rPr>
  </w:style>
  <w:style w:type="table" w:styleId="TableGrid">
    <w:name w:val="Table Grid"/>
    <w:basedOn w:val="TableNormal"/>
    <w:uiPriority w:val="59"/>
    <w:rsid w:val="00A23DA0"/>
    <w:pPr>
      <w:spacing w:before="0" w:after="0" w:line="240" w:lineRule="auto"/>
      <w:jc w:val="left"/>
    </w:pPr>
    <w:rPr>
      <w:rFonts w:asciiTheme="minorHAnsi" w:hAnsiTheme="minorHAnsi" w:eastAsiaTheme="minorEastAsia" w:cstheme="minorBidi"/>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A23DA0"/>
    <w:pPr>
      <w:spacing w:before="0" w:after="0" w:line="240" w:lineRule="auto"/>
      <w:jc w:val="left"/>
    </w:pPr>
    <w:rPr>
      <w:rFonts w:asciiTheme="minorHAnsi" w:hAnsiTheme="minorHAnsi" w:eastAsiaTheme="minorEastAsia" w:cstheme="minorBidi"/>
      <w:color w:val="000000" w:themeColor="text1" w:themeShade="BF"/>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3DA0"/>
    <w:pPr>
      <w:spacing w:before="0" w:after="0" w:line="240" w:lineRule="auto"/>
      <w:jc w:val="left"/>
    </w:pPr>
    <w:rPr>
      <w:rFonts w:asciiTheme="minorHAnsi" w:hAnsiTheme="minorHAnsi" w:eastAsiaTheme="minorEastAsia" w:cstheme="minorBidi"/>
      <w:color w:val="365F91" w:themeColor="accent1" w:themeShade="BF"/>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23DA0"/>
    <w:pPr>
      <w:spacing w:before="0" w:after="0" w:line="240" w:lineRule="auto"/>
      <w:jc w:val="left"/>
    </w:pPr>
    <w:rPr>
      <w:rFonts w:asciiTheme="minorHAnsi" w:hAnsiTheme="minorHAnsi" w:eastAsiaTheme="minorEastAsia" w:cstheme="minorBidi"/>
      <w:color w:val="943634" w:themeColor="accent2" w:themeShade="BF"/>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23DA0"/>
    <w:pPr>
      <w:spacing w:before="0" w:after="0" w:line="240" w:lineRule="auto"/>
      <w:jc w:val="left"/>
    </w:pPr>
    <w:rPr>
      <w:rFonts w:asciiTheme="minorHAnsi" w:hAnsiTheme="minorHAnsi" w:eastAsiaTheme="minorEastAsia" w:cstheme="minorBidi"/>
      <w:color w:val="76923C" w:themeColor="accent3" w:themeShade="BF"/>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23DA0"/>
    <w:pPr>
      <w:spacing w:before="0" w:after="0" w:line="240" w:lineRule="auto"/>
      <w:jc w:val="left"/>
    </w:pPr>
    <w:rPr>
      <w:rFonts w:asciiTheme="minorHAnsi" w:hAnsiTheme="minorHAnsi" w:eastAsiaTheme="minorEastAsia" w:cstheme="minorBidi"/>
      <w:color w:val="5F497A" w:themeColor="accent4" w:themeShade="BF"/>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23DA0"/>
    <w:pPr>
      <w:spacing w:before="0" w:after="0" w:line="240" w:lineRule="auto"/>
      <w:jc w:val="left"/>
    </w:pPr>
    <w:rPr>
      <w:rFonts w:asciiTheme="minorHAnsi" w:hAnsiTheme="minorHAnsi" w:eastAsiaTheme="minorEastAsia" w:cstheme="minorBidi"/>
      <w:color w:val="31849B" w:themeColor="accent5" w:themeShade="BF"/>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23DA0"/>
    <w:pPr>
      <w:spacing w:before="0" w:after="0" w:line="240" w:lineRule="auto"/>
      <w:jc w:val="left"/>
    </w:pPr>
    <w:rPr>
      <w:rFonts w:asciiTheme="minorHAnsi" w:hAnsiTheme="minorHAnsi" w:eastAsiaTheme="minorEastAsia" w:cstheme="minorBidi"/>
      <w:color w:val="E36C0A" w:themeColor="accent6" w:themeShade="BF"/>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78B6F757"/>
    <w:rPr>
      <w:color w:val="666666"/>
    </w:rPr>
  </w:style>
  <w:style w:type="paragraph" w:styleId="TOC1">
    <w:name w:val="toc 1"/>
    <w:basedOn w:val="Normal"/>
    <w:next w:val="Normal"/>
    <w:autoRedefine/>
    <w:uiPriority w:val="39"/>
    <w:unhideWhenUsed/>
    <w:rsid w:val="009D116D"/>
    <w:pPr>
      <w:spacing w:after="100"/>
    </w:pPr>
  </w:style>
  <w:style w:type="paragraph" w:styleId="TOC2">
    <w:name w:val="toc 2"/>
    <w:basedOn w:val="Normal"/>
    <w:next w:val="Normal"/>
    <w:autoRedefine/>
    <w:uiPriority w:val="39"/>
    <w:unhideWhenUsed/>
    <w:rsid w:val="009D116D"/>
    <w:pPr>
      <w:spacing w:after="100"/>
      <w:ind w:left="240"/>
    </w:pPr>
  </w:style>
  <w:style w:type="paragraph" w:styleId="TOC3">
    <w:name w:val="toc 3"/>
    <w:basedOn w:val="Normal"/>
    <w:next w:val="Normal"/>
    <w:autoRedefine/>
    <w:uiPriority w:val="39"/>
    <w:unhideWhenUsed/>
    <w:rsid w:val="009D116D"/>
    <w:pPr>
      <w:spacing w:after="100"/>
      <w:ind w:left="480"/>
    </w:pPr>
  </w:style>
  <w:style w:type="paragraph" w:styleId="TOC4">
    <w:name w:val="toc 4"/>
    <w:basedOn w:val="Normal"/>
    <w:next w:val="Normal"/>
    <w:autoRedefine/>
    <w:uiPriority w:val="39"/>
    <w:unhideWhenUsed/>
    <w:rsid w:val="009D116D"/>
    <w:pPr>
      <w:spacing w:after="100"/>
      <w:ind w:left="720"/>
    </w:pPr>
  </w:style>
  <w:style w:type="paragraph" w:styleId="Style5" w:customStyle="1">
    <w:name w:val="Style5"/>
    <w:basedOn w:val="Normal"/>
    <w:link w:val="Style5Char"/>
    <w:uiPriority w:val="1"/>
    <w:qFormat/>
    <w:rsid w:val="217BEFA0"/>
    <w:pPr>
      <w:spacing w:before="120" w:after="0"/>
      <w:ind w:firstLine="547"/>
    </w:pPr>
    <w:rPr>
      <w:rFonts w:asciiTheme="minorHAnsi" w:hAnsiTheme="minorHAnsi" w:eastAsiaTheme="minorEastAsia" w:cstheme="minorBidi"/>
      <w:sz w:val="26"/>
      <w:szCs w:val="26"/>
      <w:lang w:val="vi-VN"/>
    </w:rPr>
  </w:style>
  <w:style w:type="character" w:styleId="Style5Char" w:customStyle="1">
    <w:name w:val="Style5 Char"/>
    <w:basedOn w:val="DefaultParagraphFont"/>
    <w:link w:val="Style5"/>
    <w:uiPriority w:val="1"/>
    <w:rsid w:val="217BEFA0"/>
    <w:rPr>
      <w:rFonts w:asciiTheme="minorHAnsi" w:hAnsiTheme="minorHAnsi" w:eastAsiaTheme="minorEastAsia" w:cstheme="minorBidi"/>
      <w:sz w:val="26"/>
      <w:szCs w:val="26"/>
      <w:lang w:eastAsia="en-US"/>
    </w:rPr>
  </w:style>
  <w:style w:type="paragraph" w:styleId="TOC5">
    <w:name w:val="toc 5"/>
    <w:basedOn w:val="Normal"/>
    <w:next w:val="Normal"/>
    <w:autoRedefine/>
    <w:uiPriority w:val="39"/>
    <w:unhideWhenUsed/>
    <w:rsid w:val="00FC26EB"/>
    <w:pPr>
      <w:spacing w:before="0" w:after="100" w:line="278" w:lineRule="auto"/>
      <w:ind w:left="960"/>
      <w:jc w:val="left"/>
    </w:pPr>
    <w:rPr>
      <w:rFonts w:asciiTheme="minorHAnsi" w:hAnsiTheme="minorHAnsi" w:eastAsiaTheme="minorEastAsia" w:cstheme="minorBidi"/>
      <w:kern w:val="2"/>
      <w14:ligatures w14:val="standardContextual"/>
    </w:rPr>
  </w:style>
  <w:style w:type="paragraph" w:styleId="TOC6">
    <w:name w:val="toc 6"/>
    <w:basedOn w:val="Normal"/>
    <w:next w:val="Normal"/>
    <w:autoRedefine/>
    <w:uiPriority w:val="39"/>
    <w:unhideWhenUsed/>
    <w:rsid w:val="00FC26EB"/>
    <w:pPr>
      <w:spacing w:before="0" w:after="100" w:line="278" w:lineRule="auto"/>
      <w:ind w:left="1200"/>
      <w:jc w:val="left"/>
    </w:pPr>
    <w:rPr>
      <w:rFonts w:asciiTheme="minorHAnsi" w:hAnsiTheme="minorHAnsi" w:eastAsiaTheme="minorEastAsia" w:cstheme="minorBidi"/>
      <w:kern w:val="2"/>
      <w14:ligatures w14:val="standardContextual"/>
    </w:rPr>
  </w:style>
  <w:style w:type="paragraph" w:styleId="TOC7">
    <w:name w:val="toc 7"/>
    <w:basedOn w:val="Normal"/>
    <w:next w:val="Normal"/>
    <w:autoRedefine/>
    <w:uiPriority w:val="39"/>
    <w:unhideWhenUsed/>
    <w:rsid w:val="00FC26EB"/>
    <w:pPr>
      <w:spacing w:before="0" w:after="100" w:line="278" w:lineRule="auto"/>
      <w:ind w:left="1440"/>
      <w:jc w:val="left"/>
    </w:pPr>
    <w:rPr>
      <w:rFonts w:asciiTheme="minorHAnsi" w:hAnsiTheme="minorHAnsi" w:eastAsiaTheme="minorEastAsia" w:cstheme="minorBidi"/>
      <w:kern w:val="2"/>
      <w14:ligatures w14:val="standardContextual"/>
    </w:rPr>
  </w:style>
  <w:style w:type="paragraph" w:styleId="TOC8">
    <w:name w:val="toc 8"/>
    <w:basedOn w:val="Normal"/>
    <w:next w:val="Normal"/>
    <w:autoRedefine/>
    <w:uiPriority w:val="39"/>
    <w:unhideWhenUsed/>
    <w:rsid w:val="00FC26EB"/>
    <w:pPr>
      <w:spacing w:before="0" w:after="100" w:line="278" w:lineRule="auto"/>
      <w:ind w:left="1680"/>
      <w:jc w:val="left"/>
    </w:pPr>
    <w:rPr>
      <w:rFonts w:asciiTheme="minorHAnsi" w:hAnsiTheme="minorHAnsi" w:eastAsiaTheme="minorEastAsia" w:cstheme="minorBidi"/>
      <w:kern w:val="2"/>
      <w14:ligatures w14:val="standardContextual"/>
    </w:rPr>
  </w:style>
  <w:style w:type="paragraph" w:styleId="TOC9">
    <w:name w:val="toc 9"/>
    <w:basedOn w:val="Normal"/>
    <w:next w:val="Normal"/>
    <w:autoRedefine/>
    <w:uiPriority w:val="39"/>
    <w:unhideWhenUsed/>
    <w:rsid w:val="00FC26EB"/>
    <w:pPr>
      <w:spacing w:before="0" w:after="100" w:line="278" w:lineRule="auto"/>
      <w:ind w:left="1920"/>
      <w:jc w:val="left"/>
    </w:pPr>
    <w:rPr>
      <w:rFonts w:asciiTheme="minorHAnsi" w:hAnsiTheme="minorHAnsi"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vietnamairlines0-my.sharepoint.com/:x:/r/personal/vantt_vietnamairlines_com/_layouts/15/Doc.aspx?sourcedoc=%7BED35276A-B246-489D-9CF7-013DB7E457B1%7D&amp;file=Ban%20TCNL%20-%20Airline-F2%20-%20%20form%20%C4%91i%E1%BB%81n%20ch%E1%BB%89%20ti%C3%AAu%20m%E1%BB%A9c%20%C4%91%E1%BB%99%20h%C3%A0i%20l%C3%B2ng%20c%E1%BB%A7a%20nh%C3%A2n%20vi%C3%AAn.xlsx&amp;action=default&amp;mobileredirect=true" TargetMode="External"/><Relationship Id="rId21"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vietnamairlines0-my.sharepoint.com/:x:/r/personal/vantt_vietnamairlines_com/_layouts/15/Doc.aspx?sourcedoc=%7BA8162F07-B967-4F7E-AD4C-A1CFE9B50308%7D&amp;file=Ban%20TCNL%20-%20GRI%20403-9%20-%20form%20th%E1%BB%91ng%20k%C3%AA%20th%C6%B0%C6%A1ng%20t%E1%BA%ADt.xlsx&amp;action=default&amp;mobileredirect=true" TargetMode="External"/><Relationship Id="rId11" Type="http://schemas.openxmlformats.org/officeDocument/2006/relationships/endnotes" Target="endnotes.xml"/><Relationship Id="rId24" Type="http://schemas.openxmlformats.org/officeDocument/2006/relationships/hyperlink" Target="https://vietnamairlines0-my.sharepoint.com/:x:/r/personal/vantt_vietnamairlines_com/_layouts/15/doc2.aspx?sourcedoc=%7B23B3CF25-5ABA-4092-BDD8-5802533D576E%7D&amp;file=20260602_Kh%E1%BA%A3o%20s%C3%A1t%20ngu%E1%BB%93n%20d%E1%BB%AF%20li%E1%BB%87u.xlsx&amp;action=default&amp;mobileredirect=true" TargetMode="External"/><Relationship Id="rId32" Type="http://schemas.openxmlformats.org/officeDocument/2006/relationships/hyperlink" Target="https://vietnamairlines0-my.sharepoint.com/:x:/r/personal/vantt_vietnamairlines_com/_layouts/15/Doc.aspx?sourcedoc=%7B40D32442-A3FF-43FA-9C2D-5B7DE44FCE8C%7D&amp;file=Ban%20TT%20-%20%20GRI%20417-3%20-%20%20form%20nh%E1%BA%ADp%20ch%E1%BB%89%20ti%C3%AAu%20c%C3%A1c%20v%E1%BB%A5%20vi%E1%BB%87c%20kh%C3%B4ng%20tu%C3%A2n%20th%E1%BB%A7%20mkt.xlsx&amp;action=default&amp;mobileredirect=true" TargetMode="External"/><Relationship Id="rId37"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40" Type="http://schemas.openxmlformats.org/officeDocument/2006/relationships/hyperlink" Target="https://vietnamairlines0-my.sharepoint.com/:x:/r/personal/vantt_vietnamairlines_com/_layouts/15/Doc.aspx?sourcedoc=%7BBDF09680-F29E-458D-BE81-0BBA2C5406AD%7D&amp;file=T%E1%BB%95%20Khai%20th%C3%A1c%20-%20Bi%E1%BB%83u%20m%E1%BA%ABu%20tu%C3%A2n%20th%E1%BB%A7%20t%C3%ADn%20ch%E1%BB%89%20carbon%20(Compliance%20Form).xlsx&amp;action=default&amp;mobileredirect=true" TargetMode="Externa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image" Target="media/image33.png"/><Relationship Id="rId74" Type="http://schemas.openxmlformats.org/officeDocument/2006/relationships/footer" Target="footer4.xml"/><Relationship Id="rId5" Type="http://schemas.openxmlformats.org/officeDocument/2006/relationships/customXml" Target="../customXml/item5.xml"/><Relationship Id="rId61" Type="http://schemas.openxmlformats.org/officeDocument/2006/relationships/image" Target="media/image28.png"/><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vietnamairlines0-my.sharepoint.com/:x:/r/personal/vantt_vietnamairlines_com/_layouts/15/Doc.aspx?sourcedoc=%7B14A3B68B-C1AF-4864-B578-A2B7ADE680A0%7D&amp;file=Ban%20TCNL%20-%20GRI%20202-1%20-%20%20form%20%C4%91i%E1%BB%81n%20ch%E1%BB%89%20ti%C3%AAu%20l%C6%B0%C6%A1ng%20kh%E1%BB%9Fi%20%C4%91i%E1%BB%83m%20so%20v%E1%BB%9Bi%20t%E1%BB%91i%20thi%E1%BB%83u%20v%C3%B9ng.xlsx&amp;action=default&amp;mobileredirect=true" TargetMode="External"/><Relationship Id="rId30" Type="http://schemas.openxmlformats.org/officeDocument/2006/relationships/hyperlink" Target="https://vietnamairlines0-my.sharepoint.com/:x:/r/personal/vantt_vietnamairlines_com/_layouts/15/Doc.aspx?sourcedoc=%7B85C5BC36-5A5F-4154-890A-86BAB33BBAB1%7D&amp;file=Ban%20ATCL%20-%20Airline%20E-1%20-%20form%20ti%E1%BA%BFng%20%E1%BB%93n.xlsx&amp;action=default&amp;mobileredirect=true" TargetMode="External"/><Relationship Id="rId35" Type="http://schemas.openxmlformats.org/officeDocument/2006/relationships/hyperlink" Target="https://vietnamairlines0-my.sharepoint.com/:x:/r/personal/vantt_vietnamairlines_com/_layouts/15/Doc.aspx?sourcedoc=%7BCF07BDA8-1BEF-4AAB-BBA9-2CDB8E85E91A%7D&amp;file=T%E1%BB%95%20D%E1%BB%8Bch%20v%E1%BB%A5%20-%20GRI%20303-3%20v%C3%A0%20GRI%20303-5%20-%20L%C6%B0%E1%BB%A3ng%20n%C6%B0%E1%BB%9Bc%20c%E1%BA%A5p%20l%C3%AAn%20%26%20ti%C3%AAu%20th%E1%BB%A5.xlsx&amp;action=default&amp;mobileredirect=true"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settings" Target="settings.xml"/><Relationship Id="rId51" Type="http://schemas.openxmlformats.org/officeDocument/2006/relationships/image" Target="media/image18.png"/><Relationship Id="rId72"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vietnamairlines0-my.sharepoint.com/:x:/r/personal/vantt_vietnamairlines_com/_layouts/15/Doc.aspx?sourcedoc=%7BE150173A-AF46-4E3A-B9EB-02FDFA3116D8%7D&amp;file=Ban%20TCNL%20-%20Airline-D1%20-%20S%E1%BB%91%20v%E1%BB%A5%20%C4%91%C3%ACnh%20c%C3%B4ng.xlsx&amp;action=default&amp;mobileredirect=true" TargetMode="External"/><Relationship Id="rId33" Type="http://schemas.openxmlformats.org/officeDocument/2006/relationships/hyperlink" Target="https://vietnamairlines0-my.sharepoint.com/:x:/r/personal/vantt_vietnamairlines_com/_layouts/15/Doc.aspx?sourcedoc=%7B834F1F40-6177-4E31-9778-CD56C8543D59%7D&amp;file=Ban%20TT%20-%20Airline-F1%20-%20%20form%20nh%E1%BA%ADp%20ch%E1%BB%89%20ti%C3%AAu%20ho%E1%BA%A1t%20%C4%91%E1%BB%99ng%20t%C3%ACnh%20nguy%E1%BB%87n.xlsx&amp;action=default&amp;mobileredirect=true" TargetMode="External"/><Relationship Id="rId38" Type="http://schemas.openxmlformats.org/officeDocument/2006/relationships/hyperlink" Target="https://vietnamairlines0-my.sharepoint.com/:x:/r/personal/vantt_vietnamairlines_com/_layouts/15/Doc.aspx?sourcedoc=%7B1AB18A1A-4D47-4450-AC99-D7E7923C6690%7D&amp;file=T%E1%BB%95%20Khai%20th%C3%A1c%20-%20GRI%20302-4%20-%20Gi%E1%BA%A3m%20ti%C3%AAu%20th%E1%BB%A5%20n%C4%83ng%20l%C6%B0%E1%BB%A3ng.xlsx&amp;action=default&amp;mobileredirect=true" TargetMode="External"/><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image" Target="media/image4.png"/><Relationship Id="rId41" Type="http://schemas.openxmlformats.org/officeDocument/2006/relationships/image" Target="media/image8.jpe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vietnamairlines0-my.sharepoint.com/:x:/r/personal/vantt_vietnamairlines_com/_layouts/15/Doc.aspx?sourcedoc=%7BACCA2F26-3CE5-428B-9BE1-2CFF02AF5F5F%7D&amp;file=Ban%20TCNL%20-%20GRI%20202-2%20-%20T%E1%BB%B7%20l%E1%BB%87%20l%C3%A3nh%20%C4%91%E1%BA%A1o%20c%E1%BA%A5p%20cao%20l%C3%A0%20ng%C6%B0%E1%BB%9Di%20b%E1%BA%A3n%20%C4%91%E1%BB%8Ba.xlsx&amp;action=default&amp;mobileredirect=true" TargetMode="External"/><Relationship Id="rId36"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notes" Target="footnotes.xml"/><Relationship Id="rId31" Type="http://schemas.openxmlformats.org/officeDocument/2006/relationships/hyperlink" Target="https://vietnamairlines0-my.sharepoint.com/:x:/r/personal/vantt_vietnamairlines_com/_layouts/15/Doc.aspx?sourcedoc=%7B4EC32537-B55E-4647-9581-9E663FC4AB8D%7D&amp;file=Ban%20C%C4%90S%20-%20GRI%20418-1%20-%20C%C3%A1c%20s%E1%BB%B1%20c%E1%BB%91%20li%C3%AAn%20quan%20%C4%91%E1%BA%BFn%20d%E1%BB%AF%20li%E1%BB%87u%20c%C3%A1%20nh%C3%A2n.xlsx&amp;action=default&amp;mobileredirect=true"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vietnamairlines0-my.sharepoint.com/:f:/r/personal/vantt_vietnamairlines_com/Documents/Net%20Zero/3.%20Tri%E1%BB%83n%20khai/Netzero_T%C3%A0i%20li%E1%BB%87u%20b%C3%A0n%20giao/2.%20Bi%C3%AAn%20b%E1%BA%A3n%20kh%E1%BA%A3o%20s%C3%A1t%20EU%20%C4%91%C3%A3%20x%C3%A1c%20nh%E1%BA%ADn?csf=1&amp;web=1&amp;e=NttoW2" TargetMode="External"/><Relationship Id="rId39" Type="http://schemas.openxmlformats.org/officeDocument/2006/relationships/hyperlink" Target="https://vietnamairlines0-my.sharepoint.com/:x:/r/personal/vantt_vietnamairlines_com/_layouts/15/Doc.aspx?sourcedoc=%7BDDD475BC-2824-4E00-87E7-3BF99AA916CF%7D&amp;file=T%E1%BB%95%20K%E1%BB%B9%20thu%E1%BA%ADt%20-%20Ph%C3%A2n%20b%E1%BB%95%20nhi%C3%AAn%20li%E1%BB%87u%20SAF.xlsx&amp;action=default&amp;mobileredirect=true" TargetMode="External"/><Relationship Id="rId34" Type="http://schemas.openxmlformats.org/officeDocument/2006/relationships/hyperlink" Target="https://vietnamairlines0-my.sharepoint.com/:x:/r/personal/vantt_vietnamairlines_com/_layouts/15/Doc.aspx?sourcedoc=%7B3123A107-C2DB-4884-A289-259B481312C5%7D&amp;file=Ban%20TCKT%20-%20GRI%20204-1%20-%20%20form%20%C4%91i%E1%BB%81n%20ch%E1%BB%89%20ti%C3%AAu%20NCC.xlsx&amp;action=default&amp;mobileredirect=true" TargetMode="Externa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0449E1-5357-4BCB-A47C-E58186AA9315}">
  <we:reference id="wa200005502" version="1.0.0.13" store="en-US" storeType="OMEX"/>
  <we:alternateReferences>
    <we:reference id="WA200005502" version="1.0.0.13" store="WA200005502" storeType="OMEX"/>
  </we:alternateReferences>
  <we:properties>
    <we:property name="docId" value="&quot;vM6bLkakqcCrml-J1oIJO&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95bbd2d-f017-4393-a00b-e43f29f078c5">
  <we:reference id="wa200010453" version="1.0.0.1" store="en-us" storeType="OMEX"/>
  <we:alternateReferences>
    <we:reference id="WA200010453" version="1.0.0.1" store="en-us" storeType="OMEX"/>
  </we:alternateReferences>
  <we:properties>
    <we:property name="claude.fileId" value="&quot;e2842ee3-b60f-4aad-ba3d-8c91cae4e9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yXCXVs5z1t1NFKo0p9/D0v+EQ==">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</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97C36-2694-4C5F-848C-AFFB3E2FC9EA}">
  <ds:schemaRefs>
    <ds:schemaRef ds:uri="http://schemas.microsoft.com/sharepoint/v3/contenttype/forms"/>
  </ds:schemaRefs>
</ds:datastoreItem>
</file>

<file path=customXml/itemProps2.xml><?xml version="1.0" encoding="utf-8"?>
<ds:datastoreItem xmlns:ds="http://schemas.openxmlformats.org/officeDocument/2006/customXml" ds:itemID="{8951A129-72C1-4AD6-A6F2-382FBD0E6783}">
  <ds:schemaRefs>
    <ds:schemaRef ds:uri="http://schemas.microsoft.com/office/2006/metadata/properties"/>
    <ds:schemaRef ds:uri="http://schemas.microsoft.com/office/infopath/2007/PartnerControls"/>
    <ds:schemaRef ds:uri="ce7e1783-cf63-422b-b1eb-d7674af17c37"/>
    <ds:schemaRef ds:uri="6d24557e-9262-4bcf-8dfb-0861ee36c1b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9B2DFE5-6337-4839-A7B7-50C60FA37DB5}">
  <ds:schemaRefs>
    <ds:schemaRef ds:uri="http://schemas.openxmlformats.org/officeDocument/2006/bibliography"/>
  </ds:schemaRefs>
</ds:datastoreItem>
</file>

<file path=customXml/itemProps5.xml><?xml version="1.0" encoding="utf-8"?>
<ds:datastoreItem xmlns:ds="http://schemas.openxmlformats.org/officeDocument/2006/customXml" ds:itemID="{914A1138-ECB8-4837-8E95-A5EFB936D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Chính Nam</dc:creator>
  <keywords/>
  <lastModifiedBy>Nguyễn Thành Công</lastModifiedBy>
  <revision>3</revision>
  <dcterms:created xsi:type="dcterms:W3CDTF">2026-10-13T04:28:00.0000000Z</dcterms:created>
  <dcterms:modified xsi:type="dcterms:W3CDTF">2026-10-13T07:13:16.9961111Z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